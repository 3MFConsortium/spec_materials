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DC7BA" w14:textId="77777777" w:rsidR="00902499" w:rsidRPr="0011596D" w:rsidRDefault="00C901E4" w:rsidP="00C901E4">
      <w:pPr>
        <w:pStyle w:val="Title"/>
        <w:pBdr>
          <w:bottom w:val="single" w:sz="8" w:space="1" w:color="auto"/>
        </w:pBdr>
        <w:rPr>
          <w:sz w:val="56"/>
        </w:rPr>
      </w:pPr>
      <w:r>
        <w:rPr>
          <w:sz w:val="56"/>
        </w:rPr>
        <w:t>3MF</w:t>
      </w:r>
      <w:r w:rsidR="008821C2">
        <w:rPr>
          <w:sz w:val="56"/>
        </w:rPr>
        <w:t xml:space="preserve"> Materials</w:t>
      </w:r>
      <w:r>
        <w:rPr>
          <w:sz w:val="56"/>
        </w:rPr>
        <w:t xml:space="preserve"> and Properties</w:t>
      </w:r>
      <w:r w:rsidR="008821C2">
        <w:rPr>
          <w:sz w:val="56"/>
        </w:rPr>
        <w:t xml:space="preserve"> Extension</w:t>
      </w:r>
    </w:p>
    <w:p w14:paraId="51503A4A" w14:textId="59E31662" w:rsidR="00397959" w:rsidRDefault="00397959" w:rsidP="00397959">
      <w:pPr>
        <w:pStyle w:val="Subtitle"/>
      </w:pPr>
      <w:r w:rsidRPr="0011596D">
        <w:t>Specification &amp; Reference Guide</w:t>
      </w:r>
    </w:p>
    <w:p w14:paraId="5BD3E7A6" w14:textId="77777777" w:rsidR="00397959" w:rsidRDefault="00397959" w:rsidP="00397959"/>
    <w:p w14:paraId="6B6AC06A" w14:textId="77777777" w:rsidR="00397959" w:rsidRPr="004144AB" w:rsidRDefault="00397959" w:rsidP="00397959"/>
    <w:p w14:paraId="79649F09" w14:textId="77777777" w:rsidR="00397959" w:rsidRDefault="00397959" w:rsidP="00397959">
      <w:pPr>
        <w:jc w:val="center"/>
      </w:pPr>
      <w:r w:rsidRPr="004144AB">
        <w:rPr>
          <w:noProof/>
        </w:rPr>
        <w:drawing>
          <wp:inline distT="0" distB="0" distL="0" distR="0" wp14:anchorId="367FEB14" wp14:editId="646A3794">
            <wp:extent cx="2514600" cy="2537596"/>
            <wp:effectExtent l="0" t="0" r="0" b="0"/>
            <wp:docPr id="17" name="Grafik 17" descr="M:\netfabb-admin\3MFConsortium\20150420Version1.0\3MF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etfabb-admin\3MFConsortium\20150420Version1.0\3MF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40" cy="2555296"/>
                    </a:xfrm>
                    <a:prstGeom prst="rect">
                      <a:avLst/>
                    </a:prstGeom>
                    <a:noFill/>
                    <a:ln>
                      <a:noFill/>
                    </a:ln>
                  </pic:spPr>
                </pic:pic>
              </a:graphicData>
            </a:graphic>
          </wp:inline>
        </w:drawing>
      </w:r>
    </w:p>
    <w:p w14:paraId="24361847" w14:textId="77777777" w:rsidR="00397959" w:rsidRDefault="00397959" w:rsidP="00397959"/>
    <w:tbl>
      <w:tblPr>
        <w:tblStyle w:val="TableGrid"/>
        <w:tblW w:w="4168" w:type="dxa"/>
        <w:tblInd w:w="2628" w:type="dxa"/>
        <w:tblLook w:val="04A0" w:firstRow="1" w:lastRow="0" w:firstColumn="1" w:lastColumn="0" w:noHBand="0" w:noVBand="1"/>
      </w:tblPr>
      <w:tblGrid>
        <w:gridCol w:w="1258"/>
        <w:gridCol w:w="2910"/>
      </w:tblGrid>
      <w:tr w:rsidR="00397959" w14:paraId="2ACA3080" w14:textId="77777777" w:rsidTr="003026BD">
        <w:trPr>
          <w:trHeight w:val="288"/>
        </w:trPr>
        <w:tc>
          <w:tcPr>
            <w:tcW w:w="1258" w:type="dxa"/>
            <w:shd w:val="clear" w:color="auto" w:fill="F2F2F2" w:themeFill="background1" w:themeFillShade="F2"/>
          </w:tcPr>
          <w:p w14:paraId="4A4E26F2" w14:textId="77777777" w:rsidR="00397959" w:rsidRPr="00FF2E67" w:rsidRDefault="00397959" w:rsidP="003026BD">
            <w:pPr>
              <w:ind w:left="-18"/>
              <w:rPr>
                <w:b/>
              </w:rPr>
            </w:pPr>
            <w:r w:rsidRPr="00FF2E67">
              <w:rPr>
                <w:b/>
              </w:rPr>
              <w:t>Version</w:t>
            </w:r>
          </w:p>
        </w:tc>
        <w:tc>
          <w:tcPr>
            <w:tcW w:w="2910" w:type="dxa"/>
          </w:tcPr>
          <w:p w14:paraId="3338F2DF" w14:textId="7B85B979" w:rsidR="00397959" w:rsidRDefault="00397959" w:rsidP="003026BD">
            <w:r>
              <w:t>1.</w:t>
            </w:r>
            <w:del w:id="1" w:author="Author">
              <w:r w:rsidR="00C5476A">
                <w:delText>1</w:delText>
              </w:r>
            </w:del>
            <w:ins w:id="2" w:author="Author">
              <w:r w:rsidR="00BC5C29">
                <w:t>2</w:t>
              </w:r>
            </w:ins>
          </w:p>
        </w:tc>
      </w:tr>
      <w:tr w:rsidR="00397959" w14:paraId="3EF75A52" w14:textId="77777777" w:rsidTr="003026BD">
        <w:trPr>
          <w:trHeight w:val="266"/>
        </w:trPr>
        <w:tc>
          <w:tcPr>
            <w:tcW w:w="1258" w:type="dxa"/>
            <w:shd w:val="clear" w:color="auto" w:fill="F2F2F2" w:themeFill="background1" w:themeFillShade="F2"/>
          </w:tcPr>
          <w:p w14:paraId="29B37006" w14:textId="77777777" w:rsidR="00397959" w:rsidRPr="00FF2E67" w:rsidRDefault="00397959" w:rsidP="003026BD">
            <w:pPr>
              <w:rPr>
                <w:b/>
              </w:rPr>
            </w:pPr>
            <w:r w:rsidRPr="00FF2E67">
              <w:rPr>
                <w:b/>
              </w:rPr>
              <w:t>Status</w:t>
            </w:r>
          </w:p>
        </w:tc>
        <w:tc>
          <w:tcPr>
            <w:tcW w:w="2910" w:type="dxa"/>
          </w:tcPr>
          <w:p w14:paraId="63DD61A1" w14:textId="54295223" w:rsidR="00397959" w:rsidRDefault="00915CA7" w:rsidP="003026BD">
            <w:del w:id="3" w:author="Author">
              <w:r>
                <w:delText>Published</w:delText>
              </w:r>
            </w:del>
            <w:ins w:id="4" w:author="Author">
              <w:r w:rsidR="009F2E88">
                <w:t>Draft</w:t>
              </w:r>
            </w:ins>
          </w:p>
        </w:tc>
      </w:tr>
    </w:tbl>
    <w:p w14:paraId="3250C6CB" w14:textId="77777777" w:rsidR="00397959" w:rsidRDefault="00397959" w:rsidP="00397959"/>
    <w:p w14:paraId="5FE72CC4" w14:textId="77777777" w:rsidR="00397959" w:rsidRDefault="00397959" w:rsidP="00397959">
      <w:pPr>
        <w:rPr>
          <w:sz w:val="18"/>
        </w:rPr>
      </w:pPr>
    </w:p>
    <w:p w14:paraId="42AD3EEF" w14:textId="77777777" w:rsidR="00397959" w:rsidRDefault="00397959" w:rsidP="00397959">
      <w:pPr>
        <w:rPr>
          <w:sz w:val="18"/>
        </w:rPr>
      </w:pPr>
    </w:p>
    <w:p w14:paraId="0B54279A" w14:textId="49C02E26" w:rsidR="00397959" w:rsidRPr="004144AB" w:rsidRDefault="00397959" w:rsidP="00397959">
      <w:pPr>
        <w:jc w:val="both"/>
        <w:rPr>
          <w:sz w:val="18"/>
        </w:rPr>
      </w:pPr>
      <w:r w:rsidRPr="004144AB">
        <w:rPr>
          <w:sz w:val="18"/>
        </w:rPr>
        <w:t xml:space="preserve">THESE MATERIALS ARE PROVIDED “AS IS.” The contributors expressly disclaim any warranties (express, implied, or otherwise), including implied warranties of merchantability, non-infringement, fitness for a particular purpose, or title, related to the materials. The entire risk as to implementing or otherwise using the materials is assumed by the implementer and user. IN NO EVENT WILL ANY MEMBER BE LIABLE TO ANY OTHER PARTY FOR LOST PROFITS OR ANY FORM OF INDIRECT, SPECIAL, INCIDENTAL, OR CONSEQUENTIAL DAMAGES OF ANY CHARACTER FROM ANY CAUSES OF ACTION OF ANY KIND WITH RESPECT TO THIS DELIVERABLE OR ITS GOVERNING AGREEMENT, WHETHER BASED ON BREACH OF CONTRACT, TORT (INCLUDING NEGLIGENCE), OR OTHERWISE, AND WHETHER OR NOT THE OTHER MEMBER HAS BEEN ADVISED OF </w:t>
      </w:r>
      <w:r w:rsidR="00B50B35">
        <w:rPr>
          <w:sz w:val="18"/>
        </w:rPr>
        <w:t>THE POSSIBILITY OF SUCH DAMAGE.</w:t>
      </w:r>
    </w:p>
    <w:bookmarkStart w:id="5" w:name="_Toc417309079" w:displacedByCustomXml="next"/>
    <w:sdt>
      <w:sdtPr>
        <w:rPr>
          <w:rFonts w:asciiTheme="minorHAnsi" w:eastAsiaTheme="minorEastAsia" w:hAnsiTheme="minorHAnsi" w:cstheme="minorBidi"/>
          <w:b w:val="0"/>
          <w:bCs w:val="0"/>
          <w:color w:val="auto"/>
          <w:sz w:val="22"/>
          <w:szCs w:val="22"/>
          <w:lang w:eastAsia="en-US"/>
        </w:rPr>
        <w:id w:val="1073850578"/>
        <w:docPartObj>
          <w:docPartGallery w:val="Table of Contents"/>
          <w:docPartUnique/>
        </w:docPartObj>
      </w:sdtPr>
      <w:sdtEndPr>
        <w:rPr>
          <w:noProof/>
        </w:rPr>
      </w:sdtEndPr>
      <w:sdtContent>
        <w:p w14:paraId="7C301712" w14:textId="29E3B76D" w:rsidR="00D547CD" w:rsidRDefault="00D547CD">
          <w:pPr>
            <w:pStyle w:val="TOCHeading"/>
          </w:pPr>
          <w:r>
            <w:t>Table of Contents</w:t>
          </w:r>
        </w:p>
        <w:p w14:paraId="5040FA3B" w14:textId="77777777" w:rsidR="00E56EF9" w:rsidRDefault="00D547CD">
          <w:pPr>
            <w:pStyle w:val="TOC1"/>
            <w:tabs>
              <w:tab w:val="right" w:leader="dot" w:pos="9350"/>
            </w:tabs>
            <w:rPr>
              <w:del w:id="6" w:author="Author"/>
              <w:b w:val="0"/>
              <w:noProof/>
              <w:sz w:val="22"/>
              <w:szCs w:val="22"/>
            </w:rPr>
          </w:pPr>
          <w:r w:rsidRPr="004D3835">
            <w:fldChar w:fldCharType="begin"/>
          </w:r>
          <w:r>
            <w:instrText xml:space="preserve"> TOC \o "1-3" \h \z \u </w:instrText>
          </w:r>
          <w:r w:rsidRPr="004D3835">
            <w:fldChar w:fldCharType="separate"/>
          </w:r>
          <w:del w:id="7" w:author="Author">
            <w:r w:rsidR="004D3835">
              <w:rPr>
                <w:b w:val="0"/>
              </w:rPr>
              <w:fldChar w:fldCharType="begin"/>
            </w:r>
            <w:r w:rsidR="004D3835">
              <w:delInstrText xml:space="preserve"> HYPERLINK \l "_Toc495065082" </w:delInstrText>
            </w:r>
            <w:r w:rsidR="004D3835">
              <w:rPr>
                <w:b w:val="0"/>
              </w:rPr>
              <w:fldChar w:fldCharType="separate"/>
            </w:r>
            <w:r w:rsidR="00E56EF9" w:rsidRPr="00FC29D9">
              <w:rPr>
                <w:rStyle w:val="Hyperlink"/>
                <w:noProof/>
              </w:rPr>
              <w:delText>Preface</w:delText>
            </w:r>
            <w:r w:rsidR="00E56EF9">
              <w:rPr>
                <w:noProof/>
                <w:webHidden/>
              </w:rPr>
              <w:tab/>
            </w:r>
            <w:r w:rsidR="00E56EF9">
              <w:rPr>
                <w:b w:val="0"/>
                <w:noProof/>
                <w:webHidden/>
              </w:rPr>
              <w:fldChar w:fldCharType="begin"/>
            </w:r>
            <w:r w:rsidR="00E56EF9">
              <w:rPr>
                <w:noProof/>
                <w:webHidden/>
              </w:rPr>
              <w:delInstrText xml:space="preserve"> PAGEREF _Toc495065082 \h </w:delInstrText>
            </w:r>
            <w:r w:rsidR="00E56EF9">
              <w:rPr>
                <w:b w:val="0"/>
                <w:noProof/>
                <w:webHidden/>
              </w:rPr>
            </w:r>
            <w:r w:rsidR="00E56EF9">
              <w:rPr>
                <w:b w:val="0"/>
                <w:noProof/>
                <w:webHidden/>
              </w:rPr>
              <w:fldChar w:fldCharType="separate"/>
            </w:r>
            <w:r w:rsidR="00E56EF9">
              <w:rPr>
                <w:noProof/>
                <w:webHidden/>
              </w:rPr>
              <w:delText>3</w:delText>
            </w:r>
            <w:r w:rsidR="00E56EF9">
              <w:rPr>
                <w:b w:val="0"/>
                <w:noProof/>
                <w:webHidden/>
              </w:rPr>
              <w:fldChar w:fldCharType="end"/>
            </w:r>
            <w:r w:rsidR="004D3835">
              <w:rPr>
                <w:b w:val="0"/>
                <w:noProof/>
              </w:rPr>
              <w:fldChar w:fldCharType="end"/>
            </w:r>
          </w:del>
        </w:p>
        <w:p w14:paraId="67CC8A64" w14:textId="77777777" w:rsidR="00E56EF9" w:rsidRDefault="004D3835">
          <w:pPr>
            <w:pStyle w:val="TOC2"/>
            <w:rPr>
              <w:del w:id="8" w:author="Author"/>
              <w:b w:val="0"/>
              <w:noProof/>
            </w:rPr>
          </w:pPr>
          <w:del w:id="9" w:author="Author">
            <w:r>
              <w:rPr>
                <w:b w:val="0"/>
              </w:rPr>
              <w:fldChar w:fldCharType="begin"/>
            </w:r>
            <w:r>
              <w:delInstrText xml:space="preserve"> HYPERLINK \l "_Toc495065083" </w:delInstrText>
            </w:r>
            <w:r>
              <w:rPr>
                <w:b w:val="0"/>
              </w:rPr>
              <w:fldChar w:fldCharType="separate"/>
            </w:r>
            <w:r w:rsidR="00E56EF9" w:rsidRPr="00FC29D9">
              <w:rPr>
                <w:rStyle w:val="Hyperlink"/>
                <w:noProof/>
              </w:rPr>
              <w:delText>About this Specification</w:delText>
            </w:r>
            <w:r w:rsidR="00E56EF9">
              <w:rPr>
                <w:noProof/>
                <w:webHidden/>
              </w:rPr>
              <w:tab/>
            </w:r>
            <w:r w:rsidR="00E56EF9">
              <w:rPr>
                <w:b w:val="0"/>
                <w:noProof/>
                <w:webHidden/>
              </w:rPr>
              <w:fldChar w:fldCharType="begin"/>
            </w:r>
            <w:r w:rsidR="00E56EF9">
              <w:rPr>
                <w:noProof/>
                <w:webHidden/>
              </w:rPr>
              <w:delInstrText xml:space="preserve"> PAGEREF _Toc495065083 \h </w:delInstrText>
            </w:r>
            <w:r w:rsidR="00E56EF9">
              <w:rPr>
                <w:b w:val="0"/>
                <w:noProof/>
                <w:webHidden/>
              </w:rPr>
            </w:r>
            <w:r w:rsidR="00E56EF9">
              <w:rPr>
                <w:b w:val="0"/>
                <w:noProof/>
                <w:webHidden/>
              </w:rPr>
              <w:fldChar w:fldCharType="separate"/>
            </w:r>
            <w:r w:rsidR="00E56EF9">
              <w:rPr>
                <w:noProof/>
                <w:webHidden/>
              </w:rPr>
              <w:delText>3</w:delText>
            </w:r>
            <w:r w:rsidR="00E56EF9">
              <w:rPr>
                <w:b w:val="0"/>
                <w:noProof/>
                <w:webHidden/>
              </w:rPr>
              <w:fldChar w:fldCharType="end"/>
            </w:r>
            <w:r>
              <w:rPr>
                <w:b w:val="0"/>
                <w:noProof/>
              </w:rPr>
              <w:fldChar w:fldCharType="end"/>
            </w:r>
          </w:del>
        </w:p>
        <w:p w14:paraId="2CE5F9D1" w14:textId="77777777" w:rsidR="00E56EF9" w:rsidRDefault="004D3835">
          <w:pPr>
            <w:pStyle w:val="TOC2"/>
            <w:rPr>
              <w:del w:id="10" w:author="Author"/>
              <w:b w:val="0"/>
              <w:noProof/>
            </w:rPr>
          </w:pPr>
          <w:del w:id="11" w:author="Author">
            <w:r>
              <w:rPr>
                <w:b w:val="0"/>
              </w:rPr>
              <w:fldChar w:fldCharType="begin"/>
            </w:r>
            <w:r>
              <w:delInstrText xml:space="preserve"> HYPERLINK \l "_Toc495065084" </w:delInstrText>
            </w:r>
            <w:r>
              <w:rPr>
                <w:b w:val="0"/>
              </w:rPr>
              <w:fldChar w:fldCharType="separate"/>
            </w:r>
            <w:r w:rsidR="00E56EF9" w:rsidRPr="00FC29D9">
              <w:rPr>
                <w:rStyle w:val="Hyperlink"/>
                <w:noProof/>
              </w:rPr>
              <w:delText>Document Conventions</w:delText>
            </w:r>
            <w:r w:rsidR="00E56EF9">
              <w:rPr>
                <w:noProof/>
                <w:webHidden/>
              </w:rPr>
              <w:tab/>
            </w:r>
            <w:r w:rsidR="00E56EF9">
              <w:rPr>
                <w:b w:val="0"/>
                <w:noProof/>
                <w:webHidden/>
              </w:rPr>
              <w:fldChar w:fldCharType="begin"/>
            </w:r>
            <w:r w:rsidR="00E56EF9">
              <w:rPr>
                <w:noProof/>
                <w:webHidden/>
              </w:rPr>
              <w:delInstrText xml:space="preserve"> PAGEREF _Toc495065084 \h </w:delInstrText>
            </w:r>
            <w:r w:rsidR="00E56EF9">
              <w:rPr>
                <w:b w:val="0"/>
                <w:noProof/>
                <w:webHidden/>
              </w:rPr>
            </w:r>
            <w:r w:rsidR="00E56EF9">
              <w:rPr>
                <w:b w:val="0"/>
                <w:noProof/>
                <w:webHidden/>
              </w:rPr>
              <w:fldChar w:fldCharType="separate"/>
            </w:r>
            <w:r w:rsidR="00E56EF9">
              <w:rPr>
                <w:noProof/>
                <w:webHidden/>
              </w:rPr>
              <w:delText>3</w:delText>
            </w:r>
            <w:r w:rsidR="00E56EF9">
              <w:rPr>
                <w:b w:val="0"/>
                <w:noProof/>
                <w:webHidden/>
              </w:rPr>
              <w:fldChar w:fldCharType="end"/>
            </w:r>
            <w:r>
              <w:rPr>
                <w:b w:val="0"/>
                <w:noProof/>
              </w:rPr>
              <w:fldChar w:fldCharType="end"/>
            </w:r>
          </w:del>
        </w:p>
        <w:p w14:paraId="0DAD9873" w14:textId="77777777" w:rsidR="00E56EF9" w:rsidRDefault="004D3835">
          <w:pPr>
            <w:pStyle w:val="TOC2"/>
            <w:rPr>
              <w:del w:id="12" w:author="Author"/>
              <w:b w:val="0"/>
              <w:noProof/>
            </w:rPr>
          </w:pPr>
          <w:del w:id="13" w:author="Author">
            <w:r>
              <w:rPr>
                <w:b w:val="0"/>
              </w:rPr>
              <w:fldChar w:fldCharType="begin"/>
            </w:r>
            <w:r>
              <w:delInstrText xml:space="preserve"> HYPERLINK \l "_Toc495065085" </w:delInstrText>
            </w:r>
            <w:r>
              <w:rPr>
                <w:b w:val="0"/>
              </w:rPr>
              <w:fldChar w:fldCharType="separate"/>
            </w:r>
            <w:r w:rsidR="00E56EF9" w:rsidRPr="00FC29D9">
              <w:rPr>
                <w:rStyle w:val="Hyperlink"/>
                <w:noProof/>
              </w:rPr>
              <w:delText>Language Notes</w:delText>
            </w:r>
            <w:r w:rsidR="00E56EF9">
              <w:rPr>
                <w:noProof/>
                <w:webHidden/>
              </w:rPr>
              <w:tab/>
            </w:r>
            <w:r w:rsidR="00E56EF9">
              <w:rPr>
                <w:b w:val="0"/>
                <w:noProof/>
                <w:webHidden/>
              </w:rPr>
              <w:fldChar w:fldCharType="begin"/>
            </w:r>
            <w:r w:rsidR="00E56EF9">
              <w:rPr>
                <w:noProof/>
                <w:webHidden/>
              </w:rPr>
              <w:delInstrText xml:space="preserve"> PAGEREF _Toc495065085 \h </w:delInstrText>
            </w:r>
            <w:r w:rsidR="00E56EF9">
              <w:rPr>
                <w:b w:val="0"/>
                <w:noProof/>
                <w:webHidden/>
              </w:rPr>
            </w:r>
            <w:r w:rsidR="00E56EF9">
              <w:rPr>
                <w:b w:val="0"/>
                <w:noProof/>
                <w:webHidden/>
              </w:rPr>
              <w:fldChar w:fldCharType="separate"/>
            </w:r>
            <w:r w:rsidR="00E56EF9">
              <w:rPr>
                <w:noProof/>
                <w:webHidden/>
              </w:rPr>
              <w:delText>3</w:delText>
            </w:r>
            <w:r w:rsidR="00E56EF9">
              <w:rPr>
                <w:b w:val="0"/>
                <w:noProof/>
                <w:webHidden/>
              </w:rPr>
              <w:fldChar w:fldCharType="end"/>
            </w:r>
            <w:r>
              <w:rPr>
                <w:b w:val="0"/>
                <w:noProof/>
              </w:rPr>
              <w:fldChar w:fldCharType="end"/>
            </w:r>
          </w:del>
        </w:p>
        <w:p w14:paraId="57BE3F3B" w14:textId="77777777" w:rsidR="00E56EF9" w:rsidRDefault="004D3835">
          <w:pPr>
            <w:pStyle w:val="TOC2"/>
            <w:rPr>
              <w:del w:id="14" w:author="Author"/>
              <w:b w:val="0"/>
              <w:noProof/>
            </w:rPr>
          </w:pPr>
          <w:del w:id="15" w:author="Author">
            <w:r>
              <w:rPr>
                <w:b w:val="0"/>
              </w:rPr>
              <w:fldChar w:fldCharType="begin"/>
            </w:r>
            <w:r>
              <w:delInstrText xml:space="preserve"> HYPERLINK \l "_Toc495065086" </w:delInstrText>
            </w:r>
            <w:r>
              <w:rPr>
                <w:b w:val="0"/>
              </w:rPr>
              <w:fldChar w:fldCharType="separate"/>
            </w:r>
            <w:r w:rsidR="00E56EF9" w:rsidRPr="00FC29D9">
              <w:rPr>
                <w:rStyle w:val="Hyperlink"/>
                <w:noProof/>
              </w:rPr>
              <w:delText>Software Conformance</w:delText>
            </w:r>
            <w:r w:rsidR="00E56EF9">
              <w:rPr>
                <w:noProof/>
                <w:webHidden/>
              </w:rPr>
              <w:tab/>
            </w:r>
            <w:r w:rsidR="00E56EF9">
              <w:rPr>
                <w:b w:val="0"/>
                <w:noProof/>
                <w:webHidden/>
              </w:rPr>
              <w:fldChar w:fldCharType="begin"/>
            </w:r>
            <w:r w:rsidR="00E56EF9">
              <w:rPr>
                <w:noProof/>
                <w:webHidden/>
              </w:rPr>
              <w:delInstrText xml:space="preserve"> PAGEREF _Toc495065086 \h </w:delInstrText>
            </w:r>
            <w:r w:rsidR="00E56EF9">
              <w:rPr>
                <w:b w:val="0"/>
                <w:noProof/>
                <w:webHidden/>
              </w:rPr>
            </w:r>
            <w:r w:rsidR="00E56EF9">
              <w:rPr>
                <w:b w:val="0"/>
                <w:noProof/>
                <w:webHidden/>
              </w:rPr>
              <w:fldChar w:fldCharType="separate"/>
            </w:r>
            <w:r w:rsidR="00E56EF9">
              <w:rPr>
                <w:noProof/>
                <w:webHidden/>
              </w:rPr>
              <w:delText>4</w:delText>
            </w:r>
            <w:r w:rsidR="00E56EF9">
              <w:rPr>
                <w:b w:val="0"/>
                <w:noProof/>
                <w:webHidden/>
              </w:rPr>
              <w:fldChar w:fldCharType="end"/>
            </w:r>
            <w:r>
              <w:rPr>
                <w:b w:val="0"/>
                <w:noProof/>
              </w:rPr>
              <w:fldChar w:fldCharType="end"/>
            </w:r>
          </w:del>
        </w:p>
        <w:p w14:paraId="388C90E7" w14:textId="77777777" w:rsidR="00E56EF9" w:rsidRDefault="004D3835">
          <w:pPr>
            <w:pStyle w:val="TOC1"/>
            <w:tabs>
              <w:tab w:val="right" w:leader="dot" w:pos="9350"/>
            </w:tabs>
            <w:rPr>
              <w:del w:id="16" w:author="Author"/>
              <w:b w:val="0"/>
              <w:noProof/>
              <w:sz w:val="22"/>
              <w:szCs w:val="22"/>
            </w:rPr>
          </w:pPr>
          <w:del w:id="17" w:author="Author">
            <w:r>
              <w:rPr>
                <w:b w:val="0"/>
              </w:rPr>
              <w:fldChar w:fldCharType="begin"/>
            </w:r>
            <w:r>
              <w:delInstrText xml:space="preserve"> HYPERLINK \l "_Toc495065087" </w:delInstrText>
            </w:r>
            <w:r>
              <w:rPr>
                <w:b w:val="0"/>
              </w:rPr>
              <w:fldChar w:fldCharType="separate"/>
            </w:r>
            <w:r w:rsidR="00E56EF9" w:rsidRPr="00FC29D9">
              <w:rPr>
                <w:rStyle w:val="Hyperlink"/>
                <w:noProof/>
              </w:rPr>
              <w:delText>Part I: 3MF Documents</w:delText>
            </w:r>
            <w:r w:rsidR="00E56EF9">
              <w:rPr>
                <w:noProof/>
                <w:webHidden/>
              </w:rPr>
              <w:tab/>
            </w:r>
            <w:r w:rsidR="00E56EF9">
              <w:rPr>
                <w:b w:val="0"/>
                <w:noProof/>
                <w:webHidden/>
              </w:rPr>
              <w:fldChar w:fldCharType="begin"/>
            </w:r>
            <w:r w:rsidR="00E56EF9">
              <w:rPr>
                <w:noProof/>
                <w:webHidden/>
              </w:rPr>
              <w:delInstrText xml:space="preserve"> PAGEREF _Toc495065087 \h </w:delInstrText>
            </w:r>
            <w:r w:rsidR="00E56EF9">
              <w:rPr>
                <w:b w:val="0"/>
                <w:noProof/>
                <w:webHidden/>
              </w:rPr>
            </w:r>
            <w:r w:rsidR="00E56EF9">
              <w:rPr>
                <w:b w:val="0"/>
                <w:noProof/>
                <w:webHidden/>
              </w:rPr>
              <w:fldChar w:fldCharType="separate"/>
            </w:r>
            <w:r w:rsidR="00E56EF9">
              <w:rPr>
                <w:noProof/>
                <w:webHidden/>
              </w:rPr>
              <w:delText>5</w:delText>
            </w:r>
            <w:r w:rsidR="00E56EF9">
              <w:rPr>
                <w:b w:val="0"/>
                <w:noProof/>
                <w:webHidden/>
              </w:rPr>
              <w:fldChar w:fldCharType="end"/>
            </w:r>
            <w:r>
              <w:rPr>
                <w:b w:val="0"/>
                <w:noProof/>
              </w:rPr>
              <w:fldChar w:fldCharType="end"/>
            </w:r>
          </w:del>
        </w:p>
        <w:p w14:paraId="039FB8ED" w14:textId="77777777" w:rsidR="00E56EF9" w:rsidRDefault="004D3835">
          <w:pPr>
            <w:pStyle w:val="TOC1"/>
            <w:tabs>
              <w:tab w:val="right" w:leader="dot" w:pos="9350"/>
            </w:tabs>
            <w:rPr>
              <w:del w:id="18" w:author="Author"/>
              <w:b w:val="0"/>
              <w:noProof/>
              <w:sz w:val="22"/>
              <w:szCs w:val="22"/>
            </w:rPr>
          </w:pPr>
          <w:del w:id="19" w:author="Author">
            <w:r>
              <w:rPr>
                <w:b w:val="0"/>
              </w:rPr>
              <w:fldChar w:fldCharType="begin"/>
            </w:r>
            <w:r>
              <w:delInstrText xml:space="preserve"> HYPERLINK \l "_Toc495065088" </w:delInstrText>
            </w:r>
            <w:r>
              <w:rPr>
                <w:b w:val="0"/>
              </w:rPr>
              <w:fldChar w:fldCharType="separate"/>
            </w:r>
            <w:r w:rsidR="00E56EF9" w:rsidRPr="00FC29D9">
              <w:rPr>
                <w:rStyle w:val="Hyperlink"/>
                <w:noProof/>
              </w:rPr>
              <w:delText>Chapter 1. Overview of Additions</w:delText>
            </w:r>
            <w:r w:rsidR="00E56EF9">
              <w:rPr>
                <w:noProof/>
                <w:webHidden/>
              </w:rPr>
              <w:tab/>
            </w:r>
            <w:r w:rsidR="00E56EF9">
              <w:rPr>
                <w:b w:val="0"/>
                <w:noProof/>
                <w:webHidden/>
              </w:rPr>
              <w:fldChar w:fldCharType="begin"/>
            </w:r>
            <w:r w:rsidR="00E56EF9">
              <w:rPr>
                <w:noProof/>
                <w:webHidden/>
              </w:rPr>
              <w:delInstrText xml:space="preserve"> PAGEREF _Toc495065088 \h </w:delInstrText>
            </w:r>
            <w:r w:rsidR="00E56EF9">
              <w:rPr>
                <w:b w:val="0"/>
                <w:noProof/>
                <w:webHidden/>
              </w:rPr>
            </w:r>
            <w:r w:rsidR="00E56EF9">
              <w:rPr>
                <w:b w:val="0"/>
                <w:noProof/>
                <w:webHidden/>
              </w:rPr>
              <w:fldChar w:fldCharType="separate"/>
            </w:r>
            <w:r w:rsidR="00E56EF9">
              <w:rPr>
                <w:noProof/>
                <w:webHidden/>
              </w:rPr>
              <w:delText>6</w:delText>
            </w:r>
            <w:r w:rsidR="00E56EF9">
              <w:rPr>
                <w:b w:val="0"/>
                <w:noProof/>
                <w:webHidden/>
              </w:rPr>
              <w:fldChar w:fldCharType="end"/>
            </w:r>
            <w:r>
              <w:rPr>
                <w:b w:val="0"/>
                <w:noProof/>
              </w:rPr>
              <w:fldChar w:fldCharType="end"/>
            </w:r>
          </w:del>
        </w:p>
        <w:p w14:paraId="218608C2" w14:textId="77777777" w:rsidR="00E56EF9" w:rsidRDefault="004D3835">
          <w:pPr>
            <w:pStyle w:val="TOC2"/>
            <w:rPr>
              <w:del w:id="20" w:author="Author"/>
              <w:b w:val="0"/>
              <w:noProof/>
            </w:rPr>
          </w:pPr>
          <w:del w:id="21" w:author="Author">
            <w:r>
              <w:rPr>
                <w:b w:val="0"/>
              </w:rPr>
              <w:fldChar w:fldCharType="begin"/>
            </w:r>
            <w:r>
              <w:delInstrText xml:space="preserve"> HYPERLINK \l "_Toc495065089" </w:delInstrText>
            </w:r>
            <w:r>
              <w:rPr>
                <w:b w:val="0"/>
              </w:rPr>
              <w:fldChar w:fldCharType="separate"/>
            </w:r>
            <w:r w:rsidR="00E56EF9" w:rsidRPr="00FC29D9">
              <w:rPr>
                <w:rStyle w:val="Hyperlink"/>
                <w:noProof/>
              </w:rPr>
              <w:delText>1.1. Resources</w:delText>
            </w:r>
            <w:r w:rsidR="00E56EF9">
              <w:rPr>
                <w:noProof/>
                <w:webHidden/>
              </w:rPr>
              <w:tab/>
            </w:r>
            <w:r w:rsidR="00E56EF9">
              <w:rPr>
                <w:b w:val="0"/>
                <w:noProof/>
                <w:webHidden/>
              </w:rPr>
              <w:fldChar w:fldCharType="begin"/>
            </w:r>
            <w:r w:rsidR="00E56EF9">
              <w:rPr>
                <w:noProof/>
                <w:webHidden/>
              </w:rPr>
              <w:delInstrText xml:space="preserve"> PAGEREF _Toc495065089 \h </w:delInstrText>
            </w:r>
            <w:r w:rsidR="00E56EF9">
              <w:rPr>
                <w:b w:val="0"/>
                <w:noProof/>
                <w:webHidden/>
              </w:rPr>
            </w:r>
            <w:r w:rsidR="00E56EF9">
              <w:rPr>
                <w:b w:val="0"/>
                <w:noProof/>
                <w:webHidden/>
              </w:rPr>
              <w:fldChar w:fldCharType="separate"/>
            </w:r>
            <w:r w:rsidR="00E56EF9">
              <w:rPr>
                <w:noProof/>
                <w:webHidden/>
              </w:rPr>
              <w:delText>7</w:delText>
            </w:r>
            <w:r w:rsidR="00E56EF9">
              <w:rPr>
                <w:b w:val="0"/>
                <w:noProof/>
                <w:webHidden/>
              </w:rPr>
              <w:fldChar w:fldCharType="end"/>
            </w:r>
            <w:r>
              <w:rPr>
                <w:b w:val="0"/>
                <w:noProof/>
              </w:rPr>
              <w:fldChar w:fldCharType="end"/>
            </w:r>
          </w:del>
        </w:p>
        <w:p w14:paraId="2E0AB7D8" w14:textId="77777777" w:rsidR="00E56EF9" w:rsidRDefault="004D3835">
          <w:pPr>
            <w:pStyle w:val="TOC1"/>
            <w:tabs>
              <w:tab w:val="right" w:leader="dot" w:pos="9350"/>
            </w:tabs>
            <w:rPr>
              <w:del w:id="22" w:author="Author"/>
              <w:b w:val="0"/>
              <w:noProof/>
              <w:sz w:val="22"/>
              <w:szCs w:val="22"/>
            </w:rPr>
          </w:pPr>
          <w:del w:id="23" w:author="Author">
            <w:r>
              <w:rPr>
                <w:b w:val="0"/>
              </w:rPr>
              <w:fldChar w:fldCharType="begin"/>
            </w:r>
            <w:r>
              <w:delInstrText xml:space="preserve"> HYPERLINK \l "_Toc495065091" </w:delInstrText>
            </w:r>
            <w:r>
              <w:rPr>
                <w:b w:val="0"/>
              </w:rPr>
              <w:fldChar w:fldCharType="separate"/>
            </w:r>
            <w:r w:rsidR="00E56EF9" w:rsidRPr="00FC29D9">
              <w:rPr>
                <w:rStyle w:val="Hyperlink"/>
                <w:noProof/>
              </w:rPr>
              <w:delText>Chapter 2. Color Groups</w:delText>
            </w:r>
            <w:r w:rsidR="00E56EF9">
              <w:rPr>
                <w:noProof/>
                <w:webHidden/>
              </w:rPr>
              <w:tab/>
            </w:r>
            <w:r w:rsidR="00E56EF9">
              <w:rPr>
                <w:b w:val="0"/>
                <w:noProof/>
                <w:webHidden/>
              </w:rPr>
              <w:fldChar w:fldCharType="begin"/>
            </w:r>
            <w:r w:rsidR="00E56EF9">
              <w:rPr>
                <w:noProof/>
                <w:webHidden/>
              </w:rPr>
              <w:delInstrText xml:space="preserve"> PAGEREF _Toc495065091 \h </w:delInstrText>
            </w:r>
            <w:r w:rsidR="00E56EF9">
              <w:rPr>
                <w:b w:val="0"/>
                <w:noProof/>
                <w:webHidden/>
              </w:rPr>
            </w:r>
            <w:r w:rsidR="00E56EF9">
              <w:rPr>
                <w:b w:val="0"/>
                <w:noProof/>
                <w:webHidden/>
              </w:rPr>
              <w:fldChar w:fldCharType="separate"/>
            </w:r>
            <w:r w:rsidR="00E56EF9">
              <w:rPr>
                <w:noProof/>
                <w:webHidden/>
              </w:rPr>
              <w:delText>8</w:delText>
            </w:r>
            <w:r w:rsidR="00E56EF9">
              <w:rPr>
                <w:b w:val="0"/>
                <w:noProof/>
                <w:webHidden/>
              </w:rPr>
              <w:fldChar w:fldCharType="end"/>
            </w:r>
            <w:r>
              <w:rPr>
                <w:b w:val="0"/>
                <w:noProof/>
              </w:rPr>
              <w:fldChar w:fldCharType="end"/>
            </w:r>
          </w:del>
        </w:p>
        <w:p w14:paraId="6C3BAA3D" w14:textId="77777777" w:rsidR="00E56EF9" w:rsidRDefault="004D3835">
          <w:pPr>
            <w:pStyle w:val="TOC2"/>
            <w:rPr>
              <w:del w:id="24" w:author="Author"/>
              <w:b w:val="0"/>
              <w:noProof/>
            </w:rPr>
          </w:pPr>
          <w:del w:id="25" w:author="Author">
            <w:r>
              <w:rPr>
                <w:b w:val="0"/>
              </w:rPr>
              <w:fldChar w:fldCharType="begin"/>
            </w:r>
            <w:r>
              <w:delInstrText xml:space="preserve"> HYPERLINK \l "_Toc495065092" </w:delInstrText>
            </w:r>
            <w:r>
              <w:rPr>
                <w:b w:val="0"/>
              </w:rPr>
              <w:fldChar w:fldCharType="separate"/>
            </w:r>
            <w:r w:rsidR="00E56EF9" w:rsidRPr="00FC29D9">
              <w:rPr>
                <w:rStyle w:val="Hyperlink"/>
                <w:noProof/>
              </w:rPr>
              <w:delText>2.1. Color</w:delText>
            </w:r>
            <w:r w:rsidR="00E56EF9">
              <w:rPr>
                <w:noProof/>
                <w:webHidden/>
              </w:rPr>
              <w:tab/>
            </w:r>
            <w:r w:rsidR="00E56EF9">
              <w:rPr>
                <w:b w:val="0"/>
                <w:noProof/>
                <w:webHidden/>
              </w:rPr>
              <w:fldChar w:fldCharType="begin"/>
            </w:r>
            <w:r w:rsidR="00E56EF9">
              <w:rPr>
                <w:noProof/>
                <w:webHidden/>
              </w:rPr>
              <w:delInstrText xml:space="preserve"> PAGEREF _Toc495065092 \h </w:delInstrText>
            </w:r>
            <w:r w:rsidR="00E56EF9">
              <w:rPr>
                <w:b w:val="0"/>
                <w:noProof/>
                <w:webHidden/>
              </w:rPr>
            </w:r>
            <w:r w:rsidR="00E56EF9">
              <w:rPr>
                <w:b w:val="0"/>
                <w:noProof/>
                <w:webHidden/>
              </w:rPr>
              <w:fldChar w:fldCharType="separate"/>
            </w:r>
            <w:r w:rsidR="00E56EF9">
              <w:rPr>
                <w:noProof/>
                <w:webHidden/>
              </w:rPr>
              <w:delText>8</w:delText>
            </w:r>
            <w:r w:rsidR="00E56EF9">
              <w:rPr>
                <w:b w:val="0"/>
                <w:noProof/>
                <w:webHidden/>
              </w:rPr>
              <w:fldChar w:fldCharType="end"/>
            </w:r>
            <w:r>
              <w:rPr>
                <w:b w:val="0"/>
                <w:noProof/>
              </w:rPr>
              <w:fldChar w:fldCharType="end"/>
            </w:r>
          </w:del>
        </w:p>
        <w:p w14:paraId="47FEDF05" w14:textId="77777777" w:rsidR="00E56EF9" w:rsidRDefault="004D3835">
          <w:pPr>
            <w:pStyle w:val="TOC1"/>
            <w:tabs>
              <w:tab w:val="right" w:leader="dot" w:pos="9350"/>
            </w:tabs>
            <w:rPr>
              <w:del w:id="26" w:author="Author"/>
              <w:b w:val="0"/>
              <w:noProof/>
              <w:sz w:val="22"/>
              <w:szCs w:val="22"/>
            </w:rPr>
          </w:pPr>
          <w:del w:id="27" w:author="Author">
            <w:r>
              <w:rPr>
                <w:b w:val="0"/>
              </w:rPr>
              <w:fldChar w:fldCharType="begin"/>
            </w:r>
            <w:r>
              <w:delInstrText xml:space="preserve"> HYPERLINK \l "_Toc495065093" </w:delInstrText>
            </w:r>
            <w:r>
              <w:rPr>
                <w:b w:val="0"/>
              </w:rPr>
              <w:fldChar w:fldCharType="separate"/>
            </w:r>
            <w:r w:rsidR="00E56EF9" w:rsidRPr="00FC29D9">
              <w:rPr>
                <w:rStyle w:val="Hyperlink"/>
                <w:noProof/>
              </w:rPr>
              <w:delText>Chapter 3. Texture 2D Groups</w:delText>
            </w:r>
            <w:r w:rsidR="00E56EF9">
              <w:rPr>
                <w:noProof/>
                <w:webHidden/>
              </w:rPr>
              <w:tab/>
            </w:r>
            <w:r w:rsidR="00E56EF9">
              <w:rPr>
                <w:b w:val="0"/>
                <w:noProof/>
                <w:webHidden/>
              </w:rPr>
              <w:fldChar w:fldCharType="begin"/>
            </w:r>
            <w:r w:rsidR="00E56EF9">
              <w:rPr>
                <w:noProof/>
                <w:webHidden/>
              </w:rPr>
              <w:delInstrText xml:space="preserve"> PAGEREF _Toc495065093 \h </w:delInstrText>
            </w:r>
            <w:r w:rsidR="00E56EF9">
              <w:rPr>
                <w:b w:val="0"/>
                <w:noProof/>
                <w:webHidden/>
              </w:rPr>
            </w:r>
            <w:r w:rsidR="00E56EF9">
              <w:rPr>
                <w:b w:val="0"/>
                <w:noProof/>
                <w:webHidden/>
              </w:rPr>
              <w:fldChar w:fldCharType="separate"/>
            </w:r>
            <w:r w:rsidR="00E56EF9">
              <w:rPr>
                <w:noProof/>
                <w:webHidden/>
              </w:rPr>
              <w:delText>9</w:delText>
            </w:r>
            <w:r w:rsidR="00E56EF9">
              <w:rPr>
                <w:b w:val="0"/>
                <w:noProof/>
                <w:webHidden/>
              </w:rPr>
              <w:fldChar w:fldCharType="end"/>
            </w:r>
            <w:r>
              <w:rPr>
                <w:b w:val="0"/>
                <w:noProof/>
              </w:rPr>
              <w:fldChar w:fldCharType="end"/>
            </w:r>
          </w:del>
        </w:p>
        <w:p w14:paraId="17BE9C35" w14:textId="77777777" w:rsidR="00E56EF9" w:rsidRDefault="004D3835">
          <w:pPr>
            <w:pStyle w:val="TOC2"/>
            <w:rPr>
              <w:del w:id="28" w:author="Author"/>
              <w:b w:val="0"/>
              <w:noProof/>
            </w:rPr>
          </w:pPr>
          <w:del w:id="29" w:author="Author">
            <w:r>
              <w:rPr>
                <w:b w:val="0"/>
              </w:rPr>
              <w:fldChar w:fldCharType="begin"/>
            </w:r>
            <w:r>
              <w:delInstrText xml:space="preserve"> HYPERLINK \l "_Toc495065094" </w:delInstrText>
            </w:r>
            <w:r>
              <w:rPr>
                <w:b w:val="0"/>
              </w:rPr>
              <w:fldChar w:fldCharType="separate"/>
            </w:r>
            <w:r w:rsidR="00E56EF9" w:rsidRPr="00FC29D9">
              <w:rPr>
                <w:rStyle w:val="Hyperlink"/>
                <w:noProof/>
              </w:rPr>
              <w:delText>3.1. Texture 2D Coordinate</w:delText>
            </w:r>
            <w:r w:rsidR="00E56EF9">
              <w:rPr>
                <w:noProof/>
                <w:webHidden/>
              </w:rPr>
              <w:tab/>
            </w:r>
            <w:r w:rsidR="00E56EF9">
              <w:rPr>
                <w:b w:val="0"/>
                <w:noProof/>
                <w:webHidden/>
              </w:rPr>
              <w:fldChar w:fldCharType="begin"/>
            </w:r>
            <w:r w:rsidR="00E56EF9">
              <w:rPr>
                <w:noProof/>
                <w:webHidden/>
              </w:rPr>
              <w:delInstrText xml:space="preserve"> PAGEREF _Toc495065094 \h </w:delInstrText>
            </w:r>
            <w:r w:rsidR="00E56EF9">
              <w:rPr>
                <w:b w:val="0"/>
                <w:noProof/>
                <w:webHidden/>
              </w:rPr>
            </w:r>
            <w:r w:rsidR="00E56EF9">
              <w:rPr>
                <w:b w:val="0"/>
                <w:noProof/>
                <w:webHidden/>
              </w:rPr>
              <w:fldChar w:fldCharType="separate"/>
            </w:r>
            <w:r w:rsidR="00E56EF9">
              <w:rPr>
                <w:noProof/>
                <w:webHidden/>
              </w:rPr>
              <w:delText>9</w:delText>
            </w:r>
            <w:r w:rsidR="00E56EF9">
              <w:rPr>
                <w:b w:val="0"/>
                <w:noProof/>
                <w:webHidden/>
              </w:rPr>
              <w:fldChar w:fldCharType="end"/>
            </w:r>
            <w:r>
              <w:rPr>
                <w:b w:val="0"/>
                <w:noProof/>
              </w:rPr>
              <w:fldChar w:fldCharType="end"/>
            </w:r>
          </w:del>
        </w:p>
        <w:p w14:paraId="067B6B7C" w14:textId="77777777" w:rsidR="00E56EF9" w:rsidRDefault="004D3835">
          <w:pPr>
            <w:pStyle w:val="TOC1"/>
            <w:tabs>
              <w:tab w:val="right" w:leader="dot" w:pos="9350"/>
            </w:tabs>
            <w:rPr>
              <w:del w:id="30" w:author="Author"/>
              <w:b w:val="0"/>
              <w:noProof/>
              <w:sz w:val="22"/>
              <w:szCs w:val="22"/>
            </w:rPr>
          </w:pPr>
          <w:del w:id="31" w:author="Author">
            <w:r>
              <w:rPr>
                <w:b w:val="0"/>
              </w:rPr>
              <w:fldChar w:fldCharType="begin"/>
            </w:r>
            <w:r>
              <w:delInstrText xml:space="preserve"> HYPERLINK \l "_Toc495065096" </w:delInstrText>
            </w:r>
            <w:r>
              <w:rPr>
                <w:b w:val="0"/>
              </w:rPr>
              <w:fldChar w:fldCharType="separate"/>
            </w:r>
            <w:r w:rsidR="00E56EF9" w:rsidRPr="00FC29D9">
              <w:rPr>
                <w:rStyle w:val="Hyperlink"/>
                <w:noProof/>
              </w:rPr>
              <w:delText>Chapter 4. Composite Materials</w:delText>
            </w:r>
            <w:r w:rsidR="00E56EF9">
              <w:rPr>
                <w:noProof/>
                <w:webHidden/>
              </w:rPr>
              <w:tab/>
            </w:r>
            <w:r w:rsidR="00E56EF9">
              <w:rPr>
                <w:b w:val="0"/>
                <w:noProof/>
                <w:webHidden/>
              </w:rPr>
              <w:fldChar w:fldCharType="begin"/>
            </w:r>
            <w:r w:rsidR="00E56EF9">
              <w:rPr>
                <w:noProof/>
                <w:webHidden/>
              </w:rPr>
              <w:delInstrText xml:space="preserve"> PAGEREF _Toc495065096 \h </w:delInstrText>
            </w:r>
            <w:r w:rsidR="00E56EF9">
              <w:rPr>
                <w:b w:val="0"/>
                <w:noProof/>
                <w:webHidden/>
              </w:rPr>
            </w:r>
            <w:r w:rsidR="00E56EF9">
              <w:rPr>
                <w:b w:val="0"/>
                <w:noProof/>
                <w:webHidden/>
              </w:rPr>
              <w:fldChar w:fldCharType="separate"/>
            </w:r>
            <w:r w:rsidR="00E56EF9">
              <w:rPr>
                <w:noProof/>
                <w:webHidden/>
              </w:rPr>
              <w:delText>11</w:delText>
            </w:r>
            <w:r w:rsidR="00E56EF9">
              <w:rPr>
                <w:b w:val="0"/>
                <w:noProof/>
                <w:webHidden/>
              </w:rPr>
              <w:fldChar w:fldCharType="end"/>
            </w:r>
            <w:r>
              <w:rPr>
                <w:b w:val="0"/>
                <w:noProof/>
              </w:rPr>
              <w:fldChar w:fldCharType="end"/>
            </w:r>
          </w:del>
        </w:p>
        <w:p w14:paraId="47D71970" w14:textId="77777777" w:rsidR="00E56EF9" w:rsidRDefault="004D3835">
          <w:pPr>
            <w:pStyle w:val="TOC2"/>
            <w:rPr>
              <w:del w:id="32" w:author="Author"/>
              <w:b w:val="0"/>
              <w:noProof/>
            </w:rPr>
          </w:pPr>
          <w:del w:id="33" w:author="Author">
            <w:r>
              <w:rPr>
                <w:b w:val="0"/>
              </w:rPr>
              <w:fldChar w:fldCharType="begin"/>
            </w:r>
            <w:r>
              <w:delInstrText xml:space="preserve"> HYPERLINK \l "_Toc495065097" </w:delInstrText>
            </w:r>
            <w:r>
              <w:rPr>
                <w:b w:val="0"/>
              </w:rPr>
              <w:fldChar w:fldCharType="separate"/>
            </w:r>
            <w:r w:rsidR="00E56EF9" w:rsidRPr="00FC29D9">
              <w:rPr>
                <w:rStyle w:val="Hyperlink"/>
                <w:noProof/>
              </w:rPr>
              <w:delText>4.1. Composite</w:delText>
            </w:r>
            <w:r w:rsidR="00E56EF9">
              <w:rPr>
                <w:noProof/>
                <w:webHidden/>
              </w:rPr>
              <w:tab/>
            </w:r>
            <w:r w:rsidR="00E56EF9">
              <w:rPr>
                <w:b w:val="0"/>
                <w:noProof/>
                <w:webHidden/>
              </w:rPr>
              <w:fldChar w:fldCharType="begin"/>
            </w:r>
            <w:r w:rsidR="00E56EF9">
              <w:rPr>
                <w:noProof/>
                <w:webHidden/>
              </w:rPr>
              <w:delInstrText xml:space="preserve"> PAGEREF _Toc495065097 \h </w:delInstrText>
            </w:r>
            <w:r w:rsidR="00E56EF9">
              <w:rPr>
                <w:b w:val="0"/>
                <w:noProof/>
                <w:webHidden/>
              </w:rPr>
            </w:r>
            <w:r w:rsidR="00E56EF9">
              <w:rPr>
                <w:b w:val="0"/>
                <w:noProof/>
                <w:webHidden/>
              </w:rPr>
              <w:fldChar w:fldCharType="separate"/>
            </w:r>
            <w:r w:rsidR="00E56EF9">
              <w:rPr>
                <w:noProof/>
                <w:webHidden/>
              </w:rPr>
              <w:delText>12</w:delText>
            </w:r>
            <w:r w:rsidR="00E56EF9">
              <w:rPr>
                <w:b w:val="0"/>
                <w:noProof/>
                <w:webHidden/>
              </w:rPr>
              <w:fldChar w:fldCharType="end"/>
            </w:r>
            <w:r>
              <w:rPr>
                <w:b w:val="0"/>
                <w:noProof/>
              </w:rPr>
              <w:fldChar w:fldCharType="end"/>
            </w:r>
          </w:del>
        </w:p>
        <w:p w14:paraId="21F7A9AB" w14:textId="77777777" w:rsidR="00E56EF9" w:rsidRDefault="004D3835">
          <w:pPr>
            <w:pStyle w:val="TOC1"/>
            <w:tabs>
              <w:tab w:val="right" w:leader="dot" w:pos="9350"/>
            </w:tabs>
            <w:rPr>
              <w:del w:id="34" w:author="Author"/>
              <w:b w:val="0"/>
              <w:noProof/>
              <w:sz w:val="22"/>
              <w:szCs w:val="22"/>
            </w:rPr>
          </w:pPr>
          <w:del w:id="35" w:author="Author">
            <w:r>
              <w:rPr>
                <w:b w:val="0"/>
              </w:rPr>
              <w:fldChar w:fldCharType="begin"/>
            </w:r>
            <w:r>
              <w:delInstrText xml:space="preserve"> HYPERLINK \l "_Toc495065099" </w:delInstrText>
            </w:r>
            <w:r>
              <w:rPr>
                <w:b w:val="0"/>
              </w:rPr>
              <w:fldChar w:fldCharType="separate"/>
            </w:r>
            <w:r w:rsidR="00E56EF9" w:rsidRPr="00FC29D9">
              <w:rPr>
                <w:rStyle w:val="Hyperlink"/>
                <w:noProof/>
              </w:rPr>
              <w:delText>Chapter 5. Multi-Properties</w:delText>
            </w:r>
            <w:r w:rsidR="00E56EF9">
              <w:rPr>
                <w:noProof/>
                <w:webHidden/>
              </w:rPr>
              <w:tab/>
            </w:r>
            <w:r w:rsidR="00E56EF9">
              <w:rPr>
                <w:b w:val="0"/>
                <w:noProof/>
                <w:webHidden/>
              </w:rPr>
              <w:fldChar w:fldCharType="begin"/>
            </w:r>
            <w:r w:rsidR="00E56EF9">
              <w:rPr>
                <w:noProof/>
                <w:webHidden/>
              </w:rPr>
              <w:delInstrText xml:space="preserve"> PAGEREF _Toc495065099 \h </w:delInstrText>
            </w:r>
            <w:r w:rsidR="00E56EF9">
              <w:rPr>
                <w:b w:val="0"/>
                <w:noProof/>
                <w:webHidden/>
              </w:rPr>
            </w:r>
            <w:r w:rsidR="00E56EF9">
              <w:rPr>
                <w:b w:val="0"/>
                <w:noProof/>
                <w:webHidden/>
              </w:rPr>
              <w:fldChar w:fldCharType="separate"/>
            </w:r>
            <w:r w:rsidR="00E56EF9">
              <w:rPr>
                <w:noProof/>
                <w:webHidden/>
              </w:rPr>
              <w:delText>13</w:delText>
            </w:r>
            <w:r w:rsidR="00E56EF9">
              <w:rPr>
                <w:b w:val="0"/>
                <w:noProof/>
                <w:webHidden/>
              </w:rPr>
              <w:fldChar w:fldCharType="end"/>
            </w:r>
            <w:r>
              <w:rPr>
                <w:b w:val="0"/>
                <w:noProof/>
              </w:rPr>
              <w:fldChar w:fldCharType="end"/>
            </w:r>
          </w:del>
        </w:p>
        <w:p w14:paraId="3534BFA4" w14:textId="77777777" w:rsidR="00E56EF9" w:rsidRDefault="004D3835">
          <w:pPr>
            <w:pStyle w:val="TOC2"/>
            <w:rPr>
              <w:del w:id="36" w:author="Author"/>
              <w:b w:val="0"/>
              <w:noProof/>
            </w:rPr>
          </w:pPr>
          <w:del w:id="37" w:author="Author">
            <w:r>
              <w:rPr>
                <w:b w:val="0"/>
              </w:rPr>
              <w:fldChar w:fldCharType="begin"/>
            </w:r>
            <w:r>
              <w:delInstrText xml:space="preserve"> HYPERLINK \l "_Toc495065100" </w:delInstrText>
            </w:r>
            <w:r>
              <w:rPr>
                <w:b w:val="0"/>
              </w:rPr>
              <w:fldChar w:fldCharType="separate"/>
            </w:r>
            <w:r w:rsidR="00E56EF9" w:rsidRPr="00FC29D9">
              <w:rPr>
                <w:rStyle w:val="Hyperlink"/>
                <w:noProof/>
              </w:rPr>
              <w:delText>5.1. Multi-Property</w:delText>
            </w:r>
            <w:r w:rsidR="00E56EF9">
              <w:rPr>
                <w:noProof/>
                <w:webHidden/>
              </w:rPr>
              <w:tab/>
            </w:r>
            <w:r w:rsidR="00E56EF9">
              <w:rPr>
                <w:b w:val="0"/>
                <w:noProof/>
                <w:webHidden/>
              </w:rPr>
              <w:fldChar w:fldCharType="begin"/>
            </w:r>
            <w:r w:rsidR="00E56EF9">
              <w:rPr>
                <w:noProof/>
                <w:webHidden/>
              </w:rPr>
              <w:delInstrText xml:space="preserve"> PAGEREF _Toc495065100 \h </w:delInstrText>
            </w:r>
            <w:r w:rsidR="00E56EF9">
              <w:rPr>
                <w:b w:val="0"/>
                <w:noProof/>
                <w:webHidden/>
              </w:rPr>
            </w:r>
            <w:r w:rsidR="00E56EF9">
              <w:rPr>
                <w:b w:val="0"/>
                <w:noProof/>
                <w:webHidden/>
              </w:rPr>
              <w:fldChar w:fldCharType="separate"/>
            </w:r>
            <w:r w:rsidR="00E56EF9">
              <w:rPr>
                <w:noProof/>
                <w:webHidden/>
              </w:rPr>
              <w:delText>14</w:delText>
            </w:r>
            <w:r w:rsidR="00E56EF9">
              <w:rPr>
                <w:b w:val="0"/>
                <w:noProof/>
                <w:webHidden/>
              </w:rPr>
              <w:fldChar w:fldCharType="end"/>
            </w:r>
            <w:r>
              <w:rPr>
                <w:b w:val="0"/>
                <w:noProof/>
              </w:rPr>
              <w:fldChar w:fldCharType="end"/>
            </w:r>
          </w:del>
        </w:p>
        <w:p w14:paraId="43A8CB19" w14:textId="77777777" w:rsidR="00E56EF9" w:rsidRDefault="004D3835">
          <w:pPr>
            <w:pStyle w:val="TOC1"/>
            <w:tabs>
              <w:tab w:val="right" w:leader="dot" w:pos="9350"/>
            </w:tabs>
            <w:rPr>
              <w:del w:id="38" w:author="Author"/>
              <w:b w:val="0"/>
              <w:noProof/>
              <w:sz w:val="22"/>
              <w:szCs w:val="22"/>
            </w:rPr>
          </w:pPr>
          <w:del w:id="39" w:author="Author">
            <w:r>
              <w:rPr>
                <w:b w:val="0"/>
              </w:rPr>
              <w:fldChar w:fldCharType="begin"/>
            </w:r>
            <w:r>
              <w:delInstrText xml:space="preserve"> HYPERLINK \l "_Toc495065102" </w:delInstrText>
            </w:r>
            <w:r>
              <w:rPr>
                <w:b w:val="0"/>
              </w:rPr>
              <w:fldChar w:fldCharType="separate"/>
            </w:r>
            <w:r w:rsidR="00E56EF9" w:rsidRPr="00FC29D9">
              <w:rPr>
                <w:rStyle w:val="Hyperlink"/>
                <w:noProof/>
              </w:rPr>
              <w:delText>Chapter 6. 2D Texture</w:delText>
            </w:r>
            <w:r w:rsidR="00E56EF9">
              <w:rPr>
                <w:noProof/>
                <w:webHidden/>
              </w:rPr>
              <w:tab/>
            </w:r>
            <w:r w:rsidR="00E56EF9">
              <w:rPr>
                <w:b w:val="0"/>
                <w:noProof/>
                <w:webHidden/>
              </w:rPr>
              <w:fldChar w:fldCharType="begin"/>
            </w:r>
            <w:r w:rsidR="00E56EF9">
              <w:rPr>
                <w:noProof/>
                <w:webHidden/>
              </w:rPr>
              <w:delInstrText xml:space="preserve"> PAGEREF _Toc495065102 \h </w:delInstrText>
            </w:r>
            <w:r w:rsidR="00E56EF9">
              <w:rPr>
                <w:b w:val="0"/>
                <w:noProof/>
                <w:webHidden/>
              </w:rPr>
            </w:r>
            <w:r w:rsidR="00E56EF9">
              <w:rPr>
                <w:b w:val="0"/>
                <w:noProof/>
                <w:webHidden/>
              </w:rPr>
              <w:fldChar w:fldCharType="separate"/>
            </w:r>
            <w:r w:rsidR="00E56EF9">
              <w:rPr>
                <w:noProof/>
                <w:webHidden/>
              </w:rPr>
              <w:delText>15</w:delText>
            </w:r>
            <w:r w:rsidR="00E56EF9">
              <w:rPr>
                <w:b w:val="0"/>
                <w:noProof/>
                <w:webHidden/>
              </w:rPr>
              <w:fldChar w:fldCharType="end"/>
            </w:r>
            <w:r>
              <w:rPr>
                <w:b w:val="0"/>
                <w:noProof/>
              </w:rPr>
              <w:fldChar w:fldCharType="end"/>
            </w:r>
          </w:del>
        </w:p>
        <w:p w14:paraId="3D8453BA" w14:textId="77777777" w:rsidR="00E56EF9" w:rsidRDefault="004D3835">
          <w:pPr>
            <w:pStyle w:val="TOC1"/>
            <w:tabs>
              <w:tab w:val="right" w:leader="dot" w:pos="9350"/>
            </w:tabs>
            <w:rPr>
              <w:del w:id="40" w:author="Author"/>
              <w:b w:val="0"/>
              <w:noProof/>
              <w:sz w:val="22"/>
              <w:szCs w:val="22"/>
            </w:rPr>
          </w:pPr>
          <w:del w:id="41" w:author="Author">
            <w:r>
              <w:rPr>
                <w:b w:val="0"/>
              </w:rPr>
              <w:fldChar w:fldCharType="begin"/>
            </w:r>
            <w:r>
              <w:delInstrText xml:space="preserve"> HYPERLINK \l "_Toc495065103" </w:delInstrText>
            </w:r>
            <w:r>
              <w:rPr>
                <w:b w:val="0"/>
              </w:rPr>
              <w:fldChar w:fldCharType="separate"/>
            </w:r>
            <w:r w:rsidR="00E56EF9" w:rsidRPr="00FC29D9">
              <w:rPr>
                <w:rStyle w:val="Hyperlink"/>
                <w:noProof/>
              </w:rPr>
              <w:delText>Part II. Appendixes</w:delText>
            </w:r>
            <w:r w:rsidR="00E56EF9">
              <w:rPr>
                <w:noProof/>
                <w:webHidden/>
              </w:rPr>
              <w:tab/>
            </w:r>
            <w:r w:rsidR="00E56EF9">
              <w:rPr>
                <w:b w:val="0"/>
                <w:noProof/>
                <w:webHidden/>
              </w:rPr>
              <w:fldChar w:fldCharType="begin"/>
            </w:r>
            <w:r w:rsidR="00E56EF9">
              <w:rPr>
                <w:noProof/>
                <w:webHidden/>
              </w:rPr>
              <w:delInstrText xml:space="preserve"> PAGEREF _Toc495065103 \h </w:delInstrText>
            </w:r>
            <w:r w:rsidR="00E56EF9">
              <w:rPr>
                <w:b w:val="0"/>
                <w:noProof/>
                <w:webHidden/>
              </w:rPr>
            </w:r>
            <w:r w:rsidR="00E56EF9">
              <w:rPr>
                <w:b w:val="0"/>
                <w:noProof/>
                <w:webHidden/>
              </w:rPr>
              <w:fldChar w:fldCharType="separate"/>
            </w:r>
            <w:r w:rsidR="00E56EF9">
              <w:rPr>
                <w:noProof/>
                <w:webHidden/>
              </w:rPr>
              <w:delText>17</w:delText>
            </w:r>
            <w:r w:rsidR="00E56EF9">
              <w:rPr>
                <w:b w:val="0"/>
                <w:noProof/>
                <w:webHidden/>
              </w:rPr>
              <w:fldChar w:fldCharType="end"/>
            </w:r>
            <w:r>
              <w:rPr>
                <w:b w:val="0"/>
                <w:noProof/>
              </w:rPr>
              <w:fldChar w:fldCharType="end"/>
            </w:r>
          </w:del>
        </w:p>
        <w:p w14:paraId="188CD1A7" w14:textId="77777777" w:rsidR="00E56EF9" w:rsidRDefault="004D3835">
          <w:pPr>
            <w:pStyle w:val="TOC1"/>
            <w:tabs>
              <w:tab w:val="right" w:leader="dot" w:pos="9350"/>
            </w:tabs>
            <w:rPr>
              <w:del w:id="42" w:author="Author"/>
              <w:b w:val="0"/>
              <w:noProof/>
              <w:sz w:val="22"/>
              <w:szCs w:val="22"/>
            </w:rPr>
          </w:pPr>
          <w:del w:id="43" w:author="Author">
            <w:r>
              <w:rPr>
                <w:b w:val="0"/>
              </w:rPr>
              <w:fldChar w:fldCharType="begin"/>
            </w:r>
            <w:r>
              <w:delInstrText xml:space="preserve"> HYPERLINK \l "_Toc495065104" </w:delInstrText>
            </w:r>
            <w:r>
              <w:rPr>
                <w:b w:val="0"/>
              </w:rPr>
              <w:fldChar w:fldCharType="separate"/>
            </w:r>
            <w:r w:rsidR="00E56EF9" w:rsidRPr="00FC29D9">
              <w:rPr>
                <w:rStyle w:val="Hyperlink"/>
                <w:noProof/>
              </w:rPr>
              <w:delText>Appendix A. Glossary</w:delText>
            </w:r>
            <w:r w:rsidR="00E56EF9">
              <w:rPr>
                <w:noProof/>
                <w:webHidden/>
              </w:rPr>
              <w:tab/>
            </w:r>
            <w:r w:rsidR="00E56EF9">
              <w:rPr>
                <w:b w:val="0"/>
                <w:noProof/>
                <w:webHidden/>
              </w:rPr>
              <w:fldChar w:fldCharType="begin"/>
            </w:r>
            <w:r w:rsidR="00E56EF9">
              <w:rPr>
                <w:noProof/>
                <w:webHidden/>
              </w:rPr>
              <w:delInstrText xml:space="preserve"> PAGEREF _Toc495065104 \h </w:delInstrText>
            </w:r>
            <w:r w:rsidR="00E56EF9">
              <w:rPr>
                <w:b w:val="0"/>
                <w:noProof/>
                <w:webHidden/>
              </w:rPr>
            </w:r>
            <w:r w:rsidR="00E56EF9">
              <w:rPr>
                <w:b w:val="0"/>
                <w:noProof/>
                <w:webHidden/>
              </w:rPr>
              <w:fldChar w:fldCharType="separate"/>
            </w:r>
            <w:r w:rsidR="00E56EF9">
              <w:rPr>
                <w:noProof/>
                <w:webHidden/>
              </w:rPr>
              <w:delText>18</w:delText>
            </w:r>
            <w:r w:rsidR="00E56EF9">
              <w:rPr>
                <w:b w:val="0"/>
                <w:noProof/>
                <w:webHidden/>
              </w:rPr>
              <w:fldChar w:fldCharType="end"/>
            </w:r>
            <w:r>
              <w:rPr>
                <w:b w:val="0"/>
                <w:noProof/>
              </w:rPr>
              <w:fldChar w:fldCharType="end"/>
            </w:r>
          </w:del>
        </w:p>
        <w:p w14:paraId="6D53A74B" w14:textId="77777777" w:rsidR="00E56EF9" w:rsidRDefault="004D3835">
          <w:pPr>
            <w:pStyle w:val="TOC1"/>
            <w:tabs>
              <w:tab w:val="right" w:leader="dot" w:pos="9350"/>
            </w:tabs>
            <w:rPr>
              <w:del w:id="44" w:author="Author"/>
              <w:b w:val="0"/>
              <w:noProof/>
              <w:sz w:val="22"/>
              <w:szCs w:val="22"/>
            </w:rPr>
          </w:pPr>
          <w:del w:id="45" w:author="Author">
            <w:r>
              <w:rPr>
                <w:b w:val="0"/>
              </w:rPr>
              <w:fldChar w:fldCharType="begin"/>
            </w:r>
            <w:r>
              <w:delInstrText xml:space="preserve"> HYPERLINK \l "_Toc495065105" </w:delInstrText>
            </w:r>
            <w:r>
              <w:rPr>
                <w:b w:val="0"/>
              </w:rPr>
              <w:fldChar w:fldCharType="separate"/>
            </w:r>
            <w:r w:rsidR="00E56EF9" w:rsidRPr="00FC29D9">
              <w:rPr>
                <w:rStyle w:val="Hyperlink"/>
                <w:noProof/>
              </w:rPr>
              <w:delText>Appendix B. 3MF XSD Schema</w:delText>
            </w:r>
            <w:r w:rsidR="00E56EF9">
              <w:rPr>
                <w:noProof/>
                <w:webHidden/>
              </w:rPr>
              <w:tab/>
            </w:r>
            <w:r w:rsidR="00E56EF9">
              <w:rPr>
                <w:b w:val="0"/>
                <w:noProof/>
                <w:webHidden/>
              </w:rPr>
              <w:fldChar w:fldCharType="begin"/>
            </w:r>
            <w:r w:rsidR="00E56EF9">
              <w:rPr>
                <w:noProof/>
                <w:webHidden/>
              </w:rPr>
              <w:delInstrText xml:space="preserve"> PAGEREF _Toc495065105 \h </w:delInstrText>
            </w:r>
            <w:r w:rsidR="00E56EF9">
              <w:rPr>
                <w:b w:val="0"/>
                <w:noProof/>
                <w:webHidden/>
              </w:rPr>
            </w:r>
            <w:r w:rsidR="00E56EF9">
              <w:rPr>
                <w:b w:val="0"/>
                <w:noProof/>
                <w:webHidden/>
              </w:rPr>
              <w:fldChar w:fldCharType="separate"/>
            </w:r>
            <w:r w:rsidR="00E56EF9">
              <w:rPr>
                <w:noProof/>
                <w:webHidden/>
              </w:rPr>
              <w:delText>19</w:delText>
            </w:r>
            <w:r w:rsidR="00E56EF9">
              <w:rPr>
                <w:b w:val="0"/>
                <w:noProof/>
                <w:webHidden/>
              </w:rPr>
              <w:fldChar w:fldCharType="end"/>
            </w:r>
            <w:r>
              <w:rPr>
                <w:b w:val="0"/>
                <w:noProof/>
              </w:rPr>
              <w:fldChar w:fldCharType="end"/>
            </w:r>
          </w:del>
        </w:p>
        <w:p w14:paraId="3D45C7DB" w14:textId="77777777" w:rsidR="00E56EF9" w:rsidRDefault="004D3835">
          <w:pPr>
            <w:pStyle w:val="TOC1"/>
            <w:tabs>
              <w:tab w:val="right" w:leader="dot" w:pos="9350"/>
            </w:tabs>
            <w:rPr>
              <w:del w:id="46" w:author="Author"/>
              <w:b w:val="0"/>
              <w:noProof/>
              <w:sz w:val="22"/>
              <w:szCs w:val="22"/>
            </w:rPr>
          </w:pPr>
          <w:del w:id="47" w:author="Author">
            <w:r>
              <w:rPr>
                <w:b w:val="0"/>
              </w:rPr>
              <w:fldChar w:fldCharType="begin"/>
            </w:r>
            <w:r>
              <w:delInstrText xml:space="preserve"> HYPERLINK \l "_Toc495065106" </w:delInstrText>
            </w:r>
            <w:r>
              <w:rPr>
                <w:b w:val="0"/>
              </w:rPr>
              <w:fldChar w:fldCharType="separate"/>
            </w:r>
            <w:r w:rsidR="00E56EF9" w:rsidRPr="00FC29D9">
              <w:rPr>
                <w:rStyle w:val="Hyperlink"/>
                <w:noProof/>
              </w:rPr>
              <w:delText>Appendix C. Standard Namespaces and Content Types</w:delText>
            </w:r>
            <w:r w:rsidR="00E56EF9">
              <w:rPr>
                <w:noProof/>
                <w:webHidden/>
              </w:rPr>
              <w:tab/>
            </w:r>
            <w:r w:rsidR="00E56EF9">
              <w:rPr>
                <w:b w:val="0"/>
                <w:noProof/>
                <w:webHidden/>
              </w:rPr>
              <w:fldChar w:fldCharType="begin"/>
            </w:r>
            <w:r w:rsidR="00E56EF9">
              <w:rPr>
                <w:noProof/>
                <w:webHidden/>
              </w:rPr>
              <w:delInstrText xml:space="preserve"> PAGEREF _Toc495065106 \h </w:delInstrText>
            </w:r>
            <w:r w:rsidR="00E56EF9">
              <w:rPr>
                <w:b w:val="0"/>
                <w:noProof/>
                <w:webHidden/>
              </w:rPr>
            </w:r>
            <w:r w:rsidR="00E56EF9">
              <w:rPr>
                <w:b w:val="0"/>
                <w:noProof/>
                <w:webHidden/>
              </w:rPr>
              <w:fldChar w:fldCharType="separate"/>
            </w:r>
            <w:r w:rsidR="00E56EF9">
              <w:rPr>
                <w:noProof/>
                <w:webHidden/>
              </w:rPr>
              <w:delText>22</w:delText>
            </w:r>
            <w:r w:rsidR="00E56EF9">
              <w:rPr>
                <w:b w:val="0"/>
                <w:noProof/>
                <w:webHidden/>
              </w:rPr>
              <w:fldChar w:fldCharType="end"/>
            </w:r>
            <w:r>
              <w:rPr>
                <w:b w:val="0"/>
                <w:noProof/>
              </w:rPr>
              <w:fldChar w:fldCharType="end"/>
            </w:r>
          </w:del>
        </w:p>
        <w:p w14:paraId="3910EDB5" w14:textId="77777777" w:rsidR="00E56EF9" w:rsidRDefault="004D3835">
          <w:pPr>
            <w:pStyle w:val="TOC2"/>
            <w:tabs>
              <w:tab w:val="left" w:pos="880"/>
            </w:tabs>
            <w:rPr>
              <w:del w:id="48" w:author="Author"/>
              <w:b w:val="0"/>
              <w:noProof/>
            </w:rPr>
          </w:pPr>
          <w:del w:id="49" w:author="Author">
            <w:r>
              <w:rPr>
                <w:b w:val="0"/>
              </w:rPr>
              <w:fldChar w:fldCharType="begin"/>
            </w:r>
            <w:r>
              <w:delInstrText xml:space="preserve"> HYPERLINK \l "_Toc495065107" </w:delInstrText>
            </w:r>
            <w:r>
              <w:rPr>
                <w:b w:val="0"/>
              </w:rPr>
              <w:fldChar w:fldCharType="separate"/>
            </w:r>
            <w:r w:rsidR="00E56EF9" w:rsidRPr="00FC29D9">
              <w:rPr>
                <w:rStyle w:val="Hyperlink"/>
                <w:noProof/>
              </w:rPr>
              <w:delText>C.1</w:delText>
            </w:r>
            <w:r w:rsidR="00E56EF9">
              <w:rPr>
                <w:b w:val="0"/>
                <w:noProof/>
              </w:rPr>
              <w:tab/>
            </w:r>
            <w:r w:rsidR="00E56EF9" w:rsidRPr="00FC29D9">
              <w:rPr>
                <w:rStyle w:val="Hyperlink"/>
                <w:noProof/>
              </w:rPr>
              <w:delText>Content Types</w:delText>
            </w:r>
            <w:r w:rsidR="00E56EF9">
              <w:rPr>
                <w:noProof/>
                <w:webHidden/>
              </w:rPr>
              <w:tab/>
            </w:r>
            <w:r w:rsidR="00E56EF9">
              <w:rPr>
                <w:b w:val="0"/>
                <w:noProof/>
                <w:webHidden/>
              </w:rPr>
              <w:fldChar w:fldCharType="begin"/>
            </w:r>
            <w:r w:rsidR="00E56EF9">
              <w:rPr>
                <w:noProof/>
                <w:webHidden/>
              </w:rPr>
              <w:delInstrText xml:space="preserve"> PAGEREF _Toc495065107 \h </w:delInstrText>
            </w:r>
            <w:r w:rsidR="00E56EF9">
              <w:rPr>
                <w:b w:val="0"/>
                <w:noProof/>
                <w:webHidden/>
              </w:rPr>
            </w:r>
            <w:r w:rsidR="00E56EF9">
              <w:rPr>
                <w:b w:val="0"/>
                <w:noProof/>
                <w:webHidden/>
              </w:rPr>
              <w:fldChar w:fldCharType="separate"/>
            </w:r>
            <w:r w:rsidR="00E56EF9">
              <w:rPr>
                <w:noProof/>
                <w:webHidden/>
              </w:rPr>
              <w:delText>22</w:delText>
            </w:r>
            <w:r w:rsidR="00E56EF9">
              <w:rPr>
                <w:b w:val="0"/>
                <w:noProof/>
                <w:webHidden/>
              </w:rPr>
              <w:fldChar w:fldCharType="end"/>
            </w:r>
            <w:r>
              <w:rPr>
                <w:b w:val="0"/>
                <w:noProof/>
              </w:rPr>
              <w:fldChar w:fldCharType="end"/>
            </w:r>
          </w:del>
        </w:p>
        <w:p w14:paraId="597C07BA" w14:textId="77777777" w:rsidR="00E56EF9" w:rsidRDefault="004D3835">
          <w:pPr>
            <w:pStyle w:val="TOC2"/>
            <w:tabs>
              <w:tab w:val="left" w:pos="880"/>
            </w:tabs>
            <w:rPr>
              <w:del w:id="50" w:author="Author"/>
              <w:b w:val="0"/>
              <w:noProof/>
            </w:rPr>
          </w:pPr>
          <w:del w:id="51" w:author="Author">
            <w:r>
              <w:rPr>
                <w:b w:val="0"/>
              </w:rPr>
              <w:fldChar w:fldCharType="begin"/>
            </w:r>
            <w:r>
              <w:delInstrText xml:space="preserve"> HYPERLINK \l "_Toc495065108" </w:delInstrText>
            </w:r>
            <w:r>
              <w:rPr>
                <w:b w:val="0"/>
              </w:rPr>
              <w:fldChar w:fldCharType="separate"/>
            </w:r>
            <w:r w:rsidR="00E56EF9" w:rsidRPr="00FC29D9">
              <w:rPr>
                <w:rStyle w:val="Hyperlink"/>
                <w:noProof/>
              </w:rPr>
              <w:delText>C.2</w:delText>
            </w:r>
            <w:r w:rsidR="00E56EF9">
              <w:rPr>
                <w:b w:val="0"/>
                <w:noProof/>
              </w:rPr>
              <w:tab/>
            </w:r>
            <w:r w:rsidR="00E56EF9" w:rsidRPr="00FC29D9">
              <w:rPr>
                <w:rStyle w:val="Hyperlink"/>
                <w:noProof/>
              </w:rPr>
              <w:delText>Relationship Types</w:delText>
            </w:r>
            <w:r w:rsidR="00E56EF9">
              <w:rPr>
                <w:noProof/>
                <w:webHidden/>
              </w:rPr>
              <w:tab/>
            </w:r>
            <w:r w:rsidR="00E56EF9">
              <w:rPr>
                <w:b w:val="0"/>
                <w:noProof/>
                <w:webHidden/>
              </w:rPr>
              <w:fldChar w:fldCharType="begin"/>
            </w:r>
            <w:r w:rsidR="00E56EF9">
              <w:rPr>
                <w:noProof/>
                <w:webHidden/>
              </w:rPr>
              <w:delInstrText xml:space="preserve"> PAGEREF _Toc495065108 \h </w:delInstrText>
            </w:r>
            <w:r w:rsidR="00E56EF9">
              <w:rPr>
                <w:b w:val="0"/>
                <w:noProof/>
                <w:webHidden/>
              </w:rPr>
            </w:r>
            <w:r w:rsidR="00E56EF9">
              <w:rPr>
                <w:b w:val="0"/>
                <w:noProof/>
                <w:webHidden/>
              </w:rPr>
              <w:fldChar w:fldCharType="separate"/>
            </w:r>
            <w:r w:rsidR="00E56EF9">
              <w:rPr>
                <w:noProof/>
                <w:webHidden/>
              </w:rPr>
              <w:delText>22</w:delText>
            </w:r>
            <w:r w:rsidR="00E56EF9">
              <w:rPr>
                <w:b w:val="0"/>
                <w:noProof/>
                <w:webHidden/>
              </w:rPr>
              <w:fldChar w:fldCharType="end"/>
            </w:r>
            <w:r>
              <w:rPr>
                <w:b w:val="0"/>
                <w:noProof/>
              </w:rPr>
              <w:fldChar w:fldCharType="end"/>
            </w:r>
          </w:del>
        </w:p>
        <w:p w14:paraId="064155A6" w14:textId="77777777" w:rsidR="00E56EF9" w:rsidRDefault="004D3835">
          <w:pPr>
            <w:pStyle w:val="TOC2"/>
            <w:tabs>
              <w:tab w:val="left" w:pos="880"/>
            </w:tabs>
            <w:rPr>
              <w:del w:id="52" w:author="Author"/>
              <w:b w:val="0"/>
              <w:noProof/>
            </w:rPr>
          </w:pPr>
          <w:del w:id="53" w:author="Author">
            <w:r>
              <w:rPr>
                <w:b w:val="0"/>
              </w:rPr>
              <w:fldChar w:fldCharType="begin"/>
            </w:r>
            <w:r>
              <w:delInstrText xml:space="preserve"> HYPERLINK \l "_Toc495065109" </w:delInstrText>
            </w:r>
            <w:r>
              <w:rPr>
                <w:b w:val="0"/>
              </w:rPr>
              <w:fldChar w:fldCharType="separate"/>
            </w:r>
            <w:r w:rsidR="00E56EF9" w:rsidRPr="00FC29D9">
              <w:rPr>
                <w:rStyle w:val="Hyperlink"/>
                <w:noProof/>
              </w:rPr>
              <w:delText>C.3</w:delText>
            </w:r>
            <w:r w:rsidR="00E56EF9">
              <w:rPr>
                <w:b w:val="0"/>
                <w:noProof/>
              </w:rPr>
              <w:tab/>
            </w:r>
            <w:r w:rsidR="00E56EF9" w:rsidRPr="00FC29D9">
              <w:rPr>
                <w:rStyle w:val="Hyperlink"/>
                <w:noProof/>
              </w:rPr>
              <w:delText>Namespaces</w:delText>
            </w:r>
            <w:r w:rsidR="00E56EF9">
              <w:rPr>
                <w:noProof/>
                <w:webHidden/>
              </w:rPr>
              <w:tab/>
            </w:r>
            <w:r w:rsidR="00E56EF9">
              <w:rPr>
                <w:b w:val="0"/>
                <w:noProof/>
                <w:webHidden/>
              </w:rPr>
              <w:fldChar w:fldCharType="begin"/>
            </w:r>
            <w:r w:rsidR="00E56EF9">
              <w:rPr>
                <w:noProof/>
                <w:webHidden/>
              </w:rPr>
              <w:delInstrText xml:space="preserve"> PAGEREF _Toc495065109 \h </w:delInstrText>
            </w:r>
            <w:r w:rsidR="00E56EF9">
              <w:rPr>
                <w:b w:val="0"/>
                <w:noProof/>
                <w:webHidden/>
              </w:rPr>
            </w:r>
            <w:r w:rsidR="00E56EF9">
              <w:rPr>
                <w:b w:val="0"/>
                <w:noProof/>
                <w:webHidden/>
              </w:rPr>
              <w:fldChar w:fldCharType="separate"/>
            </w:r>
            <w:r w:rsidR="00E56EF9">
              <w:rPr>
                <w:noProof/>
                <w:webHidden/>
              </w:rPr>
              <w:delText>22</w:delText>
            </w:r>
            <w:r w:rsidR="00E56EF9">
              <w:rPr>
                <w:b w:val="0"/>
                <w:noProof/>
                <w:webHidden/>
              </w:rPr>
              <w:fldChar w:fldCharType="end"/>
            </w:r>
            <w:r>
              <w:rPr>
                <w:b w:val="0"/>
                <w:noProof/>
              </w:rPr>
              <w:fldChar w:fldCharType="end"/>
            </w:r>
          </w:del>
        </w:p>
        <w:p w14:paraId="137F6413" w14:textId="77777777" w:rsidR="00E56EF9" w:rsidRDefault="004D3835">
          <w:pPr>
            <w:pStyle w:val="TOC1"/>
            <w:tabs>
              <w:tab w:val="right" w:leader="dot" w:pos="9350"/>
            </w:tabs>
            <w:rPr>
              <w:del w:id="54" w:author="Author"/>
              <w:b w:val="0"/>
              <w:noProof/>
              <w:sz w:val="22"/>
              <w:szCs w:val="22"/>
            </w:rPr>
          </w:pPr>
          <w:del w:id="55" w:author="Author">
            <w:r>
              <w:rPr>
                <w:b w:val="0"/>
              </w:rPr>
              <w:fldChar w:fldCharType="begin"/>
            </w:r>
            <w:r>
              <w:delInstrText xml:space="preserve"> HYPERLINK \l "_Toc495065110" </w:delInstrText>
            </w:r>
            <w:r>
              <w:rPr>
                <w:b w:val="0"/>
              </w:rPr>
              <w:fldChar w:fldCharType="separate"/>
            </w:r>
            <w:r w:rsidR="00E56EF9" w:rsidRPr="00FC29D9">
              <w:rPr>
                <w:rStyle w:val="Hyperlink"/>
                <w:noProof/>
              </w:rPr>
              <w:delText>References</w:delText>
            </w:r>
            <w:r w:rsidR="00E56EF9">
              <w:rPr>
                <w:noProof/>
                <w:webHidden/>
              </w:rPr>
              <w:tab/>
            </w:r>
            <w:r w:rsidR="00E56EF9">
              <w:rPr>
                <w:b w:val="0"/>
                <w:noProof/>
                <w:webHidden/>
              </w:rPr>
              <w:fldChar w:fldCharType="begin"/>
            </w:r>
            <w:r w:rsidR="00E56EF9">
              <w:rPr>
                <w:noProof/>
                <w:webHidden/>
              </w:rPr>
              <w:delInstrText xml:space="preserve"> PAGEREF _Toc495065110 \h </w:delInstrText>
            </w:r>
            <w:r w:rsidR="00E56EF9">
              <w:rPr>
                <w:b w:val="0"/>
                <w:noProof/>
                <w:webHidden/>
              </w:rPr>
            </w:r>
            <w:r w:rsidR="00E56EF9">
              <w:rPr>
                <w:b w:val="0"/>
                <w:noProof/>
                <w:webHidden/>
              </w:rPr>
              <w:fldChar w:fldCharType="separate"/>
            </w:r>
            <w:r w:rsidR="00E56EF9">
              <w:rPr>
                <w:noProof/>
                <w:webHidden/>
              </w:rPr>
              <w:delText>23</w:delText>
            </w:r>
            <w:r w:rsidR="00E56EF9">
              <w:rPr>
                <w:b w:val="0"/>
                <w:noProof/>
                <w:webHidden/>
              </w:rPr>
              <w:fldChar w:fldCharType="end"/>
            </w:r>
            <w:r>
              <w:rPr>
                <w:b w:val="0"/>
                <w:noProof/>
              </w:rPr>
              <w:fldChar w:fldCharType="end"/>
            </w:r>
          </w:del>
        </w:p>
        <w:p w14:paraId="2E088460" w14:textId="4478AA77" w:rsidR="00426EBB" w:rsidRDefault="000069FA">
          <w:pPr>
            <w:pStyle w:val="TOC1"/>
            <w:tabs>
              <w:tab w:val="right" w:leader="dot" w:pos="9350"/>
            </w:tabs>
            <w:rPr>
              <w:ins w:id="56" w:author="Author"/>
              <w:b w:val="0"/>
              <w:noProof/>
              <w:sz w:val="22"/>
              <w:szCs w:val="22"/>
            </w:rPr>
          </w:pPr>
          <w:ins w:id="57" w:author="Author">
            <w:r>
              <w:fldChar w:fldCharType="begin"/>
            </w:r>
            <w:r>
              <w:instrText xml:space="preserve"> HYPERLINK \l "_Toc520719618" </w:instrText>
            </w:r>
            <w:r>
              <w:fldChar w:fldCharType="separate"/>
            </w:r>
            <w:r w:rsidR="00426EBB" w:rsidRPr="00B4129A">
              <w:rPr>
                <w:rStyle w:val="Hyperlink"/>
                <w:noProof/>
              </w:rPr>
              <w:t>Preface</w:t>
            </w:r>
            <w:r w:rsidR="00426EBB">
              <w:rPr>
                <w:noProof/>
                <w:webHidden/>
              </w:rPr>
              <w:tab/>
            </w:r>
            <w:r w:rsidR="00426EBB">
              <w:rPr>
                <w:noProof/>
                <w:webHidden/>
              </w:rPr>
              <w:fldChar w:fldCharType="begin"/>
            </w:r>
            <w:r w:rsidR="00426EBB">
              <w:rPr>
                <w:noProof/>
                <w:webHidden/>
              </w:rPr>
              <w:instrText xml:space="preserve"> PAGEREF _Toc520719618 \h </w:instrText>
            </w:r>
          </w:ins>
          <w:r w:rsidR="00426EBB">
            <w:rPr>
              <w:noProof/>
              <w:webHidden/>
            </w:rPr>
          </w:r>
          <w:ins w:id="58" w:author="Author">
            <w:r w:rsidR="00426EBB">
              <w:rPr>
                <w:noProof/>
                <w:webHidden/>
              </w:rPr>
              <w:fldChar w:fldCharType="separate"/>
            </w:r>
            <w:r w:rsidR="001C45B2">
              <w:rPr>
                <w:noProof/>
                <w:webHidden/>
              </w:rPr>
              <w:t>4</w:t>
            </w:r>
            <w:r w:rsidR="00426EBB">
              <w:rPr>
                <w:noProof/>
                <w:webHidden/>
              </w:rPr>
              <w:fldChar w:fldCharType="end"/>
            </w:r>
            <w:r>
              <w:rPr>
                <w:noProof/>
              </w:rPr>
              <w:fldChar w:fldCharType="end"/>
            </w:r>
          </w:ins>
        </w:p>
        <w:p w14:paraId="17CB1571" w14:textId="64306395" w:rsidR="00426EBB" w:rsidRDefault="000069FA">
          <w:pPr>
            <w:pStyle w:val="TOC2"/>
            <w:rPr>
              <w:ins w:id="59" w:author="Author"/>
              <w:b w:val="0"/>
              <w:noProof/>
            </w:rPr>
          </w:pPr>
          <w:ins w:id="60" w:author="Author">
            <w:r>
              <w:fldChar w:fldCharType="begin"/>
            </w:r>
            <w:r>
              <w:instrText xml:space="preserve"> HYPERLINK \l "_Toc520719619" </w:instrText>
            </w:r>
            <w:r>
              <w:fldChar w:fldCharType="separate"/>
            </w:r>
            <w:r w:rsidR="00426EBB" w:rsidRPr="00B4129A">
              <w:rPr>
                <w:rStyle w:val="Hyperlink"/>
                <w:noProof/>
              </w:rPr>
              <w:t>About this Specification</w:t>
            </w:r>
            <w:r w:rsidR="00426EBB">
              <w:rPr>
                <w:noProof/>
                <w:webHidden/>
              </w:rPr>
              <w:tab/>
            </w:r>
            <w:r w:rsidR="00426EBB">
              <w:rPr>
                <w:noProof/>
                <w:webHidden/>
              </w:rPr>
              <w:fldChar w:fldCharType="begin"/>
            </w:r>
            <w:r w:rsidR="00426EBB">
              <w:rPr>
                <w:noProof/>
                <w:webHidden/>
              </w:rPr>
              <w:instrText xml:space="preserve"> PAGEREF _Toc520719619 \h </w:instrText>
            </w:r>
          </w:ins>
          <w:r w:rsidR="00426EBB">
            <w:rPr>
              <w:noProof/>
              <w:webHidden/>
            </w:rPr>
          </w:r>
          <w:ins w:id="61" w:author="Author">
            <w:r w:rsidR="00426EBB">
              <w:rPr>
                <w:noProof/>
                <w:webHidden/>
              </w:rPr>
              <w:fldChar w:fldCharType="separate"/>
            </w:r>
            <w:r w:rsidR="001C45B2">
              <w:rPr>
                <w:noProof/>
                <w:webHidden/>
              </w:rPr>
              <w:t>4</w:t>
            </w:r>
            <w:r w:rsidR="00426EBB">
              <w:rPr>
                <w:noProof/>
                <w:webHidden/>
              </w:rPr>
              <w:fldChar w:fldCharType="end"/>
            </w:r>
            <w:r>
              <w:rPr>
                <w:noProof/>
              </w:rPr>
              <w:fldChar w:fldCharType="end"/>
            </w:r>
          </w:ins>
        </w:p>
        <w:p w14:paraId="65025D3A" w14:textId="2F69287E" w:rsidR="00426EBB" w:rsidRDefault="000069FA">
          <w:pPr>
            <w:pStyle w:val="TOC2"/>
            <w:rPr>
              <w:ins w:id="62" w:author="Author"/>
              <w:b w:val="0"/>
              <w:noProof/>
            </w:rPr>
          </w:pPr>
          <w:ins w:id="63" w:author="Author">
            <w:r>
              <w:fldChar w:fldCharType="begin"/>
            </w:r>
            <w:r>
              <w:instrText xml:space="preserve"> HYPERLINK \l "_Toc520719620" </w:instrText>
            </w:r>
            <w:r>
              <w:fldChar w:fldCharType="separate"/>
            </w:r>
            <w:r w:rsidR="00426EBB" w:rsidRPr="00B4129A">
              <w:rPr>
                <w:rStyle w:val="Hyperlink"/>
                <w:noProof/>
              </w:rPr>
              <w:t>Document Conventions</w:t>
            </w:r>
            <w:r w:rsidR="00426EBB">
              <w:rPr>
                <w:noProof/>
                <w:webHidden/>
              </w:rPr>
              <w:tab/>
            </w:r>
            <w:r w:rsidR="00426EBB">
              <w:rPr>
                <w:noProof/>
                <w:webHidden/>
              </w:rPr>
              <w:fldChar w:fldCharType="begin"/>
            </w:r>
            <w:r w:rsidR="00426EBB">
              <w:rPr>
                <w:noProof/>
                <w:webHidden/>
              </w:rPr>
              <w:instrText xml:space="preserve"> PAGEREF _Toc520719620 \h </w:instrText>
            </w:r>
          </w:ins>
          <w:r w:rsidR="00426EBB">
            <w:rPr>
              <w:noProof/>
              <w:webHidden/>
            </w:rPr>
          </w:r>
          <w:ins w:id="64" w:author="Author">
            <w:r w:rsidR="00426EBB">
              <w:rPr>
                <w:noProof/>
                <w:webHidden/>
              </w:rPr>
              <w:fldChar w:fldCharType="separate"/>
            </w:r>
            <w:r w:rsidR="001C45B2">
              <w:rPr>
                <w:noProof/>
                <w:webHidden/>
              </w:rPr>
              <w:t>4</w:t>
            </w:r>
            <w:r w:rsidR="00426EBB">
              <w:rPr>
                <w:noProof/>
                <w:webHidden/>
              </w:rPr>
              <w:fldChar w:fldCharType="end"/>
            </w:r>
            <w:r>
              <w:rPr>
                <w:noProof/>
              </w:rPr>
              <w:fldChar w:fldCharType="end"/>
            </w:r>
          </w:ins>
        </w:p>
        <w:p w14:paraId="26BF575C" w14:textId="704329AF" w:rsidR="00426EBB" w:rsidRDefault="000069FA">
          <w:pPr>
            <w:pStyle w:val="TOC2"/>
            <w:rPr>
              <w:ins w:id="65" w:author="Author"/>
              <w:b w:val="0"/>
              <w:noProof/>
            </w:rPr>
          </w:pPr>
          <w:ins w:id="66" w:author="Author">
            <w:r>
              <w:fldChar w:fldCharType="begin"/>
            </w:r>
            <w:r>
              <w:instrText xml:space="preserve"> HYPERLINK \l "_Toc520719621" </w:instrText>
            </w:r>
            <w:r>
              <w:fldChar w:fldCharType="separate"/>
            </w:r>
            <w:r w:rsidR="00426EBB" w:rsidRPr="00B4129A">
              <w:rPr>
                <w:rStyle w:val="Hyperlink"/>
                <w:noProof/>
              </w:rPr>
              <w:t>Language Notes</w:t>
            </w:r>
            <w:r w:rsidR="00426EBB">
              <w:rPr>
                <w:noProof/>
                <w:webHidden/>
              </w:rPr>
              <w:tab/>
            </w:r>
            <w:r w:rsidR="00426EBB">
              <w:rPr>
                <w:noProof/>
                <w:webHidden/>
              </w:rPr>
              <w:fldChar w:fldCharType="begin"/>
            </w:r>
            <w:r w:rsidR="00426EBB">
              <w:rPr>
                <w:noProof/>
                <w:webHidden/>
              </w:rPr>
              <w:instrText xml:space="preserve"> PAGEREF _Toc520719621 \h </w:instrText>
            </w:r>
          </w:ins>
          <w:r w:rsidR="00426EBB">
            <w:rPr>
              <w:noProof/>
              <w:webHidden/>
            </w:rPr>
          </w:r>
          <w:ins w:id="67" w:author="Author">
            <w:r w:rsidR="00426EBB">
              <w:rPr>
                <w:noProof/>
                <w:webHidden/>
              </w:rPr>
              <w:fldChar w:fldCharType="separate"/>
            </w:r>
            <w:r w:rsidR="001C45B2">
              <w:rPr>
                <w:noProof/>
                <w:webHidden/>
              </w:rPr>
              <w:t>4</w:t>
            </w:r>
            <w:r w:rsidR="00426EBB">
              <w:rPr>
                <w:noProof/>
                <w:webHidden/>
              </w:rPr>
              <w:fldChar w:fldCharType="end"/>
            </w:r>
            <w:r>
              <w:rPr>
                <w:noProof/>
              </w:rPr>
              <w:fldChar w:fldCharType="end"/>
            </w:r>
          </w:ins>
        </w:p>
        <w:p w14:paraId="15871D5F" w14:textId="5BA31C74" w:rsidR="00426EBB" w:rsidRDefault="000069FA">
          <w:pPr>
            <w:pStyle w:val="TOC2"/>
            <w:rPr>
              <w:ins w:id="68" w:author="Author"/>
              <w:b w:val="0"/>
              <w:noProof/>
            </w:rPr>
          </w:pPr>
          <w:ins w:id="69" w:author="Author">
            <w:r>
              <w:fldChar w:fldCharType="begin"/>
            </w:r>
            <w:r>
              <w:instrText xml:space="preserve"> HYPERLINK \l "_Toc520719622" </w:instrText>
            </w:r>
            <w:r>
              <w:fldChar w:fldCharType="separate"/>
            </w:r>
            <w:r w:rsidR="00426EBB" w:rsidRPr="00B4129A">
              <w:rPr>
                <w:rStyle w:val="Hyperlink"/>
                <w:noProof/>
              </w:rPr>
              <w:t>Software Conformance</w:t>
            </w:r>
            <w:r w:rsidR="00426EBB">
              <w:rPr>
                <w:noProof/>
                <w:webHidden/>
              </w:rPr>
              <w:tab/>
            </w:r>
            <w:r w:rsidR="00426EBB">
              <w:rPr>
                <w:noProof/>
                <w:webHidden/>
              </w:rPr>
              <w:fldChar w:fldCharType="begin"/>
            </w:r>
            <w:r w:rsidR="00426EBB">
              <w:rPr>
                <w:noProof/>
                <w:webHidden/>
              </w:rPr>
              <w:instrText xml:space="preserve"> PAGEREF _Toc520719622 \h </w:instrText>
            </w:r>
          </w:ins>
          <w:r w:rsidR="00426EBB">
            <w:rPr>
              <w:noProof/>
              <w:webHidden/>
            </w:rPr>
          </w:r>
          <w:ins w:id="70" w:author="Author">
            <w:r w:rsidR="00426EBB">
              <w:rPr>
                <w:noProof/>
                <w:webHidden/>
              </w:rPr>
              <w:fldChar w:fldCharType="separate"/>
            </w:r>
            <w:r w:rsidR="001C45B2">
              <w:rPr>
                <w:noProof/>
                <w:webHidden/>
              </w:rPr>
              <w:t>5</w:t>
            </w:r>
            <w:r w:rsidR="00426EBB">
              <w:rPr>
                <w:noProof/>
                <w:webHidden/>
              </w:rPr>
              <w:fldChar w:fldCharType="end"/>
            </w:r>
            <w:r>
              <w:rPr>
                <w:noProof/>
              </w:rPr>
              <w:fldChar w:fldCharType="end"/>
            </w:r>
          </w:ins>
        </w:p>
        <w:p w14:paraId="7B7E7AC8" w14:textId="1B876DFA" w:rsidR="00426EBB" w:rsidRDefault="000069FA">
          <w:pPr>
            <w:pStyle w:val="TOC1"/>
            <w:tabs>
              <w:tab w:val="right" w:leader="dot" w:pos="9350"/>
            </w:tabs>
            <w:rPr>
              <w:ins w:id="71" w:author="Author"/>
              <w:b w:val="0"/>
              <w:noProof/>
              <w:sz w:val="22"/>
              <w:szCs w:val="22"/>
            </w:rPr>
          </w:pPr>
          <w:ins w:id="72" w:author="Author">
            <w:r>
              <w:fldChar w:fldCharType="begin"/>
            </w:r>
            <w:r>
              <w:instrText xml:space="preserve"> HYPERLINK \l "_Toc520719623" </w:instrText>
            </w:r>
            <w:r>
              <w:fldChar w:fldCharType="separate"/>
            </w:r>
            <w:r w:rsidR="00426EBB" w:rsidRPr="00B4129A">
              <w:rPr>
                <w:rStyle w:val="Hyperlink"/>
                <w:noProof/>
              </w:rPr>
              <w:t>Part I: 3MF Documents</w:t>
            </w:r>
            <w:r w:rsidR="00426EBB">
              <w:rPr>
                <w:noProof/>
                <w:webHidden/>
              </w:rPr>
              <w:tab/>
            </w:r>
            <w:r w:rsidR="00426EBB">
              <w:rPr>
                <w:noProof/>
                <w:webHidden/>
              </w:rPr>
              <w:fldChar w:fldCharType="begin"/>
            </w:r>
            <w:r w:rsidR="00426EBB">
              <w:rPr>
                <w:noProof/>
                <w:webHidden/>
              </w:rPr>
              <w:instrText xml:space="preserve"> PAGEREF _Toc520719623 \h </w:instrText>
            </w:r>
          </w:ins>
          <w:r w:rsidR="00426EBB">
            <w:rPr>
              <w:noProof/>
              <w:webHidden/>
            </w:rPr>
          </w:r>
          <w:ins w:id="73" w:author="Author">
            <w:r w:rsidR="00426EBB">
              <w:rPr>
                <w:noProof/>
                <w:webHidden/>
              </w:rPr>
              <w:fldChar w:fldCharType="separate"/>
            </w:r>
            <w:r w:rsidR="001C45B2">
              <w:rPr>
                <w:noProof/>
                <w:webHidden/>
              </w:rPr>
              <w:t>6</w:t>
            </w:r>
            <w:r w:rsidR="00426EBB">
              <w:rPr>
                <w:noProof/>
                <w:webHidden/>
              </w:rPr>
              <w:fldChar w:fldCharType="end"/>
            </w:r>
            <w:r>
              <w:rPr>
                <w:noProof/>
              </w:rPr>
              <w:fldChar w:fldCharType="end"/>
            </w:r>
          </w:ins>
        </w:p>
        <w:p w14:paraId="3E39507B" w14:textId="3592CF83" w:rsidR="00426EBB" w:rsidRDefault="000069FA">
          <w:pPr>
            <w:pStyle w:val="TOC1"/>
            <w:tabs>
              <w:tab w:val="right" w:leader="dot" w:pos="9350"/>
            </w:tabs>
            <w:rPr>
              <w:ins w:id="74" w:author="Author"/>
              <w:b w:val="0"/>
              <w:noProof/>
              <w:sz w:val="22"/>
              <w:szCs w:val="22"/>
            </w:rPr>
          </w:pPr>
          <w:ins w:id="75" w:author="Author">
            <w:r>
              <w:fldChar w:fldCharType="begin"/>
            </w:r>
            <w:r>
              <w:instrText xml:space="preserve"> HYPERLINK \l "_Toc520719624" </w:instrText>
            </w:r>
            <w:r>
              <w:fldChar w:fldCharType="separate"/>
            </w:r>
            <w:r w:rsidR="00426EBB" w:rsidRPr="00B4129A">
              <w:rPr>
                <w:rStyle w:val="Hyperlink"/>
                <w:noProof/>
              </w:rPr>
              <w:t>Chapter 1. Overview of Additions</w:t>
            </w:r>
            <w:r w:rsidR="00426EBB">
              <w:rPr>
                <w:noProof/>
                <w:webHidden/>
              </w:rPr>
              <w:tab/>
            </w:r>
            <w:r w:rsidR="00426EBB">
              <w:rPr>
                <w:noProof/>
                <w:webHidden/>
              </w:rPr>
              <w:fldChar w:fldCharType="begin"/>
            </w:r>
            <w:r w:rsidR="00426EBB">
              <w:rPr>
                <w:noProof/>
                <w:webHidden/>
              </w:rPr>
              <w:instrText xml:space="preserve"> PAGEREF _Toc520719624 \h </w:instrText>
            </w:r>
          </w:ins>
          <w:r w:rsidR="00426EBB">
            <w:rPr>
              <w:noProof/>
              <w:webHidden/>
            </w:rPr>
          </w:r>
          <w:ins w:id="76" w:author="Author">
            <w:r w:rsidR="00426EBB">
              <w:rPr>
                <w:noProof/>
                <w:webHidden/>
              </w:rPr>
              <w:fldChar w:fldCharType="separate"/>
            </w:r>
            <w:r w:rsidR="001C45B2">
              <w:rPr>
                <w:noProof/>
                <w:webHidden/>
              </w:rPr>
              <w:t>7</w:t>
            </w:r>
            <w:r w:rsidR="00426EBB">
              <w:rPr>
                <w:noProof/>
                <w:webHidden/>
              </w:rPr>
              <w:fldChar w:fldCharType="end"/>
            </w:r>
            <w:r>
              <w:rPr>
                <w:noProof/>
              </w:rPr>
              <w:fldChar w:fldCharType="end"/>
            </w:r>
          </w:ins>
        </w:p>
        <w:p w14:paraId="37D1420C" w14:textId="5C2F9733" w:rsidR="00426EBB" w:rsidRDefault="000069FA">
          <w:pPr>
            <w:pStyle w:val="TOC2"/>
            <w:rPr>
              <w:ins w:id="77" w:author="Author"/>
              <w:b w:val="0"/>
              <w:noProof/>
            </w:rPr>
          </w:pPr>
          <w:ins w:id="78" w:author="Author">
            <w:r>
              <w:fldChar w:fldCharType="begin"/>
            </w:r>
            <w:r>
              <w:instrText xml:space="preserve"> HYPERLINK \l "_Toc520719625" </w:instrText>
            </w:r>
            <w:r>
              <w:fldChar w:fldCharType="separate"/>
            </w:r>
            <w:r w:rsidR="00426EBB" w:rsidRPr="00B4129A">
              <w:rPr>
                <w:rStyle w:val="Hyperlink"/>
                <w:noProof/>
              </w:rPr>
              <w:t>1.1. Resources</w:t>
            </w:r>
            <w:r w:rsidR="00426EBB">
              <w:rPr>
                <w:noProof/>
                <w:webHidden/>
              </w:rPr>
              <w:tab/>
            </w:r>
            <w:r w:rsidR="00426EBB">
              <w:rPr>
                <w:noProof/>
                <w:webHidden/>
              </w:rPr>
              <w:fldChar w:fldCharType="begin"/>
            </w:r>
            <w:r w:rsidR="00426EBB">
              <w:rPr>
                <w:noProof/>
                <w:webHidden/>
              </w:rPr>
              <w:instrText xml:space="preserve"> PAGEREF _Toc520719625 \h </w:instrText>
            </w:r>
          </w:ins>
          <w:r w:rsidR="00426EBB">
            <w:rPr>
              <w:noProof/>
              <w:webHidden/>
            </w:rPr>
          </w:r>
          <w:ins w:id="79" w:author="Author">
            <w:r w:rsidR="00426EBB">
              <w:rPr>
                <w:noProof/>
                <w:webHidden/>
              </w:rPr>
              <w:fldChar w:fldCharType="separate"/>
            </w:r>
            <w:r w:rsidR="001C45B2">
              <w:rPr>
                <w:noProof/>
                <w:webHidden/>
              </w:rPr>
              <w:t>12</w:t>
            </w:r>
            <w:r w:rsidR="00426EBB">
              <w:rPr>
                <w:noProof/>
                <w:webHidden/>
              </w:rPr>
              <w:fldChar w:fldCharType="end"/>
            </w:r>
            <w:r>
              <w:rPr>
                <w:noProof/>
              </w:rPr>
              <w:fldChar w:fldCharType="end"/>
            </w:r>
          </w:ins>
        </w:p>
        <w:p w14:paraId="71DF8526" w14:textId="28C86BBA" w:rsidR="00426EBB" w:rsidRDefault="000069FA">
          <w:pPr>
            <w:pStyle w:val="TOC2"/>
            <w:rPr>
              <w:ins w:id="80" w:author="Author"/>
              <w:b w:val="0"/>
              <w:noProof/>
            </w:rPr>
          </w:pPr>
          <w:ins w:id="81" w:author="Author">
            <w:r>
              <w:lastRenderedPageBreak/>
              <w:fldChar w:fldCharType="begin"/>
            </w:r>
            <w:r>
              <w:instrText xml:space="preserve"> HYPERLINK \l "_Toc520719626" </w:instrText>
            </w:r>
            <w:r>
              <w:fldChar w:fldCharType="separate"/>
            </w:r>
            <w:r w:rsidR="00426EBB" w:rsidRPr="00B4129A">
              <w:rPr>
                <w:rStyle w:val="Hyperlink"/>
                <w:noProof/>
              </w:rPr>
              <w:t>1.2. sRGB and linear color values</w:t>
            </w:r>
            <w:r w:rsidR="00426EBB">
              <w:rPr>
                <w:noProof/>
                <w:webHidden/>
              </w:rPr>
              <w:tab/>
            </w:r>
            <w:r w:rsidR="00426EBB">
              <w:rPr>
                <w:noProof/>
                <w:webHidden/>
              </w:rPr>
              <w:fldChar w:fldCharType="begin"/>
            </w:r>
            <w:r w:rsidR="00426EBB">
              <w:rPr>
                <w:noProof/>
                <w:webHidden/>
              </w:rPr>
              <w:instrText xml:space="preserve"> PAGEREF _Toc520719626 \h </w:instrText>
            </w:r>
          </w:ins>
          <w:r w:rsidR="00426EBB">
            <w:rPr>
              <w:noProof/>
              <w:webHidden/>
            </w:rPr>
          </w:r>
          <w:ins w:id="82" w:author="Author">
            <w:r w:rsidR="00426EBB">
              <w:rPr>
                <w:noProof/>
                <w:webHidden/>
              </w:rPr>
              <w:fldChar w:fldCharType="separate"/>
            </w:r>
            <w:r w:rsidR="001C45B2">
              <w:rPr>
                <w:noProof/>
                <w:webHidden/>
              </w:rPr>
              <w:t>12</w:t>
            </w:r>
            <w:r w:rsidR="00426EBB">
              <w:rPr>
                <w:noProof/>
                <w:webHidden/>
              </w:rPr>
              <w:fldChar w:fldCharType="end"/>
            </w:r>
            <w:r>
              <w:rPr>
                <w:noProof/>
              </w:rPr>
              <w:fldChar w:fldCharType="end"/>
            </w:r>
          </w:ins>
        </w:p>
        <w:p w14:paraId="2703E4E3" w14:textId="2BD97D23" w:rsidR="00426EBB" w:rsidRDefault="000069FA">
          <w:pPr>
            <w:pStyle w:val="TOC2"/>
            <w:rPr>
              <w:ins w:id="83" w:author="Author"/>
              <w:b w:val="0"/>
              <w:noProof/>
            </w:rPr>
          </w:pPr>
          <w:ins w:id="84" w:author="Author">
            <w:r>
              <w:fldChar w:fldCharType="begin"/>
            </w:r>
            <w:r>
              <w:instrText xml:space="preserve"> HYPERLINK \l "_Toc520719627" </w:instrText>
            </w:r>
            <w:r>
              <w:fldChar w:fldCharType="separate"/>
            </w:r>
            <w:r w:rsidR="00426EBB" w:rsidRPr="00B4129A">
              <w:rPr>
                <w:rStyle w:val="Hyperlink"/>
                <w:noProof/>
              </w:rPr>
              <w:t>1.3. Material Gradients and Interpolation Methods</w:t>
            </w:r>
            <w:r w:rsidR="00426EBB">
              <w:rPr>
                <w:noProof/>
                <w:webHidden/>
              </w:rPr>
              <w:tab/>
            </w:r>
            <w:r w:rsidR="00426EBB">
              <w:rPr>
                <w:noProof/>
                <w:webHidden/>
              </w:rPr>
              <w:fldChar w:fldCharType="begin"/>
            </w:r>
            <w:r w:rsidR="00426EBB">
              <w:rPr>
                <w:noProof/>
                <w:webHidden/>
              </w:rPr>
              <w:instrText xml:space="preserve"> PAGEREF _Toc520719627 \h </w:instrText>
            </w:r>
          </w:ins>
          <w:r w:rsidR="00426EBB">
            <w:rPr>
              <w:noProof/>
              <w:webHidden/>
            </w:rPr>
          </w:r>
          <w:ins w:id="85" w:author="Author">
            <w:r w:rsidR="00426EBB">
              <w:rPr>
                <w:noProof/>
                <w:webHidden/>
              </w:rPr>
              <w:fldChar w:fldCharType="separate"/>
            </w:r>
            <w:r w:rsidR="001C45B2">
              <w:rPr>
                <w:noProof/>
                <w:webHidden/>
              </w:rPr>
              <w:t>14</w:t>
            </w:r>
            <w:r w:rsidR="00426EBB">
              <w:rPr>
                <w:noProof/>
                <w:webHidden/>
              </w:rPr>
              <w:fldChar w:fldCharType="end"/>
            </w:r>
            <w:r>
              <w:rPr>
                <w:noProof/>
              </w:rPr>
              <w:fldChar w:fldCharType="end"/>
            </w:r>
          </w:ins>
        </w:p>
        <w:p w14:paraId="5B70A976" w14:textId="51A274E4" w:rsidR="00426EBB" w:rsidRDefault="000069FA">
          <w:pPr>
            <w:pStyle w:val="TOC2"/>
            <w:rPr>
              <w:ins w:id="86" w:author="Author"/>
              <w:b w:val="0"/>
              <w:noProof/>
            </w:rPr>
          </w:pPr>
          <w:ins w:id="87" w:author="Author">
            <w:r>
              <w:fldChar w:fldCharType="begin"/>
            </w:r>
            <w:r>
              <w:instrText xml:space="preserve"> HYPERLINK \l "_Toc520719628" </w:instrText>
            </w:r>
            <w:r>
              <w:fldChar w:fldCharType="separate"/>
            </w:r>
            <w:r w:rsidR="00426EBB" w:rsidRPr="00B4129A">
              <w:rPr>
                <w:rStyle w:val="Hyperlink"/>
                <w:noProof/>
              </w:rPr>
              <w:t>1.4. Base Materials</w:t>
            </w:r>
            <w:r w:rsidR="00426EBB">
              <w:rPr>
                <w:noProof/>
                <w:webHidden/>
              </w:rPr>
              <w:tab/>
            </w:r>
            <w:r w:rsidR="00426EBB">
              <w:rPr>
                <w:noProof/>
                <w:webHidden/>
              </w:rPr>
              <w:fldChar w:fldCharType="begin"/>
            </w:r>
            <w:r w:rsidR="00426EBB">
              <w:rPr>
                <w:noProof/>
                <w:webHidden/>
              </w:rPr>
              <w:instrText xml:space="preserve"> PAGEREF _Toc520719628 \h </w:instrText>
            </w:r>
          </w:ins>
          <w:r w:rsidR="00426EBB">
            <w:rPr>
              <w:noProof/>
              <w:webHidden/>
            </w:rPr>
          </w:r>
          <w:ins w:id="88" w:author="Author">
            <w:r w:rsidR="00426EBB">
              <w:rPr>
                <w:noProof/>
                <w:webHidden/>
              </w:rPr>
              <w:fldChar w:fldCharType="separate"/>
            </w:r>
            <w:r w:rsidR="001C45B2">
              <w:rPr>
                <w:noProof/>
                <w:webHidden/>
              </w:rPr>
              <w:t>14</w:t>
            </w:r>
            <w:r w:rsidR="00426EBB">
              <w:rPr>
                <w:noProof/>
                <w:webHidden/>
              </w:rPr>
              <w:fldChar w:fldCharType="end"/>
            </w:r>
            <w:r>
              <w:rPr>
                <w:noProof/>
              </w:rPr>
              <w:fldChar w:fldCharType="end"/>
            </w:r>
          </w:ins>
        </w:p>
        <w:p w14:paraId="0C21FB46" w14:textId="606B2C1D" w:rsidR="00426EBB" w:rsidRDefault="000069FA">
          <w:pPr>
            <w:pStyle w:val="TOC1"/>
            <w:tabs>
              <w:tab w:val="right" w:leader="dot" w:pos="9350"/>
            </w:tabs>
            <w:rPr>
              <w:ins w:id="89" w:author="Author"/>
              <w:b w:val="0"/>
              <w:noProof/>
              <w:sz w:val="22"/>
              <w:szCs w:val="22"/>
            </w:rPr>
          </w:pPr>
          <w:ins w:id="90" w:author="Author">
            <w:r>
              <w:fldChar w:fldCharType="begin"/>
            </w:r>
            <w:r>
              <w:instrText xml:space="preserve"> HYPERLINK \l "_Toc520719629" </w:instrText>
            </w:r>
            <w:r>
              <w:fldChar w:fldCharType="separate"/>
            </w:r>
            <w:r w:rsidR="00426EBB" w:rsidRPr="00B4129A">
              <w:rPr>
                <w:rStyle w:val="Hyperlink"/>
                <w:noProof/>
              </w:rPr>
              <w:t>Chapter 2. Color Groups</w:t>
            </w:r>
            <w:r w:rsidR="00426EBB">
              <w:rPr>
                <w:noProof/>
                <w:webHidden/>
              </w:rPr>
              <w:tab/>
            </w:r>
            <w:r w:rsidR="00426EBB">
              <w:rPr>
                <w:noProof/>
                <w:webHidden/>
              </w:rPr>
              <w:fldChar w:fldCharType="begin"/>
            </w:r>
            <w:r w:rsidR="00426EBB">
              <w:rPr>
                <w:noProof/>
                <w:webHidden/>
              </w:rPr>
              <w:instrText xml:space="preserve"> PAGEREF _Toc520719629 \h </w:instrText>
            </w:r>
          </w:ins>
          <w:r w:rsidR="00426EBB">
            <w:rPr>
              <w:noProof/>
              <w:webHidden/>
            </w:rPr>
          </w:r>
          <w:ins w:id="91" w:author="Author">
            <w:r w:rsidR="00426EBB">
              <w:rPr>
                <w:noProof/>
                <w:webHidden/>
              </w:rPr>
              <w:fldChar w:fldCharType="separate"/>
            </w:r>
            <w:r w:rsidR="001C45B2">
              <w:rPr>
                <w:noProof/>
                <w:webHidden/>
              </w:rPr>
              <w:t>15</w:t>
            </w:r>
            <w:r w:rsidR="00426EBB">
              <w:rPr>
                <w:noProof/>
                <w:webHidden/>
              </w:rPr>
              <w:fldChar w:fldCharType="end"/>
            </w:r>
            <w:r>
              <w:rPr>
                <w:noProof/>
              </w:rPr>
              <w:fldChar w:fldCharType="end"/>
            </w:r>
          </w:ins>
        </w:p>
        <w:p w14:paraId="0EB15305" w14:textId="0A8833D9" w:rsidR="00426EBB" w:rsidRDefault="000069FA">
          <w:pPr>
            <w:pStyle w:val="TOC2"/>
            <w:rPr>
              <w:ins w:id="92" w:author="Author"/>
              <w:b w:val="0"/>
              <w:noProof/>
            </w:rPr>
          </w:pPr>
          <w:ins w:id="93" w:author="Author">
            <w:r>
              <w:fldChar w:fldCharType="begin"/>
            </w:r>
            <w:r>
              <w:instrText xml:space="preserve"> HYPERLINK \l "_Toc520719630" </w:instrText>
            </w:r>
            <w:r>
              <w:fldChar w:fldCharType="separate"/>
            </w:r>
            <w:r w:rsidR="00426EBB" w:rsidRPr="00B4129A">
              <w:rPr>
                <w:rStyle w:val="Hyperlink"/>
                <w:noProof/>
              </w:rPr>
              <w:t>2.1. Color</w:t>
            </w:r>
            <w:r w:rsidR="00426EBB">
              <w:rPr>
                <w:noProof/>
                <w:webHidden/>
              </w:rPr>
              <w:tab/>
            </w:r>
            <w:r w:rsidR="00426EBB">
              <w:rPr>
                <w:noProof/>
                <w:webHidden/>
              </w:rPr>
              <w:fldChar w:fldCharType="begin"/>
            </w:r>
            <w:r w:rsidR="00426EBB">
              <w:rPr>
                <w:noProof/>
                <w:webHidden/>
              </w:rPr>
              <w:instrText xml:space="preserve"> PAGEREF _Toc520719630 \h </w:instrText>
            </w:r>
          </w:ins>
          <w:r w:rsidR="00426EBB">
            <w:rPr>
              <w:noProof/>
              <w:webHidden/>
            </w:rPr>
          </w:r>
          <w:ins w:id="94" w:author="Author">
            <w:r w:rsidR="00426EBB">
              <w:rPr>
                <w:noProof/>
                <w:webHidden/>
              </w:rPr>
              <w:fldChar w:fldCharType="separate"/>
            </w:r>
            <w:r w:rsidR="001C45B2">
              <w:rPr>
                <w:noProof/>
                <w:webHidden/>
              </w:rPr>
              <w:t>16</w:t>
            </w:r>
            <w:r w:rsidR="00426EBB">
              <w:rPr>
                <w:noProof/>
                <w:webHidden/>
              </w:rPr>
              <w:fldChar w:fldCharType="end"/>
            </w:r>
            <w:r>
              <w:rPr>
                <w:noProof/>
              </w:rPr>
              <w:fldChar w:fldCharType="end"/>
            </w:r>
          </w:ins>
        </w:p>
        <w:p w14:paraId="43CAAF32" w14:textId="2639C11C" w:rsidR="00426EBB" w:rsidRDefault="000069FA">
          <w:pPr>
            <w:pStyle w:val="TOC1"/>
            <w:tabs>
              <w:tab w:val="right" w:leader="dot" w:pos="9350"/>
            </w:tabs>
            <w:rPr>
              <w:ins w:id="95" w:author="Author"/>
              <w:b w:val="0"/>
              <w:noProof/>
              <w:sz w:val="22"/>
              <w:szCs w:val="22"/>
            </w:rPr>
          </w:pPr>
          <w:ins w:id="96" w:author="Author">
            <w:r>
              <w:fldChar w:fldCharType="begin"/>
            </w:r>
            <w:r>
              <w:instrText xml:space="preserve"> HYPERLINK \l "_Toc520719631" </w:instrText>
            </w:r>
            <w:r>
              <w:fldChar w:fldCharType="separate"/>
            </w:r>
            <w:r w:rsidR="00426EBB" w:rsidRPr="00B4129A">
              <w:rPr>
                <w:rStyle w:val="Hyperlink"/>
                <w:noProof/>
              </w:rPr>
              <w:t>Chapter 3. Texture 2D Groups</w:t>
            </w:r>
            <w:r w:rsidR="00426EBB">
              <w:rPr>
                <w:noProof/>
                <w:webHidden/>
              </w:rPr>
              <w:tab/>
            </w:r>
            <w:r w:rsidR="00426EBB">
              <w:rPr>
                <w:noProof/>
                <w:webHidden/>
              </w:rPr>
              <w:fldChar w:fldCharType="begin"/>
            </w:r>
            <w:r w:rsidR="00426EBB">
              <w:rPr>
                <w:noProof/>
                <w:webHidden/>
              </w:rPr>
              <w:instrText xml:space="preserve"> PAGEREF _Toc520719631 \h </w:instrText>
            </w:r>
          </w:ins>
          <w:r w:rsidR="00426EBB">
            <w:rPr>
              <w:noProof/>
              <w:webHidden/>
            </w:rPr>
          </w:r>
          <w:ins w:id="97" w:author="Author">
            <w:r w:rsidR="00426EBB">
              <w:rPr>
                <w:noProof/>
                <w:webHidden/>
              </w:rPr>
              <w:fldChar w:fldCharType="separate"/>
            </w:r>
            <w:r w:rsidR="001C45B2">
              <w:rPr>
                <w:noProof/>
                <w:webHidden/>
              </w:rPr>
              <w:t>17</w:t>
            </w:r>
            <w:r w:rsidR="00426EBB">
              <w:rPr>
                <w:noProof/>
                <w:webHidden/>
              </w:rPr>
              <w:fldChar w:fldCharType="end"/>
            </w:r>
            <w:r>
              <w:rPr>
                <w:noProof/>
              </w:rPr>
              <w:fldChar w:fldCharType="end"/>
            </w:r>
          </w:ins>
        </w:p>
        <w:p w14:paraId="51AFFCD6" w14:textId="10B20845" w:rsidR="00426EBB" w:rsidRDefault="000069FA">
          <w:pPr>
            <w:pStyle w:val="TOC2"/>
            <w:rPr>
              <w:ins w:id="98" w:author="Author"/>
              <w:b w:val="0"/>
              <w:noProof/>
            </w:rPr>
          </w:pPr>
          <w:ins w:id="99" w:author="Author">
            <w:r>
              <w:fldChar w:fldCharType="begin"/>
            </w:r>
            <w:r>
              <w:instrText xml:space="preserve"> HYPERLINK \l "_Toc520719632" </w:instrText>
            </w:r>
            <w:r>
              <w:fldChar w:fldCharType="separate"/>
            </w:r>
            <w:r w:rsidR="00426EBB" w:rsidRPr="00B4129A">
              <w:rPr>
                <w:rStyle w:val="Hyperlink"/>
                <w:noProof/>
              </w:rPr>
              <w:t>3.1. Texture 2D Coordinate</w:t>
            </w:r>
            <w:r w:rsidR="00426EBB">
              <w:rPr>
                <w:noProof/>
                <w:webHidden/>
              </w:rPr>
              <w:tab/>
            </w:r>
            <w:r w:rsidR="00426EBB">
              <w:rPr>
                <w:noProof/>
                <w:webHidden/>
              </w:rPr>
              <w:fldChar w:fldCharType="begin"/>
            </w:r>
            <w:r w:rsidR="00426EBB">
              <w:rPr>
                <w:noProof/>
                <w:webHidden/>
              </w:rPr>
              <w:instrText xml:space="preserve"> PAGEREF _Toc520719632 \h </w:instrText>
            </w:r>
          </w:ins>
          <w:r w:rsidR="00426EBB">
            <w:rPr>
              <w:noProof/>
              <w:webHidden/>
            </w:rPr>
          </w:r>
          <w:ins w:id="100" w:author="Author">
            <w:r w:rsidR="00426EBB">
              <w:rPr>
                <w:noProof/>
                <w:webHidden/>
              </w:rPr>
              <w:fldChar w:fldCharType="separate"/>
            </w:r>
            <w:r w:rsidR="001C45B2">
              <w:rPr>
                <w:noProof/>
                <w:webHidden/>
              </w:rPr>
              <w:t>18</w:t>
            </w:r>
            <w:r w:rsidR="00426EBB">
              <w:rPr>
                <w:noProof/>
                <w:webHidden/>
              </w:rPr>
              <w:fldChar w:fldCharType="end"/>
            </w:r>
            <w:r>
              <w:rPr>
                <w:noProof/>
              </w:rPr>
              <w:fldChar w:fldCharType="end"/>
            </w:r>
          </w:ins>
        </w:p>
        <w:p w14:paraId="67837841" w14:textId="18F40248" w:rsidR="00426EBB" w:rsidRDefault="000069FA">
          <w:pPr>
            <w:pStyle w:val="TOC1"/>
            <w:tabs>
              <w:tab w:val="right" w:leader="dot" w:pos="9350"/>
            </w:tabs>
            <w:rPr>
              <w:ins w:id="101" w:author="Author"/>
              <w:b w:val="0"/>
              <w:noProof/>
              <w:sz w:val="22"/>
              <w:szCs w:val="22"/>
            </w:rPr>
          </w:pPr>
          <w:ins w:id="102" w:author="Author">
            <w:r>
              <w:fldChar w:fldCharType="begin"/>
            </w:r>
            <w:r>
              <w:instrText xml:space="preserve"> HYPERLINK \l "_Toc520719633" </w:instrText>
            </w:r>
            <w:r>
              <w:fldChar w:fldCharType="separate"/>
            </w:r>
            <w:r w:rsidR="00426EBB" w:rsidRPr="00B4129A">
              <w:rPr>
                <w:rStyle w:val="Hyperlink"/>
                <w:noProof/>
              </w:rPr>
              <w:t>Chapter 4. Composite Materials</w:t>
            </w:r>
            <w:r w:rsidR="00426EBB">
              <w:rPr>
                <w:noProof/>
                <w:webHidden/>
              </w:rPr>
              <w:tab/>
            </w:r>
            <w:r w:rsidR="00426EBB">
              <w:rPr>
                <w:noProof/>
                <w:webHidden/>
              </w:rPr>
              <w:fldChar w:fldCharType="begin"/>
            </w:r>
            <w:r w:rsidR="00426EBB">
              <w:rPr>
                <w:noProof/>
                <w:webHidden/>
              </w:rPr>
              <w:instrText xml:space="preserve"> PAGEREF _Toc520719633 \h </w:instrText>
            </w:r>
          </w:ins>
          <w:r w:rsidR="00426EBB">
            <w:rPr>
              <w:noProof/>
              <w:webHidden/>
            </w:rPr>
          </w:r>
          <w:ins w:id="103" w:author="Author">
            <w:r w:rsidR="00426EBB">
              <w:rPr>
                <w:noProof/>
                <w:webHidden/>
              </w:rPr>
              <w:fldChar w:fldCharType="separate"/>
            </w:r>
            <w:r w:rsidR="001C45B2">
              <w:rPr>
                <w:noProof/>
                <w:webHidden/>
              </w:rPr>
              <w:t>19</w:t>
            </w:r>
            <w:r w:rsidR="00426EBB">
              <w:rPr>
                <w:noProof/>
                <w:webHidden/>
              </w:rPr>
              <w:fldChar w:fldCharType="end"/>
            </w:r>
            <w:r>
              <w:rPr>
                <w:noProof/>
              </w:rPr>
              <w:fldChar w:fldCharType="end"/>
            </w:r>
          </w:ins>
        </w:p>
        <w:p w14:paraId="39A93FA3" w14:textId="64083502" w:rsidR="00426EBB" w:rsidRDefault="000069FA">
          <w:pPr>
            <w:pStyle w:val="TOC2"/>
            <w:rPr>
              <w:ins w:id="104" w:author="Author"/>
              <w:b w:val="0"/>
              <w:noProof/>
            </w:rPr>
          </w:pPr>
          <w:ins w:id="105" w:author="Author">
            <w:r>
              <w:fldChar w:fldCharType="begin"/>
            </w:r>
            <w:r>
              <w:instrText xml:space="preserve"> HYPERLINK \l "_Toc520719634" </w:instrText>
            </w:r>
            <w:r>
              <w:fldChar w:fldCharType="separate"/>
            </w:r>
            <w:r w:rsidR="00426EBB" w:rsidRPr="00B4129A">
              <w:rPr>
                <w:rStyle w:val="Hyperlink"/>
                <w:noProof/>
              </w:rPr>
              <w:t>4.1. Composite</w:t>
            </w:r>
            <w:r w:rsidR="00426EBB">
              <w:rPr>
                <w:noProof/>
                <w:webHidden/>
              </w:rPr>
              <w:tab/>
            </w:r>
            <w:r w:rsidR="00426EBB">
              <w:rPr>
                <w:noProof/>
                <w:webHidden/>
              </w:rPr>
              <w:fldChar w:fldCharType="begin"/>
            </w:r>
            <w:r w:rsidR="00426EBB">
              <w:rPr>
                <w:noProof/>
                <w:webHidden/>
              </w:rPr>
              <w:instrText xml:space="preserve"> PAGEREF _Toc520719634 \h </w:instrText>
            </w:r>
          </w:ins>
          <w:r w:rsidR="00426EBB">
            <w:rPr>
              <w:noProof/>
              <w:webHidden/>
            </w:rPr>
          </w:r>
          <w:ins w:id="106" w:author="Author">
            <w:r w:rsidR="00426EBB">
              <w:rPr>
                <w:noProof/>
                <w:webHidden/>
              </w:rPr>
              <w:fldChar w:fldCharType="separate"/>
            </w:r>
            <w:r w:rsidR="001C45B2">
              <w:rPr>
                <w:noProof/>
                <w:webHidden/>
              </w:rPr>
              <w:t>20</w:t>
            </w:r>
            <w:r w:rsidR="00426EBB">
              <w:rPr>
                <w:noProof/>
                <w:webHidden/>
              </w:rPr>
              <w:fldChar w:fldCharType="end"/>
            </w:r>
            <w:r>
              <w:rPr>
                <w:noProof/>
              </w:rPr>
              <w:fldChar w:fldCharType="end"/>
            </w:r>
          </w:ins>
        </w:p>
        <w:p w14:paraId="2CFB2AE1" w14:textId="29E6780D" w:rsidR="00426EBB" w:rsidRDefault="000069FA">
          <w:pPr>
            <w:pStyle w:val="TOC1"/>
            <w:tabs>
              <w:tab w:val="right" w:leader="dot" w:pos="9350"/>
            </w:tabs>
            <w:rPr>
              <w:ins w:id="107" w:author="Author"/>
              <w:b w:val="0"/>
              <w:noProof/>
              <w:sz w:val="22"/>
              <w:szCs w:val="22"/>
            </w:rPr>
          </w:pPr>
          <w:ins w:id="108" w:author="Author">
            <w:r>
              <w:fldChar w:fldCharType="begin"/>
            </w:r>
            <w:r>
              <w:instrText xml:space="preserve"> HYPERLINK \l "_Toc520719635" </w:instrText>
            </w:r>
            <w:r>
              <w:fldChar w:fldCharType="separate"/>
            </w:r>
            <w:r w:rsidR="00426EBB" w:rsidRPr="00B4129A">
              <w:rPr>
                <w:rStyle w:val="Hyperlink"/>
                <w:noProof/>
              </w:rPr>
              <w:t>Chapter 5. Multi-Properties</w:t>
            </w:r>
            <w:r w:rsidR="00426EBB">
              <w:rPr>
                <w:noProof/>
                <w:webHidden/>
              </w:rPr>
              <w:tab/>
            </w:r>
            <w:r w:rsidR="00426EBB">
              <w:rPr>
                <w:noProof/>
                <w:webHidden/>
              </w:rPr>
              <w:fldChar w:fldCharType="begin"/>
            </w:r>
            <w:r w:rsidR="00426EBB">
              <w:rPr>
                <w:noProof/>
                <w:webHidden/>
              </w:rPr>
              <w:instrText xml:space="preserve"> PAGEREF _Toc520719635 \h </w:instrText>
            </w:r>
          </w:ins>
          <w:r w:rsidR="00426EBB">
            <w:rPr>
              <w:noProof/>
              <w:webHidden/>
            </w:rPr>
          </w:r>
          <w:ins w:id="109" w:author="Author">
            <w:r w:rsidR="00426EBB">
              <w:rPr>
                <w:noProof/>
                <w:webHidden/>
              </w:rPr>
              <w:fldChar w:fldCharType="separate"/>
            </w:r>
            <w:r w:rsidR="001C45B2">
              <w:rPr>
                <w:noProof/>
                <w:webHidden/>
              </w:rPr>
              <w:t>21</w:t>
            </w:r>
            <w:r w:rsidR="00426EBB">
              <w:rPr>
                <w:noProof/>
                <w:webHidden/>
              </w:rPr>
              <w:fldChar w:fldCharType="end"/>
            </w:r>
            <w:r>
              <w:rPr>
                <w:noProof/>
              </w:rPr>
              <w:fldChar w:fldCharType="end"/>
            </w:r>
          </w:ins>
        </w:p>
        <w:p w14:paraId="3AA8CB56" w14:textId="09985AE6" w:rsidR="00426EBB" w:rsidRDefault="000069FA">
          <w:pPr>
            <w:pStyle w:val="TOC2"/>
            <w:rPr>
              <w:ins w:id="110" w:author="Author"/>
              <w:b w:val="0"/>
              <w:noProof/>
            </w:rPr>
          </w:pPr>
          <w:ins w:id="111" w:author="Author">
            <w:r>
              <w:fldChar w:fldCharType="begin"/>
            </w:r>
            <w:r>
              <w:instrText xml:space="preserve"> HYPERLINK \l "_Toc520719636" </w:instrText>
            </w:r>
            <w:r>
              <w:fldChar w:fldCharType="separate"/>
            </w:r>
            <w:r w:rsidR="00426EBB" w:rsidRPr="00B4129A">
              <w:rPr>
                <w:rStyle w:val="Hyperlink"/>
                <w:noProof/>
              </w:rPr>
              <w:t>5.1. Multi</w:t>
            </w:r>
            <w:r w:rsidR="00426EBB">
              <w:rPr>
                <w:noProof/>
                <w:webHidden/>
              </w:rPr>
              <w:tab/>
            </w:r>
            <w:r w:rsidR="00426EBB">
              <w:rPr>
                <w:noProof/>
                <w:webHidden/>
              </w:rPr>
              <w:fldChar w:fldCharType="begin"/>
            </w:r>
            <w:r w:rsidR="00426EBB">
              <w:rPr>
                <w:noProof/>
                <w:webHidden/>
              </w:rPr>
              <w:instrText xml:space="preserve"> PAGEREF _Toc520719636 \h </w:instrText>
            </w:r>
          </w:ins>
          <w:r w:rsidR="00426EBB">
            <w:rPr>
              <w:noProof/>
              <w:webHidden/>
            </w:rPr>
          </w:r>
          <w:ins w:id="112" w:author="Author">
            <w:r w:rsidR="00426EBB">
              <w:rPr>
                <w:noProof/>
                <w:webHidden/>
              </w:rPr>
              <w:fldChar w:fldCharType="separate"/>
            </w:r>
            <w:r w:rsidR="001C45B2">
              <w:rPr>
                <w:noProof/>
                <w:webHidden/>
              </w:rPr>
              <w:t>27</w:t>
            </w:r>
            <w:r w:rsidR="00426EBB">
              <w:rPr>
                <w:noProof/>
                <w:webHidden/>
              </w:rPr>
              <w:fldChar w:fldCharType="end"/>
            </w:r>
            <w:r>
              <w:rPr>
                <w:noProof/>
              </w:rPr>
              <w:fldChar w:fldCharType="end"/>
            </w:r>
          </w:ins>
        </w:p>
        <w:p w14:paraId="788D74A9" w14:textId="34E3EAAB" w:rsidR="00426EBB" w:rsidRDefault="000069FA">
          <w:pPr>
            <w:pStyle w:val="TOC1"/>
            <w:tabs>
              <w:tab w:val="right" w:leader="dot" w:pos="9350"/>
            </w:tabs>
            <w:rPr>
              <w:ins w:id="113" w:author="Author"/>
              <w:b w:val="0"/>
              <w:noProof/>
              <w:sz w:val="22"/>
              <w:szCs w:val="22"/>
            </w:rPr>
          </w:pPr>
          <w:ins w:id="114" w:author="Author">
            <w:r>
              <w:fldChar w:fldCharType="begin"/>
            </w:r>
            <w:r>
              <w:instrText xml:space="preserve"> HYPERLINK \l "_Toc520719638" </w:instrText>
            </w:r>
            <w:r>
              <w:fldChar w:fldCharType="separate"/>
            </w:r>
            <w:r w:rsidR="00426EBB" w:rsidRPr="00B4129A">
              <w:rPr>
                <w:rStyle w:val="Hyperlink"/>
                <w:noProof/>
              </w:rPr>
              <w:t>Chapter 6. Texture 2d</w:t>
            </w:r>
            <w:r w:rsidR="00426EBB">
              <w:rPr>
                <w:noProof/>
                <w:webHidden/>
              </w:rPr>
              <w:tab/>
            </w:r>
            <w:r w:rsidR="00426EBB">
              <w:rPr>
                <w:noProof/>
                <w:webHidden/>
              </w:rPr>
              <w:fldChar w:fldCharType="begin"/>
            </w:r>
            <w:r w:rsidR="00426EBB">
              <w:rPr>
                <w:noProof/>
                <w:webHidden/>
              </w:rPr>
              <w:instrText xml:space="preserve"> PAGEREF _Toc520719638 \h </w:instrText>
            </w:r>
          </w:ins>
          <w:r w:rsidR="00426EBB">
            <w:rPr>
              <w:noProof/>
              <w:webHidden/>
            </w:rPr>
          </w:r>
          <w:ins w:id="115" w:author="Author">
            <w:r w:rsidR="00426EBB">
              <w:rPr>
                <w:noProof/>
                <w:webHidden/>
              </w:rPr>
              <w:fldChar w:fldCharType="separate"/>
            </w:r>
            <w:r w:rsidR="001C45B2">
              <w:rPr>
                <w:noProof/>
                <w:webHidden/>
              </w:rPr>
              <w:t>28</w:t>
            </w:r>
            <w:r w:rsidR="00426EBB">
              <w:rPr>
                <w:noProof/>
                <w:webHidden/>
              </w:rPr>
              <w:fldChar w:fldCharType="end"/>
            </w:r>
            <w:r>
              <w:rPr>
                <w:noProof/>
              </w:rPr>
              <w:fldChar w:fldCharType="end"/>
            </w:r>
          </w:ins>
        </w:p>
        <w:p w14:paraId="65C1701A" w14:textId="26AE760B" w:rsidR="00426EBB" w:rsidRDefault="000069FA">
          <w:pPr>
            <w:pStyle w:val="TOC1"/>
            <w:tabs>
              <w:tab w:val="right" w:leader="dot" w:pos="9350"/>
            </w:tabs>
            <w:rPr>
              <w:ins w:id="116" w:author="Author"/>
              <w:b w:val="0"/>
              <w:noProof/>
              <w:sz w:val="22"/>
              <w:szCs w:val="22"/>
            </w:rPr>
          </w:pPr>
          <w:ins w:id="117" w:author="Author">
            <w:r>
              <w:fldChar w:fldCharType="begin"/>
            </w:r>
            <w:r>
              <w:instrText xml:space="preserve"> HYPERLINK \l "_Toc520719639" </w:instrText>
            </w:r>
            <w:r>
              <w:fldChar w:fldCharType="separate"/>
            </w:r>
            <w:r w:rsidR="00426EBB" w:rsidRPr="00B4129A">
              <w:rPr>
                <w:rStyle w:val="Hyperlink"/>
                <w:noProof/>
              </w:rPr>
              <w:t>Chapter 7. Display Properties Overview</w:t>
            </w:r>
            <w:r w:rsidR="00426EBB">
              <w:rPr>
                <w:noProof/>
                <w:webHidden/>
              </w:rPr>
              <w:tab/>
            </w:r>
            <w:r w:rsidR="00426EBB">
              <w:rPr>
                <w:noProof/>
                <w:webHidden/>
              </w:rPr>
              <w:fldChar w:fldCharType="begin"/>
            </w:r>
            <w:r w:rsidR="00426EBB">
              <w:rPr>
                <w:noProof/>
                <w:webHidden/>
              </w:rPr>
              <w:instrText xml:space="preserve"> PAGEREF _Toc520719639 \h </w:instrText>
            </w:r>
          </w:ins>
          <w:r w:rsidR="00426EBB">
            <w:rPr>
              <w:noProof/>
              <w:webHidden/>
            </w:rPr>
          </w:r>
          <w:ins w:id="118" w:author="Author">
            <w:r w:rsidR="00426EBB">
              <w:rPr>
                <w:noProof/>
                <w:webHidden/>
              </w:rPr>
              <w:fldChar w:fldCharType="separate"/>
            </w:r>
            <w:r w:rsidR="001C45B2">
              <w:rPr>
                <w:noProof/>
                <w:webHidden/>
              </w:rPr>
              <w:t>31</w:t>
            </w:r>
            <w:r w:rsidR="00426EBB">
              <w:rPr>
                <w:noProof/>
                <w:webHidden/>
              </w:rPr>
              <w:fldChar w:fldCharType="end"/>
            </w:r>
            <w:r>
              <w:rPr>
                <w:noProof/>
              </w:rPr>
              <w:fldChar w:fldCharType="end"/>
            </w:r>
          </w:ins>
        </w:p>
        <w:p w14:paraId="48F68743" w14:textId="0DF34842" w:rsidR="00426EBB" w:rsidRDefault="000069FA">
          <w:pPr>
            <w:pStyle w:val="TOC2"/>
            <w:rPr>
              <w:ins w:id="119" w:author="Author"/>
              <w:b w:val="0"/>
              <w:noProof/>
            </w:rPr>
          </w:pPr>
          <w:ins w:id="120" w:author="Author">
            <w:r>
              <w:fldChar w:fldCharType="begin"/>
            </w:r>
            <w:r>
              <w:instrText xml:space="preserve"> HYPERLINK \l "_Toc520719640" </w:instrText>
            </w:r>
            <w:r>
              <w:fldChar w:fldCharType="separate"/>
            </w:r>
            <w:r w:rsidR="00426EBB" w:rsidRPr="00B4129A">
              <w:rPr>
                <w:rStyle w:val="Hyperlink"/>
                <w:noProof/>
              </w:rPr>
              <w:t>7.1. Specular Display Properties</w:t>
            </w:r>
            <w:r w:rsidR="00426EBB">
              <w:rPr>
                <w:noProof/>
                <w:webHidden/>
              </w:rPr>
              <w:tab/>
            </w:r>
            <w:r w:rsidR="00426EBB">
              <w:rPr>
                <w:noProof/>
                <w:webHidden/>
              </w:rPr>
              <w:fldChar w:fldCharType="begin"/>
            </w:r>
            <w:r w:rsidR="00426EBB">
              <w:rPr>
                <w:noProof/>
                <w:webHidden/>
              </w:rPr>
              <w:instrText xml:space="preserve"> PAGEREF _Toc520719640 \h </w:instrText>
            </w:r>
          </w:ins>
          <w:r w:rsidR="00426EBB">
            <w:rPr>
              <w:noProof/>
              <w:webHidden/>
            </w:rPr>
          </w:r>
          <w:ins w:id="121" w:author="Author">
            <w:r w:rsidR="00426EBB">
              <w:rPr>
                <w:noProof/>
                <w:webHidden/>
              </w:rPr>
              <w:fldChar w:fldCharType="separate"/>
            </w:r>
            <w:r w:rsidR="001C45B2">
              <w:rPr>
                <w:noProof/>
                <w:webHidden/>
              </w:rPr>
              <w:t>32</w:t>
            </w:r>
            <w:r w:rsidR="00426EBB">
              <w:rPr>
                <w:noProof/>
                <w:webHidden/>
              </w:rPr>
              <w:fldChar w:fldCharType="end"/>
            </w:r>
            <w:r>
              <w:rPr>
                <w:noProof/>
              </w:rPr>
              <w:fldChar w:fldCharType="end"/>
            </w:r>
          </w:ins>
        </w:p>
        <w:p w14:paraId="34AFEBCF" w14:textId="4927D1A9" w:rsidR="00426EBB" w:rsidRDefault="000069FA">
          <w:pPr>
            <w:pStyle w:val="TOC2"/>
            <w:rPr>
              <w:ins w:id="122" w:author="Author"/>
              <w:b w:val="0"/>
              <w:noProof/>
            </w:rPr>
          </w:pPr>
          <w:ins w:id="123" w:author="Author">
            <w:r>
              <w:fldChar w:fldCharType="begin"/>
            </w:r>
            <w:r>
              <w:instrText xml:space="preserve"> HYPERLINK \l "_Toc520719641" </w:instrText>
            </w:r>
            <w:r>
              <w:fldChar w:fldCharType="separate"/>
            </w:r>
            <w:r w:rsidR="00426EBB" w:rsidRPr="00B4129A">
              <w:rPr>
                <w:rStyle w:val="Hyperlink"/>
                <w:noProof/>
              </w:rPr>
              <w:t>7.1.1. Specular</w:t>
            </w:r>
            <w:r w:rsidR="00426EBB">
              <w:rPr>
                <w:noProof/>
                <w:webHidden/>
              </w:rPr>
              <w:tab/>
            </w:r>
            <w:r w:rsidR="00426EBB">
              <w:rPr>
                <w:noProof/>
                <w:webHidden/>
              </w:rPr>
              <w:fldChar w:fldCharType="begin"/>
            </w:r>
            <w:r w:rsidR="00426EBB">
              <w:rPr>
                <w:noProof/>
                <w:webHidden/>
              </w:rPr>
              <w:instrText xml:space="preserve"> PAGEREF _Toc520719641 \h </w:instrText>
            </w:r>
          </w:ins>
          <w:r w:rsidR="00426EBB">
            <w:rPr>
              <w:noProof/>
              <w:webHidden/>
            </w:rPr>
          </w:r>
          <w:ins w:id="124" w:author="Author">
            <w:r w:rsidR="00426EBB">
              <w:rPr>
                <w:noProof/>
                <w:webHidden/>
              </w:rPr>
              <w:fldChar w:fldCharType="separate"/>
            </w:r>
            <w:r w:rsidR="001C45B2">
              <w:rPr>
                <w:noProof/>
                <w:webHidden/>
              </w:rPr>
              <w:t>33</w:t>
            </w:r>
            <w:r w:rsidR="00426EBB">
              <w:rPr>
                <w:noProof/>
                <w:webHidden/>
              </w:rPr>
              <w:fldChar w:fldCharType="end"/>
            </w:r>
            <w:r>
              <w:rPr>
                <w:noProof/>
              </w:rPr>
              <w:fldChar w:fldCharType="end"/>
            </w:r>
          </w:ins>
        </w:p>
        <w:p w14:paraId="5BF62F33" w14:textId="17A31764" w:rsidR="00426EBB" w:rsidRDefault="000069FA">
          <w:pPr>
            <w:pStyle w:val="TOC2"/>
            <w:rPr>
              <w:ins w:id="125" w:author="Author"/>
              <w:b w:val="0"/>
              <w:noProof/>
            </w:rPr>
          </w:pPr>
          <w:ins w:id="126" w:author="Author">
            <w:r>
              <w:fldChar w:fldCharType="begin"/>
            </w:r>
            <w:r>
              <w:instrText xml:space="preserve"> HYPERLINK \l "_Toc520719642" </w:instrText>
            </w:r>
            <w:r>
              <w:fldChar w:fldCharType="separate"/>
            </w:r>
            <w:r w:rsidR="00426EBB" w:rsidRPr="00B4129A">
              <w:rPr>
                <w:rStyle w:val="Hyperlink"/>
                <w:noProof/>
              </w:rPr>
              <w:t>7.2. Metallic Display Properties</w:t>
            </w:r>
            <w:r w:rsidR="00426EBB">
              <w:rPr>
                <w:noProof/>
                <w:webHidden/>
              </w:rPr>
              <w:tab/>
            </w:r>
            <w:r w:rsidR="00426EBB">
              <w:rPr>
                <w:noProof/>
                <w:webHidden/>
              </w:rPr>
              <w:fldChar w:fldCharType="begin"/>
            </w:r>
            <w:r w:rsidR="00426EBB">
              <w:rPr>
                <w:noProof/>
                <w:webHidden/>
              </w:rPr>
              <w:instrText xml:space="preserve"> PAGEREF _Toc520719642 \h </w:instrText>
            </w:r>
          </w:ins>
          <w:r w:rsidR="00426EBB">
            <w:rPr>
              <w:noProof/>
              <w:webHidden/>
            </w:rPr>
          </w:r>
          <w:ins w:id="127" w:author="Author">
            <w:r w:rsidR="00426EBB">
              <w:rPr>
                <w:noProof/>
                <w:webHidden/>
              </w:rPr>
              <w:fldChar w:fldCharType="separate"/>
            </w:r>
            <w:r w:rsidR="001C45B2">
              <w:rPr>
                <w:noProof/>
                <w:webHidden/>
              </w:rPr>
              <w:t>35</w:t>
            </w:r>
            <w:r w:rsidR="00426EBB">
              <w:rPr>
                <w:noProof/>
                <w:webHidden/>
              </w:rPr>
              <w:fldChar w:fldCharType="end"/>
            </w:r>
            <w:r>
              <w:rPr>
                <w:noProof/>
              </w:rPr>
              <w:fldChar w:fldCharType="end"/>
            </w:r>
          </w:ins>
        </w:p>
        <w:p w14:paraId="0E7DB0EA" w14:textId="66C50662" w:rsidR="00426EBB" w:rsidRDefault="000069FA">
          <w:pPr>
            <w:pStyle w:val="TOC2"/>
            <w:rPr>
              <w:ins w:id="128" w:author="Author"/>
              <w:b w:val="0"/>
              <w:noProof/>
            </w:rPr>
          </w:pPr>
          <w:ins w:id="129" w:author="Author">
            <w:r>
              <w:fldChar w:fldCharType="begin"/>
            </w:r>
            <w:r>
              <w:instrText xml:space="preserve"> HYPERLINK \l "_Toc520719643" </w:instrText>
            </w:r>
            <w:r>
              <w:fldChar w:fldCharType="separate"/>
            </w:r>
            <w:r w:rsidR="00426EBB" w:rsidRPr="00B4129A">
              <w:rPr>
                <w:rStyle w:val="Hyperlink"/>
                <w:noProof/>
              </w:rPr>
              <w:t>7.2.1. Metallic</w:t>
            </w:r>
            <w:r w:rsidR="00426EBB">
              <w:rPr>
                <w:noProof/>
                <w:webHidden/>
              </w:rPr>
              <w:tab/>
            </w:r>
            <w:r w:rsidR="00426EBB">
              <w:rPr>
                <w:noProof/>
                <w:webHidden/>
              </w:rPr>
              <w:fldChar w:fldCharType="begin"/>
            </w:r>
            <w:r w:rsidR="00426EBB">
              <w:rPr>
                <w:noProof/>
                <w:webHidden/>
              </w:rPr>
              <w:instrText xml:space="preserve"> PAGEREF _Toc520719643 \h </w:instrText>
            </w:r>
          </w:ins>
          <w:r w:rsidR="00426EBB">
            <w:rPr>
              <w:noProof/>
              <w:webHidden/>
            </w:rPr>
          </w:r>
          <w:ins w:id="130" w:author="Author">
            <w:r w:rsidR="00426EBB">
              <w:rPr>
                <w:noProof/>
                <w:webHidden/>
              </w:rPr>
              <w:fldChar w:fldCharType="separate"/>
            </w:r>
            <w:r w:rsidR="001C45B2">
              <w:rPr>
                <w:noProof/>
                <w:webHidden/>
              </w:rPr>
              <w:t>35</w:t>
            </w:r>
            <w:r w:rsidR="00426EBB">
              <w:rPr>
                <w:noProof/>
                <w:webHidden/>
              </w:rPr>
              <w:fldChar w:fldCharType="end"/>
            </w:r>
            <w:r>
              <w:rPr>
                <w:noProof/>
              </w:rPr>
              <w:fldChar w:fldCharType="end"/>
            </w:r>
          </w:ins>
        </w:p>
        <w:p w14:paraId="06F8BE61" w14:textId="2F92BA24" w:rsidR="00426EBB" w:rsidRDefault="000069FA">
          <w:pPr>
            <w:pStyle w:val="TOC2"/>
            <w:rPr>
              <w:ins w:id="131" w:author="Author"/>
              <w:b w:val="0"/>
              <w:noProof/>
            </w:rPr>
          </w:pPr>
          <w:ins w:id="132" w:author="Author">
            <w:r>
              <w:fldChar w:fldCharType="begin"/>
            </w:r>
            <w:r>
              <w:instrText xml:space="preserve"> HYPERLINK \l "_Toc520719644" </w:instrText>
            </w:r>
            <w:r>
              <w:fldChar w:fldCharType="separate"/>
            </w:r>
            <w:r w:rsidR="00426EBB" w:rsidRPr="00B4129A">
              <w:rPr>
                <w:rStyle w:val="Hyperlink"/>
                <w:noProof/>
              </w:rPr>
              <w:t>7.3. Specular Texture Display Properties</w:t>
            </w:r>
            <w:r w:rsidR="00426EBB">
              <w:rPr>
                <w:noProof/>
                <w:webHidden/>
              </w:rPr>
              <w:tab/>
            </w:r>
            <w:r w:rsidR="00426EBB">
              <w:rPr>
                <w:noProof/>
                <w:webHidden/>
              </w:rPr>
              <w:fldChar w:fldCharType="begin"/>
            </w:r>
            <w:r w:rsidR="00426EBB">
              <w:rPr>
                <w:noProof/>
                <w:webHidden/>
              </w:rPr>
              <w:instrText xml:space="preserve"> PAGEREF _Toc520719644 \h </w:instrText>
            </w:r>
          </w:ins>
          <w:r w:rsidR="00426EBB">
            <w:rPr>
              <w:noProof/>
              <w:webHidden/>
            </w:rPr>
          </w:r>
          <w:ins w:id="133" w:author="Author">
            <w:r w:rsidR="00426EBB">
              <w:rPr>
                <w:noProof/>
                <w:webHidden/>
              </w:rPr>
              <w:fldChar w:fldCharType="separate"/>
            </w:r>
            <w:r w:rsidR="001C45B2">
              <w:rPr>
                <w:noProof/>
                <w:webHidden/>
              </w:rPr>
              <w:t>37</w:t>
            </w:r>
            <w:r w:rsidR="00426EBB">
              <w:rPr>
                <w:noProof/>
                <w:webHidden/>
              </w:rPr>
              <w:fldChar w:fldCharType="end"/>
            </w:r>
            <w:r>
              <w:rPr>
                <w:noProof/>
              </w:rPr>
              <w:fldChar w:fldCharType="end"/>
            </w:r>
          </w:ins>
        </w:p>
        <w:p w14:paraId="0FAC39A7" w14:textId="2AFBB712" w:rsidR="00426EBB" w:rsidRDefault="000069FA">
          <w:pPr>
            <w:pStyle w:val="TOC2"/>
            <w:rPr>
              <w:ins w:id="134" w:author="Author"/>
              <w:b w:val="0"/>
              <w:noProof/>
            </w:rPr>
          </w:pPr>
          <w:ins w:id="135" w:author="Author">
            <w:r>
              <w:fldChar w:fldCharType="begin"/>
            </w:r>
            <w:r>
              <w:instrText xml:space="preserve"> HYPERLINK \l "_Toc520719645" </w:instrText>
            </w:r>
            <w:r>
              <w:fldChar w:fldCharType="separate"/>
            </w:r>
            <w:r w:rsidR="00426EBB" w:rsidRPr="00B4129A">
              <w:rPr>
                <w:rStyle w:val="Hyperlink"/>
                <w:noProof/>
              </w:rPr>
              <w:t>7.4. Metallic Texture Display Properties</w:t>
            </w:r>
            <w:r w:rsidR="00426EBB">
              <w:rPr>
                <w:noProof/>
                <w:webHidden/>
              </w:rPr>
              <w:tab/>
            </w:r>
            <w:r w:rsidR="00426EBB">
              <w:rPr>
                <w:noProof/>
                <w:webHidden/>
              </w:rPr>
              <w:fldChar w:fldCharType="begin"/>
            </w:r>
            <w:r w:rsidR="00426EBB">
              <w:rPr>
                <w:noProof/>
                <w:webHidden/>
              </w:rPr>
              <w:instrText xml:space="preserve"> PAGEREF _Toc520719645 \h </w:instrText>
            </w:r>
          </w:ins>
          <w:r w:rsidR="00426EBB">
            <w:rPr>
              <w:noProof/>
              <w:webHidden/>
            </w:rPr>
          </w:r>
          <w:ins w:id="136" w:author="Author">
            <w:r w:rsidR="00426EBB">
              <w:rPr>
                <w:noProof/>
                <w:webHidden/>
              </w:rPr>
              <w:fldChar w:fldCharType="separate"/>
            </w:r>
            <w:r w:rsidR="001C45B2">
              <w:rPr>
                <w:noProof/>
                <w:webHidden/>
              </w:rPr>
              <w:t>38</w:t>
            </w:r>
            <w:r w:rsidR="00426EBB">
              <w:rPr>
                <w:noProof/>
                <w:webHidden/>
              </w:rPr>
              <w:fldChar w:fldCharType="end"/>
            </w:r>
            <w:r>
              <w:rPr>
                <w:noProof/>
              </w:rPr>
              <w:fldChar w:fldCharType="end"/>
            </w:r>
          </w:ins>
        </w:p>
        <w:p w14:paraId="5D2C67CD" w14:textId="15AAE5AA" w:rsidR="00426EBB" w:rsidRDefault="000069FA">
          <w:pPr>
            <w:pStyle w:val="TOC2"/>
            <w:rPr>
              <w:ins w:id="137" w:author="Author"/>
              <w:b w:val="0"/>
              <w:noProof/>
            </w:rPr>
          </w:pPr>
          <w:ins w:id="138" w:author="Author">
            <w:r>
              <w:fldChar w:fldCharType="begin"/>
            </w:r>
            <w:r>
              <w:instrText xml:space="preserve"> HYPERLINK \l "_Toc520719646" </w:instrText>
            </w:r>
            <w:r>
              <w:fldChar w:fldCharType="separate"/>
            </w:r>
            <w:r w:rsidR="00426EBB" w:rsidRPr="00B4129A">
              <w:rPr>
                <w:rStyle w:val="Hyperlink"/>
                <w:noProof/>
              </w:rPr>
              <w:t>7.5. Translucent Display Properties</w:t>
            </w:r>
            <w:r w:rsidR="00426EBB">
              <w:rPr>
                <w:noProof/>
                <w:webHidden/>
              </w:rPr>
              <w:tab/>
            </w:r>
            <w:r w:rsidR="00426EBB">
              <w:rPr>
                <w:noProof/>
                <w:webHidden/>
              </w:rPr>
              <w:fldChar w:fldCharType="begin"/>
            </w:r>
            <w:r w:rsidR="00426EBB">
              <w:rPr>
                <w:noProof/>
                <w:webHidden/>
              </w:rPr>
              <w:instrText xml:space="preserve"> PAGEREF _Toc520719646 \h </w:instrText>
            </w:r>
          </w:ins>
          <w:r w:rsidR="00426EBB">
            <w:rPr>
              <w:noProof/>
              <w:webHidden/>
            </w:rPr>
          </w:r>
          <w:ins w:id="139" w:author="Author">
            <w:r w:rsidR="00426EBB">
              <w:rPr>
                <w:noProof/>
                <w:webHidden/>
              </w:rPr>
              <w:fldChar w:fldCharType="separate"/>
            </w:r>
            <w:r w:rsidR="001C45B2">
              <w:rPr>
                <w:noProof/>
                <w:webHidden/>
              </w:rPr>
              <w:t>40</w:t>
            </w:r>
            <w:r w:rsidR="00426EBB">
              <w:rPr>
                <w:noProof/>
                <w:webHidden/>
              </w:rPr>
              <w:fldChar w:fldCharType="end"/>
            </w:r>
            <w:r>
              <w:rPr>
                <w:noProof/>
              </w:rPr>
              <w:fldChar w:fldCharType="end"/>
            </w:r>
          </w:ins>
        </w:p>
        <w:p w14:paraId="0B96FCCA" w14:textId="5839601B" w:rsidR="00426EBB" w:rsidRDefault="000069FA">
          <w:pPr>
            <w:pStyle w:val="TOC2"/>
            <w:rPr>
              <w:ins w:id="140" w:author="Author"/>
              <w:b w:val="0"/>
              <w:noProof/>
            </w:rPr>
          </w:pPr>
          <w:ins w:id="141" w:author="Author">
            <w:r>
              <w:fldChar w:fldCharType="begin"/>
            </w:r>
            <w:r>
              <w:instrText xml:space="preserve"> HYPERLINK \l "_Toc520719647" </w:instrText>
            </w:r>
            <w:r>
              <w:fldChar w:fldCharType="separate"/>
            </w:r>
            <w:r w:rsidR="00426EBB" w:rsidRPr="00B4129A">
              <w:rPr>
                <w:rStyle w:val="Hyperlink"/>
                <w:noProof/>
              </w:rPr>
              <w:t>7.5.1. Translucent</w:t>
            </w:r>
            <w:r w:rsidR="00426EBB">
              <w:rPr>
                <w:noProof/>
                <w:webHidden/>
              </w:rPr>
              <w:tab/>
            </w:r>
            <w:r w:rsidR="00426EBB">
              <w:rPr>
                <w:noProof/>
                <w:webHidden/>
              </w:rPr>
              <w:fldChar w:fldCharType="begin"/>
            </w:r>
            <w:r w:rsidR="00426EBB">
              <w:rPr>
                <w:noProof/>
                <w:webHidden/>
              </w:rPr>
              <w:instrText xml:space="preserve"> PAGEREF _Toc520719647 \h </w:instrText>
            </w:r>
          </w:ins>
          <w:r w:rsidR="00426EBB">
            <w:rPr>
              <w:noProof/>
              <w:webHidden/>
            </w:rPr>
          </w:r>
          <w:ins w:id="142" w:author="Author">
            <w:r w:rsidR="00426EBB">
              <w:rPr>
                <w:noProof/>
                <w:webHidden/>
              </w:rPr>
              <w:fldChar w:fldCharType="separate"/>
            </w:r>
            <w:r w:rsidR="001C45B2">
              <w:rPr>
                <w:noProof/>
                <w:webHidden/>
              </w:rPr>
              <w:t>41</w:t>
            </w:r>
            <w:r w:rsidR="00426EBB">
              <w:rPr>
                <w:noProof/>
                <w:webHidden/>
              </w:rPr>
              <w:fldChar w:fldCharType="end"/>
            </w:r>
            <w:r>
              <w:rPr>
                <w:noProof/>
              </w:rPr>
              <w:fldChar w:fldCharType="end"/>
            </w:r>
          </w:ins>
        </w:p>
        <w:p w14:paraId="3A6C98A4" w14:textId="2C28D23D" w:rsidR="00426EBB" w:rsidRDefault="000069FA">
          <w:pPr>
            <w:pStyle w:val="TOC1"/>
            <w:tabs>
              <w:tab w:val="right" w:leader="dot" w:pos="9350"/>
            </w:tabs>
            <w:rPr>
              <w:ins w:id="143" w:author="Author"/>
              <w:b w:val="0"/>
              <w:noProof/>
              <w:sz w:val="22"/>
              <w:szCs w:val="22"/>
            </w:rPr>
          </w:pPr>
          <w:ins w:id="144" w:author="Author">
            <w:r>
              <w:fldChar w:fldCharType="begin"/>
            </w:r>
            <w:r>
              <w:instrText xml:space="preserve"> HYPERLINK \l "_Toc520719648" </w:instrText>
            </w:r>
            <w:r>
              <w:fldChar w:fldCharType="separate"/>
            </w:r>
            <w:r w:rsidR="00426EBB" w:rsidRPr="00B4129A">
              <w:rPr>
                <w:rStyle w:val="Hyperlink"/>
                <w:noProof/>
              </w:rPr>
              <w:t>Part II. Appendixes</w:t>
            </w:r>
            <w:r w:rsidR="00426EBB">
              <w:rPr>
                <w:noProof/>
                <w:webHidden/>
              </w:rPr>
              <w:tab/>
            </w:r>
            <w:r w:rsidR="00426EBB">
              <w:rPr>
                <w:noProof/>
                <w:webHidden/>
              </w:rPr>
              <w:fldChar w:fldCharType="begin"/>
            </w:r>
            <w:r w:rsidR="00426EBB">
              <w:rPr>
                <w:noProof/>
                <w:webHidden/>
              </w:rPr>
              <w:instrText xml:space="preserve"> PAGEREF _Toc520719648 \h </w:instrText>
            </w:r>
          </w:ins>
          <w:r w:rsidR="00426EBB">
            <w:rPr>
              <w:noProof/>
              <w:webHidden/>
            </w:rPr>
          </w:r>
          <w:ins w:id="145" w:author="Author">
            <w:r w:rsidR="00426EBB">
              <w:rPr>
                <w:noProof/>
                <w:webHidden/>
              </w:rPr>
              <w:fldChar w:fldCharType="separate"/>
            </w:r>
            <w:r w:rsidR="001C45B2">
              <w:rPr>
                <w:noProof/>
                <w:webHidden/>
              </w:rPr>
              <w:t>44</w:t>
            </w:r>
            <w:r w:rsidR="00426EBB">
              <w:rPr>
                <w:noProof/>
                <w:webHidden/>
              </w:rPr>
              <w:fldChar w:fldCharType="end"/>
            </w:r>
            <w:r>
              <w:rPr>
                <w:noProof/>
              </w:rPr>
              <w:fldChar w:fldCharType="end"/>
            </w:r>
          </w:ins>
        </w:p>
        <w:p w14:paraId="73289B73" w14:textId="35162D40" w:rsidR="00426EBB" w:rsidRDefault="000069FA">
          <w:pPr>
            <w:pStyle w:val="TOC1"/>
            <w:tabs>
              <w:tab w:val="right" w:leader="dot" w:pos="9350"/>
            </w:tabs>
            <w:rPr>
              <w:ins w:id="146" w:author="Author"/>
              <w:b w:val="0"/>
              <w:noProof/>
              <w:sz w:val="22"/>
              <w:szCs w:val="22"/>
            </w:rPr>
          </w:pPr>
          <w:ins w:id="147" w:author="Author">
            <w:r>
              <w:fldChar w:fldCharType="begin"/>
            </w:r>
            <w:r>
              <w:instrText xml:space="preserve"> HYPERLINK \l "_Toc520719649" </w:instrText>
            </w:r>
            <w:r>
              <w:fldChar w:fldCharType="separate"/>
            </w:r>
            <w:r w:rsidR="00426EBB" w:rsidRPr="00B4129A">
              <w:rPr>
                <w:rStyle w:val="Hyperlink"/>
                <w:noProof/>
              </w:rPr>
              <w:t>Appendix A. Glossary</w:t>
            </w:r>
            <w:r w:rsidR="00426EBB">
              <w:rPr>
                <w:noProof/>
                <w:webHidden/>
              </w:rPr>
              <w:tab/>
            </w:r>
            <w:r w:rsidR="00426EBB">
              <w:rPr>
                <w:noProof/>
                <w:webHidden/>
              </w:rPr>
              <w:fldChar w:fldCharType="begin"/>
            </w:r>
            <w:r w:rsidR="00426EBB">
              <w:rPr>
                <w:noProof/>
                <w:webHidden/>
              </w:rPr>
              <w:instrText xml:space="preserve"> PAGEREF _Toc520719649 \h </w:instrText>
            </w:r>
          </w:ins>
          <w:r w:rsidR="00426EBB">
            <w:rPr>
              <w:noProof/>
              <w:webHidden/>
            </w:rPr>
          </w:r>
          <w:ins w:id="148" w:author="Author">
            <w:r w:rsidR="00426EBB">
              <w:rPr>
                <w:noProof/>
                <w:webHidden/>
              </w:rPr>
              <w:fldChar w:fldCharType="separate"/>
            </w:r>
            <w:r w:rsidR="001C45B2">
              <w:rPr>
                <w:noProof/>
                <w:webHidden/>
              </w:rPr>
              <w:t>45</w:t>
            </w:r>
            <w:r w:rsidR="00426EBB">
              <w:rPr>
                <w:noProof/>
                <w:webHidden/>
              </w:rPr>
              <w:fldChar w:fldCharType="end"/>
            </w:r>
            <w:r>
              <w:rPr>
                <w:noProof/>
              </w:rPr>
              <w:fldChar w:fldCharType="end"/>
            </w:r>
          </w:ins>
        </w:p>
        <w:p w14:paraId="77E07CBD" w14:textId="2ED2C7D8" w:rsidR="00426EBB" w:rsidRDefault="000069FA">
          <w:pPr>
            <w:pStyle w:val="TOC1"/>
            <w:tabs>
              <w:tab w:val="right" w:leader="dot" w:pos="9350"/>
            </w:tabs>
            <w:rPr>
              <w:ins w:id="149" w:author="Author"/>
              <w:b w:val="0"/>
              <w:noProof/>
              <w:sz w:val="22"/>
              <w:szCs w:val="22"/>
            </w:rPr>
          </w:pPr>
          <w:ins w:id="150" w:author="Author">
            <w:r>
              <w:fldChar w:fldCharType="begin"/>
            </w:r>
            <w:r>
              <w:instrText xml:space="preserve"> HYPERLINK \l "_Toc520719650" </w:instrText>
            </w:r>
            <w:r>
              <w:fldChar w:fldCharType="separate"/>
            </w:r>
            <w:r w:rsidR="00426EBB" w:rsidRPr="00B4129A">
              <w:rPr>
                <w:rStyle w:val="Hyperlink"/>
                <w:noProof/>
              </w:rPr>
              <w:t>Appendix B. 3MF XSD Schema (Core + Materials)</w:t>
            </w:r>
            <w:r w:rsidR="00426EBB">
              <w:rPr>
                <w:noProof/>
                <w:webHidden/>
              </w:rPr>
              <w:tab/>
            </w:r>
            <w:r w:rsidR="00426EBB">
              <w:rPr>
                <w:noProof/>
                <w:webHidden/>
              </w:rPr>
              <w:fldChar w:fldCharType="begin"/>
            </w:r>
            <w:r w:rsidR="00426EBB">
              <w:rPr>
                <w:noProof/>
                <w:webHidden/>
              </w:rPr>
              <w:instrText xml:space="preserve"> PAGEREF _Toc520719650 \h </w:instrText>
            </w:r>
          </w:ins>
          <w:r w:rsidR="00426EBB">
            <w:rPr>
              <w:noProof/>
              <w:webHidden/>
            </w:rPr>
          </w:r>
          <w:ins w:id="151" w:author="Author">
            <w:r w:rsidR="00426EBB">
              <w:rPr>
                <w:noProof/>
                <w:webHidden/>
              </w:rPr>
              <w:fldChar w:fldCharType="separate"/>
            </w:r>
            <w:r w:rsidR="001C45B2">
              <w:rPr>
                <w:noProof/>
                <w:webHidden/>
              </w:rPr>
              <w:t>46</w:t>
            </w:r>
            <w:r w:rsidR="00426EBB">
              <w:rPr>
                <w:noProof/>
                <w:webHidden/>
              </w:rPr>
              <w:fldChar w:fldCharType="end"/>
            </w:r>
            <w:r>
              <w:rPr>
                <w:noProof/>
              </w:rPr>
              <w:fldChar w:fldCharType="end"/>
            </w:r>
          </w:ins>
        </w:p>
        <w:p w14:paraId="7A1E6980" w14:textId="674969E8" w:rsidR="00426EBB" w:rsidRDefault="000069FA">
          <w:pPr>
            <w:pStyle w:val="TOC1"/>
            <w:tabs>
              <w:tab w:val="right" w:leader="dot" w:pos="9350"/>
            </w:tabs>
            <w:rPr>
              <w:ins w:id="152" w:author="Author"/>
              <w:b w:val="0"/>
              <w:noProof/>
              <w:sz w:val="22"/>
              <w:szCs w:val="22"/>
            </w:rPr>
          </w:pPr>
          <w:ins w:id="153" w:author="Author">
            <w:r>
              <w:fldChar w:fldCharType="begin"/>
            </w:r>
            <w:r>
              <w:instrText xml:space="preserve"> HYPERLINK \l "_Toc520719651" </w:instrText>
            </w:r>
            <w:r>
              <w:fldChar w:fldCharType="separate"/>
            </w:r>
            <w:r w:rsidR="00426EBB" w:rsidRPr="00B4129A">
              <w:rPr>
                <w:rStyle w:val="Hyperlink"/>
                <w:noProof/>
              </w:rPr>
              <w:t>Appendix C. 3MF Samples</w:t>
            </w:r>
            <w:r w:rsidR="00426EBB">
              <w:rPr>
                <w:noProof/>
                <w:webHidden/>
              </w:rPr>
              <w:tab/>
            </w:r>
            <w:r w:rsidR="00426EBB">
              <w:rPr>
                <w:noProof/>
                <w:webHidden/>
              </w:rPr>
              <w:fldChar w:fldCharType="begin"/>
            </w:r>
            <w:r w:rsidR="00426EBB">
              <w:rPr>
                <w:noProof/>
                <w:webHidden/>
              </w:rPr>
              <w:instrText xml:space="preserve"> PAGEREF _Toc520719651 \h </w:instrText>
            </w:r>
          </w:ins>
          <w:r w:rsidR="00426EBB">
            <w:rPr>
              <w:noProof/>
              <w:webHidden/>
            </w:rPr>
          </w:r>
          <w:ins w:id="154" w:author="Author">
            <w:r w:rsidR="00426EBB">
              <w:rPr>
                <w:noProof/>
                <w:webHidden/>
              </w:rPr>
              <w:fldChar w:fldCharType="separate"/>
            </w:r>
            <w:r w:rsidR="001C45B2">
              <w:rPr>
                <w:noProof/>
                <w:webHidden/>
              </w:rPr>
              <w:t>57</w:t>
            </w:r>
            <w:r w:rsidR="00426EBB">
              <w:rPr>
                <w:noProof/>
                <w:webHidden/>
              </w:rPr>
              <w:fldChar w:fldCharType="end"/>
            </w:r>
            <w:r>
              <w:rPr>
                <w:noProof/>
              </w:rPr>
              <w:fldChar w:fldCharType="end"/>
            </w:r>
          </w:ins>
        </w:p>
        <w:p w14:paraId="7BC243AA" w14:textId="0670CB37" w:rsidR="00426EBB" w:rsidRDefault="000069FA">
          <w:pPr>
            <w:pStyle w:val="TOC2"/>
            <w:rPr>
              <w:ins w:id="155" w:author="Author"/>
              <w:b w:val="0"/>
              <w:noProof/>
            </w:rPr>
          </w:pPr>
          <w:ins w:id="156" w:author="Author">
            <w:r>
              <w:fldChar w:fldCharType="begin"/>
            </w:r>
            <w:r>
              <w:instrText xml:space="preserve"> HYPERLINK \l "_Toc520719652" </w:instrText>
            </w:r>
            <w:r>
              <w:fldChar w:fldCharType="separate"/>
            </w:r>
            <w:r w:rsidR="00426EBB" w:rsidRPr="00B4129A">
              <w:rPr>
                <w:rStyle w:val="Hyperlink"/>
                <w:rFonts w:eastAsiaTheme="majorEastAsia"/>
                <w:noProof/>
              </w:rPr>
              <w:t>C.1 – Physically Based Material sample</w:t>
            </w:r>
            <w:r w:rsidR="00426EBB">
              <w:rPr>
                <w:noProof/>
                <w:webHidden/>
              </w:rPr>
              <w:tab/>
            </w:r>
            <w:r w:rsidR="00426EBB">
              <w:rPr>
                <w:noProof/>
                <w:webHidden/>
              </w:rPr>
              <w:fldChar w:fldCharType="begin"/>
            </w:r>
            <w:r w:rsidR="00426EBB">
              <w:rPr>
                <w:noProof/>
                <w:webHidden/>
              </w:rPr>
              <w:instrText xml:space="preserve"> PAGEREF _Toc520719652 \h </w:instrText>
            </w:r>
          </w:ins>
          <w:r w:rsidR="00426EBB">
            <w:rPr>
              <w:noProof/>
              <w:webHidden/>
            </w:rPr>
          </w:r>
          <w:ins w:id="157" w:author="Author">
            <w:r w:rsidR="00426EBB">
              <w:rPr>
                <w:noProof/>
                <w:webHidden/>
              </w:rPr>
              <w:fldChar w:fldCharType="separate"/>
            </w:r>
            <w:r w:rsidR="001C45B2">
              <w:rPr>
                <w:noProof/>
                <w:webHidden/>
              </w:rPr>
              <w:t>57</w:t>
            </w:r>
            <w:r w:rsidR="00426EBB">
              <w:rPr>
                <w:noProof/>
                <w:webHidden/>
              </w:rPr>
              <w:fldChar w:fldCharType="end"/>
            </w:r>
            <w:r>
              <w:rPr>
                <w:noProof/>
              </w:rPr>
              <w:fldChar w:fldCharType="end"/>
            </w:r>
          </w:ins>
        </w:p>
        <w:p w14:paraId="66AACDD0" w14:textId="3030BFF8" w:rsidR="00426EBB" w:rsidRDefault="000069FA">
          <w:pPr>
            <w:pStyle w:val="TOC2"/>
            <w:rPr>
              <w:ins w:id="158" w:author="Author"/>
              <w:b w:val="0"/>
              <w:noProof/>
            </w:rPr>
          </w:pPr>
          <w:ins w:id="159" w:author="Author">
            <w:r>
              <w:fldChar w:fldCharType="begin"/>
            </w:r>
            <w:r>
              <w:instrText xml:space="preserve"> HYPERLINK \l "_Toc520719653" </w:instrText>
            </w:r>
            <w:r>
              <w:fldChar w:fldCharType="separate"/>
            </w:r>
            <w:r w:rsidR="00426EBB" w:rsidRPr="00B4129A">
              <w:rPr>
                <w:rStyle w:val="Hyperlink"/>
                <w:rFonts w:eastAsiaTheme="majorEastAsia"/>
                <w:noProof/>
              </w:rPr>
              <w:t>C.2. Translucent Material Sample</w:t>
            </w:r>
            <w:r w:rsidR="00426EBB">
              <w:rPr>
                <w:noProof/>
                <w:webHidden/>
              </w:rPr>
              <w:tab/>
            </w:r>
            <w:r w:rsidR="00426EBB">
              <w:rPr>
                <w:noProof/>
                <w:webHidden/>
              </w:rPr>
              <w:fldChar w:fldCharType="begin"/>
            </w:r>
            <w:r w:rsidR="00426EBB">
              <w:rPr>
                <w:noProof/>
                <w:webHidden/>
              </w:rPr>
              <w:instrText xml:space="preserve"> PAGEREF _Toc520719653 \h </w:instrText>
            </w:r>
          </w:ins>
          <w:r w:rsidR="00426EBB">
            <w:rPr>
              <w:noProof/>
              <w:webHidden/>
            </w:rPr>
          </w:r>
          <w:ins w:id="160" w:author="Author">
            <w:r w:rsidR="00426EBB">
              <w:rPr>
                <w:noProof/>
                <w:webHidden/>
              </w:rPr>
              <w:fldChar w:fldCharType="separate"/>
            </w:r>
            <w:r w:rsidR="001C45B2">
              <w:rPr>
                <w:noProof/>
                <w:webHidden/>
              </w:rPr>
              <w:t>58</w:t>
            </w:r>
            <w:r w:rsidR="00426EBB">
              <w:rPr>
                <w:noProof/>
                <w:webHidden/>
              </w:rPr>
              <w:fldChar w:fldCharType="end"/>
            </w:r>
            <w:r>
              <w:rPr>
                <w:noProof/>
              </w:rPr>
              <w:fldChar w:fldCharType="end"/>
            </w:r>
          </w:ins>
        </w:p>
        <w:p w14:paraId="41A6848C" w14:textId="59414F67" w:rsidR="00426EBB" w:rsidRDefault="000069FA">
          <w:pPr>
            <w:pStyle w:val="TOC1"/>
            <w:tabs>
              <w:tab w:val="right" w:leader="dot" w:pos="9350"/>
            </w:tabs>
            <w:rPr>
              <w:ins w:id="161" w:author="Author"/>
              <w:b w:val="0"/>
              <w:noProof/>
              <w:sz w:val="22"/>
              <w:szCs w:val="22"/>
            </w:rPr>
          </w:pPr>
          <w:ins w:id="162" w:author="Author">
            <w:r>
              <w:fldChar w:fldCharType="begin"/>
            </w:r>
            <w:r>
              <w:instrText xml:space="preserve"> HYPERLINK \l "_Toc520719654" </w:instrText>
            </w:r>
            <w:r>
              <w:fldChar w:fldCharType="separate"/>
            </w:r>
            <w:r w:rsidR="00426EBB" w:rsidRPr="00B4129A">
              <w:rPr>
                <w:rStyle w:val="Hyperlink"/>
                <w:noProof/>
              </w:rPr>
              <w:t>Appendix D. Micro-facet Surface Model and BRDF</w:t>
            </w:r>
            <w:r w:rsidR="00426EBB">
              <w:rPr>
                <w:noProof/>
                <w:webHidden/>
              </w:rPr>
              <w:tab/>
            </w:r>
            <w:r w:rsidR="00426EBB">
              <w:rPr>
                <w:noProof/>
                <w:webHidden/>
              </w:rPr>
              <w:fldChar w:fldCharType="begin"/>
            </w:r>
            <w:r w:rsidR="00426EBB">
              <w:rPr>
                <w:noProof/>
                <w:webHidden/>
              </w:rPr>
              <w:instrText xml:space="preserve"> PAGEREF _Toc520719654 \h </w:instrText>
            </w:r>
          </w:ins>
          <w:r w:rsidR="00426EBB">
            <w:rPr>
              <w:noProof/>
              <w:webHidden/>
            </w:rPr>
          </w:r>
          <w:ins w:id="163" w:author="Author">
            <w:r w:rsidR="00426EBB">
              <w:rPr>
                <w:noProof/>
                <w:webHidden/>
              </w:rPr>
              <w:fldChar w:fldCharType="separate"/>
            </w:r>
            <w:r w:rsidR="001C45B2">
              <w:rPr>
                <w:noProof/>
                <w:webHidden/>
              </w:rPr>
              <w:t>61</w:t>
            </w:r>
            <w:r w:rsidR="00426EBB">
              <w:rPr>
                <w:noProof/>
                <w:webHidden/>
              </w:rPr>
              <w:fldChar w:fldCharType="end"/>
            </w:r>
            <w:r>
              <w:rPr>
                <w:noProof/>
              </w:rPr>
              <w:fldChar w:fldCharType="end"/>
            </w:r>
          </w:ins>
        </w:p>
        <w:p w14:paraId="2C37BC7D" w14:textId="3990191B" w:rsidR="00426EBB" w:rsidRDefault="000069FA">
          <w:pPr>
            <w:pStyle w:val="TOC2"/>
            <w:rPr>
              <w:ins w:id="164" w:author="Author"/>
              <w:b w:val="0"/>
              <w:noProof/>
            </w:rPr>
          </w:pPr>
          <w:ins w:id="165" w:author="Author">
            <w:r>
              <w:fldChar w:fldCharType="begin"/>
            </w:r>
            <w:r>
              <w:instrText xml:space="preserve"> HYPERLINK \l "_Toc520719655" </w:instrText>
            </w:r>
            <w:r>
              <w:fldChar w:fldCharType="separate"/>
            </w:r>
            <w:r w:rsidR="00426EBB" w:rsidRPr="00B4129A">
              <w:rPr>
                <w:rStyle w:val="Hyperlink"/>
                <w:noProof/>
              </w:rPr>
              <w:t xml:space="preserve">D.1. Normal Distribution Function – </w:t>
            </w:r>
            <w:r w:rsidR="00426EBB" w:rsidRPr="00B4129A">
              <w:rPr>
                <w:rStyle w:val="Hyperlink"/>
                <w:i/>
                <w:noProof/>
              </w:rPr>
              <w:t>D(h)</w:t>
            </w:r>
            <w:r w:rsidR="00426EBB">
              <w:rPr>
                <w:noProof/>
                <w:webHidden/>
              </w:rPr>
              <w:tab/>
            </w:r>
            <w:r w:rsidR="00426EBB">
              <w:rPr>
                <w:noProof/>
                <w:webHidden/>
              </w:rPr>
              <w:fldChar w:fldCharType="begin"/>
            </w:r>
            <w:r w:rsidR="00426EBB">
              <w:rPr>
                <w:noProof/>
                <w:webHidden/>
              </w:rPr>
              <w:instrText xml:space="preserve"> PAGEREF _Toc520719655 \h </w:instrText>
            </w:r>
          </w:ins>
          <w:r w:rsidR="00426EBB">
            <w:rPr>
              <w:noProof/>
              <w:webHidden/>
            </w:rPr>
          </w:r>
          <w:ins w:id="166" w:author="Author">
            <w:r w:rsidR="00426EBB">
              <w:rPr>
                <w:noProof/>
                <w:webHidden/>
              </w:rPr>
              <w:fldChar w:fldCharType="separate"/>
            </w:r>
            <w:r w:rsidR="001C45B2">
              <w:rPr>
                <w:noProof/>
                <w:webHidden/>
              </w:rPr>
              <w:t>62</w:t>
            </w:r>
            <w:r w:rsidR="00426EBB">
              <w:rPr>
                <w:noProof/>
                <w:webHidden/>
              </w:rPr>
              <w:fldChar w:fldCharType="end"/>
            </w:r>
            <w:r>
              <w:rPr>
                <w:noProof/>
              </w:rPr>
              <w:fldChar w:fldCharType="end"/>
            </w:r>
          </w:ins>
        </w:p>
        <w:p w14:paraId="7146C1C7" w14:textId="681FEFDB" w:rsidR="00426EBB" w:rsidRDefault="000069FA">
          <w:pPr>
            <w:pStyle w:val="TOC2"/>
            <w:rPr>
              <w:ins w:id="167" w:author="Author"/>
              <w:b w:val="0"/>
              <w:noProof/>
            </w:rPr>
          </w:pPr>
          <w:ins w:id="168" w:author="Author">
            <w:r>
              <w:fldChar w:fldCharType="begin"/>
            </w:r>
            <w:r>
              <w:instrText xml:space="preserve"> HYPERLINK \l "_Toc520719656" </w:instrText>
            </w:r>
            <w:r>
              <w:fldChar w:fldCharType="separate"/>
            </w:r>
            <w:r w:rsidR="00426EBB" w:rsidRPr="00B4129A">
              <w:rPr>
                <w:rStyle w:val="Hyperlink"/>
                <w:noProof/>
              </w:rPr>
              <w:t xml:space="preserve">D.2. Geometric Occlusion Term – </w:t>
            </w:r>
            <w:r w:rsidR="00426EBB" w:rsidRPr="00B4129A">
              <w:rPr>
                <w:rStyle w:val="Hyperlink"/>
                <w:i/>
                <w:noProof/>
              </w:rPr>
              <w:t>G(l, v, h)</w:t>
            </w:r>
            <w:r w:rsidR="00426EBB">
              <w:rPr>
                <w:noProof/>
                <w:webHidden/>
              </w:rPr>
              <w:tab/>
            </w:r>
            <w:r w:rsidR="00426EBB">
              <w:rPr>
                <w:noProof/>
                <w:webHidden/>
              </w:rPr>
              <w:fldChar w:fldCharType="begin"/>
            </w:r>
            <w:r w:rsidR="00426EBB">
              <w:rPr>
                <w:noProof/>
                <w:webHidden/>
              </w:rPr>
              <w:instrText xml:space="preserve"> PAGEREF _Toc520719656 \h </w:instrText>
            </w:r>
          </w:ins>
          <w:r w:rsidR="00426EBB">
            <w:rPr>
              <w:noProof/>
              <w:webHidden/>
            </w:rPr>
          </w:r>
          <w:ins w:id="169" w:author="Author">
            <w:r w:rsidR="00426EBB">
              <w:rPr>
                <w:noProof/>
                <w:webHidden/>
              </w:rPr>
              <w:fldChar w:fldCharType="separate"/>
            </w:r>
            <w:r w:rsidR="001C45B2">
              <w:rPr>
                <w:noProof/>
                <w:webHidden/>
              </w:rPr>
              <w:t>62</w:t>
            </w:r>
            <w:r w:rsidR="00426EBB">
              <w:rPr>
                <w:noProof/>
                <w:webHidden/>
              </w:rPr>
              <w:fldChar w:fldCharType="end"/>
            </w:r>
            <w:r>
              <w:rPr>
                <w:noProof/>
              </w:rPr>
              <w:fldChar w:fldCharType="end"/>
            </w:r>
          </w:ins>
        </w:p>
        <w:p w14:paraId="4284DC3D" w14:textId="2C41969A" w:rsidR="00426EBB" w:rsidRDefault="000069FA">
          <w:pPr>
            <w:pStyle w:val="TOC2"/>
            <w:rPr>
              <w:ins w:id="170" w:author="Author"/>
              <w:b w:val="0"/>
              <w:noProof/>
            </w:rPr>
          </w:pPr>
          <w:ins w:id="171" w:author="Author">
            <w:r>
              <w:fldChar w:fldCharType="begin"/>
            </w:r>
            <w:r>
              <w:instrText xml:space="preserve"> HYPERLINK \l "_Toc520719657" </w:instrText>
            </w:r>
            <w:r>
              <w:fldChar w:fldCharType="separate"/>
            </w:r>
            <w:r w:rsidR="00426EBB" w:rsidRPr="00B4129A">
              <w:rPr>
                <w:rStyle w:val="Hyperlink"/>
                <w:noProof/>
              </w:rPr>
              <w:t xml:space="preserve">D.3. Fresnel Term – </w:t>
            </w:r>
            <w:r w:rsidR="00426EBB" w:rsidRPr="00B4129A">
              <w:rPr>
                <w:rStyle w:val="Hyperlink"/>
                <w:i/>
                <w:noProof/>
              </w:rPr>
              <w:t>F(l, h)</w:t>
            </w:r>
            <w:r w:rsidR="00426EBB">
              <w:rPr>
                <w:noProof/>
                <w:webHidden/>
              </w:rPr>
              <w:tab/>
            </w:r>
            <w:r w:rsidR="00426EBB">
              <w:rPr>
                <w:noProof/>
                <w:webHidden/>
              </w:rPr>
              <w:fldChar w:fldCharType="begin"/>
            </w:r>
            <w:r w:rsidR="00426EBB">
              <w:rPr>
                <w:noProof/>
                <w:webHidden/>
              </w:rPr>
              <w:instrText xml:space="preserve"> PAGEREF _Toc520719657 \h </w:instrText>
            </w:r>
          </w:ins>
          <w:r w:rsidR="00426EBB">
            <w:rPr>
              <w:noProof/>
              <w:webHidden/>
            </w:rPr>
          </w:r>
          <w:ins w:id="172" w:author="Author">
            <w:r w:rsidR="00426EBB">
              <w:rPr>
                <w:noProof/>
                <w:webHidden/>
              </w:rPr>
              <w:fldChar w:fldCharType="separate"/>
            </w:r>
            <w:r w:rsidR="001C45B2">
              <w:rPr>
                <w:noProof/>
                <w:webHidden/>
              </w:rPr>
              <w:t>63</w:t>
            </w:r>
            <w:r w:rsidR="00426EBB">
              <w:rPr>
                <w:noProof/>
                <w:webHidden/>
              </w:rPr>
              <w:fldChar w:fldCharType="end"/>
            </w:r>
            <w:r>
              <w:rPr>
                <w:noProof/>
              </w:rPr>
              <w:fldChar w:fldCharType="end"/>
            </w:r>
          </w:ins>
        </w:p>
        <w:p w14:paraId="7E01EE31" w14:textId="6B3B56F4" w:rsidR="00426EBB" w:rsidRDefault="000069FA">
          <w:pPr>
            <w:pStyle w:val="TOC1"/>
            <w:tabs>
              <w:tab w:val="right" w:leader="dot" w:pos="9350"/>
            </w:tabs>
            <w:rPr>
              <w:ins w:id="173" w:author="Author"/>
              <w:b w:val="0"/>
              <w:noProof/>
              <w:sz w:val="22"/>
              <w:szCs w:val="22"/>
            </w:rPr>
          </w:pPr>
          <w:ins w:id="174" w:author="Author">
            <w:r>
              <w:fldChar w:fldCharType="begin"/>
            </w:r>
            <w:r>
              <w:instrText xml:space="preserve"> HYPERLINK \l "_Toc520719658" </w:instrText>
            </w:r>
            <w:r>
              <w:fldChar w:fldCharType="separate"/>
            </w:r>
            <w:r w:rsidR="00426EBB" w:rsidRPr="00B4129A">
              <w:rPr>
                <w:rStyle w:val="Hyperlink"/>
                <w:noProof/>
              </w:rPr>
              <w:t>Appendix E. Standard Namespaces and Content Types</w:t>
            </w:r>
            <w:r w:rsidR="00426EBB">
              <w:rPr>
                <w:noProof/>
                <w:webHidden/>
              </w:rPr>
              <w:tab/>
            </w:r>
            <w:r w:rsidR="00426EBB">
              <w:rPr>
                <w:noProof/>
                <w:webHidden/>
              </w:rPr>
              <w:fldChar w:fldCharType="begin"/>
            </w:r>
            <w:r w:rsidR="00426EBB">
              <w:rPr>
                <w:noProof/>
                <w:webHidden/>
              </w:rPr>
              <w:instrText xml:space="preserve"> PAGEREF _Toc520719658 \h </w:instrText>
            </w:r>
          </w:ins>
          <w:r w:rsidR="00426EBB">
            <w:rPr>
              <w:noProof/>
              <w:webHidden/>
            </w:rPr>
          </w:r>
          <w:ins w:id="175" w:author="Author">
            <w:r w:rsidR="00426EBB">
              <w:rPr>
                <w:noProof/>
                <w:webHidden/>
              </w:rPr>
              <w:fldChar w:fldCharType="separate"/>
            </w:r>
            <w:r w:rsidR="001C45B2">
              <w:rPr>
                <w:noProof/>
                <w:webHidden/>
              </w:rPr>
              <w:t>64</w:t>
            </w:r>
            <w:r w:rsidR="00426EBB">
              <w:rPr>
                <w:noProof/>
                <w:webHidden/>
              </w:rPr>
              <w:fldChar w:fldCharType="end"/>
            </w:r>
            <w:r>
              <w:rPr>
                <w:noProof/>
              </w:rPr>
              <w:fldChar w:fldCharType="end"/>
            </w:r>
          </w:ins>
        </w:p>
        <w:p w14:paraId="2B1BCC6E" w14:textId="5E83B3A4" w:rsidR="00426EBB" w:rsidRDefault="000069FA">
          <w:pPr>
            <w:pStyle w:val="TOC2"/>
            <w:tabs>
              <w:tab w:val="left" w:pos="880"/>
            </w:tabs>
            <w:rPr>
              <w:ins w:id="176" w:author="Author"/>
              <w:b w:val="0"/>
              <w:noProof/>
            </w:rPr>
          </w:pPr>
          <w:ins w:id="177" w:author="Author">
            <w:r>
              <w:fldChar w:fldCharType="begin"/>
            </w:r>
            <w:r>
              <w:instrText xml:space="preserve"> HYPERLINK \l "_Toc520719659" </w:instrText>
            </w:r>
            <w:r>
              <w:fldChar w:fldCharType="separate"/>
            </w:r>
            <w:r w:rsidR="00426EBB" w:rsidRPr="00B4129A">
              <w:rPr>
                <w:rStyle w:val="Hyperlink"/>
                <w:noProof/>
              </w:rPr>
              <w:t>E.1</w:t>
            </w:r>
            <w:r w:rsidR="00426EBB">
              <w:rPr>
                <w:b w:val="0"/>
                <w:noProof/>
              </w:rPr>
              <w:tab/>
            </w:r>
            <w:r w:rsidR="00426EBB" w:rsidRPr="00B4129A">
              <w:rPr>
                <w:rStyle w:val="Hyperlink"/>
                <w:noProof/>
              </w:rPr>
              <w:t>Content Types</w:t>
            </w:r>
            <w:r w:rsidR="00426EBB">
              <w:rPr>
                <w:noProof/>
                <w:webHidden/>
              </w:rPr>
              <w:tab/>
            </w:r>
            <w:r w:rsidR="00426EBB">
              <w:rPr>
                <w:noProof/>
                <w:webHidden/>
              </w:rPr>
              <w:fldChar w:fldCharType="begin"/>
            </w:r>
            <w:r w:rsidR="00426EBB">
              <w:rPr>
                <w:noProof/>
                <w:webHidden/>
              </w:rPr>
              <w:instrText xml:space="preserve"> PAGEREF _Toc520719659 \h </w:instrText>
            </w:r>
          </w:ins>
          <w:r w:rsidR="00426EBB">
            <w:rPr>
              <w:noProof/>
              <w:webHidden/>
            </w:rPr>
          </w:r>
          <w:ins w:id="178" w:author="Author">
            <w:r w:rsidR="00426EBB">
              <w:rPr>
                <w:noProof/>
                <w:webHidden/>
              </w:rPr>
              <w:fldChar w:fldCharType="separate"/>
            </w:r>
            <w:r w:rsidR="001C45B2">
              <w:rPr>
                <w:noProof/>
                <w:webHidden/>
              </w:rPr>
              <w:t>64</w:t>
            </w:r>
            <w:r w:rsidR="00426EBB">
              <w:rPr>
                <w:noProof/>
                <w:webHidden/>
              </w:rPr>
              <w:fldChar w:fldCharType="end"/>
            </w:r>
            <w:r>
              <w:rPr>
                <w:noProof/>
              </w:rPr>
              <w:fldChar w:fldCharType="end"/>
            </w:r>
          </w:ins>
        </w:p>
        <w:p w14:paraId="647E70E6" w14:textId="7D8F9515" w:rsidR="00426EBB" w:rsidRDefault="000069FA">
          <w:pPr>
            <w:pStyle w:val="TOC2"/>
            <w:tabs>
              <w:tab w:val="left" w:pos="880"/>
            </w:tabs>
            <w:rPr>
              <w:ins w:id="179" w:author="Author"/>
              <w:b w:val="0"/>
              <w:noProof/>
            </w:rPr>
          </w:pPr>
          <w:ins w:id="180" w:author="Author">
            <w:r>
              <w:fldChar w:fldCharType="begin"/>
            </w:r>
            <w:r>
              <w:instrText xml:space="preserve"> HYPERLINK \l "_Toc520719660" </w:instrText>
            </w:r>
            <w:r>
              <w:fldChar w:fldCharType="separate"/>
            </w:r>
            <w:r w:rsidR="00426EBB" w:rsidRPr="00B4129A">
              <w:rPr>
                <w:rStyle w:val="Hyperlink"/>
                <w:noProof/>
              </w:rPr>
              <w:t>E.2</w:t>
            </w:r>
            <w:r w:rsidR="00426EBB">
              <w:rPr>
                <w:b w:val="0"/>
                <w:noProof/>
              </w:rPr>
              <w:tab/>
            </w:r>
            <w:r w:rsidR="00426EBB" w:rsidRPr="00B4129A">
              <w:rPr>
                <w:rStyle w:val="Hyperlink"/>
                <w:noProof/>
              </w:rPr>
              <w:t>Relationship Types</w:t>
            </w:r>
            <w:r w:rsidR="00426EBB">
              <w:rPr>
                <w:noProof/>
                <w:webHidden/>
              </w:rPr>
              <w:tab/>
            </w:r>
            <w:r w:rsidR="00426EBB">
              <w:rPr>
                <w:noProof/>
                <w:webHidden/>
              </w:rPr>
              <w:fldChar w:fldCharType="begin"/>
            </w:r>
            <w:r w:rsidR="00426EBB">
              <w:rPr>
                <w:noProof/>
                <w:webHidden/>
              </w:rPr>
              <w:instrText xml:space="preserve"> PAGEREF _Toc520719660 \h </w:instrText>
            </w:r>
          </w:ins>
          <w:r w:rsidR="00426EBB">
            <w:rPr>
              <w:noProof/>
              <w:webHidden/>
            </w:rPr>
          </w:r>
          <w:ins w:id="181" w:author="Author">
            <w:r w:rsidR="00426EBB">
              <w:rPr>
                <w:noProof/>
                <w:webHidden/>
              </w:rPr>
              <w:fldChar w:fldCharType="separate"/>
            </w:r>
            <w:r w:rsidR="001C45B2">
              <w:rPr>
                <w:noProof/>
                <w:webHidden/>
              </w:rPr>
              <w:t>64</w:t>
            </w:r>
            <w:r w:rsidR="00426EBB">
              <w:rPr>
                <w:noProof/>
                <w:webHidden/>
              </w:rPr>
              <w:fldChar w:fldCharType="end"/>
            </w:r>
            <w:r>
              <w:rPr>
                <w:noProof/>
              </w:rPr>
              <w:fldChar w:fldCharType="end"/>
            </w:r>
          </w:ins>
        </w:p>
        <w:p w14:paraId="61BE18B2" w14:textId="08574629" w:rsidR="00426EBB" w:rsidRDefault="000069FA">
          <w:pPr>
            <w:pStyle w:val="TOC2"/>
            <w:tabs>
              <w:tab w:val="left" w:pos="880"/>
            </w:tabs>
            <w:rPr>
              <w:ins w:id="182" w:author="Author"/>
              <w:b w:val="0"/>
              <w:noProof/>
            </w:rPr>
          </w:pPr>
          <w:ins w:id="183" w:author="Author">
            <w:r>
              <w:fldChar w:fldCharType="begin"/>
            </w:r>
            <w:r>
              <w:instrText xml:space="preserve"> HYPERLINK \l "_Toc520719661" </w:instrText>
            </w:r>
            <w:r>
              <w:fldChar w:fldCharType="separate"/>
            </w:r>
            <w:r w:rsidR="00426EBB" w:rsidRPr="00B4129A">
              <w:rPr>
                <w:rStyle w:val="Hyperlink"/>
                <w:noProof/>
              </w:rPr>
              <w:t>E.3</w:t>
            </w:r>
            <w:r w:rsidR="00426EBB">
              <w:rPr>
                <w:b w:val="0"/>
                <w:noProof/>
              </w:rPr>
              <w:tab/>
            </w:r>
            <w:r w:rsidR="00426EBB" w:rsidRPr="00B4129A">
              <w:rPr>
                <w:rStyle w:val="Hyperlink"/>
                <w:noProof/>
              </w:rPr>
              <w:t>Namespaces</w:t>
            </w:r>
            <w:r w:rsidR="00426EBB">
              <w:rPr>
                <w:noProof/>
                <w:webHidden/>
              </w:rPr>
              <w:tab/>
            </w:r>
            <w:r w:rsidR="00426EBB">
              <w:rPr>
                <w:noProof/>
                <w:webHidden/>
              </w:rPr>
              <w:fldChar w:fldCharType="begin"/>
            </w:r>
            <w:r w:rsidR="00426EBB">
              <w:rPr>
                <w:noProof/>
                <w:webHidden/>
              </w:rPr>
              <w:instrText xml:space="preserve"> PAGEREF _Toc520719661 \h </w:instrText>
            </w:r>
          </w:ins>
          <w:r w:rsidR="00426EBB">
            <w:rPr>
              <w:noProof/>
              <w:webHidden/>
            </w:rPr>
          </w:r>
          <w:ins w:id="184" w:author="Author">
            <w:r w:rsidR="00426EBB">
              <w:rPr>
                <w:noProof/>
                <w:webHidden/>
              </w:rPr>
              <w:fldChar w:fldCharType="separate"/>
            </w:r>
            <w:r w:rsidR="001C45B2">
              <w:rPr>
                <w:noProof/>
                <w:webHidden/>
              </w:rPr>
              <w:t>64</w:t>
            </w:r>
            <w:r w:rsidR="00426EBB">
              <w:rPr>
                <w:noProof/>
                <w:webHidden/>
              </w:rPr>
              <w:fldChar w:fldCharType="end"/>
            </w:r>
            <w:r>
              <w:rPr>
                <w:noProof/>
              </w:rPr>
              <w:fldChar w:fldCharType="end"/>
            </w:r>
          </w:ins>
        </w:p>
        <w:p w14:paraId="54C64924" w14:textId="172B4C5E" w:rsidR="00426EBB" w:rsidRDefault="000069FA">
          <w:pPr>
            <w:pStyle w:val="TOC1"/>
            <w:tabs>
              <w:tab w:val="right" w:leader="dot" w:pos="9350"/>
            </w:tabs>
            <w:rPr>
              <w:ins w:id="185" w:author="Author"/>
              <w:b w:val="0"/>
              <w:noProof/>
              <w:sz w:val="22"/>
              <w:szCs w:val="22"/>
            </w:rPr>
          </w:pPr>
          <w:ins w:id="186" w:author="Author">
            <w:r>
              <w:lastRenderedPageBreak/>
              <w:fldChar w:fldCharType="begin"/>
            </w:r>
            <w:r>
              <w:instrText xml:space="preserve"> HYPERLINK \l "_Toc520719662" </w:instrText>
            </w:r>
            <w:r>
              <w:fldChar w:fldCharType="separate"/>
            </w:r>
            <w:r w:rsidR="00426EBB" w:rsidRPr="00B4129A">
              <w:rPr>
                <w:rStyle w:val="Hyperlink"/>
                <w:noProof/>
              </w:rPr>
              <w:t>References</w:t>
            </w:r>
            <w:r w:rsidR="00426EBB">
              <w:rPr>
                <w:noProof/>
                <w:webHidden/>
              </w:rPr>
              <w:tab/>
            </w:r>
            <w:r w:rsidR="00426EBB">
              <w:rPr>
                <w:noProof/>
                <w:webHidden/>
              </w:rPr>
              <w:fldChar w:fldCharType="begin"/>
            </w:r>
            <w:r w:rsidR="00426EBB">
              <w:rPr>
                <w:noProof/>
                <w:webHidden/>
              </w:rPr>
              <w:instrText xml:space="preserve"> PAGEREF _Toc520719662 \h </w:instrText>
            </w:r>
          </w:ins>
          <w:r w:rsidR="00426EBB">
            <w:rPr>
              <w:noProof/>
              <w:webHidden/>
            </w:rPr>
          </w:r>
          <w:ins w:id="187" w:author="Author">
            <w:r w:rsidR="00426EBB">
              <w:rPr>
                <w:noProof/>
                <w:webHidden/>
              </w:rPr>
              <w:fldChar w:fldCharType="separate"/>
            </w:r>
            <w:r w:rsidR="001C45B2">
              <w:rPr>
                <w:noProof/>
                <w:webHidden/>
              </w:rPr>
              <w:t>65</w:t>
            </w:r>
            <w:r w:rsidR="00426EBB">
              <w:rPr>
                <w:noProof/>
                <w:webHidden/>
              </w:rPr>
              <w:fldChar w:fldCharType="end"/>
            </w:r>
            <w:r>
              <w:rPr>
                <w:noProof/>
              </w:rPr>
              <w:fldChar w:fldCharType="end"/>
            </w:r>
          </w:ins>
        </w:p>
        <w:p w14:paraId="5BF203A0" w14:textId="59FF155F" w:rsidR="00D547CD" w:rsidRDefault="00D547CD">
          <w:r w:rsidRPr="004D3835">
            <w:rPr>
              <w:b/>
              <w:rPrChange w:id="188" w:author="Author">
                <w:rPr/>
              </w:rPrChange>
            </w:rPr>
            <w:fldChar w:fldCharType="end"/>
          </w:r>
        </w:p>
      </w:sdtContent>
    </w:sdt>
    <w:p w14:paraId="1466406C" w14:textId="77777777" w:rsidR="000D7C2E" w:rsidRPr="00ED7A35" w:rsidRDefault="00ED7A35" w:rsidP="00370B3C">
      <w:pPr>
        <w:pStyle w:val="Heading1"/>
      </w:pPr>
      <w:bookmarkStart w:id="189" w:name="_Toc520719618"/>
      <w:bookmarkStart w:id="190" w:name="_Toc495065082"/>
      <w:r w:rsidRPr="00ED7A35">
        <w:lastRenderedPageBreak/>
        <w:t>Preface</w:t>
      </w:r>
      <w:bookmarkEnd w:id="189"/>
      <w:bookmarkEnd w:id="190"/>
      <w:bookmarkEnd w:id="5"/>
    </w:p>
    <w:p w14:paraId="31C2348B" w14:textId="77777777" w:rsidR="00ED7A35" w:rsidRPr="00D76EB5" w:rsidRDefault="00ED7A35" w:rsidP="00737C61">
      <w:pPr>
        <w:pStyle w:val="Heading2"/>
        <w:ind w:left="18"/>
      </w:pPr>
      <w:bookmarkStart w:id="191" w:name="_Toc417309080"/>
      <w:bookmarkStart w:id="192" w:name="_Toc520719619"/>
      <w:bookmarkStart w:id="193" w:name="_Toc495065083"/>
      <w:r w:rsidRPr="00D76EB5">
        <w:t>About this Specification</w:t>
      </w:r>
      <w:bookmarkEnd w:id="191"/>
      <w:bookmarkEnd w:id="192"/>
      <w:bookmarkEnd w:id="193"/>
    </w:p>
    <w:p w14:paraId="02669303" w14:textId="53FA43A3" w:rsidR="00A24053" w:rsidRDefault="00B24332" w:rsidP="00A24053">
      <w:r>
        <w:t xml:space="preserve">This 3MF materials </w:t>
      </w:r>
      <w:r w:rsidR="0000237B">
        <w:t xml:space="preserve">and properties </w:t>
      </w:r>
      <w:r>
        <w:t xml:space="preserve">specification is an extension to the core 3MF specification. This document cannot stand alone and only applies as an addendum to the core 3MF specification. Usage of this and any other </w:t>
      </w:r>
      <w:r w:rsidR="007F23D0">
        <w:t xml:space="preserve">3MF </w:t>
      </w:r>
      <w:r>
        <w:t xml:space="preserve">extensions </w:t>
      </w:r>
      <w:r w:rsidR="007F23D0">
        <w:t>follow an a la carte model,</w:t>
      </w:r>
      <w:r>
        <w:t xml:space="preserve"> defined in the </w:t>
      </w:r>
      <w:r w:rsidR="007F23D0">
        <w:t>core 3MF specification.</w:t>
      </w:r>
    </w:p>
    <w:p w14:paraId="34229DC0" w14:textId="77777777" w:rsidR="000F4ED4" w:rsidRDefault="000F4ED4" w:rsidP="00ED7A35">
      <w:r>
        <w:t>Part I, “3MF Documents,” presents the details of the primarily XML-based 3MF Document format. This section describes the XML markup that defines the composition of 3D documents and the appearance of each model within the document.</w:t>
      </w:r>
    </w:p>
    <w:p w14:paraId="2F0AA96B" w14:textId="77777777" w:rsidR="000F4ED4" w:rsidRDefault="00944B2D" w:rsidP="00ED7A35">
      <w:r>
        <w:t>Part II</w:t>
      </w:r>
      <w:r w:rsidR="000F4ED4">
        <w:t>, “Appendixes,” contains additional technical details and schemas too extensive to include in the main body of the text as well as convenient reference information.</w:t>
      </w:r>
    </w:p>
    <w:p w14:paraId="4712301C" w14:textId="77777777" w:rsidR="0093233C" w:rsidRDefault="0093233C" w:rsidP="00ED7A35">
      <w:r>
        <w:t>The information contained in this specification is subject to change. Every effort has been made to ensure its accur</w:t>
      </w:r>
      <w:r w:rsidR="00A24053">
        <w:t>acy at the time of publication.</w:t>
      </w:r>
    </w:p>
    <w:p w14:paraId="2AFE7491" w14:textId="192EEB2C" w:rsidR="006D09C3" w:rsidRDefault="006D09C3" w:rsidP="00ED7A35">
      <w:r>
        <w:t>This extension MUST be used only with Core specification 1.</w:t>
      </w:r>
      <w:del w:id="194" w:author="Author">
        <w:r>
          <w:delText>0</w:delText>
        </w:r>
      </w:del>
      <w:ins w:id="195" w:author="Author">
        <w:r w:rsidR="000A4973">
          <w:t>2</w:t>
        </w:r>
      </w:ins>
      <w:r>
        <w:t>.</w:t>
      </w:r>
    </w:p>
    <w:p w14:paraId="1FCC6B87" w14:textId="77777777" w:rsidR="009E4106" w:rsidRDefault="009E4106" w:rsidP="00737C61">
      <w:pPr>
        <w:pStyle w:val="Heading2"/>
        <w:ind w:left="18"/>
      </w:pPr>
      <w:bookmarkStart w:id="196" w:name="_Toc417309081"/>
      <w:bookmarkStart w:id="197" w:name="_Toc520719620"/>
      <w:bookmarkStart w:id="198" w:name="_Toc495065084"/>
      <w:r>
        <w:t>Document Conventions</w:t>
      </w:r>
      <w:bookmarkEnd w:id="196"/>
      <w:bookmarkEnd w:id="197"/>
      <w:bookmarkEnd w:id="198"/>
    </w:p>
    <w:p w14:paraId="0045ED38" w14:textId="77777777" w:rsidR="009E4106" w:rsidRDefault="009E4106" w:rsidP="00ED7A35">
      <w:r>
        <w:t>Except where otherwise noted, syntax descriptions are expressed in the ABNF format as defined in RFC 4234.</w:t>
      </w:r>
    </w:p>
    <w:p w14:paraId="15AA2249" w14:textId="77777777" w:rsidR="009E4106" w:rsidRDefault="009E4106" w:rsidP="00ED7A35">
      <w:r>
        <w:t xml:space="preserve">Glossary terms are formatted like </w:t>
      </w:r>
      <w:r w:rsidRPr="00EB33D8">
        <w:rPr>
          <w:rStyle w:val="Glossary"/>
        </w:rPr>
        <w:t>this</w:t>
      </w:r>
      <w:r>
        <w:t>.</w:t>
      </w:r>
    </w:p>
    <w:p w14:paraId="3AF2130D" w14:textId="77777777" w:rsidR="009E4106" w:rsidRPr="00EB33D8" w:rsidRDefault="009E4106" w:rsidP="00EB33D8">
      <w:r w:rsidRPr="00EB33D8">
        <w:t xml:space="preserve">Syntax descriptions and code are formatted in </w:t>
      </w:r>
      <w:r w:rsidRPr="005E0F89">
        <w:rPr>
          <w:rStyle w:val="SyntaxChar"/>
        </w:rPr>
        <w:t>monospace</w:t>
      </w:r>
      <w:r w:rsidRPr="00EB33D8">
        <w:t xml:space="preserve"> type.</w:t>
      </w:r>
    </w:p>
    <w:p w14:paraId="73D1BB55" w14:textId="77777777" w:rsidR="009E4106" w:rsidRDefault="00EB33D8" w:rsidP="00EB33D8">
      <w:r>
        <w:t>Replacea</w:t>
      </w:r>
      <w:r w:rsidR="009E4106">
        <w:t xml:space="preserve">ble items, that is, an item intended to be replaced by a value, are formatted in </w:t>
      </w:r>
      <w:r w:rsidR="009E4106" w:rsidRPr="00EB33D8">
        <w:rPr>
          <w:rStyle w:val="ReplaceableSyntaxChar"/>
        </w:rPr>
        <w:t>monospace cursive</w:t>
      </w:r>
      <w:r w:rsidR="009E4106">
        <w:t xml:space="preserve"> type.</w:t>
      </w:r>
    </w:p>
    <w:p w14:paraId="500CA796" w14:textId="77777777" w:rsidR="009E4106" w:rsidRDefault="009E4106" w:rsidP="00ED7A35">
      <w:r>
        <w:t>Notes are formatted as follows:</w:t>
      </w:r>
    </w:p>
    <w:p w14:paraId="1085FB23" w14:textId="77777777" w:rsidR="009E4106" w:rsidRDefault="009E4106" w:rsidP="00F95549">
      <w:pPr>
        <w:pStyle w:val="Note"/>
      </w:pPr>
      <w:r w:rsidRPr="00F95549">
        <w:rPr>
          <w:b/>
        </w:rPr>
        <w:t>Note:</w:t>
      </w:r>
      <w:r>
        <w:t xml:space="preserve"> This is a note.</w:t>
      </w:r>
    </w:p>
    <w:p w14:paraId="0EA314FC" w14:textId="77777777" w:rsidR="009E4106" w:rsidRDefault="009E4106" w:rsidP="00737C61">
      <w:pPr>
        <w:pStyle w:val="Heading2"/>
        <w:ind w:left="18"/>
      </w:pPr>
      <w:bookmarkStart w:id="199" w:name="_Toc417309082"/>
      <w:bookmarkStart w:id="200" w:name="_Toc520719621"/>
      <w:bookmarkStart w:id="201" w:name="_Toc495065085"/>
      <w:r>
        <w:t>Language Notes</w:t>
      </w:r>
      <w:bookmarkEnd w:id="199"/>
      <w:bookmarkEnd w:id="200"/>
      <w:bookmarkEnd w:id="201"/>
    </w:p>
    <w:p w14:paraId="2168B94D" w14:textId="77777777" w:rsidR="009E4106" w:rsidRDefault="009E4106" w:rsidP="00ED7A35">
      <w:r>
        <w:t>In this specification, the words that are used to define the significance of each requirement are written in uppercase. These words are used in accordance with their definitions in RFC 2119, and their respective meanings are reproduced below:</w:t>
      </w:r>
    </w:p>
    <w:p w14:paraId="499989D3" w14:textId="77777777" w:rsidR="009E4106" w:rsidRDefault="009E4106" w:rsidP="009E4106">
      <w:pPr>
        <w:pStyle w:val="ListParagraph"/>
        <w:numPr>
          <w:ilvl w:val="0"/>
          <w:numId w:val="1"/>
        </w:numPr>
      </w:pPr>
      <w:r w:rsidRPr="00EB33D8">
        <w:rPr>
          <w:i/>
        </w:rPr>
        <w:lastRenderedPageBreak/>
        <w:t>MUST.</w:t>
      </w:r>
      <w:r>
        <w:t xml:space="preserve"> </w:t>
      </w:r>
      <w:r w:rsidR="00EB33D8">
        <w:t>This word, or the adjective “REQUIRED,” means that the item is an absolute requirement of the specification.</w:t>
      </w:r>
    </w:p>
    <w:p w14:paraId="22494F1A" w14:textId="3800A84A" w:rsidR="00EB33D8" w:rsidRDefault="00EB33D8" w:rsidP="009E4106">
      <w:pPr>
        <w:pStyle w:val="ListParagraph"/>
        <w:numPr>
          <w:ilvl w:val="0"/>
          <w:numId w:val="1"/>
        </w:numPr>
      </w:pPr>
      <w:r w:rsidRPr="001454C4">
        <w:rPr>
          <w:i/>
        </w:rPr>
        <w:t>SHOULD.</w:t>
      </w:r>
      <w:r>
        <w:t xml:space="preserve"> </w:t>
      </w:r>
      <w:r w:rsidR="001454C4">
        <w:t xml:space="preserve">This word, or the adjective “RECOMMENDED,” means that there may exist valid reasons </w:t>
      </w:r>
      <w:del w:id="202" w:author="Author">
        <w:r w:rsidR="001454C4">
          <w:delText xml:space="preserve">in particular circumstances </w:delText>
        </w:r>
      </w:del>
      <w:r w:rsidR="001454C4">
        <w:t xml:space="preserve">to ignore this item, but the full implications should be </w:t>
      </w:r>
      <w:r w:rsidR="009F2E88">
        <w:t>understood</w:t>
      </w:r>
      <w:ins w:id="203" w:author="Author">
        <w:r w:rsidR="009F2E88">
          <w:t>,</w:t>
        </w:r>
      </w:ins>
      <w:r w:rsidR="001454C4">
        <w:t xml:space="preserve"> and the case carefully weighed before choosing a different course.</w:t>
      </w:r>
    </w:p>
    <w:p w14:paraId="716C5E0D" w14:textId="77777777" w:rsidR="001454C4" w:rsidRDefault="001454C4" w:rsidP="009E4106">
      <w:pPr>
        <w:pStyle w:val="ListParagraph"/>
        <w:numPr>
          <w:ilvl w:val="0"/>
          <w:numId w:val="1"/>
        </w:numPr>
      </w:pPr>
      <w:r>
        <w:rPr>
          <w:i/>
        </w:rPr>
        <w:t>MAY.</w:t>
      </w:r>
      <w:r>
        <w:t xml:space="preserve"> This word, or the adjective “OPTIONAL,” means that this item is truly optional. For example, one implementation may choose to include the item because a particular marketplace or scenario requires it or because it enhances the product. Another implementation may omit the same item.</w:t>
      </w:r>
    </w:p>
    <w:p w14:paraId="65610F1B" w14:textId="77777777" w:rsidR="001454C4" w:rsidRDefault="001454C4" w:rsidP="00737C61">
      <w:pPr>
        <w:pStyle w:val="Heading2"/>
        <w:ind w:left="18"/>
      </w:pPr>
      <w:bookmarkStart w:id="204" w:name="_Toc417309083"/>
      <w:bookmarkStart w:id="205" w:name="_Toc520719622"/>
      <w:bookmarkStart w:id="206" w:name="_Toc495065086"/>
      <w:r>
        <w:t>Software Conformance</w:t>
      </w:r>
      <w:bookmarkEnd w:id="204"/>
      <w:bookmarkEnd w:id="205"/>
      <w:bookmarkEnd w:id="206"/>
    </w:p>
    <w:p w14:paraId="578D7EB6" w14:textId="77777777" w:rsidR="001454C4" w:rsidRDefault="00A24053" w:rsidP="001454C4">
      <w:r>
        <w:t>Most requirements are expressed as format or package r</w:t>
      </w:r>
      <w:r w:rsidR="001454C4">
        <w:t>equirements rather than implementation requirements.</w:t>
      </w:r>
    </w:p>
    <w:p w14:paraId="6A42E847" w14:textId="4A4382B1" w:rsidR="00A24053" w:rsidRDefault="00A24053" w:rsidP="001454C4">
      <w:del w:id="207" w:author="Author">
        <w:r>
          <w:delText>In order for</w:delText>
        </w:r>
      </w:del>
      <w:ins w:id="208" w:author="Author">
        <w:r w:rsidR="00501A8D">
          <w:t>For</w:t>
        </w:r>
      </w:ins>
      <w:r>
        <w:t xml:space="preserve"> consumers to be considered conformant, they </w:t>
      </w:r>
      <w:del w:id="209" w:author="Author">
        <w:r>
          <w:delText>must</w:delText>
        </w:r>
      </w:del>
      <w:ins w:id="210" w:author="Author">
        <w:r w:rsidR="00D8481F">
          <w:t>MUST</w:t>
        </w:r>
      </w:ins>
      <w:r w:rsidR="00D8481F">
        <w:t xml:space="preserve"> </w:t>
      </w:r>
      <w:r>
        <w:t>observe the following rules:</w:t>
      </w:r>
    </w:p>
    <w:p w14:paraId="23D5D5AB" w14:textId="77777777" w:rsidR="00A24053" w:rsidRDefault="00A24053" w:rsidP="00BA561C">
      <w:pPr>
        <w:pStyle w:val="ListParagraph"/>
        <w:numPr>
          <w:ilvl w:val="0"/>
          <w:numId w:val="3"/>
        </w:numPr>
      </w:pPr>
      <w:r>
        <w:t>They MUST NOT report errors when processing conforming instances of the document format except when forced to do so by resource exhaustion.</w:t>
      </w:r>
    </w:p>
    <w:p w14:paraId="5D72CDD9" w14:textId="77777777" w:rsidR="00A24053" w:rsidRDefault="00A24053" w:rsidP="00BA561C">
      <w:pPr>
        <w:pStyle w:val="ListParagraph"/>
        <w:numPr>
          <w:ilvl w:val="0"/>
          <w:numId w:val="3"/>
        </w:numPr>
      </w:pPr>
      <w:r>
        <w:t>They SHOULD report errors when processing non-conforming instances of the document format when doing so does not pose an undue processing or performance burden.</w:t>
      </w:r>
    </w:p>
    <w:p w14:paraId="184FD7AC" w14:textId="76FC8D54" w:rsidR="00A24053" w:rsidRDefault="00A24053" w:rsidP="00A24053">
      <w:del w:id="211" w:author="Author">
        <w:r>
          <w:delText>In order for</w:delText>
        </w:r>
      </w:del>
      <w:ins w:id="212" w:author="Author">
        <w:r w:rsidR="00501A8D">
          <w:t>For</w:t>
        </w:r>
      </w:ins>
      <w:r>
        <w:t xml:space="preserve"> producers to be considered conformant, they </w:t>
      </w:r>
      <w:del w:id="213" w:author="Author">
        <w:r>
          <w:delText>mu</w:delText>
        </w:r>
        <w:r w:rsidR="00E0308E">
          <w:delText>s</w:delText>
        </w:r>
        <w:r>
          <w:delText>t</w:delText>
        </w:r>
      </w:del>
      <w:ins w:id="214" w:author="Author">
        <w:r w:rsidR="00D8481F">
          <w:t>MUST</w:t>
        </w:r>
      </w:ins>
      <w:r w:rsidR="00D8481F">
        <w:t xml:space="preserve"> </w:t>
      </w:r>
      <w:r>
        <w:t>observe the following rules:</w:t>
      </w:r>
    </w:p>
    <w:p w14:paraId="4A11B328" w14:textId="77777777" w:rsidR="00A24053" w:rsidRDefault="00A24053" w:rsidP="00BA561C">
      <w:pPr>
        <w:pStyle w:val="ListParagraph"/>
        <w:numPr>
          <w:ilvl w:val="0"/>
          <w:numId w:val="4"/>
        </w:numPr>
      </w:pPr>
      <w:r>
        <w:t>They MUST NOT generate any new, non-conforming instances of the document format.</w:t>
      </w:r>
    </w:p>
    <w:p w14:paraId="2412DEEC" w14:textId="77777777" w:rsidR="00A24053" w:rsidRDefault="00A24053" w:rsidP="00BA561C">
      <w:pPr>
        <w:pStyle w:val="ListParagraph"/>
        <w:numPr>
          <w:ilvl w:val="0"/>
          <w:numId w:val="4"/>
        </w:numPr>
      </w:pPr>
      <w:r>
        <w:t>They MUST NOT</w:t>
      </w:r>
      <w:r w:rsidR="00E0308E">
        <w:t xml:space="preserve"> introduce any non-conformance when modifying an instance of the document format.</w:t>
      </w:r>
    </w:p>
    <w:p w14:paraId="02FED1F7" w14:textId="51C6D7F6" w:rsidR="00E0308E" w:rsidRDefault="00E0308E" w:rsidP="00E0308E">
      <w:r>
        <w:t xml:space="preserve">Editing applications are subject to </w:t>
      </w:r>
      <w:r w:rsidR="009F2E88">
        <w:t>all</w:t>
      </w:r>
      <w:r>
        <w:t xml:space="preserve"> </w:t>
      </w:r>
      <w:del w:id="215" w:author="Author">
        <w:r>
          <w:delText xml:space="preserve">of </w:delText>
        </w:r>
      </w:del>
      <w:r>
        <w:t>the above rules.</w:t>
      </w:r>
    </w:p>
    <w:p w14:paraId="15ADA2D8" w14:textId="2330688C" w:rsidR="0091479E" w:rsidRPr="00CC5045" w:rsidRDefault="00E22759" w:rsidP="00E22759">
      <w:pPr>
        <w:pStyle w:val="Part"/>
      </w:pPr>
      <w:bookmarkStart w:id="216" w:name="_Toc417309084"/>
      <w:bookmarkStart w:id="217" w:name="_Toc520719623"/>
      <w:bookmarkStart w:id="218" w:name="_Toc495065087"/>
      <w:r>
        <w:lastRenderedPageBreak/>
        <w:t xml:space="preserve">Part I: </w:t>
      </w:r>
      <w:r w:rsidR="0091479E" w:rsidRPr="00321B0E">
        <w:t>3MF</w:t>
      </w:r>
      <w:r w:rsidR="0091479E" w:rsidRPr="0091479E">
        <w:t xml:space="preserve"> Documents</w:t>
      </w:r>
      <w:bookmarkEnd w:id="216"/>
      <w:bookmarkEnd w:id="217"/>
      <w:bookmarkEnd w:id="218"/>
    </w:p>
    <w:p w14:paraId="414D002D" w14:textId="6B6D12E4" w:rsidR="000D7C2E" w:rsidRDefault="00141581" w:rsidP="00E56EF9">
      <w:pPr>
        <w:pStyle w:val="Heading1"/>
        <w:numPr>
          <w:ilvl w:val="0"/>
          <w:numId w:val="24"/>
        </w:numPr>
      </w:pPr>
      <w:bookmarkStart w:id="219" w:name="_Toc417309085"/>
      <w:bookmarkStart w:id="220" w:name="_Toc520719624"/>
      <w:bookmarkStart w:id="221" w:name="_Toc495065088"/>
      <w:r>
        <w:lastRenderedPageBreak/>
        <w:t>Overview of Additions</w:t>
      </w:r>
      <w:bookmarkEnd w:id="219"/>
      <w:bookmarkEnd w:id="220"/>
      <w:bookmarkEnd w:id="221"/>
    </w:p>
    <w:p w14:paraId="420C91AB" w14:textId="3C51E68A" w:rsidR="00171CBA" w:rsidRDefault="00171CBA" w:rsidP="00681026">
      <w:pPr>
        <w:pStyle w:val="Caption"/>
        <w:outlineLvl w:val="9"/>
      </w:pPr>
      <w:r>
        <w:t xml:space="preserve">Figure </w:t>
      </w:r>
      <w:r w:rsidR="002D549D">
        <w:t>1</w:t>
      </w:r>
      <w:r>
        <w:t xml:space="preserve">-1: </w:t>
      </w:r>
      <w:r w:rsidR="00C31EA1">
        <w:t xml:space="preserve"> </w:t>
      </w:r>
      <w:r>
        <w:t>Overview of model XML structur</w:t>
      </w:r>
      <w:r w:rsidR="008A463F">
        <w:t>e of 3MF with material and property additions</w:t>
      </w:r>
    </w:p>
    <w:p w14:paraId="5457C95D" w14:textId="77777777" w:rsidR="00171CBA" w:rsidRPr="008B04FC" w:rsidRDefault="00650487" w:rsidP="00681026">
      <w:pPr>
        <w:rPr>
          <w:del w:id="222" w:author="Author"/>
        </w:rPr>
      </w:pPr>
      <w:del w:id="223" w:author="Author">
        <w:r>
          <w:rPr>
            <w:noProof/>
          </w:rPr>
          <w:drawing>
            <wp:inline distT="0" distB="0" distL="0" distR="0" wp14:anchorId="46D4DC30" wp14:editId="6F0FEA63">
              <wp:extent cx="4954011" cy="767698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png"/>
                      <pic:cNvPicPr/>
                    </pic:nvPicPr>
                    <pic:blipFill>
                      <a:blip r:embed="rId9">
                        <a:extLst>
                          <a:ext uri="{28A0092B-C50C-407E-A947-70E740481C1C}">
                            <a14:useLocalDpi xmlns:a14="http://schemas.microsoft.com/office/drawing/2010/main" val="0"/>
                          </a:ext>
                        </a:extLst>
                      </a:blip>
                      <a:stretch>
                        <a:fillRect/>
                      </a:stretch>
                    </pic:blipFill>
                    <pic:spPr>
                      <a:xfrm>
                        <a:off x="0" y="0"/>
                        <a:ext cx="4978001" cy="7714160"/>
                      </a:xfrm>
                      <a:prstGeom prst="rect">
                        <a:avLst/>
                      </a:prstGeom>
                    </pic:spPr>
                  </pic:pic>
                </a:graphicData>
              </a:graphic>
            </wp:inline>
          </w:drawing>
        </w:r>
      </w:del>
    </w:p>
    <w:p w14:paraId="7E5F5442" w14:textId="4BA507B7" w:rsidR="0094595F" w:rsidRDefault="00C32F7C" w:rsidP="00681026">
      <w:pPr>
        <w:rPr>
          <w:ins w:id="224" w:author="Author"/>
        </w:rPr>
      </w:pPr>
      <w:ins w:id="225" w:author="Author">
        <w:r>
          <w:rPr>
            <w:noProof/>
          </w:rPr>
          <w:lastRenderedPageBreak/>
          <w:drawing>
            <wp:inline distT="0" distB="0" distL="0" distR="0" wp14:anchorId="278B48FF" wp14:editId="257C1ABB">
              <wp:extent cx="5581650" cy="598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650" cy="5981700"/>
                      </a:xfrm>
                      <a:prstGeom prst="rect">
                        <a:avLst/>
                      </a:prstGeom>
                    </pic:spPr>
                  </pic:pic>
                </a:graphicData>
              </a:graphic>
            </wp:inline>
          </w:drawing>
        </w:r>
      </w:ins>
    </w:p>
    <w:p w14:paraId="773D265C" w14:textId="1525E3C1" w:rsidR="00171CBA" w:rsidRPr="008B04FC" w:rsidRDefault="00C32F7C" w:rsidP="00681026">
      <w:pPr>
        <w:rPr>
          <w:ins w:id="226" w:author="Author"/>
        </w:rPr>
      </w:pPr>
      <w:ins w:id="227" w:author="Author">
        <w:r>
          <w:rPr>
            <w:noProof/>
          </w:rPr>
          <w:lastRenderedPageBreak/>
          <w:drawing>
            <wp:inline distT="0" distB="0" distL="0" distR="0" wp14:anchorId="1515FBBF" wp14:editId="07677CB2">
              <wp:extent cx="5610225" cy="5229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0225" cy="5229225"/>
                      </a:xfrm>
                      <a:prstGeom prst="rect">
                        <a:avLst/>
                      </a:prstGeom>
                    </pic:spPr>
                  </pic:pic>
                </a:graphicData>
              </a:graphic>
            </wp:inline>
          </w:drawing>
        </w:r>
      </w:ins>
    </w:p>
    <w:p w14:paraId="07F2730D" w14:textId="509FC6B5" w:rsidR="00084C59" w:rsidRDefault="00084C59" w:rsidP="00681026">
      <w:bookmarkStart w:id="228" w:name="_Toc105931631"/>
      <w:bookmarkStart w:id="229" w:name="_Toc105934655"/>
      <w:bookmarkStart w:id="230" w:name="_Toc105991801"/>
      <w:bookmarkStart w:id="231" w:name="_Toc105993473"/>
      <w:bookmarkStart w:id="232" w:name="_Toc105995029"/>
      <w:bookmarkStart w:id="233" w:name="_Toc105996590"/>
      <w:bookmarkStart w:id="234" w:name="_Toc105998151"/>
      <w:bookmarkStart w:id="235" w:name="_Toc103496638"/>
      <w:bookmarkStart w:id="236" w:name="_Toc103500152"/>
      <w:bookmarkStart w:id="237" w:name="_Toc103579278"/>
      <w:bookmarkStart w:id="238" w:name="_Toc104286165"/>
      <w:bookmarkStart w:id="239" w:name="_Toc104344754"/>
      <w:bookmarkStart w:id="240" w:name="_Toc104345683"/>
      <w:bookmarkStart w:id="241" w:name="_Toc104346348"/>
      <w:bookmarkStart w:id="242" w:name="_Toc104361597"/>
      <w:bookmarkStart w:id="243" w:name="_Toc103496651"/>
      <w:bookmarkStart w:id="244" w:name="_Toc103500165"/>
      <w:bookmarkStart w:id="245" w:name="_Toc103579291"/>
      <w:bookmarkStart w:id="246" w:name="_Toc104286178"/>
      <w:bookmarkStart w:id="247" w:name="_Toc104344767"/>
      <w:bookmarkStart w:id="248" w:name="_Toc104345696"/>
      <w:bookmarkStart w:id="249" w:name="_Toc104346361"/>
      <w:bookmarkStart w:id="250" w:name="_Toc104361610"/>
      <w:bookmarkStart w:id="251" w:name="_Toc103496652"/>
      <w:bookmarkStart w:id="252" w:name="_Toc103500166"/>
      <w:bookmarkStart w:id="253" w:name="_Toc103579292"/>
      <w:bookmarkStart w:id="254" w:name="_Toc104286179"/>
      <w:bookmarkStart w:id="255" w:name="_Toc104344768"/>
      <w:bookmarkStart w:id="256" w:name="_Toc104345697"/>
      <w:bookmarkStart w:id="257" w:name="_Toc104346362"/>
      <w:bookmarkStart w:id="258" w:name="_Toc104361611"/>
      <w:bookmarkStart w:id="259" w:name="_Toc103496653"/>
      <w:bookmarkStart w:id="260" w:name="_Toc103500167"/>
      <w:bookmarkStart w:id="261" w:name="_Toc103579293"/>
      <w:bookmarkStart w:id="262" w:name="_Toc104286180"/>
      <w:bookmarkStart w:id="263" w:name="_Toc104344769"/>
      <w:bookmarkStart w:id="264" w:name="_Toc104345698"/>
      <w:bookmarkStart w:id="265" w:name="_Toc104346363"/>
      <w:bookmarkStart w:id="266" w:name="_Toc104361612"/>
      <w:bookmarkStart w:id="267" w:name="_Toc103496654"/>
      <w:bookmarkStart w:id="268" w:name="_Toc103500168"/>
      <w:bookmarkStart w:id="269" w:name="_Toc103579294"/>
      <w:bookmarkStart w:id="270" w:name="_Toc104286181"/>
      <w:bookmarkStart w:id="271" w:name="_Toc104344770"/>
      <w:bookmarkStart w:id="272" w:name="_Toc104345699"/>
      <w:bookmarkStart w:id="273" w:name="_Toc104346364"/>
      <w:bookmarkStart w:id="274" w:name="_Toc104361613"/>
      <w:bookmarkStart w:id="275" w:name="_Toc103496655"/>
      <w:bookmarkStart w:id="276" w:name="_Toc103500169"/>
      <w:bookmarkStart w:id="277" w:name="_Toc103579295"/>
      <w:bookmarkStart w:id="278" w:name="_Toc104286182"/>
      <w:bookmarkStart w:id="279" w:name="_Toc104344771"/>
      <w:bookmarkStart w:id="280" w:name="_Toc104345700"/>
      <w:bookmarkStart w:id="281" w:name="_Toc104346365"/>
      <w:bookmarkStart w:id="282" w:name="_Toc104361614"/>
      <w:bookmarkStart w:id="283" w:name="_Toc103496656"/>
      <w:bookmarkStart w:id="284" w:name="_Toc103500170"/>
      <w:bookmarkStart w:id="285" w:name="_Toc103579296"/>
      <w:bookmarkStart w:id="286" w:name="_Toc104286183"/>
      <w:bookmarkStart w:id="287" w:name="_Toc104344772"/>
      <w:bookmarkStart w:id="288" w:name="_Toc104345701"/>
      <w:bookmarkStart w:id="289" w:name="_Toc104346366"/>
      <w:bookmarkStart w:id="290" w:name="_Toc104361615"/>
      <w:bookmarkStart w:id="291" w:name="_Toc103496657"/>
      <w:bookmarkStart w:id="292" w:name="_Toc103500171"/>
      <w:bookmarkStart w:id="293" w:name="_Toc103579297"/>
      <w:bookmarkStart w:id="294" w:name="_Toc104286184"/>
      <w:bookmarkStart w:id="295" w:name="_Toc104344773"/>
      <w:bookmarkStart w:id="296" w:name="_Toc104345702"/>
      <w:bookmarkStart w:id="297" w:name="_Toc104346367"/>
      <w:bookmarkStart w:id="298" w:name="_Toc104361616"/>
      <w:bookmarkStart w:id="299" w:name="_Toc103496658"/>
      <w:bookmarkStart w:id="300" w:name="_Toc103500172"/>
      <w:bookmarkStart w:id="301" w:name="_Toc103579298"/>
      <w:bookmarkStart w:id="302" w:name="_Toc104286185"/>
      <w:bookmarkStart w:id="303" w:name="_Toc104344774"/>
      <w:bookmarkStart w:id="304" w:name="_Toc104345703"/>
      <w:bookmarkStart w:id="305" w:name="_Toc104346368"/>
      <w:bookmarkStart w:id="306" w:name="_Toc104361617"/>
      <w:bookmarkStart w:id="307" w:name="_Toc103496659"/>
      <w:bookmarkStart w:id="308" w:name="_Toc103500173"/>
      <w:bookmarkStart w:id="309" w:name="_Toc103579299"/>
      <w:bookmarkStart w:id="310" w:name="_Toc104286186"/>
      <w:bookmarkStart w:id="311" w:name="_Toc104344775"/>
      <w:bookmarkStart w:id="312" w:name="_Toc104345704"/>
      <w:bookmarkStart w:id="313" w:name="_Toc104346369"/>
      <w:bookmarkStart w:id="314" w:name="_Toc104361618"/>
      <w:bookmarkStart w:id="315" w:name="_Toc103496660"/>
      <w:bookmarkStart w:id="316" w:name="_Toc103500174"/>
      <w:bookmarkStart w:id="317" w:name="_Toc103579300"/>
      <w:bookmarkStart w:id="318" w:name="_Toc104286187"/>
      <w:bookmarkStart w:id="319" w:name="_Toc104344776"/>
      <w:bookmarkStart w:id="320" w:name="_Toc104345705"/>
      <w:bookmarkStart w:id="321" w:name="_Toc104346370"/>
      <w:bookmarkStart w:id="322" w:name="_Toc104361619"/>
      <w:bookmarkStart w:id="323" w:name="_Toc103496661"/>
      <w:bookmarkStart w:id="324" w:name="_Toc103500175"/>
      <w:bookmarkStart w:id="325" w:name="_Toc103579301"/>
      <w:bookmarkStart w:id="326" w:name="_Toc104286188"/>
      <w:bookmarkStart w:id="327" w:name="_Toc104344777"/>
      <w:bookmarkStart w:id="328" w:name="_Toc104345706"/>
      <w:bookmarkStart w:id="329" w:name="_Toc104346371"/>
      <w:bookmarkStart w:id="330" w:name="_Toc104361620"/>
      <w:bookmarkStart w:id="331" w:name="_Toc103496662"/>
      <w:bookmarkStart w:id="332" w:name="_Toc103500176"/>
      <w:bookmarkStart w:id="333" w:name="_Toc103579302"/>
      <w:bookmarkStart w:id="334" w:name="_Toc104286189"/>
      <w:bookmarkStart w:id="335" w:name="_Toc104344778"/>
      <w:bookmarkStart w:id="336" w:name="_Toc104345707"/>
      <w:bookmarkStart w:id="337" w:name="_Toc104346372"/>
      <w:bookmarkStart w:id="338" w:name="_Toc104361621"/>
      <w:bookmarkStart w:id="339" w:name="_Toc103496677"/>
      <w:bookmarkStart w:id="340" w:name="_Toc103500191"/>
      <w:bookmarkStart w:id="341" w:name="_Toc103579317"/>
      <w:bookmarkStart w:id="342" w:name="_Toc104286204"/>
      <w:bookmarkStart w:id="343" w:name="_Toc104344793"/>
      <w:bookmarkStart w:id="344" w:name="_Toc104345722"/>
      <w:bookmarkStart w:id="345" w:name="_Toc104346387"/>
      <w:bookmarkStart w:id="346" w:name="_Toc104361636"/>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r>
        <w:t>This chapter describes</w:t>
      </w:r>
      <w:r w:rsidR="00FB383C">
        <w:t xml:space="preserve"> new</w:t>
      </w:r>
      <w:r>
        <w:t xml:space="preserve"> non</w:t>
      </w:r>
      <w:r w:rsidR="00723856">
        <w:t>-object resources. E</w:t>
      </w:r>
      <w:r>
        <w:t xml:space="preserve">ach </w:t>
      </w:r>
      <w:r w:rsidR="00723856">
        <w:t xml:space="preserve">of these resources is OPTIONAL for </w:t>
      </w:r>
      <w:r w:rsidR="005E4B31">
        <w:t>producers</w:t>
      </w:r>
      <w:del w:id="347" w:author="Author">
        <w:r w:rsidR="00723856">
          <w:delText>,</w:delText>
        </w:r>
      </w:del>
      <w:r w:rsidR="005E4B31">
        <w:t xml:space="preserve"> but</w:t>
      </w:r>
      <w:r w:rsidR="00723856">
        <w:t xml:space="preserve"> MUST be supported by consumers that specify support for this materials extension of 3MF.</w:t>
      </w:r>
    </w:p>
    <w:p w14:paraId="368F5AB5" w14:textId="7F89A65B" w:rsidR="00F668FA" w:rsidRDefault="00F668FA" w:rsidP="00681026">
      <w:r>
        <w:t>As a general idea, the following resource groups will determine different ways of representing material properties of a part. The corresponding resource IDs MAY be referenced by triangle attributes defined in the core specification.</w:t>
      </w:r>
    </w:p>
    <w:p w14:paraId="5FBFEAE6" w14:textId="1C96F994" w:rsidR="00F668FA" w:rsidRDefault="00F668FA" w:rsidP="00681026">
      <w:r>
        <w:t xml:space="preserve">As there are existing file formats and use cases which need multiple pieces of information per triangle, it is possible to define multiple properties per </w:t>
      </w:r>
      <w:r w:rsidR="00EE5239">
        <w:t xml:space="preserve">triangle (see chapter 5). </w:t>
      </w:r>
      <w:r>
        <w:t xml:space="preserve">Consumers MUST be strict in obeying the mixing rules as laid out in the corresponding paragraphs </w:t>
      </w:r>
      <w:del w:id="348" w:author="Author">
        <w:r>
          <w:delText xml:space="preserve">in order </w:delText>
        </w:r>
      </w:del>
      <w:r w:rsidR="009F2E88">
        <w:t>to</w:t>
      </w:r>
      <w:r>
        <w:t xml:space="preserve"> </w:t>
      </w:r>
      <w:r w:rsidR="00EE5239">
        <w:t>avoid</w:t>
      </w:r>
      <w:r>
        <w:t xml:space="preserve"> </w:t>
      </w:r>
      <w:r w:rsidR="00EE5239">
        <w:t>ambiguous interpretation of the design intent.</w:t>
      </w:r>
    </w:p>
    <w:p w14:paraId="51703C96" w14:textId="6CB98C76" w:rsidR="00EF1E33" w:rsidRDefault="00EF1E33" w:rsidP="00681026">
      <w:pPr>
        <w:rPr>
          <w:ins w:id="349" w:author="Author"/>
        </w:rPr>
      </w:pPr>
    </w:p>
    <w:p w14:paraId="7B346C98" w14:textId="261058D4" w:rsidR="00BA561C" w:rsidRDefault="00BA561C" w:rsidP="00E56EF9">
      <w:pPr>
        <w:pStyle w:val="Heading2"/>
        <w:numPr>
          <w:ilvl w:val="1"/>
          <w:numId w:val="24"/>
        </w:numPr>
      </w:pPr>
      <w:bookmarkStart w:id="350" w:name="_Toc495061685"/>
      <w:bookmarkStart w:id="351" w:name="_Toc417309086"/>
      <w:bookmarkStart w:id="352" w:name="_Toc520719625"/>
      <w:bookmarkStart w:id="353" w:name="_Toc495065089"/>
      <w:bookmarkEnd w:id="350"/>
      <w:r w:rsidRPr="00757B29">
        <w:lastRenderedPageBreak/>
        <w:t>Resources</w:t>
      </w:r>
      <w:bookmarkEnd w:id="351"/>
      <w:bookmarkEnd w:id="352"/>
      <w:bookmarkEnd w:id="353"/>
    </w:p>
    <w:p w14:paraId="2537103C" w14:textId="77777777" w:rsidR="005649B7" w:rsidRPr="001F33F1" w:rsidRDefault="005649B7" w:rsidP="005649B7">
      <w:pPr>
        <w:keepNext/>
      </w:pPr>
      <w:r>
        <w:t xml:space="preserve">Element </w:t>
      </w:r>
      <w:r w:rsidRPr="001F33F1">
        <w:rPr>
          <w:b/>
        </w:rPr>
        <w:t>&lt;resources&gt;</w:t>
      </w:r>
    </w:p>
    <w:tbl>
      <w:tblPr>
        <w:tblW w:w="4999" w:type="pct"/>
        <w:tblLook w:val="0000" w:firstRow="0" w:lastRow="0" w:firstColumn="0" w:lastColumn="0" w:noHBand="0" w:noVBand="0"/>
      </w:tblPr>
      <w:tblGrid>
        <w:gridCol w:w="935"/>
        <w:gridCol w:w="8413"/>
      </w:tblGrid>
      <w:tr w:rsidR="005649B7" w:rsidRPr="00C7269C" w14:paraId="7D771329" w14:textId="77777777">
        <w:tc>
          <w:tcPr>
            <w:tcW w:w="500" w:type="pct"/>
            <w:tcBorders>
              <w:top w:val="single" w:sz="4" w:space="0" w:color="auto"/>
              <w:left w:val="single" w:sz="4" w:space="0" w:color="auto"/>
              <w:bottom w:val="single" w:sz="4" w:space="0" w:color="auto"/>
              <w:right w:val="single" w:sz="4" w:space="0" w:color="auto"/>
            </w:tcBorders>
          </w:tcPr>
          <w:p w14:paraId="4C76A1F1" w14:textId="77777777" w:rsidR="005649B7" w:rsidRPr="00C7269C" w:rsidRDefault="005649B7" w:rsidP="00B24332">
            <w:pPr>
              <w:widowControl w:val="0"/>
              <w:autoSpaceDE w:val="0"/>
              <w:autoSpaceDN w:val="0"/>
              <w:adjustRightInd w:val="0"/>
              <w:spacing w:before="75" w:after="75" w:line="240" w:lineRule="auto"/>
              <w:jc w:val="right"/>
              <w:rPr>
                <w:rFonts w:ascii="Arial" w:hAnsi="Arial" w:cs="Arial"/>
                <w:sz w:val="24"/>
                <w:szCs w:val="24"/>
              </w:rPr>
            </w:pPr>
            <w:r w:rsidRPr="00C7269C">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7E2F73B6" w14:textId="66F164DA" w:rsidR="005649B7" w:rsidRPr="00C7269C" w:rsidRDefault="00AC156E" w:rsidP="00B24332">
            <w:pPr>
              <w:widowControl w:val="0"/>
              <w:autoSpaceDE w:val="0"/>
              <w:autoSpaceDN w:val="0"/>
              <w:adjustRightInd w:val="0"/>
              <w:spacing w:before="75" w:after="75" w:line="240" w:lineRule="auto"/>
              <w:rPr>
                <w:rFonts w:ascii="Arial" w:hAnsi="Arial" w:cs="Arial"/>
                <w:sz w:val="24"/>
                <w:szCs w:val="24"/>
              </w:rPr>
            </w:pPr>
            <w:del w:id="354" w:author="Author">
              <w:r>
                <w:rPr>
                  <w:rFonts w:ascii="Arial" w:hAnsi="Arial" w:cs="Arial"/>
                  <w:noProof/>
                  <w:sz w:val="24"/>
                  <w:szCs w:val="24"/>
                </w:rPr>
                <w:drawing>
                  <wp:inline distT="0" distB="0" distL="0" distR="0" wp14:anchorId="55B6E0FA" wp14:editId="63E1B23B">
                    <wp:extent cx="4572000" cy="2611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ources+ma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611315"/>
                            </a:xfrm>
                            <a:prstGeom prst="rect">
                              <a:avLst/>
                            </a:prstGeom>
                          </pic:spPr>
                        </pic:pic>
                      </a:graphicData>
                    </a:graphic>
                  </wp:inline>
                </w:drawing>
              </w:r>
            </w:del>
            <w:ins w:id="355" w:author="Author">
              <w:r w:rsidR="000F7CC0">
                <w:rPr>
                  <w:noProof/>
                </w:rPr>
                <w:drawing>
                  <wp:inline distT="0" distB="0" distL="0" distR="0" wp14:anchorId="76F03627" wp14:editId="4636186F">
                    <wp:extent cx="5120640" cy="3800475"/>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2924" cy="3802170"/>
                            </a:xfrm>
                            <a:prstGeom prst="rect">
                              <a:avLst/>
                            </a:prstGeom>
                          </pic:spPr>
                        </pic:pic>
                      </a:graphicData>
                    </a:graphic>
                  </wp:inline>
                </w:drawing>
              </w:r>
            </w:ins>
          </w:p>
        </w:tc>
      </w:tr>
    </w:tbl>
    <w:p w14:paraId="5C270A72" w14:textId="647F7259" w:rsidR="005649B7" w:rsidRDefault="005E4B31" w:rsidP="00171CBA">
      <w:pPr>
        <w:spacing w:before="120"/>
      </w:pPr>
      <w:r>
        <w:t>All</w:t>
      </w:r>
      <w:del w:id="356" w:author="Author">
        <w:r w:rsidR="00171CBA">
          <w:delText xml:space="preserve"> of</w:delText>
        </w:r>
      </w:del>
      <w:r w:rsidR="00171CBA">
        <w:t xml:space="preserve"> the new elements defined in this 3MF extension specification live under t</w:t>
      </w:r>
      <w:r w:rsidR="005649B7">
        <w:t xml:space="preserve">he &lt;resources&gt; element </w:t>
      </w:r>
      <w:r w:rsidR="00171CBA">
        <w:t xml:space="preserve">from the core 3MF specification. The &lt;object&gt; and &lt;basematerials&gt; elements are from the core spec, </w:t>
      </w:r>
      <w:r w:rsidR="00171CBA">
        <w:lastRenderedPageBreak/>
        <w:t xml:space="preserve">while the rest are defined in the following </w:t>
      </w:r>
      <w:r w:rsidR="00BA561C">
        <w:t>chapters</w:t>
      </w:r>
      <w:r w:rsidR="00171CBA">
        <w:t>. The ordering shown here is not enforced in the schema, as these extension elements all fall under the &lt;any&gt; element from the core spec.</w:t>
      </w:r>
    </w:p>
    <w:p w14:paraId="3D537A78" w14:textId="77777777" w:rsidR="00EF1E33" w:rsidRDefault="00EF1E33" w:rsidP="00171CBA">
      <w:pPr>
        <w:spacing w:before="120"/>
        <w:rPr>
          <w:ins w:id="357" w:author="Author"/>
          <w:rFonts w:ascii="Arial" w:hAnsi="Arial" w:cs="Arial"/>
          <w:b/>
          <w:sz w:val="24"/>
          <w:szCs w:val="24"/>
        </w:rPr>
      </w:pPr>
    </w:p>
    <w:p w14:paraId="451ADE54" w14:textId="6A891B2A" w:rsidR="00EF1E33" w:rsidRPr="00A7150A" w:rsidRDefault="00EF1E33" w:rsidP="00EC5B54">
      <w:pPr>
        <w:pStyle w:val="Heading2"/>
        <w:numPr>
          <w:ilvl w:val="1"/>
          <w:numId w:val="24"/>
        </w:numPr>
        <w:rPr>
          <w:ins w:id="358" w:author="Author"/>
        </w:rPr>
      </w:pPr>
      <w:bookmarkStart w:id="359" w:name="_Toc520719626"/>
      <w:bookmarkStart w:id="360" w:name="_Hlk514403143"/>
      <w:ins w:id="361" w:author="Author">
        <w:r w:rsidRPr="0081245A">
          <w:t xml:space="preserve">sRGB </w:t>
        </w:r>
        <w:r w:rsidR="00112D9E">
          <w:t xml:space="preserve">and linear </w:t>
        </w:r>
        <w:r w:rsidRPr="0081245A">
          <w:t>color values</w:t>
        </w:r>
        <w:bookmarkEnd w:id="359"/>
      </w:ins>
    </w:p>
    <w:p w14:paraId="61057A9E" w14:textId="77777777" w:rsidR="00447742" w:rsidRDefault="00447742" w:rsidP="000225F9">
      <w:pPr>
        <w:pStyle w:val="ListParagraph"/>
        <w:spacing w:after="160" w:line="254" w:lineRule="auto"/>
        <w:ind w:left="0"/>
        <w:rPr>
          <w:ins w:id="362" w:author="Author"/>
        </w:rPr>
      </w:pPr>
      <w:bookmarkStart w:id="363" w:name="_Hlk514402177"/>
      <w:bookmarkStart w:id="364" w:name="_Hlk514400435"/>
      <w:bookmarkStart w:id="365" w:name="_Hlk514402102"/>
      <w:ins w:id="366" w:author="Author">
        <w:r>
          <w:t>The 3MF core specification (Chapter 5.1.1) mentions that whenever 3MF uses colors that are expressed as #RRGGBB hexadecimal quantities with 8 bits per color channel, they are assumed to be in sRGB color space. 3MF uses sRGB as specified by the World Wide Web Consortium (</w:t>
        </w:r>
        <w:r w:rsidR="000069FA">
          <w:fldChar w:fldCharType="begin"/>
        </w:r>
        <w:r w:rsidR="000069FA">
          <w:instrText xml:space="preserve"> HYPERLINK "http://www.w3.org/Graphics/Color/sRGB" </w:instrText>
        </w:r>
        <w:r w:rsidR="000069FA">
          <w:fldChar w:fldCharType="separate"/>
        </w:r>
        <w:r>
          <w:rPr>
            <w:rStyle w:val="Hyperlink"/>
          </w:rPr>
          <w:t>http://www.w3.org/Graphics/Color/sRGB</w:t>
        </w:r>
        <w:r w:rsidR="000069FA">
          <w:rPr>
            <w:rStyle w:val="Hyperlink"/>
          </w:rPr>
          <w:fldChar w:fldCharType="end"/>
        </w:r>
        <w:r>
          <w:t>).</w:t>
        </w:r>
      </w:ins>
    </w:p>
    <w:p w14:paraId="2A3DD977" w14:textId="28E3F9A5" w:rsidR="00447742" w:rsidRDefault="00447742" w:rsidP="000225F9">
      <w:pPr>
        <w:rPr>
          <w:ins w:id="367" w:author="Author"/>
          <w:rFonts w:ascii="Calibri" w:eastAsiaTheme="minorHAnsi" w:hAnsi="Calibri" w:cs="Calibri"/>
        </w:rPr>
      </w:pPr>
      <w:ins w:id="368" w:author="Author">
        <w:r>
          <w:t xml:space="preserve">Since human perception of brightness changes approximately with the logarithm of object's actual brightness, color data is usually encoded using </w:t>
        </w:r>
        <w:r w:rsidR="00112D9E">
          <w:t xml:space="preserve">a </w:t>
        </w:r>
        <w:r>
          <w:t xml:space="preserve">non-linear </w:t>
        </w:r>
        <w:r w:rsidR="00112D9E">
          <w:t xml:space="preserve">color component </w:t>
        </w:r>
        <w:r>
          <w:t xml:space="preserve">transfer. Such encoding is used to optimize the usage of bits, especially when individual R, G, B color channels are expressed as 8-bit quantities, as is the case with JPEG and PNG formats. </w:t>
        </w:r>
      </w:ins>
    </w:p>
    <w:p w14:paraId="21CC6A72" w14:textId="4CECEB2F" w:rsidR="00447742" w:rsidRDefault="007024E0" w:rsidP="000225F9">
      <w:pPr>
        <w:rPr>
          <w:ins w:id="369" w:author="Author"/>
        </w:rPr>
      </w:pPr>
      <w:ins w:id="370" w:author="Author">
        <w:r>
          <w:t xml:space="preserve">For </w:t>
        </w:r>
        <w:r w:rsidR="00112D9E">
          <w:t>inverse</w:t>
        </w:r>
        <w:r>
          <w:t xml:space="preserve"> transformation to take place, it is necessary to obtain a</w:t>
        </w:r>
        <w:r w:rsidR="00447742">
          <w:t xml:space="preserve"> normalized </w:t>
        </w:r>
        <m:oMath>
          <m:sSub>
            <m:sSubPr>
              <m:ctrlPr>
                <w:rPr>
                  <w:rFonts w:ascii="Cambria Math" w:hAnsi="Cambria Math" w:cs="Calibri"/>
                </w:rPr>
              </m:ctrlPr>
            </m:sSubPr>
            <m:e>
              <m:r>
                <w:rPr>
                  <w:rFonts w:ascii="Cambria Math" w:hAnsi="Cambria Math"/>
                </w:rPr>
                <m:t>C</m:t>
              </m:r>
            </m:e>
            <m:sub>
              <m:r>
                <w:rPr>
                  <w:rFonts w:ascii="Cambria Math" w:hAnsi="Cambria Math"/>
                </w:rPr>
                <m:t>sRGB</m:t>
              </m:r>
            </m:sub>
          </m:sSub>
        </m:oMath>
        <w:r>
          <w:t xml:space="preserve"> color triple</w:t>
        </w:r>
        <w:r w:rsidR="00554935">
          <w:t>t</w:t>
        </w:r>
        <w:r>
          <w:t xml:space="preserve"> by dividing </w:t>
        </w:r>
        <w:r w:rsidR="00447742">
          <w:t xml:space="preserve">each channel by </w:t>
        </w:r>
        <w:r>
          <w:t xml:space="preserve">255 (or 2^n-1, where n is the number of </w:t>
        </w:r>
        <w:r w:rsidR="00447742">
          <w:t>bits per channel</w:t>
        </w:r>
        <w:r>
          <w:t>)</w:t>
        </w:r>
        <w:r w:rsidR="00554935">
          <w:t>:</w:t>
        </w:r>
      </w:ins>
    </w:p>
    <w:p w14:paraId="6E461266" w14:textId="2C7E2CE1" w:rsidR="00447742" w:rsidRDefault="00335AAE" w:rsidP="000225F9">
      <w:pPr>
        <w:jc w:val="center"/>
        <w:rPr>
          <w:ins w:id="371" w:author="Author"/>
        </w:rPr>
      </w:pPr>
      <m:oMath>
        <m:sSub>
          <m:sSubPr>
            <m:ctrlPr>
              <w:ins w:id="372" w:author="Author">
                <w:rPr>
                  <w:rFonts w:ascii="Cambria Math" w:hAnsi="Cambria Math" w:cs="Calibri"/>
                </w:rPr>
              </w:ins>
            </m:ctrlPr>
          </m:sSubPr>
          <m:e>
            <m:r>
              <w:ins w:id="373" w:author="Author">
                <w:rPr>
                  <w:rFonts w:ascii="Cambria Math" w:hAnsi="Cambria Math"/>
                </w:rPr>
                <m:t>C</m:t>
              </w:ins>
            </m:r>
          </m:e>
          <m:sub>
            <m:r>
              <w:ins w:id="374" w:author="Author">
                <w:rPr>
                  <w:rFonts w:ascii="Cambria Math" w:hAnsi="Cambria Math"/>
                </w:rPr>
                <m:t>sRGB</m:t>
              </w:ins>
            </m:r>
          </m:sub>
        </m:sSub>
      </m:oMath>
      <w:ins w:id="375" w:author="Author">
        <w:r w:rsidR="00447742">
          <w:t xml:space="preserve"> = </w:t>
        </w:r>
        <m:oMath>
          <m:r>
            <w:rPr>
              <w:rFonts w:ascii="Cambria Math" w:hAnsi="Cambria Math" w:cs="Calibri"/>
            </w:rPr>
            <m:t>{</m:t>
          </m:r>
          <m:sSub>
            <m:sSubPr>
              <m:ctrlPr>
                <w:rPr>
                  <w:rFonts w:ascii="Cambria Math" w:hAnsi="Cambria Math" w:cs="Calibri"/>
                  <w:i/>
                </w:rPr>
              </m:ctrlPr>
            </m:sSubPr>
            <m:e>
              <m:r>
                <w:rPr>
                  <w:rFonts w:ascii="Cambria Math" w:hAnsi="Cambria Math" w:cs="Calibri"/>
                </w:rPr>
                <m:t>R</m:t>
              </m:r>
            </m:e>
            <m:sub>
              <m:r>
                <w:rPr>
                  <w:rFonts w:ascii="Cambria Math" w:hAnsi="Cambria Math" w:cs="Calibri"/>
                </w:rPr>
                <m:t>sRGB</m:t>
              </m:r>
            </m:sub>
          </m:sSub>
          <m:r>
            <w:rPr>
              <w:rFonts w:ascii="Cambria Math" w:hAnsi="Cambria Math" w:cs="Calibri"/>
            </w:rPr>
            <m:t>,</m:t>
          </m:r>
          <m:sSub>
            <m:sSubPr>
              <m:ctrlPr>
                <w:rPr>
                  <w:rFonts w:ascii="Cambria Math" w:hAnsi="Cambria Math" w:cs="Calibri"/>
                  <w:i/>
                </w:rPr>
              </m:ctrlPr>
            </m:sSubPr>
            <m:e>
              <m:r>
                <w:rPr>
                  <w:rFonts w:ascii="Cambria Math" w:hAnsi="Cambria Math" w:cs="Calibri"/>
                </w:rPr>
                <m:t>G</m:t>
              </m:r>
            </m:e>
            <m:sub>
              <m:r>
                <w:rPr>
                  <w:rFonts w:ascii="Cambria Math" w:hAnsi="Cambria Math" w:cs="Calibri"/>
                </w:rPr>
                <m:t>sRGB</m:t>
              </m:r>
            </m:sub>
          </m:sSub>
          <m:r>
            <w:rPr>
              <w:rFonts w:ascii="Cambria Math" w:hAnsi="Cambria Math" w:cs="Calibri"/>
            </w:rPr>
            <m:t>,</m:t>
          </m:r>
          <m:sSub>
            <m:sSubPr>
              <m:ctrlPr>
                <w:rPr>
                  <w:rFonts w:ascii="Cambria Math" w:hAnsi="Cambria Math" w:cs="Calibri"/>
                  <w:i/>
                </w:rPr>
              </m:ctrlPr>
            </m:sSubPr>
            <m:e>
              <m:r>
                <w:rPr>
                  <w:rFonts w:ascii="Cambria Math" w:hAnsi="Cambria Math" w:cs="Calibri"/>
                </w:rPr>
                <m:t>B</m:t>
              </m:r>
            </m:e>
            <m:sub>
              <m:r>
                <w:rPr>
                  <w:rFonts w:ascii="Cambria Math" w:hAnsi="Cambria Math" w:cs="Calibri"/>
                </w:rPr>
                <m:t>sRGB</m:t>
              </m:r>
            </m:sub>
          </m:sSub>
          <m:r>
            <w:rPr>
              <w:rFonts w:ascii="Cambria Math" w:hAnsi="Cambria Math" w:cs="Calibri"/>
            </w:rPr>
            <m:t>}</m:t>
          </m:r>
        </m:oMath>
        <w:r w:rsidR="00DD45BF">
          <w:t xml:space="preserve"> = </w:t>
        </w:r>
        <w:r w:rsidR="00447742">
          <w:t>{ #RR/255, #GG/255, #BB/255 }</w:t>
        </w:r>
      </w:ins>
    </w:p>
    <w:p w14:paraId="3AEEE780" w14:textId="05BA9656" w:rsidR="00447742" w:rsidRDefault="00F2488C" w:rsidP="000225F9">
      <w:pPr>
        <w:rPr>
          <w:ins w:id="376" w:author="Author"/>
        </w:rPr>
      </w:pPr>
      <w:ins w:id="377" w:author="Author">
        <w:r>
          <w:t>W</w:t>
        </w:r>
        <w:r w:rsidR="00447742">
          <w:t xml:space="preserve">here </w:t>
        </w:r>
        <m:oMath>
          <m:sSub>
            <m:sSubPr>
              <m:ctrlPr>
                <w:rPr>
                  <w:rFonts w:ascii="Cambria Math" w:hAnsi="Cambria Math" w:cs="Calibri"/>
                  <w:i/>
                </w:rPr>
              </m:ctrlPr>
            </m:sSubPr>
            <m:e>
              <m:r>
                <w:rPr>
                  <w:rFonts w:ascii="Cambria Math" w:hAnsi="Cambria Math"/>
                </w:rPr>
                <m:t>C</m:t>
              </m:r>
            </m:e>
            <m:sub>
              <m:r>
                <w:rPr>
                  <w:rFonts w:ascii="Cambria Math" w:hAnsi="Cambria Math"/>
                </w:rPr>
                <m:t>sRGB</m:t>
              </m:r>
            </m:sub>
          </m:sSub>
        </m:oMath>
        <w:r w:rsidR="00447742">
          <w:t xml:space="preserve"> is an sRGB color triplet not including the alpha channel, with elements normalized to </w:t>
        </w:r>
        <w:r w:rsidR="00DD45BF">
          <w:t>[</w:t>
        </w:r>
        <w:r w:rsidR="00447742">
          <w:t>0, 1</w:t>
        </w:r>
        <w:r w:rsidR="00DD45BF">
          <w:t>]</w:t>
        </w:r>
        <w:r w:rsidR="00447742">
          <w:t xml:space="preserve"> range. </w:t>
        </w:r>
      </w:ins>
    </w:p>
    <w:p w14:paraId="61CFA758" w14:textId="3807456A" w:rsidR="00447742" w:rsidRDefault="00447742" w:rsidP="000225F9">
      <w:pPr>
        <w:rPr>
          <w:ins w:id="378" w:author="Author"/>
        </w:rPr>
      </w:pPr>
      <w:ins w:id="379" w:author="Author">
        <w:r>
          <w:t xml:space="preserve">The </w:t>
        </w:r>
        <w:r w:rsidR="00412CA3">
          <w:t>inverse</w:t>
        </w:r>
        <w:r>
          <w:t xml:space="preserve"> transformation from sRGB color space to linear space is defined as:</w:t>
        </w:r>
      </w:ins>
    </w:p>
    <w:p w14:paraId="0848ACF7" w14:textId="021609C2" w:rsidR="00447742" w:rsidRDefault="00335AAE" w:rsidP="000225F9">
      <w:pPr>
        <w:rPr>
          <w:ins w:id="380" w:author="Author"/>
        </w:rPr>
      </w:pPr>
      <m:oMathPara>
        <m:oMath>
          <m:sSub>
            <m:sSubPr>
              <m:ctrlPr>
                <w:ins w:id="381" w:author="Author">
                  <w:rPr>
                    <w:rFonts w:ascii="Cambria Math" w:hAnsi="Cambria Math" w:cs="Calibri"/>
                    <w:i/>
                  </w:rPr>
                </w:ins>
              </m:ctrlPr>
            </m:sSubPr>
            <m:e>
              <m:r>
                <w:ins w:id="382" w:author="Author">
                  <w:rPr>
                    <w:rFonts w:ascii="Cambria Math" w:hAnsi="Cambria Math"/>
                  </w:rPr>
                  <m:t>C</m:t>
                </w:ins>
              </m:r>
            </m:e>
            <m:sub>
              <m:r>
                <w:ins w:id="383" w:author="Author">
                  <w:rPr>
                    <w:rFonts w:ascii="Cambria Math" w:hAnsi="Cambria Math"/>
                  </w:rPr>
                  <m:t>linear</m:t>
                </w:ins>
              </m:r>
            </m:sub>
          </m:sSub>
          <m:r>
            <w:ins w:id="384" w:author="Author">
              <w:rPr>
                <w:rFonts w:ascii="Cambria Math" w:hAnsi="Cambria Math"/>
              </w:rPr>
              <m:t>=</m:t>
            </w:ins>
          </m:r>
          <m:d>
            <m:dPr>
              <m:begChr m:val="{"/>
              <m:endChr m:val=""/>
              <m:ctrlPr>
                <w:ins w:id="385" w:author="Author">
                  <w:rPr>
                    <w:rFonts w:ascii="Cambria Math" w:hAnsi="Cambria Math" w:cs="Calibri"/>
                    <w:i/>
                  </w:rPr>
                </w:ins>
              </m:ctrlPr>
            </m:dPr>
            <m:e>
              <m:r>
                <w:ins w:id="386" w:author="Author">
                  <w:rPr>
                    <w:rFonts w:ascii="Cambria Math" w:hAnsi="Cambria Math" w:cs="Calibri"/>
                  </w:rPr>
                  <m:t xml:space="preserve"> </m:t>
                </w:ins>
              </m:r>
              <m:eqArr>
                <m:eqArrPr>
                  <m:ctrlPr>
                    <w:ins w:id="387" w:author="Author">
                      <w:rPr>
                        <w:rFonts w:ascii="Cambria Math" w:hAnsi="Cambria Math" w:cs="Calibri"/>
                        <w:i/>
                      </w:rPr>
                    </w:ins>
                  </m:ctrlPr>
                </m:eqArrPr>
                <m:e>
                  <m:f>
                    <m:fPr>
                      <m:ctrlPr>
                        <w:ins w:id="388" w:author="Author">
                          <w:rPr>
                            <w:rFonts w:ascii="Cambria Math" w:hAnsi="Cambria Math" w:cs="Calibri"/>
                            <w:i/>
                          </w:rPr>
                        </w:ins>
                      </m:ctrlPr>
                    </m:fPr>
                    <m:num>
                      <m:sSub>
                        <m:sSubPr>
                          <m:ctrlPr>
                            <w:ins w:id="389" w:author="Author">
                              <w:rPr>
                                <w:rFonts w:ascii="Cambria Math" w:hAnsi="Cambria Math" w:cs="Calibri"/>
                                <w:i/>
                              </w:rPr>
                            </w:ins>
                          </m:ctrlPr>
                        </m:sSubPr>
                        <m:e>
                          <m:r>
                            <w:ins w:id="390" w:author="Author">
                              <w:rPr>
                                <w:rFonts w:ascii="Cambria Math" w:hAnsi="Cambria Math"/>
                              </w:rPr>
                              <m:t>C</m:t>
                            </w:ins>
                          </m:r>
                        </m:e>
                        <m:sub>
                          <m:r>
                            <w:ins w:id="391" w:author="Author">
                              <w:rPr>
                                <w:rFonts w:ascii="Cambria Math" w:hAnsi="Cambria Math"/>
                              </w:rPr>
                              <m:t>sRGB</m:t>
                            </w:ins>
                          </m:r>
                        </m:sub>
                      </m:sSub>
                    </m:num>
                    <m:den>
                      <m:r>
                        <w:ins w:id="392" w:author="Author">
                          <w:rPr>
                            <w:rFonts w:ascii="Cambria Math" w:hAnsi="Cambria Math"/>
                          </w:rPr>
                          <m:t>12.92</m:t>
                        </w:ins>
                      </m:r>
                    </m:den>
                  </m:f>
                  <m:r>
                    <w:ins w:id="393" w:author="Author">
                      <w:rPr>
                        <w:rFonts w:ascii="Cambria Math" w:hAnsi="Cambria Math"/>
                      </w:rPr>
                      <m:t xml:space="preserve">, </m:t>
                    </w:ins>
                  </m:r>
                  <m:sSub>
                    <m:sSubPr>
                      <m:ctrlPr>
                        <w:ins w:id="394" w:author="Author">
                          <w:rPr>
                            <w:rFonts w:ascii="Cambria Math" w:hAnsi="Cambria Math" w:cs="Calibri"/>
                            <w:i/>
                          </w:rPr>
                        </w:ins>
                      </m:ctrlPr>
                    </m:sSubPr>
                    <m:e>
                      <m:r>
                        <w:ins w:id="395" w:author="Author">
                          <w:rPr>
                            <w:rFonts w:ascii="Cambria Math" w:hAnsi="Cambria Math"/>
                          </w:rPr>
                          <m:t xml:space="preserve">                                C</m:t>
                        </w:ins>
                      </m:r>
                    </m:e>
                    <m:sub>
                      <m:r>
                        <w:ins w:id="396" w:author="Author">
                          <w:rPr>
                            <w:rFonts w:ascii="Cambria Math" w:hAnsi="Cambria Math"/>
                          </w:rPr>
                          <m:t>sRGB</m:t>
                        </w:ins>
                      </m:r>
                    </m:sub>
                  </m:sSub>
                  <m:r>
                    <w:ins w:id="397" w:author="Author">
                      <w:rPr>
                        <w:rFonts w:ascii="Cambria Math" w:hAnsi="Cambria Math"/>
                      </w:rPr>
                      <m:t>≤0.04045</m:t>
                    </w:ins>
                  </m:r>
                </m:e>
                <m:e>
                  <m:sSup>
                    <m:sSupPr>
                      <m:ctrlPr>
                        <w:ins w:id="398" w:author="Author">
                          <w:rPr>
                            <w:rFonts w:ascii="Cambria Math" w:hAnsi="Cambria Math" w:cs="Calibri"/>
                            <w:i/>
                          </w:rPr>
                        </w:ins>
                      </m:ctrlPr>
                    </m:sSupPr>
                    <m:e>
                      <m:d>
                        <m:dPr>
                          <m:ctrlPr>
                            <w:ins w:id="399" w:author="Author">
                              <w:rPr>
                                <w:rFonts w:ascii="Cambria Math" w:hAnsi="Cambria Math" w:cs="Calibri"/>
                                <w:i/>
                              </w:rPr>
                            </w:ins>
                          </m:ctrlPr>
                        </m:dPr>
                        <m:e>
                          <m:f>
                            <m:fPr>
                              <m:ctrlPr>
                                <w:ins w:id="400" w:author="Author">
                                  <w:rPr>
                                    <w:rFonts w:ascii="Cambria Math" w:hAnsi="Cambria Math" w:cs="Calibri"/>
                                    <w:i/>
                                  </w:rPr>
                                </w:ins>
                              </m:ctrlPr>
                            </m:fPr>
                            <m:num>
                              <m:sSub>
                                <m:sSubPr>
                                  <m:ctrlPr>
                                    <w:ins w:id="401" w:author="Author">
                                      <w:rPr>
                                        <w:rFonts w:ascii="Cambria Math" w:hAnsi="Cambria Math" w:cs="Calibri"/>
                                        <w:i/>
                                      </w:rPr>
                                    </w:ins>
                                  </m:ctrlPr>
                                </m:sSubPr>
                                <m:e>
                                  <m:r>
                                    <w:ins w:id="402" w:author="Author">
                                      <w:rPr>
                                        <w:rFonts w:ascii="Cambria Math" w:hAnsi="Cambria Math"/>
                                      </w:rPr>
                                      <m:t>C</m:t>
                                    </w:ins>
                                  </m:r>
                                </m:e>
                                <m:sub>
                                  <m:r>
                                    <w:ins w:id="403" w:author="Author">
                                      <w:rPr>
                                        <w:rFonts w:ascii="Cambria Math" w:hAnsi="Cambria Math"/>
                                      </w:rPr>
                                      <m:t>sRGB</m:t>
                                    </w:ins>
                                  </m:r>
                                </m:sub>
                              </m:sSub>
                              <m:r>
                                <w:ins w:id="404" w:author="Author">
                                  <w:rPr>
                                    <w:rFonts w:ascii="Cambria Math" w:hAnsi="Cambria Math"/>
                                  </w:rPr>
                                  <m:t>+0.055</m:t>
                                </w:ins>
                              </m:r>
                            </m:num>
                            <m:den>
                              <m:r>
                                <w:ins w:id="405" w:author="Author">
                                  <w:rPr>
                                    <w:rFonts w:ascii="Cambria Math" w:hAnsi="Cambria Math"/>
                                  </w:rPr>
                                  <m:t>1.055</m:t>
                                </w:ins>
                              </m:r>
                            </m:den>
                          </m:f>
                        </m:e>
                      </m:d>
                    </m:e>
                    <m:sup>
                      <m:r>
                        <w:ins w:id="406" w:author="Author">
                          <w:rPr>
                            <w:rFonts w:ascii="Cambria Math" w:hAnsi="Cambria Math"/>
                          </w:rPr>
                          <m:t>2.4</m:t>
                        </w:ins>
                      </m:r>
                    </m:sup>
                  </m:sSup>
                  <m:r>
                    <w:ins w:id="407" w:author="Author">
                      <w:rPr>
                        <w:rFonts w:ascii="Cambria Math" w:hAnsi="Cambria Math"/>
                      </w:rPr>
                      <m:t xml:space="preserve">, </m:t>
                    </w:ins>
                  </m:r>
                  <m:sSub>
                    <m:sSubPr>
                      <m:ctrlPr>
                        <w:ins w:id="408" w:author="Author">
                          <w:rPr>
                            <w:rFonts w:ascii="Cambria Math" w:hAnsi="Cambria Math" w:cs="Calibri"/>
                            <w:i/>
                          </w:rPr>
                        </w:ins>
                      </m:ctrlPr>
                    </m:sSubPr>
                    <m:e>
                      <m:r>
                        <w:ins w:id="409" w:author="Author">
                          <w:rPr>
                            <w:rFonts w:ascii="Cambria Math" w:hAnsi="Cambria Math"/>
                          </w:rPr>
                          <m:t xml:space="preserve">      C</m:t>
                        </w:ins>
                      </m:r>
                    </m:e>
                    <m:sub>
                      <m:r>
                        <w:ins w:id="410" w:author="Author">
                          <w:rPr>
                            <w:rFonts w:ascii="Cambria Math" w:hAnsi="Cambria Math"/>
                          </w:rPr>
                          <m:t>sRGB</m:t>
                        </w:ins>
                      </m:r>
                    </m:sub>
                  </m:sSub>
                  <m:r>
                    <w:ins w:id="411" w:author="Author">
                      <w:rPr>
                        <w:rFonts w:ascii="Cambria Math" w:hAnsi="Cambria Math"/>
                      </w:rPr>
                      <m:t>&gt;0.04045</m:t>
                    </w:ins>
                  </m:r>
                </m:e>
              </m:eqArr>
            </m:e>
          </m:d>
        </m:oMath>
      </m:oMathPara>
    </w:p>
    <w:p w14:paraId="256CB5B4" w14:textId="13993665" w:rsidR="008D00C1" w:rsidRDefault="00A44EAB" w:rsidP="000225F9">
      <w:pPr>
        <w:rPr>
          <w:ins w:id="412" w:author="Author"/>
        </w:rPr>
      </w:pPr>
      <w:ins w:id="413" w:author="Author">
        <w:r w:rsidRPr="008D00C1">
          <w:t xml:space="preserve">This equation MUST be applied separately to each channel in the </w:t>
        </w:r>
        <m:oMath>
          <m:sSub>
            <m:sSubPr>
              <m:ctrlPr>
                <w:rPr>
                  <w:rFonts w:ascii="Cambria Math" w:hAnsi="Cambria Math"/>
                </w:rPr>
              </m:ctrlPr>
            </m:sSubPr>
            <m:e>
              <m:r>
                <w:rPr>
                  <w:rFonts w:ascii="Cambria Math" w:hAnsi="Cambria Math"/>
                </w:rPr>
                <m:t>C</m:t>
              </m:r>
            </m:e>
            <m:sub>
              <m:r>
                <w:rPr>
                  <w:rFonts w:ascii="Cambria Math" w:hAnsi="Cambria Math"/>
                </w:rPr>
                <m:t>sRGB</m:t>
              </m:r>
            </m:sub>
          </m:sSub>
          <m:r>
            <m:rPr>
              <m:sty m:val="p"/>
            </m:rPr>
            <w:rPr>
              <w:rFonts w:ascii="Cambria Math" w:hAnsi="Cambria Math"/>
            </w:rPr>
            <m:t xml:space="preserve"> </m:t>
          </m:r>
        </m:oMath>
        <w:r w:rsidRPr="008D00C1">
          <w:t>triplet</w:t>
        </w:r>
        <w:r w:rsidR="00494446">
          <w:t xml:space="preserve"> to create the </w:t>
        </w:r>
        <m:oMath>
          <m:sSub>
            <m:sSubPr>
              <m:ctrlPr>
                <w:rPr>
                  <w:rFonts w:ascii="Cambria Math" w:hAnsi="Cambria Math" w:cs="Calibri"/>
                </w:rPr>
              </m:ctrlPr>
            </m:sSubPr>
            <m:e>
              <m:r>
                <w:rPr>
                  <w:rFonts w:ascii="Cambria Math" w:hAnsi="Cambria Math"/>
                </w:rPr>
                <m:t>C</m:t>
              </m:r>
            </m:e>
            <m:sub>
              <m:r>
                <w:rPr>
                  <w:rFonts w:ascii="Cambria Math" w:hAnsi="Cambria Math"/>
                </w:rPr>
                <m:t>linear</m:t>
              </m:r>
            </m:sub>
          </m:sSub>
        </m:oMath>
        <w:r w:rsidR="00494446">
          <w:t xml:space="preserve"> triplet.</w:t>
        </w:r>
      </w:ins>
    </w:p>
    <w:p w14:paraId="09249B49" w14:textId="7C9E6A32" w:rsidR="00DD45BF" w:rsidRDefault="00335AAE" w:rsidP="000225F9">
      <w:pPr>
        <w:jc w:val="center"/>
        <w:rPr>
          <w:ins w:id="414" w:author="Author"/>
        </w:rPr>
      </w:pPr>
      <m:oMath>
        <m:sSub>
          <m:sSubPr>
            <m:ctrlPr>
              <w:ins w:id="415" w:author="Author">
                <w:rPr>
                  <w:rFonts w:ascii="Cambria Math" w:hAnsi="Cambria Math" w:cs="Calibri"/>
                </w:rPr>
              </w:ins>
            </m:ctrlPr>
          </m:sSubPr>
          <m:e>
            <m:r>
              <w:ins w:id="416" w:author="Author">
                <w:rPr>
                  <w:rFonts w:ascii="Cambria Math" w:hAnsi="Cambria Math"/>
                </w:rPr>
                <m:t>C</m:t>
              </w:ins>
            </m:r>
          </m:e>
          <m:sub>
            <m:r>
              <w:ins w:id="417" w:author="Author">
                <w:rPr>
                  <w:rFonts w:ascii="Cambria Math" w:hAnsi="Cambria Math"/>
                </w:rPr>
                <m:t>linear</m:t>
              </w:ins>
            </m:r>
          </m:sub>
        </m:sSub>
      </m:oMath>
      <w:ins w:id="418" w:author="Author">
        <w:r w:rsidR="00DD45BF">
          <w:t xml:space="preserve"> = {</w:t>
        </w:r>
        <m:oMath>
          <m:sSub>
            <m:sSubPr>
              <m:ctrlPr>
                <w:rPr>
                  <w:rFonts w:ascii="Cambria Math" w:hAnsi="Cambria Math" w:cs="Calibri"/>
                  <w:i/>
                </w:rPr>
              </m:ctrlPr>
            </m:sSubPr>
            <m:e>
              <m:r>
                <w:rPr>
                  <w:rFonts w:ascii="Cambria Math" w:hAnsi="Cambria Math"/>
                </w:rPr>
                <m:t>R</m:t>
              </m:r>
            </m:e>
            <m:sub>
              <m:r>
                <w:rPr>
                  <w:rFonts w:ascii="Cambria Math" w:hAnsi="Cambria Math"/>
                </w:rPr>
                <m:t>linear</m:t>
              </m:r>
            </m:sub>
          </m:sSub>
        </m:oMath>
        <w:r w:rsidR="00DD45BF">
          <w:t xml:space="preserve">, </w:t>
        </w:r>
        <m:oMath>
          <m:sSub>
            <m:sSubPr>
              <m:ctrlPr>
                <w:rPr>
                  <w:rFonts w:ascii="Cambria Math" w:hAnsi="Cambria Math" w:cs="Calibri"/>
                </w:rPr>
              </m:ctrlPr>
            </m:sSubPr>
            <m:e>
              <m:r>
                <w:rPr>
                  <w:rFonts w:ascii="Cambria Math" w:hAnsi="Cambria Math"/>
                </w:rPr>
                <m:t>G</m:t>
              </m:r>
            </m:e>
            <m:sub>
              <m:r>
                <w:rPr>
                  <w:rFonts w:ascii="Cambria Math" w:hAnsi="Cambria Math"/>
                </w:rPr>
                <m:t>linear</m:t>
              </m:r>
            </m:sub>
          </m:sSub>
        </m:oMath>
        <w:r w:rsidR="00DD45BF">
          <w:t xml:space="preserve">, </w:t>
        </w:r>
        <m:oMath>
          <m:sSub>
            <m:sSubPr>
              <m:ctrlPr>
                <w:rPr>
                  <w:rFonts w:ascii="Cambria Math" w:hAnsi="Cambria Math" w:cs="Calibri"/>
                </w:rPr>
              </m:ctrlPr>
            </m:sSubPr>
            <m:e>
              <m:r>
                <w:rPr>
                  <w:rFonts w:ascii="Cambria Math" w:hAnsi="Cambria Math"/>
                </w:rPr>
                <m:t>B</m:t>
              </m:r>
            </m:e>
            <m:sub>
              <m:r>
                <w:rPr>
                  <w:rFonts w:ascii="Cambria Math" w:hAnsi="Cambria Math" w:cs="Calibri"/>
                </w:rPr>
                <m:t>linear</m:t>
              </m:r>
            </m:sub>
          </m:sSub>
        </m:oMath>
        <w:r w:rsidR="00DD45BF">
          <w:t>}</w:t>
        </w:r>
      </w:ins>
    </w:p>
    <w:p w14:paraId="3043D4A6" w14:textId="5127D58C" w:rsidR="00DD45BF" w:rsidRDefault="00DD45BF" w:rsidP="000225F9">
      <w:pPr>
        <w:rPr>
          <w:ins w:id="419" w:author="Author"/>
        </w:rPr>
      </w:pPr>
      <w:ins w:id="420" w:author="Author">
        <w:r>
          <w:t xml:space="preserve">Where </w:t>
        </w:r>
        <m:oMath>
          <m:sSub>
            <m:sSubPr>
              <m:ctrlPr>
                <w:rPr>
                  <w:rFonts w:ascii="Cambria Math" w:hAnsi="Cambria Math" w:cs="Calibri"/>
                </w:rPr>
              </m:ctrlPr>
            </m:sSubPr>
            <m:e>
              <m:r>
                <w:rPr>
                  <w:rFonts w:ascii="Cambria Math" w:hAnsi="Cambria Math"/>
                </w:rPr>
                <m:t>R</m:t>
              </m:r>
            </m:e>
            <m:sub>
              <m:r>
                <w:rPr>
                  <w:rFonts w:ascii="Cambria Math" w:hAnsi="Cambria Math"/>
                </w:rPr>
                <m:t>linear</m:t>
              </m:r>
            </m:sub>
          </m:sSub>
        </m:oMath>
        <w:r w:rsidR="00880F4D">
          <w:t xml:space="preserve">, </w:t>
        </w:r>
        <m:oMath>
          <m:sSub>
            <m:sSubPr>
              <m:ctrlPr>
                <w:rPr>
                  <w:rFonts w:ascii="Cambria Math" w:hAnsi="Cambria Math" w:cs="Calibri"/>
                </w:rPr>
              </m:ctrlPr>
            </m:sSubPr>
            <m:e>
              <m:r>
                <w:rPr>
                  <w:rFonts w:ascii="Cambria Math" w:hAnsi="Cambria Math"/>
                </w:rPr>
                <m:t>G</m:t>
              </m:r>
            </m:e>
            <m:sub>
              <m:r>
                <w:rPr>
                  <w:rFonts w:ascii="Cambria Math" w:hAnsi="Cambria Math"/>
                </w:rPr>
                <m:t>linear</m:t>
              </m:r>
            </m:sub>
          </m:sSub>
        </m:oMath>
        <w:r w:rsidR="00880F4D">
          <w:t xml:space="preserve"> , </w:t>
        </w:r>
        <m:oMath>
          <m:sSub>
            <m:sSubPr>
              <m:ctrlPr>
                <w:rPr>
                  <w:rFonts w:ascii="Cambria Math" w:hAnsi="Cambria Math" w:cs="Calibri"/>
                </w:rPr>
              </m:ctrlPr>
            </m:sSubPr>
            <m:e>
              <m:r>
                <w:rPr>
                  <w:rFonts w:ascii="Cambria Math" w:hAnsi="Cambria Math"/>
                </w:rPr>
                <m:t>B</m:t>
              </m:r>
            </m:e>
            <m:sub>
              <m:r>
                <w:rPr>
                  <w:rFonts w:ascii="Cambria Math" w:hAnsi="Cambria Math"/>
                </w:rPr>
                <m:t>linear</m:t>
              </m:r>
            </m:sub>
          </m:sSub>
        </m:oMath>
        <w:r w:rsidR="00880F4D">
          <w:t xml:space="preserve"> </w:t>
        </w:r>
        <w:r>
          <w:t xml:space="preserve"> </w:t>
        </w:r>
        <w:r w:rsidR="00880F4D">
          <w:t xml:space="preserve">are </w:t>
        </w:r>
        <w:r w:rsidR="009B118C">
          <w:t>separately</w:t>
        </w:r>
        <w:r w:rsidR="00880F4D">
          <w:t xml:space="preserve"> </w:t>
        </w:r>
        <w:r>
          <w:t xml:space="preserve">calculated from </w:t>
        </w:r>
        <w:r w:rsidR="009B118C">
          <w:t xml:space="preserve">the associated </w:t>
        </w:r>
        <m:oMath>
          <m:sSub>
            <m:sSubPr>
              <m:ctrlPr>
                <w:rPr>
                  <w:rFonts w:ascii="Cambria Math" w:hAnsi="Cambria Math" w:cs="Calibri"/>
                  <w:i/>
                </w:rPr>
              </m:ctrlPr>
            </m:sSubPr>
            <m:e>
              <m:r>
                <w:rPr>
                  <w:rFonts w:ascii="Cambria Math" w:hAnsi="Cambria Math" w:cs="Calibri"/>
                </w:rPr>
                <m:t>R</m:t>
              </m:r>
            </m:e>
            <m:sub>
              <m:r>
                <w:rPr>
                  <w:rFonts w:ascii="Cambria Math" w:hAnsi="Cambria Math" w:cs="Calibri"/>
                </w:rPr>
                <m:t>sRGB</m:t>
              </m:r>
            </m:sub>
          </m:sSub>
          <m:r>
            <w:rPr>
              <w:rFonts w:ascii="Cambria Math" w:hAnsi="Cambria Math" w:cs="Calibri"/>
            </w:rPr>
            <m:t>,</m:t>
          </m:r>
          <m:sSub>
            <m:sSubPr>
              <m:ctrlPr>
                <w:rPr>
                  <w:rFonts w:ascii="Cambria Math" w:hAnsi="Cambria Math" w:cs="Calibri"/>
                  <w:i/>
                </w:rPr>
              </m:ctrlPr>
            </m:sSubPr>
            <m:e>
              <m:r>
                <w:rPr>
                  <w:rFonts w:ascii="Cambria Math" w:hAnsi="Cambria Math" w:cs="Calibri"/>
                </w:rPr>
                <m:t>G</m:t>
              </m:r>
            </m:e>
            <m:sub>
              <m:r>
                <w:rPr>
                  <w:rFonts w:ascii="Cambria Math" w:hAnsi="Cambria Math" w:cs="Calibri"/>
                </w:rPr>
                <m:t>sRGB</m:t>
              </m:r>
            </m:sub>
          </m:sSub>
          <m:r>
            <w:rPr>
              <w:rFonts w:ascii="Cambria Math" w:hAnsi="Cambria Math" w:cs="Calibri"/>
            </w:rPr>
            <m:t>,</m:t>
          </m:r>
          <m:sSub>
            <m:sSubPr>
              <m:ctrlPr>
                <w:rPr>
                  <w:rFonts w:ascii="Cambria Math" w:hAnsi="Cambria Math" w:cs="Calibri"/>
                  <w:i/>
                </w:rPr>
              </m:ctrlPr>
            </m:sSubPr>
            <m:e>
              <m:r>
                <w:rPr>
                  <w:rFonts w:ascii="Cambria Math" w:hAnsi="Cambria Math" w:cs="Calibri"/>
                </w:rPr>
                <m:t>B</m:t>
              </m:r>
            </m:e>
            <m:sub>
              <m:r>
                <w:rPr>
                  <w:rFonts w:ascii="Cambria Math" w:hAnsi="Cambria Math" w:cs="Calibri"/>
                </w:rPr>
                <m:t>sRGB</m:t>
              </m:r>
            </m:sub>
          </m:sSub>
        </m:oMath>
        <w:r w:rsidR="009B118C">
          <w:t xml:space="preserve"> values </w:t>
        </w:r>
        <w:r>
          <w:t>using the above formula.</w:t>
        </w:r>
      </w:ins>
    </w:p>
    <w:p w14:paraId="6899DC1A" w14:textId="3166BA1E" w:rsidR="00412CA3" w:rsidRDefault="00447742" w:rsidP="000225F9">
      <w:pPr>
        <w:rPr>
          <w:ins w:id="421" w:author="Author"/>
        </w:rPr>
      </w:pPr>
      <w:ins w:id="422" w:author="Author">
        <w:r>
          <w:t xml:space="preserve">For this specification, this transformation is called the </w:t>
        </w:r>
        <w:r w:rsidR="00412CA3">
          <w:rPr>
            <w:i/>
          </w:rPr>
          <w:t>inverse color component transfer function</w:t>
        </w:r>
        <w:r>
          <w:t xml:space="preserve">. </w:t>
        </w:r>
        <w:r w:rsidR="00412CA3">
          <w:t xml:space="preserve">Unless specified otherwise, a client SHOULD perform a vertex color interpolation and a texture interpolation in sRGB, but apply the inverse color component transfer function to sRGB colors before </w:t>
        </w:r>
        <w:r w:rsidR="009925C1">
          <w:t xml:space="preserve">multi-properties </w:t>
        </w:r>
        <w:r w:rsidR="00412CA3">
          <w:t xml:space="preserve">color </w:t>
        </w:r>
        <w:commentRangeStart w:id="423"/>
        <w:r w:rsidR="00412CA3">
          <w:t>blending</w:t>
        </w:r>
        <w:commentRangeEnd w:id="423"/>
        <w:r w:rsidR="005715F5">
          <w:rPr>
            <w:rStyle w:val="CommentReference"/>
          </w:rPr>
          <w:commentReference w:id="423"/>
        </w:r>
        <w:r w:rsidR="00412CA3">
          <w:t xml:space="preserve"> take</w:t>
        </w:r>
        <w:r w:rsidR="00AE71CB">
          <w:t>s</w:t>
        </w:r>
        <w:r w:rsidR="00412CA3">
          <w:t xml:space="preserve"> place.</w:t>
        </w:r>
        <w:r w:rsidR="00AE71CB">
          <w:t xml:space="preserve"> Those blending operations </w:t>
        </w:r>
        <w:r w:rsidR="008E512F">
          <w:t>SHOULD be</w:t>
        </w:r>
        <w:r w:rsidR="00AE71CB">
          <w:t xml:space="preserve"> performed in linear RGB space.</w:t>
        </w:r>
        <w:r w:rsidR="008E512F">
          <w:t xml:space="preserve"> This corresponds to common practices in Computer Graphics and hardware supported rendering operations.</w:t>
        </w:r>
      </w:ins>
    </w:p>
    <w:p w14:paraId="54DA2ED0" w14:textId="4CFEE6C4" w:rsidR="00447742" w:rsidRDefault="00447742" w:rsidP="000225F9">
      <w:pPr>
        <w:rPr>
          <w:ins w:id="424" w:author="Author"/>
        </w:rPr>
      </w:pPr>
      <w:ins w:id="425" w:author="Author">
        <w:r>
          <w:lastRenderedPageBreak/>
          <w:t xml:space="preserve">The forward </w:t>
        </w:r>
        <w:r w:rsidR="00C469B1">
          <w:t>color component transfer function</w:t>
        </w:r>
        <w:r>
          <w:t xml:space="preserve"> from linear to sRGB color space is defined as:</w:t>
        </w:r>
      </w:ins>
    </w:p>
    <w:p w14:paraId="06A960C7" w14:textId="754BF6D8" w:rsidR="00447742" w:rsidRDefault="00335AAE" w:rsidP="000225F9">
      <w:pPr>
        <w:rPr>
          <w:ins w:id="426" w:author="Author"/>
        </w:rPr>
      </w:pPr>
      <m:oMathPara>
        <m:oMath>
          <m:sSub>
            <m:sSubPr>
              <m:ctrlPr>
                <w:ins w:id="427" w:author="Author">
                  <w:rPr>
                    <w:rFonts w:ascii="Cambria Math" w:hAnsi="Cambria Math" w:cs="Calibri"/>
                    <w:i/>
                  </w:rPr>
                </w:ins>
              </m:ctrlPr>
            </m:sSubPr>
            <m:e>
              <m:r>
                <w:ins w:id="428" w:author="Author">
                  <w:rPr>
                    <w:rFonts w:ascii="Cambria Math" w:hAnsi="Cambria Math"/>
                  </w:rPr>
                  <m:t>C</m:t>
                </w:ins>
              </m:r>
            </m:e>
            <m:sub>
              <m:r>
                <w:ins w:id="429" w:author="Author">
                  <w:rPr>
                    <w:rFonts w:ascii="Cambria Math" w:hAnsi="Cambria Math"/>
                  </w:rPr>
                  <m:t>sRGB</m:t>
                </w:ins>
              </m:r>
            </m:sub>
          </m:sSub>
          <m:r>
            <w:ins w:id="430" w:author="Author">
              <w:rPr>
                <w:rFonts w:ascii="Cambria Math" w:hAnsi="Cambria Math"/>
              </w:rPr>
              <m:t>=</m:t>
            </w:ins>
          </m:r>
          <m:d>
            <m:dPr>
              <m:begChr m:val="{"/>
              <m:endChr m:val=""/>
              <m:ctrlPr>
                <w:ins w:id="431" w:author="Author">
                  <w:rPr>
                    <w:rFonts w:ascii="Cambria Math" w:hAnsi="Cambria Math" w:cs="Calibri"/>
                    <w:i/>
                  </w:rPr>
                </w:ins>
              </m:ctrlPr>
            </m:dPr>
            <m:e>
              <m:r>
                <w:ins w:id="432" w:author="Author">
                  <w:rPr>
                    <w:rFonts w:ascii="Cambria Math" w:hAnsi="Cambria Math" w:cs="Calibri"/>
                  </w:rPr>
                  <m:t xml:space="preserve">  </m:t>
                </w:ins>
              </m:r>
              <m:eqArr>
                <m:eqArrPr>
                  <m:ctrlPr>
                    <w:ins w:id="433" w:author="Author">
                      <w:rPr>
                        <w:rFonts w:ascii="Cambria Math" w:hAnsi="Cambria Math" w:cs="Calibri"/>
                        <w:i/>
                      </w:rPr>
                    </w:ins>
                  </m:ctrlPr>
                </m:eqArrPr>
                <m:e>
                  <m:r>
                    <w:ins w:id="434" w:author="Author">
                      <w:rPr>
                        <w:rFonts w:ascii="Cambria Math" w:hAnsi="Cambria Math"/>
                      </w:rPr>
                      <m:t>12.92*</m:t>
                    </w:ins>
                  </m:r>
                  <m:sSub>
                    <m:sSubPr>
                      <m:ctrlPr>
                        <w:ins w:id="435" w:author="Author">
                          <w:rPr>
                            <w:rFonts w:ascii="Cambria Math" w:hAnsi="Cambria Math" w:cs="Calibri"/>
                            <w:i/>
                          </w:rPr>
                        </w:ins>
                      </m:ctrlPr>
                    </m:sSubPr>
                    <m:e>
                      <m:r>
                        <w:ins w:id="436" w:author="Author">
                          <w:rPr>
                            <w:rFonts w:ascii="Cambria Math" w:hAnsi="Cambria Math"/>
                          </w:rPr>
                          <m:t>C</m:t>
                        </w:ins>
                      </m:r>
                    </m:e>
                    <m:sub>
                      <m:r>
                        <w:ins w:id="437" w:author="Author">
                          <w:rPr>
                            <w:rFonts w:ascii="Cambria Math" w:hAnsi="Cambria Math"/>
                          </w:rPr>
                          <m:t>linear</m:t>
                        </w:ins>
                      </m:r>
                    </m:sub>
                  </m:sSub>
                  <m:r>
                    <w:ins w:id="438" w:author="Author">
                      <w:rPr>
                        <w:rFonts w:ascii="Cambria Math" w:hAnsi="Cambria Math"/>
                      </w:rPr>
                      <m:t xml:space="preserve">,                    </m:t>
                    </w:ins>
                  </m:r>
                  <m:sSub>
                    <m:sSubPr>
                      <m:ctrlPr>
                        <w:ins w:id="439" w:author="Author">
                          <w:rPr>
                            <w:rFonts w:ascii="Cambria Math" w:hAnsi="Cambria Math" w:cs="Calibri"/>
                            <w:i/>
                          </w:rPr>
                        </w:ins>
                      </m:ctrlPr>
                    </m:sSubPr>
                    <m:e>
                      <m:r>
                        <w:ins w:id="440" w:author="Author">
                          <w:rPr>
                            <w:rFonts w:ascii="Cambria Math" w:hAnsi="Cambria Math"/>
                          </w:rPr>
                          <m:t>C</m:t>
                        </w:ins>
                      </m:r>
                    </m:e>
                    <m:sub>
                      <m:r>
                        <w:ins w:id="441" w:author="Author">
                          <w:rPr>
                            <w:rFonts w:ascii="Cambria Math" w:hAnsi="Cambria Math"/>
                          </w:rPr>
                          <m:t>linear</m:t>
                        </w:ins>
                      </m:r>
                    </m:sub>
                  </m:sSub>
                  <m:r>
                    <w:ins w:id="442" w:author="Author">
                      <w:rPr>
                        <w:rFonts w:ascii="Cambria Math" w:hAnsi="Cambria Math"/>
                      </w:rPr>
                      <m:t>≤0.0031308</m:t>
                    </w:ins>
                  </m:r>
                </m:e>
                <m:e>
                  <m:r>
                    <w:ins w:id="443" w:author="Author">
                      <w:rPr>
                        <w:rFonts w:ascii="Cambria Math" w:hAnsi="Cambria Math"/>
                      </w:rPr>
                      <m:t>1.055*</m:t>
                    </w:ins>
                  </m:r>
                  <m:sSubSup>
                    <m:sSubSupPr>
                      <m:ctrlPr>
                        <w:ins w:id="444" w:author="Author">
                          <w:rPr>
                            <w:rFonts w:ascii="Cambria Math" w:hAnsi="Cambria Math" w:cs="Calibri"/>
                            <w:i/>
                          </w:rPr>
                        </w:ins>
                      </m:ctrlPr>
                    </m:sSubSupPr>
                    <m:e>
                      <m:r>
                        <w:ins w:id="445" w:author="Author">
                          <w:rPr>
                            <w:rFonts w:ascii="Cambria Math" w:hAnsi="Cambria Math"/>
                          </w:rPr>
                          <m:t>C</m:t>
                        </w:ins>
                      </m:r>
                    </m:e>
                    <m:sub>
                      <m:r>
                        <w:ins w:id="446" w:author="Author">
                          <w:rPr>
                            <w:rFonts w:ascii="Cambria Math" w:hAnsi="Cambria Math"/>
                          </w:rPr>
                          <m:t>linear</m:t>
                        </w:ins>
                      </m:r>
                    </m:sub>
                    <m:sup>
                      <m:f>
                        <m:fPr>
                          <m:ctrlPr>
                            <w:ins w:id="447" w:author="Author">
                              <w:rPr>
                                <w:rFonts w:ascii="Cambria Math" w:hAnsi="Cambria Math" w:cs="Calibri"/>
                                <w:i/>
                              </w:rPr>
                            </w:ins>
                          </m:ctrlPr>
                        </m:fPr>
                        <m:num>
                          <m:r>
                            <w:ins w:id="448" w:author="Author">
                              <w:rPr>
                                <w:rFonts w:ascii="Cambria Math" w:hAnsi="Cambria Math"/>
                              </w:rPr>
                              <m:t>1</m:t>
                            </w:ins>
                          </m:r>
                        </m:num>
                        <m:den>
                          <m:r>
                            <w:ins w:id="449" w:author="Author">
                              <w:rPr>
                                <w:rFonts w:ascii="Cambria Math" w:hAnsi="Cambria Math"/>
                              </w:rPr>
                              <m:t>2.4</m:t>
                            </w:ins>
                          </m:r>
                        </m:den>
                      </m:f>
                    </m:sup>
                  </m:sSubSup>
                  <m:r>
                    <w:ins w:id="450" w:author="Author">
                      <w:rPr>
                        <w:rFonts w:ascii="Cambria Math" w:hAnsi="Cambria Math"/>
                      </w:rPr>
                      <m:t xml:space="preserve">-0.055, </m:t>
                    </w:ins>
                  </m:r>
                  <m:sSub>
                    <m:sSubPr>
                      <m:ctrlPr>
                        <w:ins w:id="451" w:author="Author">
                          <w:rPr>
                            <w:rFonts w:ascii="Cambria Math" w:hAnsi="Cambria Math" w:cs="Calibri"/>
                            <w:i/>
                          </w:rPr>
                        </w:ins>
                      </m:ctrlPr>
                    </m:sSubPr>
                    <m:e>
                      <m:r>
                        <w:ins w:id="452" w:author="Author">
                          <w:rPr>
                            <w:rFonts w:ascii="Cambria Math" w:hAnsi="Cambria Math"/>
                          </w:rPr>
                          <m:t xml:space="preserve">   C</m:t>
                        </w:ins>
                      </m:r>
                    </m:e>
                    <m:sub>
                      <m:r>
                        <w:ins w:id="453" w:author="Author">
                          <w:rPr>
                            <w:rFonts w:ascii="Cambria Math" w:hAnsi="Cambria Math"/>
                          </w:rPr>
                          <m:t>linear</m:t>
                        </w:ins>
                      </m:r>
                    </m:sub>
                  </m:sSub>
                  <m:r>
                    <w:ins w:id="454" w:author="Author">
                      <w:rPr>
                        <w:rFonts w:ascii="Cambria Math" w:hAnsi="Cambria Math"/>
                      </w:rPr>
                      <m:t>&gt;0.0031308</m:t>
                    </w:ins>
                  </m:r>
                </m:e>
              </m:eqArr>
            </m:e>
          </m:d>
        </m:oMath>
      </m:oMathPara>
    </w:p>
    <w:p w14:paraId="566AEDF3" w14:textId="71D7452F" w:rsidR="0028562C" w:rsidRDefault="00447742" w:rsidP="00426EBB">
      <w:pPr>
        <w:pStyle w:val="ListParagraph"/>
        <w:spacing w:before="120"/>
        <w:ind w:left="0"/>
        <w:rPr>
          <w:ins w:id="455" w:author="Author"/>
          <w:rFonts w:ascii="Arial" w:hAnsi="Arial" w:cs="Arial"/>
          <w:b/>
          <w:sz w:val="24"/>
          <w:szCs w:val="24"/>
        </w:rPr>
      </w:pPr>
      <w:ins w:id="456" w:author="Author">
        <w:r w:rsidDel="00DD45BF">
          <w:t xml:space="preserve">This equation MUST be applied separately to each channel in the </w:t>
        </w:r>
        <m:oMath>
          <m:sSub>
            <m:sSubPr>
              <m:ctrlPr>
                <w:rPr>
                  <w:rFonts w:ascii="Cambria Math" w:hAnsi="Cambria Math" w:cs="Calibri"/>
                  <w:i/>
                </w:rPr>
              </m:ctrlPr>
            </m:sSubPr>
            <m:e>
              <m:r>
                <w:rPr>
                  <w:rFonts w:ascii="Cambria Math" w:hAnsi="Cambria Math"/>
                </w:rPr>
                <m:t>C</m:t>
              </m:r>
            </m:e>
            <m:sub>
              <m:r>
                <w:rPr>
                  <w:rFonts w:ascii="Cambria Math" w:hAnsi="Cambria Math"/>
                </w:rPr>
                <m:t>linear</m:t>
              </m:r>
            </m:sub>
          </m:sSub>
          <m:r>
            <w:rPr>
              <w:rFonts w:ascii="Cambria Math" w:hAnsi="Cambria Math" w:cs="Calibri"/>
            </w:rPr>
            <m:t xml:space="preserve"> </m:t>
          </m:r>
        </m:oMath>
        <w:r w:rsidDel="00DD45BF">
          <w:t xml:space="preserve">triplet. </w:t>
        </w:r>
        <w:r w:rsidR="007024E0">
          <w:t xml:space="preserve">sRGB values </w:t>
        </w:r>
        <w:r>
          <w:t xml:space="preserve">should be kept in the </w:t>
        </w:r>
        <w:r w:rsidR="00DD45BF">
          <w:t>[</w:t>
        </w:r>
        <w:r>
          <w:t>0, 1</w:t>
        </w:r>
        <w:r w:rsidR="00DD45BF">
          <w:t>]</w:t>
        </w:r>
        <w:r>
          <w:t xml:space="preserve"> range while </w:t>
        </w:r>
        <w:r w:rsidR="00DD45BF">
          <w:t xml:space="preserve">applying </w:t>
        </w:r>
        <w:r w:rsidR="00C469B1">
          <w:t>interpolations</w:t>
        </w:r>
        <w:r>
          <w:t>. To return sRGB to an 8-bit triplet (before persisting to disk, for example), it is necessary to multiply each channel by the required bits per channel (255, for 8-bit) and round</w:t>
        </w:r>
        <w:r w:rsidR="00554935">
          <w:t xml:space="preserve"> to the nearest integer</w:t>
        </w:r>
        <w:r w:rsidR="009C4A1E">
          <w:t>.</w:t>
        </w:r>
      </w:ins>
    </w:p>
    <w:p w14:paraId="395ED439" w14:textId="5F3776F7" w:rsidR="009C4A1E" w:rsidRPr="0028562C" w:rsidRDefault="009C4A1E" w:rsidP="00426EBB">
      <w:pPr>
        <w:pStyle w:val="Heading2"/>
        <w:numPr>
          <w:ilvl w:val="1"/>
          <w:numId w:val="24"/>
        </w:numPr>
        <w:rPr>
          <w:ins w:id="457" w:author="Author"/>
        </w:rPr>
      </w:pPr>
      <w:bookmarkStart w:id="458" w:name="_Toc520719627"/>
      <w:ins w:id="459" w:author="Author">
        <w:r w:rsidRPr="0028562C">
          <w:t>Material Gradients and Interpolation Methods</w:t>
        </w:r>
        <w:bookmarkEnd w:id="458"/>
      </w:ins>
    </w:p>
    <w:bookmarkEnd w:id="360"/>
    <w:bookmarkEnd w:id="363"/>
    <w:bookmarkEnd w:id="364"/>
    <w:bookmarkEnd w:id="365"/>
    <w:p w14:paraId="3B87A10D" w14:textId="48F2C84C" w:rsidR="0028562C" w:rsidRPr="00426EBB" w:rsidRDefault="009C4A1E" w:rsidP="00426EBB">
      <w:pPr>
        <w:rPr>
          <w:ins w:id="460" w:author="Author"/>
        </w:rPr>
      </w:pPr>
      <w:ins w:id="461" w:author="Author">
        <w:r w:rsidRPr="0028562C">
          <w:rPr>
            <w:b/>
          </w:rPr>
          <w:t>T</w:t>
        </w:r>
        <w:r w:rsidR="00C32A46" w:rsidRPr="00426EBB">
          <w:t xml:space="preserve">he </w:t>
        </w:r>
        <w:r w:rsidR="00C32A46" w:rsidRPr="0028562C">
          <w:t>3MF core specification (Chapter 4.1.4: Triangles</w:t>
        </w:r>
        <w:r w:rsidR="00C32A46" w:rsidRPr="00426EBB">
          <w:t xml:space="preserve">) describes properties e.g. color to be specified for each vertex of a triangle. Specifically, an sRGB triplet can be assigned to each vertex of a triangle. Color gradients within a triangle should be calculated by performing an interpolation in sRGB </w:t>
        </w:r>
        <w:r w:rsidR="006A6492" w:rsidRPr="00426EBB">
          <w:t xml:space="preserve">using a barycentric interpolation method. </w:t>
        </w:r>
        <w:r w:rsidR="008E512F" w:rsidRPr="00426EBB">
          <w:t>Performing color vertex interpolations in sRGB space corresponds to common practices in</w:t>
        </w:r>
        <w:r w:rsidR="005F6A2B" w:rsidRPr="00426EBB">
          <w:t xml:space="preserve"> 2D and 3D imaging applications and is closer to an interpolation in a perceptual uniform space than an interpolation in a linear RGB space would be. </w:t>
        </w:r>
        <w:r w:rsidR="0028562C">
          <w:br/>
        </w:r>
      </w:ins>
    </w:p>
    <w:p w14:paraId="2BCCCD46" w14:textId="7900DBA5" w:rsidR="00C32A46" w:rsidRPr="006A6492" w:rsidRDefault="00C32A46" w:rsidP="0028562C">
      <w:pPr>
        <w:pStyle w:val="Heading2"/>
        <w:numPr>
          <w:ilvl w:val="1"/>
          <w:numId w:val="24"/>
        </w:numPr>
        <w:rPr>
          <w:ins w:id="462" w:author="Author"/>
        </w:rPr>
      </w:pPr>
      <w:bookmarkStart w:id="463" w:name="_Toc520719628"/>
      <w:ins w:id="464" w:author="Author">
        <w:r w:rsidRPr="006C592F">
          <w:t xml:space="preserve">Base </w:t>
        </w:r>
        <w:r>
          <w:t>M</w:t>
        </w:r>
        <w:r w:rsidRPr="006C592F">
          <w:t>aterial</w:t>
        </w:r>
        <w:r>
          <w:t>s</w:t>
        </w:r>
        <w:bookmarkEnd w:id="463"/>
        <w:r>
          <w:t xml:space="preserve"> </w:t>
        </w:r>
      </w:ins>
    </w:p>
    <w:p w14:paraId="55FDCEEB" w14:textId="732775D3" w:rsidR="00037E94" w:rsidRDefault="00784E54">
      <w:pPr>
        <w:pStyle w:val="ListParagraph"/>
        <w:spacing w:before="120"/>
        <w:ind w:left="0"/>
        <w:rPr>
          <w:ins w:id="465" w:author="Author"/>
        </w:rPr>
      </w:pPr>
      <w:ins w:id="466" w:author="Author">
        <w:r w:rsidRPr="00314D81">
          <w:t xml:space="preserve">The 3MF core specification (Chapter </w:t>
        </w:r>
        <w:r w:rsidR="005E4B31">
          <w:t>5: Material Resources</w:t>
        </w:r>
        <w:r w:rsidRPr="00314D81">
          <w:t xml:space="preserve">) </w:t>
        </w:r>
        <w:r>
          <w:t>describes a base material type. This extension adds an additional attribute to the base material element</w:t>
        </w:r>
        <w:r w:rsidR="005E4B31" w:rsidRPr="00EC5B54">
          <w:t xml:space="preserve"> representing display properties that allow realistic rendering of materials to a display.</w:t>
        </w:r>
      </w:ins>
    </w:p>
    <w:p w14:paraId="2625C650" w14:textId="10E72CA5" w:rsidR="005E4B31" w:rsidRDefault="005E4B31">
      <w:pPr>
        <w:pStyle w:val="ListParagraph"/>
        <w:spacing w:before="120"/>
        <w:ind w:left="0"/>
        <w:rPr>
          <w:ins w:id="467" w:author="Author"/>
        </w:rPr>
      </w:pPr>
    </w:p>
    <w:tbl>
      <w:tblPr>
        <w:tblW w:w="4999" w:type="pct"/>
        <w:tblLook w:val="0000" w:firstRow="0" w:lastRow="0" w:firstColumn="0" w:lastColumn="0" w:noHBand="0" w:noVBand="0"/>
      </w:tblPr>
      <w:tblGrid>
        <w:gridCol w:w="935"/>
        <w:gridCol w:w="8413"/>
      </w:tblGrid>
      <w:tr w:rsidR="005E4B31" w:rsidRPr="00161007" w14:paraId="7B86C2CD" w14:textId="77777777" w:rsidTr="006B0DA4">
        <w:trPr>
          <w:ins w:id="468" w:author="Author"/>
        </w:trPr>
        <w:tc>
          <w:tcPr>
            <w:tcW w:w="490" w:type="pct"/>
            <w:tcBorders>
              <w:top w:val="single" w:sz="4" w:space="0" w:color="auto"/>
              <w:left w:val="single" w:sz="4" w:space="0" w:color="auto"/>
              <w:bottom w:val="single" w:sz="4" w:space="0" w:color="auto"/>
              <w:right w:val="single" w:sz="4" w:space="0" w:color="auto"/>
            </w:tcBorders>
          </w:tcPr>
          <w:p w14:paraId="53AD4466" w14:textId="77777777" w:rsidR="005E4B31" w:rsidRPr="00161007" w:rsidRDefault="005E4B31" w:rsidP="006B0DA4">
            <w:pPr>
              <w:widowControl w:val="0"/>
              <w:autoSpaceDE w:val="0"/>
              <w:autoSpaceDN w:val="0"/>
              <w:adjustRightInd w:val="0"/>
              <w:spacing w:before="75" w:after="75" w:line="240" w:lineRule="auto"/>
              <w:rPr>
                <w:ins w:id="469" w:author="Author"/>
                <w:rFonts w:ascii="Arial" w:hAnsi="Arial" w:cs="Arial"/>
                <w:sz w:val="24"/>
                <w:szCs w:val="24"/>
              </w:rPr>
            </w:pPr>
            <w:ins w:id="470" w:author="Author">
              <w:r w:rsidRPr="00161007">
                <w:rPr>
                  <w:rFonts w:ascii="Arial" w:hAnsi="Arial" w:cs="Arial"/>
                  <w:color w:val="808080"/>
                  <w:sz w:val="16"/>
                  <w:szCs w:val="16"/>
                </w:rPr>
                <w:t>diagram</w:t>
              </w:r>
            </w:ins>
          </w:p>
        </w:tc>
        <w:tc>
          <w:tcPr>
            <w:tcW w:w="4410" w:type="pct"/>
            <w:tcBorders>
              <w:top w:val="single" w:sz="4" w:space="0" w:color="auto"/>
              <w:left w:val="single" w:sz="4" w:space="0" w:color="auto"/>
              <w:bottom w:val="single" w:sz="4" w:space="0" w:color="auto"/>
              <w:right w:val="single" w:sz="4" w:space="0" w:color="auto"/>
            </w:tcBorders>
          </w:tcPr>
          <w:p w14:paraId="3925D5C5" w14:textId="1791D3BF" w:rsidR="005E4B31" w:rsidRPr="00161007" w:rsidRDefault="00367F63" w:rsidP="006B0DA4">
            <w:pPr>
              <w:widowControl w:val="0"/>
              <w:autoSpaceDE w:val="0"/>
              <w:autoSpaceDN w:val="0"/>
              <w:adjustRightInd w:val="0"/>
              <w:spacing w:before="75" w:after="75" w:line="240" w:lineRule="auto"/>
              <w:rPr>
                <w:ins w:id="471" w:author="Author"/>
                <w:rFonts w:ascii="Arial" w:hAnsi="Arial" w:cs="Arial"/>
                <w:sz w:val="24"/>
                <w:szCs w:val="24"/>
              </w:rPr>
            </w:pPr>
            <w:ins w:id="472" w:author="Author">
              <w:r>
                <w:rPr>
                  <w:noProof/>
                </w:rPr>
                <w:drawing>
                  <wp:inline distT="0" distB="0" distL="0" distR="0" wp14:anchorId="60C3B7BF" wp14:editId="4F6D0502">
                    <wp:extent cx="2952750" cy="1457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2750" cy="1457325"/>
                            </a:xfrm>
                            <a:prstGeom prst="rect">
                              <a:avLst/>
                            </a:prstGeom>
                          </pic:spPr>
                        </pic:pic>
                      </a:graphicData>
                    </a:graphic>
                  </wp:inline>
                </w:drawing>
              </w:r>
            </w:ins>
          </w:p>
        </w:tc>
      </w:tr>
      <w:tr w:rsidR="005E4B31" w:rsidRPr="00161007" w14:paraId="2A596466" w14:textId="77777777" w:rsidTr="006B0DA4">
        <w:trPr>
          <w:ins w:id="473" w:author="Author"/>
        </w:trPr>
        <w:tc>
          <w:tcPr>
            <w:tcW w:w="490" w:type="pct"/>
            <w:tcBorders>
              <w:top w:val="single" w:sz="4" w:space="0" w:color="auto"/>
              <w:left w:val="single" w:sz="4" w:space="0" w:color="auto"/>
              <w:bottom w:val="single" w:sz="4" w:space="0" w:color="auto"/>
              <w:right w:val="single" w:sz="4" w:space="0" w:color="auto"/>
            </w:tcBorders>
          </w:tcPr>
          <w:p w14:paraId="7BEC2350" w14:textId="77777777" w:rsidR="005E4B31" w:rsidRPr="00161007" w:rsidRDefault="005E4B31" w:rsidP="006B0DA4">
            <w:pPr>
              <w:widowControl w:val="0"/>
              <w:autoSpaceDE w:val="0"/>
              <w:autoSpaceDN w:val="0"/>
              <w:adjustRightInd w:val="0"/>
              <w:spacing w:before="60" w:after="60" w:line="240" w:lineRule="auto"/>
              <w:rPr>
                <w:ins w:id="474" w:author="Author"/>
                <w:rFonts w:ascii="Arial" w:hAnsi="Arial" w:cs="Arial"/>
                <w:sz w:val="24"/>
                <w:szCs w:val="24"/>
              </w:rPr>
            </w:pPr>
            <w:ins w:id="475" w:author="Author">
              <w:r w:rsidRPr="00161007">
                <w:rPr>
                  <w:rFonts w:ascii="Arial" w:hAnsi="Arial" w:cs="Arial"/>
                  <w:color w:val="808080"/>
                  <w:sz w:val="16"/>
                  <w:szCs w:val="16"/>
                </w:rPr>
                <w:t>attributes</w:t>
              </w:r>
            </w:ins>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692"/>
              <w:gridCol w:w="1765"/>
              <w:gridCol w:w="777"/>
              <w:gridCol w:w="723"/>
              <w:gridCol w:w="608"/>
              <w:gridCol w:w="2630"/>
            </w:tblGrid>
            <w:tr w:rsidR="005E4B31" w:rsidRPr="00161007" w14:paraId="16760295" w14:textId="77777777" w:rsidTr="005E4B31">
              <w:trPr>
                <w:ins w:id="476" w:author="Author"/>
              </w:trPr>
              <w:tc>
                <w:tcPr>
                  <w:tcW w:w="946" w:type="pct"/>
                </w:tcPr>
                <w:p w14:paraId="2D13A32F" w14:textId="77777777" w:rsidR="005E4B31" w:rsidRPr="00161007" w:rsidRDefault="005E4B31" w:rsidP="006B0DA4">
                  <w:pPr>
                    <w:widowControl w:val="0"/>
                    <w:autoSpaceDE w:val="0"/>
                    <w:autoSpaceDN w:val="0"/>
                    <w:adjustRightInd w:val="0"/>
                    <w:spacing w:before="60" w:after="60" w:line="240" w:lineRule="auto"/>
                    <w:rPr>
                      <w:ins w:id="477" w:author="Author"/>
                      <w:rFonts w:ascii="Arial" w:hAnsi="Arial" w:cs="Arial"/>
                      <w:sz w:val="24"/>
                      <w:szCs w:val="24"/>
                    </w:rPr>
                  </w:pPr>
                  <w:ins w:id="478" w:author="Author">
                    <w:r w:rsidRPr="00161007">
                      <w:rPr>
                        <w:rFonts w:ascii="Arial" w:hAnsi="Arial" w:cs="Arial"/>
                        <w:color w:val="808080"/>
                        <w:sz w:val="16"/>
                        <w:szCs w:val="16"/>
                      </w:rPr>
                      <w:t>Name</w:t>
                    </w:r>
                  </w:ins>
                </w:p>
              </w:tc>
              <w:tc>
                <w:tcPr>
                  <w:tcW w:w="1106" w:type="pct"/>
                </w:tcPr>
                <w:p w14:paraId="656803EF" w14:textId="77777777" w:rsidR="005E4B31" w:rsidRPr="00161007" w:rsidRDefault="005E4B31" w:rsidP="006B0DA4">
                  <w:pPr>
                    <w:widowControl w:val="0"/>
                    <w:autoSpaceDE w:val="0"/>
                    <w:autoSpaceDN w:val="0"/>
                    <w:adjustRightInd w:val="0"/>
                    <w:spacing w:before="60" w:after="60" w:line="240" w:lineRule="auto"/>
                    <w:rPr>
                      <w:ins w:id="479" w:author="Author"/>
                      <w:rFonts w:ascii="Arial" w:hAnsi="Arial" w:cs="Arial"/>
                      <w:sz w:val="24"/>
                      <w:szCs w:val="24"/>
                    </w:rPr>
                  </w:pPr>
                  <w:ins w:id="480" w:author="Author">
                    <w:r w:rsidRPr="00161007">
                      <w:rPr>
                        <w:rFonts w:ascii="Arial" w:hAnsi="Arial" w:cs="Arial"/>
                        <w:color w:val="808080"/>
                        <w:sz w:val="16"/>
                        <w:szCs w:val="16"/>
                      </w:rPr>
                      <w:t>Type</w:t>
                    </w:r>
                  </w:ins>
                </w:p>
              </w:tc>
              <w:tc>
                <w:tcPr>
                  <w:tcW w:w="491" w:type="pct"/>
                </w:tcPr>
                <w:p w14:paraId="626BDB10" w14:textId="77777777" w:rsidR="005E4B31" w:rsidRPr="00161007" w:rsidRDefault="005E4B31" w:rsidP="006B0DA4">
                  <w:pPr>
                    <w:widowControl w:val="0"/>
                    <w:autoSpaceDE w:val="0"/>
                    <w:autoSpaceDN w:val="0"/>
                    <w:adjustRightInd w:val="0"/>
                    <w:spacing w:before="60" w:after="60" w:line="240" w:lineRule="auto"/>
                    <w:rPr>
                      <w:ins w:id="481" w:author="Author"/>
                      <w:rFonts w:ascii="Arial" w:hAnsi="Arial" w:cs="Arial"/>
                      <w:sz w:val="24"/>
                      <w:szCs w:val="24"/>
                    </w:rPr>
                  </w:pPr>
                  <w:ins w:id="482" w:author="Author">
                    <w:r w:rsidRPr="00161007">
                      <w:rPr>
                        <w:rFonts w:ascii="Arial" w:hAnsi="Arial" w:cs="Arial"/>
                        <w:color w:val="808080"/>
                        <w:sz w:val="16"/>
                        <w:szCs w:val="16"/>
                      </w:rPr>
                      <w:t>Use</w:t>
                    </w:r>
                  </w:ins>
                </w:p>
              </w:tc>
              <w:tc>
                <w:tcPr>
                  <w:tcW w:w="441" w:type="pct"/>
                </w:tcPr>
                <w:p w14:paraId="5EBFDC96" w14:textId="77777777" w:rsidR="005E4B31" w:rsidRPr="00161007" w:rsidRDefault="005E4B31" w:rsidP="006B0DA4">
                  <w:pPr>
                    <w:widowControl w:val="0"/>
                    <w:autoSpaceDE w:val="0"/>
                    <w:autoSpaceDN w:val="0"/>
                    <w:adjustRightInd w:val="0"/>
                    <w:spacing w:before="60" w:after="60" w:line="240" w:lineRule="auto"/>
                    <w:rPr>
                      <w:ins w:id="483" w:author="Author"/>
                      <w:rFonts w:ascii="Arial" w:hAnsi="Arial" w:cs="Arial"/>
                      <w:sz w:val="24"/>
                      <w:szCs w:val="24"/>
                    </w:rPr>
                  </w:pPr>
                  <w:ins w:id="484" w:author="Author">
                    <w:r w:rsidRPr="00161007">
                      <w:rPr>
                        <w:rFonts w:ascii="Arial" w:hAnsi="Arial" w:cs="Arial"/>
                        <w:color w:val="808080"/>
                        <w:sz w:val="16"/>
                        <w:szCs w:val="16"/>
                      </w:rPr>
                      <w:t>Default</w:t>
                    </w:r>
                  </w:ins>
                </w:p>
              </w:tc>
              <w:tc>
                <w:tcPr>
                  <w:tcW w:w="371" w:type="pct"/>
                </w:tcPr>
                <w:p w14:paraId="017E564A" w14:textId="77777777" w:rsidR="005E4B31" w:rsidRPr="00161007" w:rsidRDefault="005E4B31" w:rsidP="006B0DA4">
                  <w:pPr>
                    <w:widowControl w:val="0"/>
                    <w:autoSpaceDE w:val="0"/>
                    <w:autoSpaceDN w:val="0"/>
                    <w:adjustRightInd w:val="0"/>
                    <w:spacing w:before="60" w:after="60" w:line="240" w:lineRule="auto"/>
                    <w:rPr>
                      <w:ins w:id="485" w:author="Author"/>
                      <w:rFonts w:ascii="Arial" w:hAnsi="Arial" w:cs="Arial"/>
                      <w:sz w:val="24"/>
                      <w:szCs w:val="24"/>
                    </w:rPr>
                  </w:pPr>
                  <w:ins w:id="486" w:author="Author">
                    <w:r w:rsidRPr="00161007">
                      <w:rPr>
                        <w:rFonts w:ascii="Arial" w:hAnsi="Arial" w:cs="Arial"/>
                        <w:color w:val="808080"/>
                        <w:sz w:val="16"/>
                        <w:szCs w:val="16"/>
                      </w:rPr>
                      <w:t>Fixed</w:t>
                    </w:r>
                  </w:ins>
                </w:p>
              </w:tc>
              <w:tc>
                <w:tcPr>
                  <w:tcW w:w="1645" w:type="pct"/>
                </w:tcPr>
                <w:p w14:paraId="66C108A8" w14:textId="77777777" w:rsidR="005E4B31" w:rsidRPr="00161007" w:rsidRDefault="005E4B31" w:rsidP="006B0DA4">
                  <w:pPr>
                    <w:widowControl w:val="0"/>
                    <w:autoSpaceDE w:val="0"/>
                    <w:autoSpaceDN w:val="0"/>
                    <w:adjustRightInd w:val="0"/>
                    <w:spacing w:before="60" w:after="60" w:line="240" w:lineRule="auto"/>
                    <w:rPr>
                      <w:ins w:id="487" w:author="Author"/>
                      <w:rFonts w:ascii="Arial" w:hAnsi="Arial" w:cs="Arial"/>
                      <w:sz w:val="24"/>
                      <w:szCs w:val="24"/>
                    </w:rPr>
                  </w:pPr>
                  <w:ins w:id="488" w:author="Author">
                    <w:r w:rsidRPr="00161007">
                      <w:rPr>
                        <w:rFonts w:ascii="Arial" w:hAnsi="Arial" w:cs="Arial"/>
                        <w:color w:val="808080"/>
                        <w:sz w:val="16"/>
                        <w:szCs w:val="16"/>
                      </w:rPr>
                      <w:t>Annotation</w:t>
                    </w:r>
                  </w:ins>
                </w:p>
              </w:tc>
            </w:tr>
            <w:tr w:rsidR="005E4B31" w:rsidRPr="00161007" w14:paraId="6E6ADD6E" w14:textId="77777777" w:rsidTr="00EC5B54">
              <w:trPr>
                <w:ins w:id="489" w:author="Author"/>
              </w:trPr>
              <w:tc>
                <w:tcPr>
                  <w:tcW w:w="946" w:type="pct"/>
                  <w:tcBorders>
                    <w:bottom w:val="single" w:sz="4" w:space="0" w:color="auto"/>
                  </w:tcBorders>
                </w:tcPr>
                <w:p w14:paraId="59100D36" w14:textId="75B22A24" w:rsidR="005E4B31" w:rsidRDefault="005E4B31" w:rsidP="006B0DA4">
                  <w:pPr>
                    <w:widowControl w:val="0"/>
                    <w:autoSpaceDE w:val="0"/>
                    <w:autoSpaceDN w:val="0"/>
                    <w:adjustRightInd w:val="0"/>
                    <w:spacing w:before="60" w:after="60" w:line="240" w:lineRule="auto"/>
                    <w:rPr>
                      <w:ins w:id="490" w:author="Author"/>
                      <w:rFonts w:ascii="Arial" w:hAnsi="Arial" w:cs="Arial"/>
                      <w:color w:val="000000"/>
                      <w:sz w:val="16"/>
                      <w:szCs w:val="16"/>
                    </w:rPr>
                  </w:pPr>
                  <w:ins w:id="491" w:author="Author">
                    <w:r>
                      <w:rPr>
                        <w:rFonts w:ascii="Arial" w:hAnsi="Arial" w:cs="Arial"/>
                        <w:color w:val="000000"/>
                        <w:sz w:val="16"/>
                        <w:szCs w:val="16"/>
                      </w:rPr>
                      <w:t>Attributes described in Core spec</w:t>
                    </w:r>
                  </w:ins>
                </w:p>
              </w:tc>
              <w:tc>
                <w:tcPr>
                  <w:tcW w:w="1106" w:type="pct"/>
                  <w:tcBorders>
                    <w:bottom w:val="single" w:sz="4" w:space="0" w:color="auto"/>
                  </w:tcBorders>
                </w:tcPr>
                <w:p w14:paraId="57D7B8D7" w14:textId="69FDFB39" w:rsidR="005E4B31" w:rsidRDefault="005E4B31" w:rsidP="006B0DA4">
                  <w:pPr>
                    <w:widowControl w:val="0"/>
                    <w:autoSpaceDE w:val="0"/>
                    <w:autoSpaceDN w:val="0"/>
                    <w:adjustRightInd w:val="0"/>
                    <w:spacing w:before="60" w:after="60" w:line="240" w:lineRule="auto"/>
                    <w:rPr>
                      <w:ins w:id="492" w:author="Author"/>
                      <w:rFonts w:ascii="Arial" w:hAnsi="Arial" w:cs="Arial"/>
                      <w:b/>
                      <w:bCs/>
                      <w:color w:val="000000"/>
                      <w:sz w:val="16"/>
                      <w:szCs w:val="16"/>
                    </w:rPr>
                  </w:pPr>
                  <w:ins w:id="493" w:author="Author">
                    <w:r>
                      <w:rPr>
                        <w:rFonts w:ascii="Arial" w:hAnsi="Arial" w:cs="Arial"/>
                        <w:b/>
                        <w:bCs/>
                        <w:color w:val="000000"/>
                        <w:sz w:val="16"/>
                        <w:szCs w:val="16"/>
                      </w:rPr>
                      <w:t>…</w:t>
                    </w:r>
                  </w:ins>
                </w:p>
              </w:tc>
              <w:tc>
                <w:tcPr>
                  <w:tcW w:w="491" w:type="pct"/>
                  <w:tcBorders>
                    <w:bottom w:val="single" w:sz="4" w:space="0" w:color="auto"/>
                  </w:tcBorders>
                </w:tcPr>
                <w:p w14:paraId="09DB0359" w14:textId="70E414BE" w:rsidR="005E4B31" w:rsidRDefault="005E4B31" w:rsidP="006B0DA4">
                  <w:pPr>
                    <w:widowControl w:val="0"/>
                    <w:autoSpaceDE w:val="0"/>
                    <w:autoSpaceDN w:val="0"/>
                    <w:adjustRightInd w:val="0"/>
                    <w:spacing w:before="60" w:after="60" w:line="240" w:lineRule="auto"/>
                    <w:rPr>
                      <w:ins w:id="494" w:author="Author"/>
                      <w:rFonts w:ascii="Arial" w:hAnsi="Arial" w:cs="Arial"/>
                      <w:color w:val="000000"/>
                      <w:sz w:val="16"/>
                      <w:szCs w:val="16"/>
                    </w:rPr>
                  </w:pPr>
                  <w:ins w:id="495" w:author="Author">
                    <w:r>
                      <w:rPr>
                        <w:rFonts w:ascii="Arial" w:hAnsi="Arial" w:cs="Arial"/>
                        <w:color w:val="000000"/>
                        <w:sz w:val="16"/>
                        <w:szCs w:val="16"/>
                      </w:rPr>
                      <w:t>…</w:t>
                    </w:r>
                  </w:ins>
                </w:p>
              </w:tc>
              <w:tc>
                <w:tcPr>
                  <w:tcW w:w="441" w:type="pct"/>
                  <w:tcBorders>
                    <w:bottom w:val="single" w:sz="4" w:space="0" w:color="auto"/>
                  </w:tcBorders>
                </w:tcPr>
                <w:p w14:paraId="321C2EBF" w14:textId="3029AD38" w:rsidR="005E4B31" w:rsidRPr="00161007" w:rsidRDefault="005E4B31" w:rsidP="006B0DA4">
                  <w:pPr>
                    <w:widowControl w:val="0"/>
                    <w:autoSpaceDE w:val="0"/>
                    <w:autoSpaceDN w:val="0"/>
                    <w:adjustRightInd w:val="0"/>
                    <w:spacing w:before="60" w:after="60" w:line="240" w:lineRule="auto"/>
                    <w:rPr>
                      <w:ins w:id="496" w:author="Author"/>
                      <w:rFonts w:ascii="Arial" w:hAnsi="Arial" w:cs="Arial"/>
                      <w:sz w:val="24"/>
                      <w:szCs w:val="24"/>
                    </w:rPr>
                  </w:pPr>
                  <w:ins w:id="497" w:author="Author">
                    <w:r>
                      <w:rPr>
                        <w:rFonts w:ascii="Arial" w:hAnsi="Arial" w:cs="Arial"/>
                        <w:sz w:val="24"/>
                        <w:szCs w:val="24"/>
                      </w:rPr>
                      <w:t>…</w:t>
                    </w:r>
                  </w:ins>
                </w:p>
              </w:tc>
              <w:tc>
                <w:tcPr>
                  <w:tcW w:w="371" w:type="pct"/>
                  <w:tcBorders>
                    <w:bottom w:val="single" w:sz="4" w:space="0" w:color="auto"/>
                  </w:tcBorders>
                </w:tcPr>
                <w:p w14:paraId="7E3A1ED0" w14:textId="0674E307" w:rsidR="005E4B31" w:rsidRPr="00161007" w:rsidRDefault="005E4B31" w:rsidP="006B0DA4">
                  <w:pPr>
                    <w:widowControl w:val="0"/>
                    <w:autoSpaceDE w:val="0"/>
                    <w:autoSpaceDN w:val="0"/>
                    <w:adjustRightInd w:val="0"/>
                    <w:spacing w:before="60" w:after="60" w:line="240" w:lineRule="auto"/>
                    <w:rPr>
                      <w:ins w:id="498" w:author="Author"/>
                      <w:rFonts w:ascii="Arial" w:hAnsi="Arial" w:cs="Arial"/>
                      <w:sz w:val="24"/>
                      <w:szCs w:val="24"/>
                    </w:rPr>
                  </w:pPr>
                  <w:ins w:id="499" w:author="Author">
                    <w:r>
                      <w:rPr>
                        <w:rFonts w:ascii="Arial" w:hAnsi="Arial" w:cs="Arial"/>
                        <w:sz w:val="24"/>
                        <w:szCs w:val="24"/>
                      </w:rPr>
                      <w:t>…</w:t>
                    </w:r>
                  </w:ins>
                </w:p>
              </w:tc>
              <w:tc>
                <w:tcPr>
                  <w:tcW w:w="1645" w:type="pct"/>
                  <w:tcBorders>
                    <w:bottom w:val="single" w:sz="4" w:space="0" w:color="auto"/>
                  </w:tcBorders>
                </w:tcPr>
                <w:p w14:paraId="16BD1211" w14:textId="7C2E7D97" w:rsidR="005E4B31" w:rsidRDefault="005E4B31" w:rsidP="006B0DA4">
                  <w:pPr>
                    <w:widowControl w:val="0"/>
                    <w:autoSpaceDE w:val="0"/>
                    <w:autoSpaceDN w:val="0"/>
                    <w:adjustRightInd w:val="0"/>
                    <w:spacing w:before="60" w:after="60" w:line="240" w:lineRule="auto"/>
                    <w:rPr>
                      <w:ins w:id="500" w:author="Author"/>
                      <w:rFonts w:ascii="Arial" w:hAnsi="Arial" w:cs="Arial"/>
                      <w:color w:val="000000"/>
                      <w:sz w:val="16"/>
                      <w:szCs w:val="16"/>
                    </w:rPr>
                  </w:pPr>
                  <w:ins w:id="501" w:author="Author">
                    <w:r>
                      <w:rPr>
                        <w:rFonts w:ascii="Arial" w:hAnsi="Arial" w:cs="Arial"/>
                        <w:color w:val="000000"/>
                        <w:sz w:val="16"/>
                        <w:szCs w:val="16"/>
                      </w:rPr>
                      <w:t>…</w:t>
                    </w:r>
                  </w:ins>
                </w:p>
              </w:tc>
            </w:tr>
            <w:tr w:rsidR="005E4B31" w:rsidRPr="00161007" w14:paraId="1FCF042E" w14:textId="77777777" w:rsidTr="00EC5B54">
              <w:trPr>
                <w:ins w:id="502" w:author="Author"/>
              </w:trPr>
              <w:tc>
                <w:tcPr>
                  <w:tcW w:w="946" w:type="pct"/>
                  <w:tcBorders>
                    <w:top w:val="single" w:sz="4" w:space="0" w:color="auto"/>
                  </w:tcBorders>
                </w:tcPr>
                <w:p w14:paraId="001794BD" w14:textId="77777777" w:rsidR="005E4B31" w:rsidRPr="00EC5B54" w:rsidRDefault="005E4B31" w:rsidP="006B0DA4">
                  <w:pPr>
                    <w:widowControl w:val="0"/>
                    <w:autoSpaceDE w:val="0"/>
                    <w:autoSpaceDN w:val="0"/>
                    <w:adjustRightInd w:val="0"/>
                    <w:spacing w:before="60" w:after="60" w:line="240" w:lineRule="auto"/>
                    <w:rPr>
                      <w:ins w:id="503" w:author="Author"/>
                      <w:rFonts w:ascii="Arial" w:hAnsi="Arial" w:cs="Arial"/>
                      <w:b/>
                      <w:color w:val="000000"/>
                      <w:sz w:val="16"/>
                      <w:szCs w:val="16"/>
                    </w:rPr>
                  </w:pPr>
                  <w:ins w:id="504" w:author="Author">
                    <w:r w:rsidRPr="00EC5B54">
                      <w:rPr>
                        <w:rFonts w:ascii="Arial" w:hAnsi="Arial" w:cs="Arial"/>
                        <w:b/>
                        <w:color w:val="000000"/>
                        <w:sz w:val="16"/>
                        <w:szCs w:val="16"/>
                      </w:rPr>
                      <w:t>displaypropertiesid</w:t>
                    </w:r>
                  </w:ins>
                </w:p>
              </w:tc>
              <w:tc>
                <w:tcPr>
                  <w:tcW w:w="1106" w:type="pct"/>
                  <w:tcBorders>
                    <w:top w:val="single" w:sz="4" w:space="0" w:color="auto"/>
                  </w:tcBorders>
                </w:tcPr>
                <w:p w14:paraId="23B1C7AA" w14:textId="77777777" w:rsidR="005E4B31" w:rsidRDefault="005E4B31" w:rsidP="006B0DA4">
                  <w:pPr>
                    <w:widowControl w:val="0"/>
                    <w:autoSpaceDE w:val="0"/>
                    <w:autoSpaceDN w:val="0"/>
                    <w:adjustRightInd w:val="0"/>
                    <w:spacing w:before="60" w:after="60" w:line="240" w:lineRule="auto"/>
                    <w:rPr>
                      <w:ins w:id="505" w:author="Author"/>
                      <w:rFonts w:ascii="Arial" w:hAnsi="Arial" w:cs="Arial"/>
                      <w:b/>
                      <w:bCs/>
                      <w:color w:val="000000"/>
                      <w:sz w:val="16"/>
                      <w:szCs w:val="16"/>
                    </w:rPr>
                  </w:pPr>
                  <w:ins w:id="506" w:author="Author">
                    <w:r>
                      <w:rPr>
                        <w:rFonts w:ascii="Arial" w:hAnsi="Arial" w:cs="Arial"/>
                        <w:b/>
                        <w:bCs/>
                        <w:color w:val="000000"/>
                        <w:sz w:val="16"/>
                        <w:szCs w:val="16"/>
                      </w:rPr>
                      <w:t>ST_ResourceID</w:t>
                    </w:r>
                  </w:ins>
                </w:p>
              </w:tc>
              <w:tc>
                <w:tcPr>
                  <w:tcW w:w="491" w:type="pct"/>
                  <w:tcBorders>
                    <w:top w:val="single" w:sz="4" w:space="0" w:color="auto"/>
                  </w:tcBorders>
                </w:tcPr>
                <w:p w14:paraId="764596A7" w14:textId="77777777" w:rsidR="005E4B31" w:rsidRPr="00161007" w:rsidRDefault="005E4B31" w:rsidP="006B0DA4">
                  <w:pPr>
                    <w:widowControl w:val="0"/>
                    <w:autoSpaceDE w:val="0"/>
                    <w:autoSpaceDN w:val="0"/>
                    <w:adjustRightInd w:val="0"/>
                    <w:spacing w:before="60" w:after="60" w:line="240" w:lineRule="auto"/>
                    <w:rPr>
                      <w:ins w:id="507" w:author="Author"/>
                      <w:rFonts w:ascii="Arial" w:hAnsi="Arial" w:cs="Arial"/>
                      <w:color w:val="000000"/>
                      <w:sz w:val="16"/>
                      <w:szCs w:val="16"/>
                    </w:rPr>
                  </w:pPr>
                  <w:ins w:id="508" w:author="Author">
                    <w:r>
                      <w:rPr>
                        <w:rFonts w:ascii="Arial" w:hAnsi="Arial" w:cs="Arial"/>
                        <w:color w:val="000000"/>
                        <w:sz w:val="16"/>
                        <w:szCs w:val="16"/>
                      </w:rPr>
                      <w:t>optional</w:t>
                    </w:r>
                  </w:ins>
                </w:p>
              </w:tc>
              <w:tc>
                <w:tcPr>
                  <w:tcW w:w="441" w:type="pct"/>
                  <w:tcBorders>
                    <w:top w:val="single" w:sz="4" w:space="0" w:color="auto"/>
                  </w:tcBorders>
                </w:tcPr>
                <w:p w14:paraId="66B18099" w14:textId="77777777" w:rsidR="005E4B31" w:rsidRPr="00161007" w:rsidRDefault="005E4B31" w:rsidP="006B0DA4">
                  <w:pPr>
                    <w:widowControl w:val="0"/>
                    <w:autoSpaceDE w:val="0"/>
                    <w:autoSpaceDN w:val="0"/>
                    <w:adjustRightInd w:val="0"/>
                    <w:spacing w:before="60" w:after="60" w:line="240" w:lineRule="auto"/>
                    <w:rPr>
                      <w:ins w:id="509" w:author="Author"/>
                      <w:rFonts w:ascii="Arial" w:hAnsi="Arial" w:cs="Arial"/>
                      <w:sz w:val="24"/>
                      <w:szCs w:val="24"/>
                    </w:rPr>
                  </w:pPr>
                </w:p>
              </w:tc>
              <w:tc>
                <w:tcPr>
                  <w:tcW w:w="371" w:type="pct"/>
                  <w:tcBorders>
                    <w:top w:val="single" w:sz="4" w:space="0" w:color="auto"/>
                  </w:tcBorders>
                </w:tcPr>
                <w:p w14:paraId="429F5835" w14:textId="77777777" w:rsidR="005E4B31" w:rsidRPr="00161007" w:rsidRDefault="005E4B31" w:rsidP="006B0DA4">
                  <w:pPr>
                    <w:widowControl w:val="0"/>
                    <w:autoSpaceDE w:val="0"/>
                    <w:autoSpaceDN w:val="0"/>
                    <w:adjustRightInd w:val="0"/>
                    <w:spacing w:before="60" w:after="60" w:line="240" w:lineRule="auto"/>
                    <w:rPr>
                      <w:ins w:id="510" w:author="Author"/>
                      <w:rFonts w:ascii="Arial" w:hAnsi="Arial" w:cs="Arial"/>
                      <w:sz w:val="24"/>
                      <w:szCs w:val="24"/>
                    </w:rPr>
                  </w:pPr>
                </w:p>
              </w:tc>
              <w:tc>
                <w:tcPr>
                  <w:tcW w:w="1645" w:type="pct"/>
                  <w:tcBorders>
                    <w:top w:val="single" w:sz="4" w:space="0" w:color="auto"/>
                  </w:tcBorders>
                </w:tcPr>
                <w:p w14:paraId="7607AEEF" w14:textId="77777777" w:rsidR="005E4B31" w:rsidRDefault="005E4B31" w:rsidP="006B0DA4">
                  <w:pPr>
                    <w:widowControl w:val="0"/>
                    <w:autoSpaceDE w:val="0"/>
                    <w:autoSpaceDN w:val="0"/>
                    <w:adjustRightInd w:val="0"/>
                    <w:spacing w:before="60" w:after="60" w:line="240" w:lineRule="auto"/>
                    <w:rPr>
                      <w:ins w:id="511" w:author="Author"/>
                      <w:rFonts w:ascii="Arial" w:hAnsi="Arial" w:cs="Arial"/>
                      <w:color w:val="000000"/>
                      <w:sz w:val="16"/>
                      <w:szCs w:val="16"/>
                    </w:rPr>
                  </w:pPr>
                  <w:ins w:id="512" w:author="Author">
                    <w:r>
                      <w:rPr>
                        <w:rFonts w:ascii="Arial" w:hAnsi="Arial" w:cs="Arial"/>
                        <w:color w:val="000000"/>
                        <w:sz w:val="16"/>
                        <w:szCs w:val="16"/>
                      </w:rPr>
                      <w:t>Reference to a &lt;displayproperties&gt; element providing additional information about how to display the material on a device display</w:t>
                    </w:r>
                  </w:ins>
                </w:p>
              </w:tc>
            </w:tr>
          </w:tbl>
          <w:p w14:paraId="63E02E34" w14:textId="77777777" w:rsidR="005E4B31" w:rsidRPr="00161007" w:rsidRDefault="005E4B31" w:rsidP="006B0DA4">
            <w:pPr>
              <w:widowControl w:val="0"/>
              <w:autoSpaceDE w:val="0"/>
              <w:autoSpaceDN w:val="0"/>
              <w:adjustRightInd w:val="0"/>
              <w:spacing w:before="60" w:after="60" w:line="240" w:lineRule="auto"/>
              <w:rPr>
                <w:ins w:id="513" w:author="Author"/>
                <w:rFonts w:ascii="Arial" w:hAnsi="Arial" w:cs="Arial"/>
                <w:sz w:val="24"/>
                <w:szCs w:val="24"/>
              </w:rPr>
            </w:pPr>
          </w:p>
        </w:tc>
      </w:tr>
    </w:tbl>
    <w:p w14:paraId="216757A8" w14:textId="6254AD7E" w:rsidR="00757B29" w:rsidRDefault="00757B29" w:rsidP="00681026">
      <w:pPr>
        <w:pStyle w:val="Heading1"/>
        <w:numPr>
          <w:ilvl w:val="0"/>
          <w:numId w:val="24"/>
        </w:numPr>
      </w:pPr>
      <w:bookmarkStart w:id="514" w:name="_Toc514146116"/>
      <w:bookmarkStart w:id="515" w:name="_Toc413767786"/>
      <w:bookmarkStart w:id="516" w:name="_Toc416448838"/>
      <w:bookmarkStart w:id="517" w:name="_Toc416460210"/>
      <w:bookmarkStart w:id="518" w:name="_Toc416461973"/>
      <w:bookmarkStart w:id="519" w:name="_Toc416462003"/>
      <w:bookmarkStart w:id="520" w:name="_Toc416462077"/>
      <w:bookmarkStart w:id="521" w:name="_Toc417309087"/>
      <w:bookmarkStart w:id="522" w:name="_Toc494990391"/>
      <w:bookmarkStart w:id="523" w:name="_Toc494990502"/>
      <w:bookmarkStart w:id="524" w:name="_Toc495061687"/>
      <w:bookmarkStart w:id="525" w:name="_Toc495065090"/>
      <w:bookmarkStart w:id="526" w:name="_Toc417309088"/>
      <w:bookmarkStart w:id="527" w:name="_Toc520719629"/>
      <w:bookmarkStart w:id="528" w:name="_Toc495065091"/>
      <w:bookmarkEnd w:id="514"/>
      <w:bookmarkEnd w:id="515"/>
      <w:bookmarkEnd w:id="516"/>
      <w:bookmarkEnd w:id="517"/>
      <w:bookmarkEnd w:id="518"/>
      <w:bookmarkEnd w:id="519"/>
      <w:bookmarkEnd w:id="520"/>
      <w:bookmarkEnd w:id="521"/>
      <w:bookmarkEnd w:id="522"/>
      <w:bookmarkEnd w:id="523"/>
      <w:bookmarkEnd w:id="524"/>
      <w:bookmarkEnd w:id="525"/>
      <w:r>
        <w:lastRenderedPageBreak/>
        <w:t>Color Groups</w:t>
      </w:r>
      <w:bookmarkEnd w:id="526"/>
      <w:bookmarkEnd w:id="527"/>
      <w:bookmarkEnd w:id="528"/>
    </w:p>
    <w:p w14:paraId="6EB68584" w14:textId="77777777" w:rsidR="00171CBA" w:rsidRPr="00C674F3" w:rsidRDefault="00171CBA" w:rsidP="00171CBA">
      <w:pPr>
        <w:keepNext/>
      </w:pPr>
      <w:r>
        <w:t xml:space="preserve">Element </w:t>
      </w:r>
      <w:r w:rsidRPr="00C674F3">
        <w:rPr>
          <w:b/>
        </w:rPr>
        <w:t>&lt;</w:t>
      </w:r>
      <w:r>
        <w:rPr>
          <w:b/>
        </w:rPr>
        <w:t>color</w:t>
      </w:r>
      <w:r w:rsidR="007C5B48">
        <w:rPr>
          <w:b/>
        </w:rPr>
        <w:t>group</w:t>
      </w:r>
      <w:r w:rsidRPr="00C674F3">
        <w:rPr>
          <w:b/>
        </w:rPr>
        <w:t>&gt;</w:t>
      </w:r>
    </w:p>
    <w:tbl>
      <w:tblPr>
        <w:tblW w:w="4999" w:type="pct"/>
        <w:tblLook w:val="0000" w:firstRow="0" w:lastRow="0" w:firstColumn="0" w:lastColumn="0" w:noHBand="0" w:noVBand="0"/>
      </w:tblPr>
      <w:tblGrid>
        <w:gridCol w:w="935"/>
        <w:gridCol w:w="8413"/>
      </w:tblGrid>
      <w:tr w:rsidR="00171CBA" w:rsidRPr="00161007" w14:paraId="4F180603" w14:textId="77777777">
        <w:tc>
          <w:tcPr>
            <w:tcW w:w="490" w:type="pct"/>
            <w:tcBorders>
              <w:top w:val="single" w:sz="4" w:space="0" w:color="auto"/>
              <w:left w:val="single" w:sz="4" w:space="0" w:color="auto"/>
              <w:bottom w:val="single" w:sz="4" w:space="0" w:color="auto"/>
              <w:right w:val="single" w:sz="4" w:space="0" w:color="auto"/>
            </w:tcBorders>
          </w:tcPr>
          <w:p w14:paraId="6B2D0C31" w14:textId="77777777" w:rsidR="00171CBA" w:rsidRPr="00161007" w:rsidRDefault="00171CBA" w:rsidP="00B2433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3A399BBA" w14:textId="0852B646" w:rsidR="00171CBA" w:rsidRPr="00161007" w:rsidRDefault="00A75907" w:rsidP="00B24332">
            <w:pPr>
              <w:widowControl w:val="0"/>
              <w:autoSpaceDE w:val="0"/>
              <w:autoSpaceDN w:val="0"/>
              <w:adjustRightInd w:val="0"/>
              <w:spacing w:before="75" w:after="75" w:line="240" w:lineRule="auto"/>
              <w:rPr>
                <w:rFonts w:ascii="Arial" w:hAnsi="Arial" w:cs="Arial"/>
                <w:sz w:val="24"/>
                <w:szCs w:val="24"/>
              </w:rPr>
            </w:pPr>
            <w:del w:id="529" w:author="Author">
              <w:r>
                <w:rPr>
                  <w:rFonts w:ascii="Arial" w:hAnsi="Arial" w:cs="Arial"/>
                  <w:noProof/>
                  <w:sz w:val="24"/>
                  <w:szCs w:val="24"/>
                </w:rPr>
                <w:drawing>
                  <wp:inline distT="0" distB="0" distL="0" distR="0" wp14:anchorId="68274B28" wp14:editId="467B326B">
                    <wp:extent cx="3657600" cy="13809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grou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1380978"/>
                            </a:xfrm>
                            <a:prstGeom prst="rect">
                              <a:avLst/>
                            </a:prstGeom>
                          </pic:spPr>
                        </pic:pic>
                      </a:graphicData>
                    </a:graphic>
                  </wp:inline>
                </w:drawing>
              </w:r>
            </w:del>
            <w:ins w:id="530" w:author="Author">
              <w:r w:rsidR="00C32F7C">
                <w:rPr>
                  <w:noProof/>
                </w:rPr>
                <w:drawing>
                  <wp:inline distT="0" distB="0" distL="0" distR="0" wp14:anchorId="7674D82E" wp14:editId="7B964C33">
                    <wp:extent cx="3533775" cy="1724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775" cy="1724025"/>
                            </a:xfrm>
                            <a:prstGeom prst="rect">
                              <a:avLst/>
                            </a:prstGeom>
                          </pic:spPr>
                        </pic:pic>
                      </a:graphicData>
                    </a:graphic>
                  </wp:inline>
                </w:drawing>
              </w:r>
            </w:ins>
          </w:p>
        </w:tc>
      </w:tr>
      <w:tr w:rsidR="00171CBA" w:rsidRPr="00161007" w14:paraId="1BBAED2A" w14:textId="77777777">
        <w:tc>
          <w:tcPr>
            <w:tcW w:w="490" w:type="pct"/>
            <w:tcBorders>
              <w:top w:val="single" w:sz="4" w:space="0" w:color="auto"/>
              <w:left w:val="single" w:sz="4" w:space="0" w:color="auto"/>
              <w:bottom w:val="single" w:sz="4" w:space="0" w:color="auto"/>
              <w:right w:val="single" w:sz="4" w:space="0" w:color="auto"/>
            </w:tcBorders>
          </w:tcPr>
          <w:p w14:paraId="67AB79F4" w14:textId="77777777"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531" w:author="Author">
                <w:tblPr>
                  <w:tblW w:w="4999" w:type="pct"/>
                  <w:tblLook w:val="0000" w:firstRow="0" w:lastRow="0" w:firstColumn="0" w:lastColumn="0" w:noHBand="0" w:noVBand="0"/>
                </w:tblPr>
              </w:tblPrChange>
            </w:tblPr>
            <w:tblGrid>
              <w:gridCol w:w="1692"/>
              <w:gridCol w:w="1766"/>
              <w:gridCol w:w="804"/>
              <w:gridCol w:w="723"/>
              <w:gridCol w:w="608"/>
              <w:gridCol w:w="2602"/>
              <w:tblGridChange w:id="532">
                <w:tblGrid>
                  <w:gridCol w:w="1168"/>
                  <w:gridCol w:w="524"/>
                  <w:gridCol w:w="1417"/>
                  <w:gridCol w:w="349"/>
                  <w:gridCol w:w="456"/>
                  <w:gridCol w:w="348"/>
                  <w:gridCol w:w="375"/>
                  <w:gridCol w:w="348"/>
                  <w:gridCol w:w="260"/>
                  <w:gridCol w:w="348"/>
                  <w:gridCol w:w="2602"/>
                </w:tblGrid>
              </w:tblGridChange>
            </w:tblGrid>
            <w:tr w:rsidR="00171CBA" w:rsidRPr="00161007" w14:paraId="0B24ECEF" w14:textId="77777777" w:rsidTr="004D3835">
              <w:tc>
                <w:tcPr>
                  <w:tcW w:w="870" w:type="pct"/>
                  <w:tcPrChange w:id="533" w:author="Author">
                    <w:tcPr>
                      <w:tcW w:w="713" w:type="pct"/>
                    </w:tcPr>
                  </w:tcPrChange>
                </w:tcPr>
                <w:p w14:paraId="38726FD1" w14:textId="61CBCCF9"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32" w:type="pct"/>
                  <w:tcPrChange w:id="534" w:author="Author">
                    <w:tcPr>
                      <w:tcW w:w="1184" w:type="pct"/>
                      <w:gridSpan w:val="2"/>
                    </w:tcPr>
                  </w:tcPrChange>
                </w:tcPr>
                <w:p w14:paraId="1938672A" w14:textId="63FE22D2"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Change w:id="535" w:author="Author">
                    <w:tcPr>
                      <w:tcW w:w="491" w:type="pct"/>
                      <w:gridSpan w:val="2"/>
                    </w:tcPr>
                  </w:tcPrChange>
                </w:tcPr>
                <w:p w14:paraId="23DA7F9D" w14:textId="10069352"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536" w:author="Author">
                    <w:tcPr>
                      <w:tcW w:w="441" w:type="pct"/>
                      <w:gridSpan w:val="2"/>
                    </w:tcPr>
                  </w:tcPrChange>
                </w:tcPr>
                <w:p w14:paraId="105E7D35" w14:textId="44C29DE0"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537" w:author="Author">
                    <w:tcPr>
                      <w:tcW w:w="371" w:type="pct"/>
                      <w:gridSpan w:val="2"/>
                    </w:tcPr>
                  </w:tcPrChange>
                </w:tcPr>
                <w:p w14:paraId="13F6258F" w14:textId="2DCC252B"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696" w:type="pct"/>
                  <w:tcPrChange w:id="538" w:author="Author">
                    <w:tcPr>
                      <w:tcW w:w="1800" w:type="pct"/>
                      <w:gridSpan w:val="2"/>
                    </w:tcPr>
                  </w:tcPrChange>
                </w:tcPr>
                <w:p w14:paraId="650BA77A" w14:textId="77777777"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171CBA" w:rsidRPr="00161007" w14:paraId="16BB103E" w14:textId="77777777" w:rsidTr="004D3835">
              <w:tc>
                <w:tcPr>
                  <w:tcW w:w="870" w:type="pct"/>
                  <w:tcPrChange w:id="539" w:author="Author">
                    <w:tcPr>
                      <w:tcW w:w="713" w:type="pct"/>
                      <w:tcBorders>
                        <w:bottom w:val="single" w:sz="4" w:space="0" w:color="auto"/>
                      </w:tcBorders>
                    </w:tcPr>
                  </w:tcPrChange>
                </w:tcPr>
                <w:p w14:paraId="22A238BC" w14:textId="0E1F9DFB" w:rsidR="00171CBA" w:rsidRPr="004D3835" w:rsidRDefault="00171CBA" w:rsidP="00B24332">
                  <w:pPr>
                    <w:widowControl w:val="0"/>
                    <w:autoSpaceDE w:val="0"/>
                    <w:autoSpaceDN w:val="0"/>
                    <w:adjustRightInd w:val="0"/>
                    <w:spacing w:before="60" w:after="60" w:line="240" w:lineRule="auto"/>
                    <w:rPr>
                      <w:rFonts w:ascii="Arial" w:hAnsi="Arial"/>
                      <w:b/>
                      <w:sz w:val="24"/>
                      <w:rPrChange w:id="540" w:author="Author">
                        <w:rPr>
                          <w:rFonts w:ascii="Arial" w:hAnsi="Arial"/>
                          <w:sz w:val="24"/>
                        </w:rPr>
                      </w:rPrChange>
                    </w:rPr>
                  </w:pPr>
                  <w:r w:rsidRPr="004D3835">
                    <w:rPr>
                      <w:rFonts w:ascii="Arial" w:hAnsi="Arial"/>
                      <w:b/>
                      <w:color w:val="000000"/>
                      <w:sz w:val="16"/>
                      <w:rPrChange w:id="541" w:author="Author">
                        <w:rPr>
                          <w:rFonts w:ascii="Arial" w:hAnsi="Arial"/>
                          <w:color w:val="000000"/>
                          <w:sz w:val="16"/>
                        </w:rPr>
                      </w:rPrChange>
                    </w:rPr>
                    <w:t>id</w:t>
                  </w:r>
                </w:p>
              </w:tc>
              <w:tc>
                <w:tcPr>
                  <w:tcW w:w="1132" w:type="pct"/>
                  <w:tcPrChange w:id="542" w:author="Author">
                    <w:tcPr>
                      <w:tcW w:w="1184" w:type="pct"/>
                      <w:gridSpan w:val="2"/>
                      <w:tcBorders>
                        <w:bottom w:val="single" w:sz="4" w:space="0" w:color="auto"/>
                      </w:tcBorders>
                    </w:tcPr>
                  </w:tcPrChange>
                </w:tcPr>
                <w:p w14:paraId="446748B5" w14:textId="086F72E2" w:rsidR="00171CBA" w:rsidRPr="00161007" w:rsidRDefault="00990A12"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PrChange w:id="543" w:author="Author">
                    <w:tcPr>
                      <w:tcW w:w="491" w:type="pct"/>
                      <w:gridSpan w:val="2"/>
                      <w:tcBorders>
                        <w:bottom w:val="single" w:sz="4" w:space="0" w:color="auto"/>
                      </w:tcBorders>
                    </w:tcPr>
                  </w:tcPrChange>
                </w:tcPr>
                <w:p w14:paraId="495D1B60" w14:textId="5BC7D135"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PrChange w:id="544" w:author="Author">
                    <w:tcPr>
                      <w:tcW w:w="441" w:type="pct"/>
                      <w:gridSpan w:val="2"/>
                      <w:tcBorders>
                        <w:bottom w:val="single" w:sz="4" w:space="0" w:color="auto"/>
                      </w:tcBorders>
                    </w:tcPr>
                  </w:tcPrChange>
                </w:tcPr>
                <w:p w14:paraId="13F000A1" w14:textId="0F5AD5DA"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p>
              </w:tc>
              <w:tc>
                <w:tcPr>
                  <w:tcW w:w="371" w:type="pct"/>
                  <w:tcPrChange w:id="545" w:author="Author">
                    <w:tcPr>
                      <w:tcW w:w="371" w:type="pct"/>
                      <w:gridSpan w:val="2"/>
                      <w:tcBorders>
                        <w:bottom w:val="single" w:sz="4" w:space="0" w:color="auto"/>
                      </w:tcBorders>
                    </w:tcPr>
                  </w:tcPrChange>
                </w:tcPr>
                <w:p w14:paraId="7954D04A" w14:textId="15A34F21"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p>
              </w:tc>
              <w:tc>
                <w:tcPr>
                  <w:tcW w:w="1696" w:type="pct"/>
                  <w:tcPrChange w:id="546" w:author="Author">
                    <w:tcPr>
                      <w:tcW w:w="1800" w:type="pct"/>
                      <w:gridSpan w:val="2"/>
                      <w:tcBorders>
                        <w:bottom w:val="single" w:sz="4" w:space="0" w:color="auto"/>
                      </w:tcBorders>
                    </w:tcPr>
                  </w:tcPrChange>
                </w:tcPr>
                <w:p w14:paraId="45C7A2BD" w14:textId="42A508DF" w:rsidR="00171CBA" w:rsidRPr="00161007" w:rsidRDefault="00171CBA" w:rsidP="006D09C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Unique ID among all </w:t>
                  </w:r>
                  <w:r w:rsidR="006D09C3">
                    <w:rPr>
                      <w:rFonts w:ascii="Arial" w:hAnsi="Arial" w:cs="Arial"/>
                      <w:color w:val="000000"/>
                      <w:sz w:val="16"/>
                      <w:szCs w:val="16"/>
                    </w:rPr>
                    <w:t>resources</w:t>
                  </w:r>
                  <w:r>
                    <w:rPr>
                      <w:rFonts w:ascii="Arial" w:hAnsi="Arial" w:cs="Arial"/>
                      <w:color w:val="000000"/>
                      <w:sz w:val="16"/>
                      <w:szCs w:val="16"/>
                    </w:rPr>
                    <w:t xml:space="preserve"> (which could include elements from extensions to the spec).</w:t>
                  </w:r>
                </w:p>
              </w:tc>
            </w:tr>
            <w:tr w:rsidR="00956732" w:rsidRPr="00161007" w14:paraId="5A1FA26D" w14:textId="77777777" w:rsidTr="00E83016">
              <w:trPr>
                <w:ins w:id="547" w:author="Author"/>
              </w:trPr>
              <w:tc>
                <w:tcPr>
                  <w:tcW w:w="870" w:type="pct"/>
                </w:tcPr>
                <w:p w14:paraId="000ABF59" w14:textId="55575419" w:rsidR="00956732" w:rsidRPr="00EC5B54" w:rsidRDefault="00956732" w:rsidP="00956732">
                  <w:pPr>
                    <w:widowControl w:val="0"/>
                    <w:autoSpaceDE w:val="0"/>
                    <w:autoSpaceDN w:val="0"/>
                    <w:adjustRightInd w:val="0"/>
                    <w:spacing w:before="60" w:after="60" w:line="240" w:lineRule="auto"/>
                    <w:rPr>
                      <w:ins w:id="548" w:author="Author"/>
                      <w:rFonts w:ascii="Arial" w:hAnsi="Arial" w:cs="Arial"/>
                      <w:b/>
                      <w:color w:val="000000"/>
                      <w:sz w:val="16"/>
                      <w:szCs w:val="16"/>
                    </w:rPr>
                  </w:pPr>
                  <w:ins w:id="549" w:author="Author">
                    <w:r w:rsidRPr="00EC5B54">
                      <w:rPr>
                        <w:rFonts w:ascii="Arial" w:hAnsi="Arial" w:cs="Arial"/>
                        <w:b/>
                        <w:color w:val="000000"/>
                        <w:sz w:val="16"/>
                        <w:szCs w:val="16"/>
                      </w:rPr>
                      <w:t>displayproperties</w:t>
                    </w:r>
                    <w:r w:rsidR="00020953" w:rsidRPr="00EC5B54">
                      <w:rPr>
                        <w:rFonts w:ascii="Arial" w:hAnsi="Arial" w:cs="Arial"/>
                        <w:b/>
                        <w:color w:val="000000"/>
                        <w:sz w:val="16"/>
                        <w:szCs w:val="16"/>
                      </w:rPr>
                      <w:t>id</w:t>
                    </w:r>
                  </w:ins>
                </w:p>
              </w:tc>
              <w:tc>
                <w:tcPr>
                  <w:tcW w:w="1132" w:type="pct"/>
                </w:tcPr>
                <w:p w14:paraId="375B64CB" w14:textId="7E9ACBCD" w:rsidR="00956732" w:rsidRDefault="00956732" w:rsidP="00956732">
                  <w:pPr>
                    <w:widowControl w:val="0"/>
                    <w:autoSpaceDE w:val="0"/>
                    <w:autoSpaceDN w:val="0"/>
                    <w:adjustRightInd w:val="0"/>
                    <w:spacing w:before="60" w:after="60" w:line="240" w:lineRule="auto"/>
                    <w:rPr>
                      <w:ins w:id="550" w:author="Author"/>
                      <w:rFonts w:ascii="Arial" w:hAnsi="Arial" w:cs="Arial"/>
                      <w:b/>
                      <w:bCs/>
                      <w:color w:val="000000"/>
                      <w:sz w:val="16"/>
                      <w:szCs w:val="16"/>
                    </w:rPr>
                  </w:pPr>
                  <w:ins w:id="551" w:author="Author">
                    <w:r>
                      <w:rPr>
                        <w:rFonts w:ascii="Arial" w:hAnsi="Arial" w:cs="Arial"/>
                        <w:b/>
                        <w:bCs/>
                        <w:color w:val="000000"/>
                        <w:sz w:val="16"/>
                        <w:szCs w:val="16"/>
                      </w:rPr>
                      <w:t>ST_ResourceID</w:t>
                    </w:r>
                  </w:ins>
                </w:p>
              </w:tc>
              <w:tc>
                <w:tcPr>
                  <w:tcW w:w="491" w:type="pct"/>
                </w:tcPr>
                <w:p w14:paraId="483680B6" w14:textId="1E10C534" w:rsidR="00956732" w:rsidRPr="00161007" w:rsidRDefault="00956732" w:rsidP="00956732">
                  <w:pPr>
                    <w:widowControl w:val="0"/>
                    <w:autoSpaceDE w:val="0"/>
                    <w:autoSpaceDN w:val="0"/>
                    <w:adjustRightInd w:val="0"/>
                    <w:spacing w:before="60" w:after="60" w:line="240" w:lineRule="auto"/>
                    <w:rPr>
                      <w:ins w:id="552" w:author="Author"/>
                      <w:rFonts w:ascii="Arial" w:hAnsi="Arial" w:cs="Arial"/>
                      <w:color w:val="000000"/>
                      <w:sz w:val="16"/>
                      <w:szCs w:val="16"/>
                    </w:rPr>
                  </w:pPr>
                  <w:ins w:id="553" w:author="Author">
                    <w:r>
                      <w:rPr>
                        <w:rFonts w:ascii="Arial" w:hAnsi="Arial" w:cs="Arial"/>
                        <w:color w:val="000000"/>
                        <w:sz w:val="16"/>
                        <w:szCs w:val="16"/>
                      </w:rPr>
                      <w:t>optional</w:t>
                    </w:r>
                  </w:ins>
                </w:p>
              </w:tc>
              <w:tc>
                <w:tcPr>
                  <w:tcW w:w="441" w:type="pct"/>
                </w:tcPr>
                <w:p w14:paraId="6DF499BC" w14:textId="77777777" w:rsidR="00956732" w:rsidRPr="00161007" w:rsidRDefault="00956732" w:rsidP="00956732">
                  <w:pPr>
                    <w:widowControl w:val="0"/>
                    <w:autoSpaceDE w:val="0"/>
                    <w:autoSpaceDN w:val="0"/>
                    <w:adjustRightInd w:val="0"/>
                    <w:spacing w:before="60" w:after="60" w:line="240" w:lineRule="auto"/>
                    <w:rPr>
                      <w:ins w:id="554" w:author="Author"/>
                      <w:rFonts w:ascii="Arial" w:hAnsi="Arial" w:cs="Arial"/>
                      <w:sz w:val="24"/>
                      <w:szCs w:val="24"/>
                    </w:rPr>
                  </w:pPr>
                </w:p>
              </w:tc>
              <w:tc>
                <w:tcPr>
                  <w:tcW w:w="371" w:type="pct"/>
                </w:tcPr>
                <w:p w14:paraId="5BBAB669" w14:textId="77777777" w:rsidR="00956732" w:rsidRPr="00161007" w:rsidRDefault="00956732" w:rsidP="00956732">
                  <w:pPr>
                    <w:widowControl w:val="0"/>
                    <w:autoSpaceDE w:val="0"/>
                    <w:autoSpaceDN w:val="0"/>
                    <w:adjustRightInd w:val="0"/>
                    <w:spacing w:before="60" w:after="60" w:line="240" w:lineRule="auto"/>
                    <w:rPr>
                      <w:ins w:id="555" w:author="Author"/>
                      <w:rFonts w:ascii="Arial" w:hAnsi="Arial" w:cs="Arial"/>
                      <w:sz w:val="24"/>
                      <w:szCs w:val="24"/>
                    </w:rPr>
                  </w:pPr>
                </w:p>
              </w:tc>
              <w:tc>
                <w:tcPr>
                  <w:tcW w:w="1696" w:type="pct"/>
                </w:tcPr>
                <w:p w14:paraId="24F4B064" w14:textId="70A4FA87" w:rsidR="00956732" w:rsidRDefault="00020953" w:rsidP="00956732">
                  <w:pPr>
                    <w:widowControl w:val="0"/>
                    <w:autoSpaceDE w:val="0"/>
                    <w:autoSpaceDN w:val="0"/>
                    <w:adjustRightInd w:val="0"/>
                    <w:spacing w:before="60" w:after="60" w:line="240" w:lineRule="auto"/>
                    <w:rPr>
                      <w:ins w:id="556" w:author="Author"/>
                      <w:rFonts w:ascii="Arial" w:hAnsi="Arial" w:cs="Arial"/>
                      <w:color w:val="000000"/>
                      <w:sz w:val="16"/>
                      <w:szCs w:val="16"/>
                    </w:rPr>
                  </w:pPr>
                  <w:ins w:id="557" w:author="Author">
                    <w:r>
                      <w:rPr>
                        <w:rFonts w:ascii="Arial" w:hAnsi="Arial" w:cs="Arial"/>
                        <w:color w:val="000000"/>
                        <w:sz w:val="16"/>
                        <w:szCs w:val="16"/>
                      </w:rPr>
                      <w:t>Reference to a &lt;displayproperties&gt; element providing additional information about how to display the material on a device display</w:t>
                    </w:r>
                  </w:ins>
                </w:p>
              </w:tc>
            </w:tr>
            <w:tr w:rsidR="004B08F9" w:rsidRPr="00161007" w14:paraId="17EF9465" w14:textId="77777777" w:rsidTr="00956732">
              <w:trPr>
                <w:ins w:id="558" w:author="Author"/>
              </w:trPr>
              <w:tc>
                <w:tcPr>
                  <w:tcW w:w="870" w:type="pct"/>
                  <w:tcBorders>
                    <w:bottom w:val="single" w:sz="4" w:space="0" w:color="auto"/>
                  </w:tcBorders>
                </w:tcPr>
                <w:p w14:paraId="52865DEB" w14:textId="0FA28392" w:rsidR="004B08F9" w:rsidRPr="00E83016" w:rsidRDefault="004B08F9" w:rsidP="00956732">
                  <w:pPr>
                    <w:widowControl w:val="0"/>
                    <w:autoSpaceDE w:val="0"/>
                    <w:autoSpaceDN w:val="0"/>
                    <w:adjustRightInd w:val="0"/>
                    <w:spacing w:before="60" w:after="60" w:line="240" w:lineRule="auto"/>
                    <w:rPr>
                      <w:ins w:id="559" w:author="Author"/>
                      <w:rFonts w:ascii="Arial" w:hAnsi="Arial" w:cs="Arial"/>
                      <w:color w:val="000000"/>
                      <w:sz w:val="16"/>
                      <w:szCs w:val="16"/>
                    </w:rPr>
                  </w:pPr>
                  <w:ins w:id="560" w:author="Author">
                    <w:r w:rsidRPr="00E83016">
                      <w:rPr>
                        <w:rFonts w:ascii="Arial" w:hAnsi="Arial" w:cs="Arial"/>
                        <w:color w:val="000000"/>
                        <w:sz w:val="16"/>
                        <w:szCs w:val="16"/>
                      </w:rPr>
                      <w:t>@anyAttribute</w:t>
                    </w:r>
                  </w:ins>
                </w:p>
              </w:tc>
              <w:tc>
                <w:tcPr>
                  <w:tcW w:w="1132" w:type="pct"/>
                  <w:tcBorders>
                    <w:bottom w:val="single" w:sz="4" w:space="0" w:color="auto"/>
                  </w:tcBorders>
                </w:tcPr>
                <w:p w14:paraId="07CDDF75" w14:textId="77777777" w:rsidR="004B08F9" w:rsidRDefault="004B08F9" w:rsidP="00956732">
                  <w:pPr>
                    <w:widowControl w:val="0"/>
                    <w:autoSpaceDE w:val="0"/>
                    <w:autoSpaceDN w:val="0"/>
                    <w:adjustRightInd w:val="0"/>
                    <w:spacing w:before="60" w:after="60" w:line="240" w:lineRule="auto"/>
                    <w:rPr>
                      <w:ins w:id="561" w:author="Author"/>
                      <w:rFonts w:ascii="Arial" w:hAnsi="Arial" w:cs="Arial"/>
                      <w:b/>
                      <w:bCs/>
                      <w:color w:val="000000"/>
                      <w:sz w:val="16"/>
                      <w:szCs w:val="16"/>
                    </w:rPr>
                  </w:pPr>
                </w:p>
              </w:tc>
              <w:tc>
                <w:tcPr>
                  <w:tcW w:w="491" w:type="pct"/>
                  <w:tcBorders>
                    <w:bottom w:val="single" w:sz="4" w:space="0" w:color="auto"/>
                  </w:tcBorders>
                </w:tcPr>
                <w:p w14:paraId="0002523E" w14:textId="77777777" w:rsidR="004B08F9" w:rsidRDefault="004B08F9" w:rsidP="00956732">
                  <w:pPr>
                    <w:widowControl w:val="0"/>
                    <w:autoSpaceDE w:val="0"/>
                    <w:autoSpaceDN w:val="0"/>
                    <w:adjustRightInd w:val="0"/>
                    <w:spacing w:before="60" w:after="60" w:line="240" w:lineRule="auto"/>
                    <w:rPr>
                      <w:ins w:id="562" w:author="Author"/>
                      <w:rFonts w:ascii="Arial" w:hAnsi="Arial" w:cs="Arial"/>
                      <w:color w:val="000000"/>
                      <w:sz w:val="16"/>
                      <w:szCs w:val="16"/>
                    </w:rPr>
                  </w:pPr>
                </w:p>
              </w:tc>
              <w:tc>
                <w:tcPr>
                  <w:tcW w:w="441" w:type="pct"/>
                  <w:tcBorders>
                    <w:bottom w:val="single" w:sz="4" w:space="0" w:color="auto"/>
                  </w:tcBorders>
                </w:tcPr>
                <w:p w14:paraId="7419B39E" w14:textId="77777777" w:rsidR="004B08F9" w:rsidRPr="00161007" w:rsidRDefault="004B08F9" w:rsidP="00956732">
                  <w:pPr>
                    <w:widowControl w:val="0"/>
                    <w:autoSpaceDE w:val="0"/>
                    <w:autoSpaceDN w:val="0"/>
                    <w:adjustRightInd w:val="0"/>
                    <w:spacing w:before="60" w:after="60" w:line="240" w:lineRule="auto"/>
                    <w:rPr>
                      <w:ins w:id="563" w:author="Author"/>
                      <w:rFonts w:ascii="Arial" w:hAnsi="Arial" w:cs="Arial"/>
                      <w:sz w:val="24"/>
                      <w:szCs w:val="24"/>
                    </w:rPr>
                  </w:pPr>
                </w:p>
              </w:tc>
              <w:tc>
                <w:tcPr>
                  <w:tcW w:w="371" w:type="pct"/>
                  <w:tcBorders>
                    <w:bottom w:val="single" w:sz="4" w:space="0" w:color="auto"/>
                  </w:tcBorders>
                </w:tcPr>
                <w:p w14:paraId="190C9CDA" w14:textId="77777777" w:rsidR="004B08F9" w:rsidRPr="00161007" w:rsidRDefault="004B08F9" w:rsidP="00956732">
                  <w:pPr>
                    <w:widowControl w:val="0"/>
                    <w:autoSpaceDE w:val="0"/>
                    <w:autoSpaceDN w:val="0"/>
                    <w:adjustRightInd w:val="0"/>
                    <w:spacing w:before="60" w:after="60" w:line="240" w:lineRule="auto"/>
                    <w:rPr>
                      <w:ins w:id="564" w:author="Author"/>
                      <w:rFonts w:ascii="Arial" w:hAnsi="Arial" w:cs="Arial"/>
                      <w:sz w:val="24"/>
                      <w:szCs w:val="24"/>
                    </w:rPr>
                  </w:pPr>
                </w:p>
              </w:tc>
              <w:tc>
                <w:tcPr>
                  <w:tcW w:w="1696" w:type="pct"/>
                  <w:tcBorders>
                    <w:bottom w:val="single" w:sz="4" w:space="0" w:color="auto"/>
                  </w:tcBorders>
                </w:tcPr>
                <w:p w14:paraId="13EA208E" w14:textId="77777777" w:rsidR="004B08F9" w:rsidRDefault="004B08F9" w:rsidP="00956732">
                  <w:pPr>
                    <w:widowControl w:val="0"/>
                    <w:autoSpaceDE w:val="0"/>
                    <w:autoSpaceDN w:val="0"/>
                    <w:adjustRightInd w:val="0"/>
                    <w:spacing w:before="60" w:after="60" w:line="240" w:lineRule="auto"/>
                    <w:rPr>
                      <w:ins w:id="565" w:author="Author"/>
                      <w:rFonts w:ascii="Arial" w:hAnsi="Arial" w:cs="Arial"/>
                      <w:color w:val="000000"/>
                      <w:sz w:val="16"/>
                      <w:szCs w:val="16"/>
                    </w:rPr>
                  </w:pPr>
                </w:p>
              </w:tc>
            </w:tr>
          </w:tbl>
          <w:p w14:paraId="216ADD5D" w14:textId="77777777"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p>
        </w:tc>
      </w:tr>
    </w:tbl>
    <w:p w14:paraId="2066BCAD" w14:textId="7F4A1A7E" w:rsidR="00CB10A6" w:rsidRDefault="00956732" w:rsidP="00D06C66">
      <w:pPr>
        <w:keepNext/>
        <w:rPr>
          <w:ins w:id="566" w:author="Author"/>
        </w:rPr>
      </w:pPr>
      <w:ins w:id="567" w:author="Author">
        <w:r>
          <w:br/>
        </w:r>
      </w:ins>
      <w:r w:rsidR="00723856">
        <w:t>A &lt;</w:t>
      </w:r>
      <w:r w:rsidR="007C5B48">
        <w:t>colorgroup</w:t>
      </w:r>
      <w:r w:rsidR="00171CBA">
        <w:t xml:space="preserve">&gt; element acts as a container for </w:t>
      </w:r>
      <w:r w:rsidR="00723856">
        <w:t>color</w:t>
      </w:r>
      <w:r w:rsidR="00171CBA">
        <w:t xml:space="preserve"> </w:t>
      </w:r>
      <w:r w:rsidR="006D09C3">
        <w:t>properties</w:t>
      </w:r>
      <w:r w:rsidR="00171CBA">
        <w:t>.</w:t>
      </w:r>
      <w:del w:id="568" w:author="Author">
        <w:r w:rsidR="00171CBA">
          <w:delText xml:space="preserve"> </w:delText>
        </w:r>
      </w:del>
    </w:p>
    <w:p w14:paraId="4359A937" w14:textId="58E75BFE" w:rsidR="00CB10A6" w:rsidRDefault="00BF09AF" w:rsidP="00CB10A6">
      <w:pPr>
        <w:jc w:val="both"/>
        <w:rPr>
          <w:ins w:id="569" w:author="Author"/>
        </w:rPr>
      </w:pPr>
      <w:r>
        <w:t xml:space="preserve">The order of </w:t>
      </w:r>
      <w:del w:id="570" w:author="Author">
        <w:r w:rsidR="00171CBA">
          <w:delText>these</w:delText>
        </w:r>
      </w:del>
      <w:ins w:id="571" w:author="Author">
        <w:r>
          <w:t>the color</w:t>
        </w:r>
      </w:ins>
      <w:r>
        <w:t xml:space="preserve"> </w:t>
      </w:r>
      <w:r w:rsidR="00CB10A6">
        <w:t xml:space="preserve">elements forms an implicit 0-based index that is referenced by other elements, such as the &lt;object&gt; and &lt;triangle&gt; elements. </w:t>
      </w:r>
    </w:p>
    <w:p w14:paraId="5C4F7B2A" w14:textId="0D6F1035" w:rsidR="00BA561C" w:rsidRDefault="00DA597A" w:rsidP="00D06C66">
      <w:pPr>
        <w:keepNext/>
        <w:rPr>
          <w:ins w:id="572" w:author="Author"/>
        </w:rPr>
      </w:pPr>
      <w:r>
        <w:lastRenderedPageBreak/>
        <w:t>A producer MAY define multiple &lt;</w:t>
      </w:r>
      <w:r w:rsidR="007C5B48">
        <w:t>colorgroup</w:t>
      </w:r>
      <w:r>
        <w:t xml:space="preserve">&gt; containers </w:t>
      </w:r>
      <w:del w:id="573" w:author="Author">
        <w:r>
          <w:delText xml:space="preserve">in order </w:delText>
        </w:r>
      </w:del>
      <w:r w:rsidR="009F2E88">
        <w:t>to</w:t>
      </w:r>
      <w:r>
        <w:t xml:space="preserve"> help organize the file, for instance by grouping colors related to </w:t>
      </w:r>
      <w:del w:id="574" w:author="Author">
        <w:r>
          <w:delText>particular</w:delText>
        </w:r>
      </w:del>
      <w:ins w:id="575" w:author="Author">
        <w:r w:rsidR="00550E23">
          <w:t>specific</w:t>
        </w:r>
      </w:ins>
      <w:r w:rsidR="00550E23">
        <w:t xml:space="preserve"> </w:t>
      </w:r>
      <w:r>
        <w:t>objects.</w:t>
      </w:r>
      <w:bookmarkStart w:id="576" w:name="_Toc416448840"/>
      <w:bookmarkStart w:id="577" w:name="_Toc416460212"/>
      <w:bookmarkStart w:id="578" w:name="_Toc413418646"/>
      <w:bookmarkEnd w:id="576"/>
      <w:bookmarkEnd w:id="577"/>
    </w:p>
    <w:p w14:paraId="1AC4EFC6" w14:textId="1C821038" w:rsidR="0052513E" w:rsidRDefault="00956732" w:rsidP="00E217DB">
      <w:pPr>
        <w:keepNext/>
        <w:rPr>
          <w:ins w:id="579" w:author="Author"/>
        </w:rPr>
      </w:pPr>
      <w:ins w:id="580" w:author="Author">
        <w:r w:rsidRPr="00A74EAD">
          <w:t>The displayproperties</w:t>
        </w:r>
        <w:r w:rsidR="00BA49BF">
          <w:t>id</w:t>
        </w:r>
        <w:r w:rsidRPr="00A74EAD">
          <w:t xml:space="preserve"> attribute references a &lt;displayproperties&gt; group containing additional properties that describe how best to display </w:t>
        </w:r>
        <w:r w:rsidR="007C0339" w:rsidRPr="00A74EAD">
          <w:t>a</w:t>
        </w:r>
        <w:r w:rsidRPr="00A74EAD">
          <w:t xml:space="preserve"> m</w:t>
        </w:r>
        <w:r w:rsidR="00E217DB">
          <w:t>esh</w:t>
        </w:r>
        <w:r w:rsidRPr="00A74EAD">
          <w:t xml:space="preserve"> with this material</w:t>
        </w:r>
        <w:r w:rsidR="00E217DB">
          <w:t xml:space="preserve"> on a device display. </w:t>
        </w:r>
      </w:ins>
    </w:p>
    <w:p w14:paraId="7ECAF2AF" w14:textId="1063D470" w:rsidR="00E217DB" w:rsidRPr="00D06C66" w:rsidRDefault="00E217DB" w:rsidP="00E217DB">
      <w:pPr>
        <w:keepNext/>
        <w:rPr>
          <w:ins w:id="581" w:author="Author"/>
        </w:rPr>
      </w:pPr>
      <w:ins w:id="582" w:author="Author">
        <w:r>
          <w:t>A &lt;</w:t>
        </w:r>
        <w:r w:rsidR="001F79DC">
          <w:t>colorgroup</w:t>
        </w:r>
        <w:r>
          <w:t xml:space="preserve">&gt; describes a set of surface color properties and </w:t>
        </w:r>
        <w:r w:rsidR="00E11E48">
          <w:t>SHOULD</w:t>
        </w:r>
        <w:r>
          <w:t xml:space="preserve"> </w:t>
        </w:r>
        <w:r w:rsidR="00D8481F">
          <w:t>NOT</w:t>
        </w:r>
        <w:r>
          <w:t xml:space="preserve"> reference translucent display properties. To achieve a translucent effect </w:t>
        </w:r>
        <w:r w:rsidR="001F79DC">
          <w:t>with surface color</w:t>
        </w:r>
        <w:r>
          <w:t xml:space="preserve">, a multi-properties group </w:t>
        </w:r>
        <w:r w:rsidR="00D8481F">
          <w:t>SHOULD</w:t>
        </w:r>
        <w:r>
          <w:t xml:space="preserve"> be used instead. For more information, refer to Chapter 7: Display Properties Overview.</w:t>
        </w:r>
      </w:ins>
    </w:p>
    <w:p w14:paraId="5467F83A" w14:textId="6983C289" w:rsidR="00956732" w:rsidRPr="00A74EAD" w:rsidRDefault="00956732" w:rsidP="00D06C66">
      <w:pPr>
        <w:keepNext/>
      </w:pPr>
    </w:p>
    <w:p w14:paraId="6F1CCE34" w14:textId="60F495E7" w:rsidR="00757B29" w:rsidRDefault="00757B29" w:rsidP="00681026">
      <w:pPr>
        <w:pStyle w:val="Heading2"/>
        <w:numPr>
          <w:ilvl w:val="1"/>
          <w:numId w:val="24"/>
        </w:numPr>
      </w:pPr>
      <w:bookmarkStart w:id="583" w:name="_Toc416461975"/>
      <w:bookmarkStart w:id="584" w:name="_Toc416462005"/>
      <w:bookmarkStart w:id="585" w:name="_Toc416462079"/>
      <w:bookmarkStart w:id="586" w:name="_Toc417309089"/>
      <w:bookmarkStart w:id="587" w:name="_Toc494990393"/>
      <w:bookmarkStart w:id="588" w:name="_Toc494990504"/>
      <w:bookmarkStart w:id="589" w:name="_Toc495061689"/>
      <w:bookmarkStart w:id="590" w:name="_Toc416461976"/>
      <w:bookmarkStart w:id="591" w:name="_Toc416462006"/>
      <w:bookmarkStart w:id="592" w:name="_Toc416462080"/>
      <w:bookmarkStart w:id="593" w:name="_Toc417309090"/>
      <w:bookmarkStart w:id="594" w:name="_Toc494990394"/>
      <w:bookmarkStart w:id="595" w:name="_Toc494990505"/>
      <w:bookmarkStart w:id="596" w:name="_Toc495061690"/>
      <w:bookmarkStart w:id="597" w:name="_Toc495061691"/>
      <w:bookmarkStart w:id="598" w:name="_Toc417309091"/>
      <w:bookmarkStart w:id="599" w:name="_Toc520719630"/>
      <w:bookmarkStart w:id="600" w:name="_Toc495065092"/>
      <w:bookmarkEnd w:id="578"/>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r>
        <w:t>Color</w:t>
      </w:r>
      <w:bookmarkEnd w:id="598"/>
      <w:bookmarkEnd w:id="599"/>
      <w:bookmarkEnd w:id="600"/>
    </w:p>
    <w:p w14:paraId="3A6B1EB2" w14:textId="77777777" w:rsidR="00171CBA" w:rsidRPr="00383060" w:rsidRDefault="00171CBA" w:rsidP="00681026">
      <w:pPr>
        <w:keepNext/>
      </w:pPr>
      <w:r>
        <w:t xml:space="preserve">Element </w:t>
      </w:r>
      <w:r w:rsidRPr="001F33F1">
        <w:rPr>
          <w:b/>
        </w:rPr>
        <w:t>&lt;</w:t>
      </w:r>
      <w:r>
        <w:rPr>
          <w:b/>
        </w:rPr>
        <w:t>color</w:t>
      </w:r>
      <w:r w:rsidRPr="001F33F1">
        <w:rPr>
          <w:b/>
        </w:rPr>
        <w:t>&gt;</w:t>
      </w:r>
    </w:p>
    <w:tbl>
      <w:tblPr>
        <w:tblW w:w="4999" w:type="pct"/>
        <w:tblLook w:val="0000" w:firstRow="0" w:lastRow="0" w:firstColumn="0" w:lastColumn="0" w:noHBand="0" w:noVBand="0"/>
      </w:tblPr>
      <w:tblGrid>
        <w:gridCol w:w="935"/>
        <w:gridCol w:w="8413"/>
      </w:tblGrid>
      <w:tr w:rsidR="00171CBA" w:rsidRPr="00CF5C1B" w14:paraId="370B2E59" w14:textId="77777777">
        <w:tc>
          <w:tcPr>
            <w:tcW w:w="490" w:type="pct"/>
            <w:tcBorders>
              <w:top w:val="single" w:sz="4" w:space="0" w:color="auto"/>
              <w:left w:val="single" w:sz="4" w:space="0" w:color="auto"/>
              <w:bottom w:val="single" w:sz="4" w:space="0" w:color="auto"/>
              <w:right w:val="single" w:sz="4" w:space="0" w:color="auto"/>
            </w:tcBorders>
          </w:tcPr>
          <w:p w14:paraId="3A856FCD" w14:textId="77777777" w:rsidR="00171CBA" w:rsidRPr="00CF5C1B" w:rsidRDefault="00171CBA" w:rsidP="00681026">
            <w:pPr>
              <w:widowControl w:val="0"/>
              <w:autoSpaceDE w:val="0"/>
              <w:autoSpaceDN w:val="0"/>
              <w:adjustRightInd w:val="0"/>
              <w:spacing w:before="75" w:after="75" w:line="240" w:lineRule="auto"/>
              <w:rPr>
                <w:rFonts w:ascii="Arial" w:hAnsi="Arial" w:cs="Arial"/>
                <w:sz w:val="24"/>
                <w:szCs w:val="24"/>
              </w:rPr>
            </w:pPr>
            <w:r w:rsidRPr="00CF5C1B">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2C1EDCD9" w14:textId="26FC5AFE" w:rsidR="00171CBA" w:rsidRPr="00CF5C1B" w:rsidRDefault="002833E5" w:rsidP="00681026">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2155E6C6" wp14:editId="4D67ED03">
                  <wp:extent cx="3657600" cy="1089660"/>
                  <wp:effectExtent l="0" t="0" r="0" b="0"/>
                  <wp:docPr id="11" name="Bild 1" descr="color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XS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1089660"/>
                          </a:xfrm>
                          <a:prstGeom prst="rect">
                            <a:avLst/>
                          </a:prstGeom>
                          <a:noFill/>
                          <a:ln>
                            <a:noFill/>
                          </a:ln>
                        </pic:spPr>
                      </pic:pic>
                    </a:graphicData>
                  </a:graphic>
                </wp:inline>
              </w:drawing>
            </w:r>
          </w:p>
        </w:tc>
      </w:tr>
      <w:tr w:rsidR="00171CBA" w:rsidRPr="00CF5C1B" w14:paraId="7DB7FA51" w14:textId="77777777">
        <w:tc>
          <w:tcPr>
            <w:tcW w:w="490" w:type="pct"/>
            <w:tcBorders>
              <w:top w:val="single" w:sz="4" w:space="0" w:color="auto"/>
              <w:left w:val="single" w:sz="4" w:space="0" w:color="auto"/>
              <w:bottom w:val="single" w:sz="4" w:space="0" w:color="auto"/>
              <w:right w:val="single" w:sz="4" w:space="0" w:color="auto"/>
            </w:tcBorders>
          </w:tcPr>
          <w:p w14:paraId="42FDEB0B" w14:textId="7777777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601" w:author="Author">
                <w:tblPr>
                  <w:tblW w:w="4999" w:type="pct"/>
                  <w:tblLook w:val="0000" w:firstRow="0" w:lastRow="0" w:firstColumn="0" w:lastColumn="0" w:noHBand="0" w:noVBand="0"/>
                </w:tblPr>
              </w:tblPrChange>
            </w:tblPr>
            <w:tblGrid>
              <w:gridCol w:w="1250"/>
              <w:gridCol w:w="1941"/>
              <w:gridCol w:w="821"/>
              <w:gridCol w:w="869"/>
              <w:gridCol w:w="608"/>
              <w:gridCol w:w="2706"/>
              <w:tblGridChange w:id="602">
                <w:tblGrid>
                  <w:gridCol w:w="1250"/>
                  <w:gridCol w:w="1941"/>
                  <w:gridCol w:w="821"/>
                  <w:gridCol w:w="869"/>
                  <w:gridCol w:w="608"/>
                  <w:gridCol w:w="2706"/>
                </w:tblGrid>
              </w:tblGridChange>
            </w:tblGrid>
            <w:tr w:rsidR="00171CBA" w:rsidRPr="00CF5C1B" w14:paraId="6712DB38" w14:textId="77777777" w:rsidTr="004D3835">
              <w:tc>
                <w:tcPr>
                  <w:tcW w:w="763" w:type="pct"/>
                  <w:tcBorders>
                    <w:bottom w:val="single" w:sz="4" w:space="0" w:color="auto"/>
                  </w:tcBorders>
                  <w:tcPrChange w:id="603" w:author="Author">
                    <w:tcPr>
                      <w:tcW w:w="763" w:type="pct"/>
                    </w:tcPr>
                  </w:tcPrChange>
                </w:tcPr>
                <w:p w14:paraId="222ECF41" w14:textId="41D9DC1E"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Name</w:t>
                  </w:r>
                </w:p>
              </w:tc>
              <w:tc>
                <w:tcPr>
                  <w:tcW w:w="1184" w:type="pct"/>
                  <w:tcBorders>
                    <w:bottom w:val="single" w:sz="4" w:space="0" w:color="auto"/>
                  </w:tcBorders>
                  <w:tcPrChange w:id="604" w:author="Author">
                    <w:tcPr>
                      <w:tcW w:w="1184" w:type="pct"/>
                    </w:tcPr>
                  </w:tcPrChange>
                </w:tcPr>
                <w:p w14:paraId="78D1A450" w14:textId="329870C9"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Type</w:t>
                  </w:r>
                </w:p>
              </w:tc>
              <w:tc>
                <w:tcPr>
                  <w:tcW w:w="501" w:type="pct"/>
                  <w:tcBorders>
                    <w:bottom w:val="single" w:sz="4" w:space="0" w:color="auto"/>
                  </w:tcBorders>
                  <w:tcPrChange w:id="605" w:author="Author">
                    <w:tcPr>
                      <w:tcW w:w="501" w:type="pct"/>
                    </w:tcPr>
                  </w:tcPrChange>
                </w:tcPr>
                <w:p w14:paraId="1D9977A4" w14:textId="2E6A1810"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Use</w:t>
                  </w:r>
                </w:p>
              </w:tc>
              <w:tc>
                <w:tcPr>
                  <w:tcW w:w="530" w:type="pct"/>
                  <w:tcBorders>
                    <w:bottom w:val="single" w:sz="4" w:space="0" w:color="auto"/>
                  </w:tcBorders>
                  <w:tcPrChange w:id="606" w:author="Author">
                    <w:tcPr>
                      <w:tcW w:w="530" w:type="pct"/>
                    </w:tcPr>
                  </w:tcPrChange>
                </w:tcPr>
                <w:p w14:paraId="238F9BAE" w14:textId="6C57C75A"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Default</w:t>
                  </w:r>
                </w:p>
              </w:tc>
              <w:tc>
                <w:tcPr>
                  <w:tcW w:w="371" w:type="pct"/>
                  <w:tcBorders>
                    <w:bottom w:val="single" w:sz="4" w:space="0" w:color="auto"/>
                  </w:tcBorders>
                  <w:tcPrChange w:id="607" w:author="Author">
                    <w:tcPr>
                      <w:tcW w:w="371" w:type="pct"/>
                    </w:tcPr>
                  </w:tcPrChange>
                </w:tcPr>
                <w:p w14:paraId="57543887" w14:textId="38912560"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Fixed</w:t>
                  </w:r>
                </w:p>
              </w:tc>
              <w:tc>
                <w:tcPr>
                  <w:tcW w:w="1651" w:type="pct"/>
                  <w:tcBorders>
                    <w:bottom w:val="single" w:sz="4" w:space="0" w:color="auto"/>
                  </w:tcBorders>
                  <w:tcPrChange w:id="608" w:author="Author">
                    <w:tcPr>
                      <w:tcW w:w="1651" w:type="pct"/>
                    </w:tcPr>
                  </w:tcPrChange>
                </w:tcPr>
                <w:p w14:paraId="55097679" w14:textId="7777777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Annotation</w:t>
                  </w:r>
                </w:p>
              </w:tc>
            </w:tr>
            <w:tr w:rsidR="00171CBA" w:rsidRPr="00CF5C1B" w14:paraId="43DBD4AE" w14:textId="77777777" w:rsidTr="004D3835">
              <w:tc>
                <w:tcPr>
                  <w:tcW w:w="763" w:type="pct"/>
                  <w:tcBorders>
                    <w:top w:val="single" w:sz="4" w:space="0" w:color="auto"/>
                  </w:tcBorders>
                  <w:tcPrChange w:id="609" w:author="Author">
                    <w:tcPr>
                      <w:tcW w:w="763" w:type="pct"/>
                      <w:tcBorders>
                        <w:top w:val="single" w:sz="4" w:space="0" w:color="auto"/>
                        <w:bottom w:val="single" w:sz="4" w:space="0" w:color="auto"/>
                      </w:tcBorders>
                    </w:tcPr>
                  </w:tcPrChange>
                </w:tcPr>
                <w:p w14:paraId="5970D653" w14:textId="77777777" w:rsidR="00171CBA" w:rsidRPr="004D3835" w:rsidRDefault="00171CBA" w:rsidP="00681026">
                  <w:pPr>
                    <w:widowControl w:val="0"/>
                    <w:autoSpaceDE w:val="0"/>
                    <w:autoSpaceDN w:val="0"/>
                    <w:adjustRightInd w:val="0"/>
                    <w:spacing w:before="60" w:after="60" w:line="240" w:lineRule="auto"/>
                    <w:rPr>
                      <w:rFonts w:ascii="Arial" w:hAnsi="Arial"/>
                      <w:b/>
                      <w:sz w:val="24"/>
                      <w:rPrChange w:id="610" w:author="Author">
                        <w:rPr>
                          <w:rFonts w:ascii="Arial" w:hAnsi="Arial"/>
                          <w:sz w:val="24"/>
                        </w:rPr>
                      </w:rPrChange>
                    </w:rPr>
                  </w:pPr>
                  <w:r w:rsidRPr="004D3835">
                    <w:rPr>
                      <w:rFonts w:ascii="Arial" w:hAnsi="Arial"/>
                      <w:b/>
                      <w:color w:val="000000"/>
                      <w:sz w:val="16"/>
                      <w:rPrChange w:id="611" w:author="Author">
                        <w:rPr>
                          <w:rFonts w:ascii="Arial" w:hAnsi="Arial"/>
                          <w:color w:val="000000"/>
                          <w:sz w:val="16"/>
                        </w:rPr>
                      </w:rPrChange>
                    </w:rPr>
                    <w:t>color</w:t>
                  </w:r>
                </w:p>
              </w:tc>
              <w:tc>
                <w:tcPr>
                  <w:tcW w:w="1184" w:type="pct"/>
                  <w:tcBorders>
                    <w:top w:val="single" w:sz="4" w:space="0" w:color="auto"/>
                  </w:tcBorders>
                  <w:tcPrChange w:id="612" w:author="Author">
                    <w:tcPr>
                      <w:tcW w:w="1184" w:type="pct"/>
                      <w:tcBorders>
                        <w:top w:val="single" w:sz="4" w:space="0" w:color="auto"/>
                        <w:bottom w:val="single" w:sz="4" w:space="0" w:color="auto"/>
                      </w:tcBorders>
                    </w:tcPr>
                  </w:tcPrChange>
                </w:tcPr>
                <w:p w14:paraId="58DB05F8" w14:textId="34308AA0"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ST_ColorValue</w:t>
                  </w:r>
                </w:p>
              </w:tc>
              <w:tc>
                <w:tcPr>
                  <w:tcW w:w="501" w:type="pct"/>
                  <w:tcBorders>
                    <w:top w:val="single" w:sz="4" w:space="0" w:color="auto"/>
                  </w:tcBorders>
                  <w:tcPrChange w:id="613" w:author="Author">
                    <w:tcPr>
                      <w:tcW w:w="501" w:type="pct"/>
                      <w:tcBorders>
                        <w:top w:val="single" w:sz="4" w:space="0" w:color="auto"/>
                        <w:bottom w:val="single" w:sz="4" w:space="0" w:color="auto"/>
                      </w:tcBorders>
                    </w:tcPr>
                  </w:tcPrChange>
                </w:tcPr>
                <w:p w14:paraId="6580D06F" w14:textId="7777777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required</w:t>
                  </w:r>
                </w:p>
              </w:tc>
              <w:tc>
                <w:tcPr>
                  <w:tcW w:w="530" w:type="pct"/>
                  <w:tcBorders>
                    <w:top w:val="single" w:sz="4" w:space="0" w:color="auto"/>
                  </w:tcBorders>
                  <w:tcPrChange w:id="614" w:author="Author">
                    <w:tcPr>
                      <w:tcW w:w="530" w:type="pct"/>
                      <w:tcBorders>
                        <w:top w:val="single" w:sz="4" w:space="0" w:color="auto"/>
                        <w:bottom w:val="single" w:sz="4" w:space="0" w:color="auto"/>
                      </w:tcBorders>
                    </w:tcPr>
                  </w:tcPrChange>
                </w:tcPr>
                <w:p w14:paraId="19C92E42" w14:textId="5C5FBDC2"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tcBorders>
                  <w:tcPrChange w:id="615" w:author="Author">
                    <w:tcPr>
                      <w:tcW w:w="371" w:type="pct"/>
                      <w:tcBorders>
                        <w:top w:val="single" w:sz="4" w:space="0" w:color="auto"/>
                        <w:bottom w:val="single" w:sz="4" w:space="0" w:color="auto"/>
                      </w:tcBorders>
                    </w:tcPr>
                  </w:tcPrChange>
                </w:tcPr>
                <w:p w14:paraId="56005E16" w14:textId="2881C21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p>
              </w:tc>
              <w:tc>
                <w:tcPr>
                  <w:tcW w:w="1651" w:type="pct"/>
                  <w:tcBorders>
                    <w:top w:val="single" w:sz="4" w:space="0" w:color="auto"/>
                  </w:tcBorders>
                  <w:tcPrChange w:id="616" w:author="Author">
                    <w:tcPr>
                      <w:tcW w:w="1651" w:type="pct"/>
                      <w:tcBorders>
                        <w:top w:val="single" w:sz="4" w:space="0" w:color="auto"/>
                        <w:bottom w:val="single" w:sz="4" w:space="0" w:color="auto"/>
                      </w:tcBorders>
                    </w:tcPr>
                  </w:tcPrChange>
                </w:tcPr>
                <w:p w14:paraId="6726501A" w14:textId="14FFB8DC"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Specifies the sRGB color for rendering the material.</w:t>
                  </w:r>
                </w:p>
              </w:tc>
            </w:tr>
          </w:tbl>
          <w:p w14:paraId="637AEBE1" w14:textId="7777777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p>
        </w:tc>
      </w:tr>
    </w:tbl>
    <w:p w14:paraId="160ADEA1" w14:textId="5A1E27DB" w:rsidR="00171CBA" w:rsidRDefault="007C5B48" w:rsidP="00681026">
      <w:pPr>
        <w:spacing w:before="120"/>
      </w:pPr>
      <w:r>
        <w:t xml:space="preserve">Colors </w:t>
      </w:r>
      <w:r w:rsidR="00DA597A">
        <w:t xml:space="preserve">are used to represent rich color, specifically what most 3D formats call “vertex colors”. These </w:t>
      </w:r>
      <w:r>
        <w:t>elements</w:t>
      </w:r>
      <w:r w:rsidR="00DA597A">
        <w:t xml:space="preserve"> are used when color is the only property of interest for the material, and a large number will be needed.</w:t>
      </w:r>
      <w:r w:rsidR="00CC19B1">
        <w:t xml:space="preserve"> The format is the same sRGB color as defined in the core 3MF specification.</w:t>
      </w:r>
    </w:p>
    <w:p w14:paraId="2FDAFB3A" w14:textId="78CD88F5" w:rsidR="003537CE" w:rsidRDefault="00492C2F" w:rsidP="003537CE">
      <w:pPr>
        <w:spacing w:before="120"/>
        <w:rPr>
          <w:ins w:id="617" w:author="Author"/>
        </w:rPr>
      </w:pPr>
      <w:del w:id="618" w:author="Author">
        <w:r>
          <w:delText>In order to</w:delText>
        </w:r>
      </w:del>
      <w:ins w:id="619" w:author="Author">
        <w:r w:rsidR="003537CE" w:rsidRPr="00EC5B54">
          <w:t xml:space="preserve">Colors are assumed to be fully opaque (alpha = #FF) except when used as a non-base layer inside </w:t>
        </w:r>
        <w:r w:rsidR="00A641C0">
          <w:t xml:space="preserve">a </w:t>
        </w:r>
        <w:r w:rsidR="003537CE" w:rsidRPr="00EC5B54">
          <w:t>&lt;multi</w:t>
        </w:r>
        <w:r w:rsidR="00BA49BF">
          <w:t>properties</w:t>
        </w:r>
        <w:r w:rsidR="003537CE" w:rsidRPr="00EC5B54">
          <w:t>&gt; element.</w:t>
        </w:r>
        <w:r w:rsidR="005D2A02">
          <w:tab/>
        </w:r>
      </w:ins>
    </w:p>
    <w:p w14:paraId="4362619C" w14:textId="753C6D28" w:rsidR="00492C2F" w:rsidRDefault="009F2E88" w:rsidP="00681026">
      <w:pPr>
        <w:spacing w:before="120"/>
      </w:pPr>
      <w:ins w:id="620" w:author="Author">
        <w:r>
          <w:t>To</w:t>
        </w:r>
      </w:ins>
      <w:r w:rsidR="00492C2F">
        <w:t xml:space="preserve"> avoid integer overflows, a color group MUST contain less than 2^31 colors.</w:t>
      </w:r>
    </w:p>
    <w:p w14:paraId="3A0B7ADD" w14:textId="32F9A0E9" w:rsidR="005649B7" w:rsidRDefault="005649B7" w:rsidP="00E56EF9">
      <w:pPr>
        <w:pStyle w:val="Heading1"/>
        <w:numPr>
          <w:ilvl w:val="0"/>
          <w:numId w:val="24"/>
        </w:numPr>
      </w:pPr>
      <w:bookmarkStart w:id="621" w:name="Link6"/>
      <w:bookmarkStart w:id="622" w:name="_Toc417309092"/>
      <w:bookmarkStart w:id="623" w:name="_Toc520719631"/>
      <w:bookmarkStart w:id="624" w:name="_Toc495065093"/>
      <w:bookmarkEnd w:id="621"/>
      <w:r>
        <w:lastRenderedPageBreak/>
        <w:t xml:space="preserve">Texture </w:t>
      </w:r>
      <w:r w:rsidR="004842FD">
        <w:t xml:space="preserve">2D </w:t>
      </w:r>
      <w:r w:rsidR="007C5B48">
        <w:t>Group</w:t>
      </w:r>
      <w:r w:rsidR="00327F75">
        <w:t>s</w:t>
      </w:r>
      <w:bookmarkEnd w:id="622"/>
      <w:bookmarkEnd w:id="623"/>
      <w:bookmarkEnd w:id="624"/>
    </w:p>
    <w:p w14:paraId="657548D9" w14:textId="77777777" w:rsidR="005649B7" w:rsidRPr="00FB72C0" w:rsidRDefault="005649B7" w:rsidP="005649B7">
      <w:pPr>
        <w:keepNext/>
      </w:pPr>
      <w:r>
        <w:t xml:space="preserve">Element </w:t>
      </w:r>
      <w:r w:rsidRPr="001F33F1">
        <w:rPr>
          <w:b/>
        </w:rPr>
        <w:t>&lt;</w:t>
      </w:r>
      <w:r>
        <w:rPr>
          <w:b/>
        </w:rPr>
        <w:t>texture</w:t>
      </w:r>
      <w:r w:rsidR="007C5B48">
        <w:rPr>
          <w:b/>
        </w:rPr>
        <w:t>2dgroup</w:t>
      </w:r>
      <w:r w:rsidRPr="001F33F1">
        <w:rPr>
          <w:b/>
        </w:rPr>
        <w:t>&gt;</w:t>
      </w:r>
    </w:p>
    <w:tbl>
      <w:tblPr>
        <w:tblW w:w="4999" w:type="pct"/>
        <w:tblLook w:val="0000" w:firstRow="0" w:lastRow="0" w:firstColumn="0" w:lastColumn="0" w:noHBand="0" w:noVBand="0"/>
      </w:tblPr>
      <w:tblGrid>
        <w:gridCol w:w="935"/>
        <w:gridCol w:w="8413"/>
      </w:tblGrid>
      <w:tr w:rsidR="001F7DCC" w:rsidRPr="00161007" w14:paraId="53AF5AC7" w14:textId="77777777">
        <w:tc>
          <w:tcPr>
            <w:tcW w:w="490" w:type="pct"/>
            <w:tcBorders>
              <w:top w:val="single" w:sz="4" w:space="0" w:color="auto"/>
              <w:left w:val="single" w:sz="4" w:space="0" w:color="auto"/>
              <w:bottom w:val="single" w:sz="4" w:space="0" w:color="auto"/>
              <w:right w:val="single" w:sz="4" w:space="0" w:color="auto"/>
            </w:tcBorders>
          </w:tcPr>
          <w:p w14:paraId="5F78A17E" w14:textId="77777777" w:rsidR="001F7DCC" w:rsidRPr="00161007" w:rsidRDefault="001F7DCC" w:rsidP="00B2433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31D857DC" w14:textId="000C18B1" w:rsidR="001F7DCC" w:rsidRPr="00161007" w:rsidRDefault="00810FE6" w:rsidP="00B24332">
            <w:pPr>
              <w:widowControl w:val="0"/>
              <w:autoSpaceDE w:val="0"/>
              <w:autoSpaceDN w:val="0"/>
              <w:adjustRightInd w:val="0"/>
              <w:spacing w:before="75" w:after="75" w:line="240" w:lineRule="auto"/>
              <w:rPr>
                <w:rFonts w:ascii="Arial" w:hAnsi="Arial" w:cs="Arial"/>
                <w:sz w:val="24"/>
                <w:szCs w:val="24"/>
              </w:rPr>
            </w:pPr>
            <w:del w:id="625" w:author="Author">
              <w:r>
                <w:rPr>
                  <w:noProof/>
                </w:rPr>
                <w:drawing>
                  <wp:inline distT="0" distB="0" distL="0" distR="0" wp14:anchorId="6B1BF12D" wp14:editId="2A003201">
                    <wp:extent cx="4197096" cy="1847088"/>
                    <wp:effectExtent l="0" t="0" r="0" b="1270"/>
                    <wp:docPr id="13" name="Picture 13" descr="cid:image001.png@01D33DAB.0A08D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DAB.0A08D7D0"/>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4197096" cy="1847088"/>
                            </a:xfrm>
                            <a:prstGeom prst="rect">
                              <a:avLst/>
                            </a:prstGeom>
                            <a:noFill/>
                            <a:ln>
                              <a:noFill/>
                            </a:ln>
                          </pic:spPr>
                        </pic:pic>
                      </a:graphicData>
                    </a:graphic>
                  </wp:inline>
                </w:drawing>
              </w:r>
            </w:del>
            <w:ins w:id="626" w:author="Author">
              <w:r w:rsidR="00CE68A1">
                <w:rPr>
                  <w:noProof/>
                </w:rPr>
                <w:drawing>
                  <wp:inline distT="0" distB="0" distL="0" distR="0" wp14:anchorId="15618D93" wp14:editId="5A80F3E0">
                    <wp:extent cx="4143375" cy="2028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2028825"/>
                            </a:xfrm>
                            <a:prstGeom prst="rect">
                              <a:avLst/>
                            </a:prstGeom>
                          </pic:spPr>
                        </pic:pic>
                      </a:graphicData>
                    </a:graphic>
                  </wp:inline>
                </w:drawing>
              </w:r>
            </w:ins>
          </w:p>
        </w:tc>
      </w:tr>
      <w:tr w:rsidR="001F7DCC" w:rsidRPr="00161007" w14:paraId="430E134E" w14:textId="77777777">
        <w:tc>
          <w:tcPr>
            <w:tcW w:w="490" w:type="pct"/>
            <w:tcBorders>
              <w:top w:val="single" w:sz="4" w:space="0" w:color="auto"/>
              <w:left w:val="single" w:sz="4" w:space="0" w:color="auto"/>
              <w:bottom w:val="single" w:sz="4" w:space="0" w:color="auto"/>
              <w:right w:val="single" w:sz="4" w:space="0" w:color="auto"/>
            </w:tcBorders>
          </w:tcPr>
          <w:p w14:paraId="093A658E"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627" w:author="Author">
                <w:tblPr>
                  <w:tblW w:w="4999" w:type="pct"/>
                  <w:tblLook w:val="0000" w:firstRow="0" w:lastRow="0" w:firstColumn="0" w:lastColumn="0" w:noHBand="0" w:noVBand="0"/>
                </w:tblPr>
              </w:tblPrChange>
            </w:tblPr>
            <w:tblGrid>
              <w:gridCol w:w="1692"/>
              <w:gridCol w:w="1675"/>
              <w:gridCol w:w="812"/>
              <w:gridCol w:w="723"/>
              <w:gridCol w:w="608"/>
              <w:gridCol w:w="2685"/>
              <w:tblGridChange w:id="628">
                <w:tblGrid>
                  <w:gridCol w:w="1168"/>
                  <w:gridCol w:w="524"/>
                  <w:gridCol w:w="1417"/>
                  <w:gridCol w:w="258"/>
                  <w:gridCol w:w="547"/>
                  <w:gridCol w:w="265"/>
                  <w:gridCol w:w="458"/>
                  <w:gridCol w:w="265"/>
                  <w:gridCol w:w="343"/>
                  <w:gridCol w:w="265"/>
                  <w:gridCol w:w="2685"/>
                </w:tblGrid>
              </w:tblGridChange>
            </w:tblGrid>
            <w:tr w:rsidR="001F7DCC" w:rsidRPr="00161007" w14:paraId="28D64395" w14:textId="77777777" w:rsidTr="004D3835">
              <w:tc>
                <w:tcPr>
                  <w:tcW w:w="713" w:type="pct"/>
                  <w:tcPrChange w:id="629" w:author="Author">
                    <w:tcPr>
                      <w:tcW w:w="713" w:type="pct"/>
                    </w:tcPr>
                  </w:tcPrChange>
                </w:tcPr>
                <w:p w14:paraId="2056A339" w14:textId="54527398"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84" w:type="pct"/>
                  <w:tcPrChange w:id="630" w:author="Author">
                    <w:tcPr>
                      <w:tcW w:w="1184" w:type="pct"/>
                      <w:gridSpan w:val="2"/>
                    </w:tcPr>
                  </w:tcPrChange>
                </w:tcPr>
                <w:p w14:paraId="36C082BF" w14:textId="0D525CD5"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Change w:id="631" w:author="Author">
                    <w:tcPr>
                      <w:tcW w:w="491" w:type="pct"/>
                      <w:gridSpan w:val="2"/>
                    </w:tcPr>
                  </w:tcPrChange>
                </w:tcPr>
                <w:p w14:paraId="1264A657" w14:textId="046CC2B4"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632" w:author="Author">
                    <w:tcPr>
                      <w:tcW w:w="441" w:type="pct"/>
                      <w:gridSpan w:val="2"/>
                    </w:tcPr>
                  </w:tcPrChange>
                </w:tcPr>
                <w:p w14:paraId="3A4E1FFD" w14:textId="121538E1"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633" w:author="Author">
                    <w:tcPr>
                      <w:tcW w:w="371" w:type="pct"/>
                      <w:gridSpan w:val="2"/>
                    </w:tcPr>
                  </w:tcPrChange>
                </w:tcPr>
                <w:p w14:paraId="622DF238" w14:textId="085DC702"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800" w:type="pct"/>
                  <w:tcPrChange w:id="634" w:author="Author">
                    <w:tcPr>
                      <w:tcW w:w="1800" w:type="pct"/>
                      <w:gridSpan w:val="2"/>
                    </w:tcPr>
                  </w:tcPrChange>
                </w:tcPr>
                <w:p w14:paraId="17B228DC"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1F7DCC" w:rsidRPr="00161007" w14:paraId="2B9E85E8" w14:textId="77777777" w:rsidTr="004D3835">
              <w:tc>
                <w:tcPr>
                  <w:tcW w:w="713" w:type="pct"/>
                  <w:tcBorders>
                    <w:bottom w:val="single" w:sz="4" w:space="0" w:color="auto"/>
                  </w:tcBorders>
                  <w:tcPrChange w:id="635" w:author="Author">
                    <w:tcPr>
                      <w:tcW w:w="713" w:type="pct"/>
                      <w:tcBorders>
                        <w:bottom w:val="single" w:sz="4" w:space="0" w:color="auto"/>
                      </w:tcBorders>
                    </w:tcPr>
                  </w:tcPrChange>
                </w:tcPr>
                <w:p w14:paraId="3EEB85CB" w14:textId="214D7BD7" w:rsidR="001F7DCC" w:rsidRPr="004D3835" w:rsidRDefault="001F7DCC" w:rsidP="00B24332">
                  <w:pPr>
                    <w:widowControl w:val="0"/>
                    <w:autoSpaceDE w:val="0"/>
                    <w:autoSpaceDN w:val="0"/>
                    <w:adjustRightInd w:val="0"/>
                    <w:spacing w:before="60" w:after="60" w:line="240" w:lineRule="auto"/>
                    <w:rPr>
                      <w:rFonts w:ascii="Arial" w:hAnsi="Arial"/>
                      <w:b/>
                      <w:sz w:val="24"/>
                      <w:rPrChange w:id="636" w:author="Author">
                        <w:rPr>
                          <w:rFonts w:ascii="Arial" w:hAnsi="Arial"/>
                          <w:sz w:val="24"/>
                        </w:rPr>
                      </w:rPrChange>
                    </w:rPr>
                  </w:pPr>
                  <w:r w:rsidRPr="004D3835">
                    <w:rPr>
                      <w:rFonts w:ascii="Arial" w:hAnsi="Arial"/>
                      <w:b/>
                      <w:color w:val="000000"/>
                      <w:sz w:val="16"/>
                      <w:rPrChange w:id="637" w:author="Author">
                        <w:rPr>
                          <w:rFonts w:ascii="Arial" w:hAnsi="Arial"/>
                          <w:color w:val="000000"/>
                          <w:sz w:val="16"/>
                        </w:rPr>
                      </w:rPrChange>
                    </w:rPr>
                    <w:t>id</w:t>
                  </w:r>
                </w:p>
              </w:tc>
              <w:tc>
                <w:tcPr>
                  <w:tcW w:w="1184" w:type="pct"/>
                  <w:tcBorders>
                    <w:bottom w:val="single" w:sz="4" w:space="0" w:color="auto"/>
                  </w:tcBorders>
                  <w:tcPrChange w:id="638" w:author="Author">
                    <w:tcPr>
                      <w:tcW w:w="1184" w:type="pct"/>
                      <w:gridSpan w:val="2"/>
                      <w:tcBorders>
                        <w:bottom w:val="single" w:sz="4" w:space="0" w:color="auto"/>
                      </w:tcBorders>
                    </w:tcPr>
                  </w:tcPrChange>
                </w:tcPr>
                <w:p w14:paraId="6C788E57" w14:textId="350F6B3C" w:rsidR="001F7DCC" w:rsidRPr="00161007" w:rsidRDefault="00990A12"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bottom w:val="single" w:sz="4" w:space="0" w:color="auto"/>
                  </w:tcBorders>
                  <w:tcPrChange w:id="639" w:author="Author">
                    <w:tcPr>
                      <w:tcW w:w="491" w:type="pct"/>
                      <w:gridSpan w:val="2"/>
                      <w:tcBorders>
                        <w:bottom w:val="single" w:sz="4" w:space="0" w:color="auto"/>
                      </w:tcBorders>
                    </w:tcPr>
                  </w:tcPrChange>
                </w:tcPr>
                <w:p w14:paraId="67F99863" w14:textId="60813004"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bottom w:val="single" w:sz="4" w:space="0" w:color="auto"/>
                  </w:tcBorders>
                  <w:tcPrChange w:id="640" w:author="Author">
                    <w:tcPr>
                      <w:tcW w:w="441" w:type="pct"/>
                      <w:gridSpan w:val="2"/>
                      <w:tcBorders>
                        <w:bottom w:val="single" w:sz="4" w:space="0" w:color="auto"/>
                      </w:tcBorders>
                    </w:tcPr>
                  </w:tcPrChange>
                </w:tcPr>
                <w:p w14:paraId="6D5806AC" w14:textId="563CF815"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bottom w:val="single" w:sz="4" w:space="0" w:color="auto"/>
                  </w:tcBorders>
                  <w:tcPrChange w:id="641" w:author="Author">
                    <w:tcPr>
                      <w:tcW w:w="371" w:type="pct"/>
                      <w:gridSpan w:val="2"/>
                      <w:tcBorders>
                        <w:bottom w:val="single" w:sz="4" w:space="0" w:color="auto"/>
                      </w:tcBorders>
                    </w:tcPr>
                  </w:tcPrChange>
                </w:tcPr>
                <w:p w14:paraId="6504E639" w14:textId="050598F3"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c>
                <w:tcPr>
                  <w:tcW w:w="1800" w:type="pct"/>
                  <w:tcBorders>
                    <w:bottom w:val="single" w:sz="4" w:space="0" w:color="auto"/>
                  </w:tcBorders>
                  <w:tcPrChange w:id="642" w:author="Author">
                    <w:tcPr>
                      <w:tcW w:w="1800" w:type="pct"/>
                      <w:gridSpan w:val="2"/>
                      <w:tcBorders>
                        <w:bottom w:val="single" w:sz="4" w:space="0" w:color="auto"/>
                      </w:tcBorders>
                    </w:tcPr>
                  </w:tcPrChange>
                </w:tcPr>
                <w:p w14:paraId="08010EB9" w14:textId="356991B2" w:rsidR="001F7DCC" w:rsidRPr="00161007" w:rsidRDefault="001F7DCC" w:rsidP="00E0468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Unique ID among all </w:t>
                  </w:r>
                  <w:r w:rsidR="00E04683">
                    <w:rPr>
                      <w:rFonts w:ascii="Arial" w:hAnsi="Arial" w:cs="Arial"/>
                      <w:color w:val="000000"/>
                      <w:sz w:val="16"/>
                      <w:szCs w:val="16"/>
                    </w:rPr>
                    <w:t>resources</w:t>
                  </w:r>
                  <w:r>
                    <w:rPr>
                      <w:rFonts w:ascii="Arial" w:hAnsi="Arial" w:cs="Arial"/>
                      <w:color w:val="000000"/>
                      <w:sz w:val="16"/>
                      <w:szCs w:val="16"/>
                    </w:rPr>
                    <w:t xml:space="preserve"> (which could include elements from extensions to the spec).</w:t>
                  </w:r>
                </w:p>
              </w:tc>
            </w:tr>
            <w:tr w:rsidR="00712F8D" w:rsidRPr="00161007" w14:paraId="2EF3C63D" w14:textId="77777777" w:rsidTr="004D3835">
              <w:tc>
                <w:tcPr>
                  <w:tcW w:w="713" w:type="pct"/>
                  <w:tcBorders>
                    <w:top w:val="single" w:sz="4" w:space="0" w:color="auto"/>
                    <w:bottom w:val="single" w:sz="4" w:space="0" w:color="auto"/>
                  </w:tcBorders>
                  <w:tcPrChange w:id="643" w:author="Author">
                    <w:tcPr>
                      <w:tcW w:w="713" w:type="pct"/>
                      <w:tcBorders>
                        <w:top w:val="single" w:sz="4" w:space="0" w:color="auto"/>
                        <w:bottom w:val="single" w:sz="4" w:space="0" w:color="auto"/>
                      </w:tcBorders>
                    </w:tcPr>
                  </w:tcPrChange>
                </w:tcPr>
                <w:p w14:paraId="7B83DFAF" w14:textId="45654781" w:rsidR="00712F8D" w:rsidRPr="004D3835" w:rsidRDefault="00712F8D" w:rsidP="00B24332">
                  <w:pPr>
                    <w:widowControl w:val="0"/>
                    <w:autoSpaceDE w:val="0"/>
                    <w:autoSpaceDN w:val="0"/>
                    <w:adjustRightInd w:val="0"/>
                    <w:spacing w:before="60" w:after="60" w:line="240" w:lineRule="auto"/>
                    <w:rPr>
                      <w:rFonts w:ascii="Arial" w:hAnsi="Arial"/>
                      <w:b/>
                      <w:sz w:val="24"/>
                      <w:rPrChange w:id="644" w:author="Author">
                        <w:rPr>
                          <w:rFonts w:ascii="Arial" w:hAnsi="Arial"/>
                          <w:sz w:val="24"/>
                        </w:rPr>
                      </w:rPrChange>
                    </w:rPr>
                  </w:pPr>
                  <w:r w:rsidRPr="004D3835">
                    <w:rPr>
                      <w:rFonts w:ascii="Arial" w:hAnsi="Arial"/>
                      <w:b/>
                      <w:color w:val="000000"/>
                      <w:sz w:val="16"/>
                      <w:rPrChange w:id="645" w:author="Author">
                        <w:rPr>
                          <w:rFonts w:ascii="Arial" w:hAnsi="Arial"/>
                          <w:color w:val="000000"/>
                          <w:sz w:val="16"/>
                        </w:rPr>
                      </w:rPrChange>
                    </w:rPr>
                    <w:t>texid</w:t>
                  </w:r>
                </w:p>
              </w:tc>
              <w:tc>
                <w:tcPr>
                  <w:tcW w:w="1184" w:type="pct"/>
                  <w:tcBorders>
                    <w:top w:val="single" w:sz="4" w:space="0" w:color="auto"/>
                    <w:bottom w:val="single" w:sz="4" w:space="0" w:color="auto"/>
                  </w:tcBorders>
                  <w:tcPrChange w:id="646" w:author="Author">
                    <w:tcPr>
                      <w:tcW w:w="1184" w:type="pct"/>
                      <w:gridSpan w:val="2"/>
                      <w:tcBorders>
                        <w:top w:val="single" w:sz="4" w:space="0" w:color="auto"/>
                        <w:bottom w:val="single" w:sz="4" w:space="0" w:color="auto"/>
                      </w:tcBorders>
                    </w:tcPr>
                  </w:tcPrChange>
                </w:tcPr>
                <w:p w14:paraId="0D292494" w14:textId="7A37220E" w:rsidR="00712F8D" w:rsidRPr="00502606" w:rsidRDefault="00712F8D"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top w:val="single" w:sz="4" w:space="0" w:color="auto"/>
                    <w:bottom w:val="single" w:sz="4" w:space="0" w:color="auto"/>
                  </w:tcBorders>
                  <w:tcPrChange w:id="647" w:author="Author">
                    <w:tcPr>
                      <w:tcW w:w="491" w:type="pct"/>
                      <w:gridSpan w:val="2"/>
                      <w:tcBorders>
                        <w:top w:val="single" w:sz="4" w:space="0" w:color="auto"/>
                        <w:bottom w:val="single" w:sz="4" w:space="0" w:color="auto"/>
                      </w:tcBorders>
                    </w:tcPr>
                  </w:tcPrChange>
                </w:tcPr>
                <w:p w14:paraId="7E6CF9BC" w14:textId="64A09DC5" w:rsidR="00712F8D" w:rsidRPr="00502606" w:rsidRDefault="00712F8D" w:rsidP="00B24332">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required</w:t>
                  </w:r>
                </w:p>
              </w:tc>
              <w:tc>
                <w:tcPr>
                  <w:tcW w:w="441" w:type="pct"/>
                  <w:tcBorders>
                    <w:top w:val="single" w:sz="4" w:space="0" w:color="auto"/>
                    <w:bottom w:val="single" w:sz="4" w:space="0" w:color="auto"/>
                  </w:tcBorders>
                  <w:tcPrChange w:id="648" w:author="Author">
                    <w:tcPr>
                      <w:tcW w:w="441" w:type="pct"/>
                      <w:gridSpan w:val="2"/>
                      <w:tcBorders>
                        <w:top w:val="single" w:sz="4" w:space="0" w:color="auto"/>
                        <w:bottom w:val="single" w:sz="4" w:space="0" w:color="auto"/>
                      </w:tcBorders>
                    </w:tcPr>
                  </w:tcPrChange>
                </w:tcPr>
                <w:p w14:paraId="35B59570" w14:textId="7DE400D6" w:rsidR="00712F8D" w:rsidRPr="00502606" w:rsidRDefault="00712F8D"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Change w:id="649" w:author="Author">
                    <w:tcPr>
                      <w:tcW w:w="371" w:type="pct"/>
                      <w:gridSpan w:val="2"/>
                      <w:tcBorders>
                        <w:top w:val="single" w:sz="4" w:space="0" w:color="auto"/>
                        <w:bottom w:val="single" w:sz="4" w:space="0" w:color="auto"/>
                      </w:tcBorders>
                    </w:tcPr>
                  </w:tcPrChange>
                </w:tcPr>
                <w:p w14:paraId="1232B225" w14:textId="3EA1392B" w:rsidR="00712F8D" w:rsidRPr="00502606" w:rsidRDefault="00712F8D" w:rsidP="00B24332">
                  <w:pPr>
                    <w:widowControl w:val="0"/>
                    <w:autoSpaceDE w:val="0"/>
                    <w:autoSpaceDN w:val="0"/>
                    <w:adjustRightInd w:val="0"/>
                    <w:spacing w:before="60" w:after="60" w:line="240" w:lineRule="auto"/>
                    <w:rPr>
                      <w:rFonts w:ascii="Arial" w:hAnsi="Arial" w:cs="Arial"/>
                      <w:sz w:val="24"/>
                      <w:szCs w:val="24"/>
                    </w:rPr>
                  </w:pPr>
                </w:p>
              </w:tc>
              <w:tc>
                <w:tcPr>
                  <w:tcW w:w="1800" w:type="pct"/>
                  <w:tcBorders>
                    <w:top w:val="single" w:sz="4" w:space="0" w:color="auto"/>
                    <w:bottom w:val="single" w:sz="4" w:space="0" w:color="auto"/>
                  </w:tcBorders>
                  <w:tcPrChange w:id="650" w:author="Author">
                    <w:tcPr>
                      <w:tcW w:w="1800" w:type="pct"/>
                      <w:gridSpan w:val="2"/>
                      <w:tcBorders>
                        <w:top w:val="single" w:sz="4" w:space="0" w:color="auto"/>
                        <w:bottom w:val="single" w:sz="4" w:space="0" w:color="auto"/>
                      </w:tcBorders>
                    </w:tcPr>
                  </w:tcPrChange>
                </w:tcPr>
                <w:p w14:paraId="3DE901B8" w14:textId="4876B1F9" w:rsidR="004E3C0C" w:rsidRPr="00C20F55" w:rsidRDefault="00712F8D" w:rsidP="00CD531C">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Reference to the &lt;texture2d&gt; element with the matching id attribute value.</w:t>
                  </w:r>
                </w:p>
              </w:tc>
            </w:tr>
            <w:tr w:rsidR="00956732" w:rsidRPr="00161007" w14:paraId="762EE2C1" w14:textId="77777777" w:rsidTr="000565E4">
              <w:trPr>
                <w:ins w:id="651" w:author="Author"/>
              </w:trPr>
              <w:tc>
                <w:tcPr>
                  <w:tcW w:w="713" w:type="pct"/>
                  <w:tcBorders>
                    <w:top w:val="single" w:sz="4" w:space="0" w:color="auto"/>
                    <w:bottom w:val="single" w:sz="4" w:space="0" w:color="auto"/>
                  </w:tcBorders>
                </w:tcPr>
                <w:p w14:paraId="3C3FA167" w14:textId="35B31C44" w:rsidR="00956732" w:rsidRPr="00EC5B54" w:rsidRDefault="00956732" w:rsidP="00B24332">
                  <w:pPr>
                    <w:widowControl w:val="0"/>
                    <w:autoSpaceDE w:val="0"/>
                    <w:autoSpaceDN w:val="0"/>
                    <w:adjustRightInd w:val="0"/>
                    <w:spacing w:before="60" w:after="60" w:line="240" w:lineRule="auto"/>
                    <w:rPr>
                      <w:ins w:id="652" w:author="Author"/>
                      <w:rFonts w:ascii="Arial" w:hAnsi="Arial" w:cs="Arial"/>
                      <w:b/>
                      <w:color w:val="000000"/>
                      <w:sz w:val="16"/>
                      <w:szCs w:val="16"/>
                    </w:rPr>
                  </w:pPr>
                  <w:ins w:id="653" w:author="Author">
                    <w:r w:rsidRPr="00EC5B54">
                      <w:rPr>
                        <w:rFonts w:ascii="Arial" w:hAnsi="Arial" w:cs="Arial"/>
                        <w:b/>
                        <w:color w:val="000000"/>
                        <w:sz w:val="16"/>
                        <w:szCs w:val="16"/>
                      </w:rPr>
                      <w:t>displayproperties</w:t>
                    </w:r>
                    <w:r w:rsidR="00020953">
                      <w:rPr>
                        <w:rFonts w:ascii="Arial" w:hAnsi="Arial" w:cs="Arial"/>
                        <w:b/>
                        <w:color w:val="000000"/>
                        <w:sz w:val="16"/>
                        <w:szCs w:val="16"/>
                      </w:rPr>
                      <w:t>id</w:t>
                    </w:r>
                  </w:ins>
                </w:p>
              </w:tc>
              <w:tc>
                <w:tcPr>
                  <w:tcW w:w="1184" w:type="pct"/>
                  <w:tcBorders>
                    <w:top w:val="single" w:sz="4" w:space="0" w:color="auto"/>
                    <w:bottom w:val="single" w:sz="4" w:space="0" w:color="auto"/>
                  </w:tcBorders>
                </w:tcPr>
                <w:p w14:paraId="701FBEB0" w14:textId="1214C6D4" w:rsidR="00956732" w:rsidRDefault="00956732" w:rsidP="00B24332">
                  <w:pPr>
                    <w:widowControl w:val="0"/>
                    <w:autoSpaceDE w:val="0"/>
                    <w:autoSpaceDN w:val="0"/>
                    <w:adjustRightInd w:val="0"/>
                    <w:spacing w:before="60" w:after="60" w:line="240" w:lineRule="auto"/>
                    <w:rPr>
                      <w:ins w:id="654" w:author="Author"/>
                      <w:rFonts w:ascii="Arial" w:hAnsi="Arial" w:cs="Arial"/>
                      <w:b/>
                      <w:bCs/>
                      <w:color w:val="000000"/>
                      <w:sz w:val="16"/>
                      <w:szCs w:val="16"/>
                    </w:rPr>
                  </w:pPr>
                  <w:ins w:id="655" w:author="Author">
                    <w:r>
                      <w:rPr>
                        <w:rFonts w:ascii="Arial" w:hAnsi="Arial" w:cs="Arial"/>
                        <w:b/>
                        <w:bCs/>
                        <w:color w:val="000000"/>
                        <w:sz w:val="16"/>
                        <w:szCs w:val="16"/>
                      </w:rPr>
                      <w:t>ST_ResourceID</w:t>
                    </w:r>
                  </w:ins>
                </w:p>
              </w:tc>
              <w:tc>
                <w:tcPr>
                  <w:tcW w:w="491" w:type="pct"/>
                  <w:tcBorders>
                    <w:top w:val="single" w:sz="4" w:space="0" w:color="auto"/>
                    <w:bottom w:val="single" w:sz="4" w:space="0" w:color="auto"/>
                  </w:tcBorders>
                </w:tcPr>
                <w:p w14:paraId="0CE350B7" w14:textId="44EF6A1C" w:rsidR="00956732" w:rsidRPr="00502606" w:rsidRDefault="00956732" w:rsidP="00B24332">
                  <w:pPr>
                    <w:widowControl w:val="0"/>
                    <w:autoSpaceDE w:val="0"/>
                    <w:autoSpaceDN w:val="0"/>
                    <w:adjustRightInd w:val="0"/>
                    <w:spacing w:before="60" w:after="60" w:line="240" w:lineRule="auto"/>
                    <w:rPr>
                      <w:ins w:id="656" w:author="Author"/>
                      <w:rFonts w:ascii="Arial" w:hAnsi="Arial" w:cs="Arial"/>
                      <w:color w:val="000000"/>
                      <w:sz w:val="16"/>
                      <w:szCs w:val="16"/>
                    </w:rPr>
                  </w:pPr>
                  <w:ins w:id="657" w:author="Author">
                    <w:r>
                      <w:rPr>
                        <w:rFonts w:ascii="Arial" w:hAnsi="Arial" w:cs="Arial"/>
                        <w:color w:val="000000"/>
                        <w:sz w:val="16"/>
                        <w:szCs w:val="16"/>
                      </w:rPr>
                      <w:t>Optional</w:t>
                    </w:r>
                  </w:ins>
                </w:p>
              </w:tc>
              <w:tc>
                <w:tcPr>
                  <w:tcW w:w="441" w:type="pct"/>
                  <w:tcBorders>
                    <w:top w:val="single" w:sz="4" w:space="0" w:color="auto"/>
                    <w:bottom w:val="single" w:sz="4" w:space="0" w:color="auto"/>
                  </w:tcBorders>
                </w:tcPr>
                <w:p w14:paraId="079C29D1" w14:textId="77777777" w:rsidR="00956732" w:rsidRPr="00502606" w:rsidRDefault="00956732" w:rsidP="00B24332">
                  <w:pPr>
                    <w:widowControl w:val="0"/>
                    <w:autoSpaceDE w:val="0"/>
                    <w:autoSpaceDN w:val="0"/>
                    <w:adjustRightInd w:val="0"/>
                    <w:spacing w:before="60" w:after="60" w:line="240" w:lineRule="auto"/>
                    <w:rPr>
                      <w:ins w:id="658" w:author="Author"/>
                      <w:rFonts w:ascii="Arial" w:hAnsi="Arial" w:cs="Arial"/>
                      <w:sz w:val="24"/>
                      <w:szCs w:val="24"/>
                    </w:rPr>
                  </w:pPr>
                </w:p>
              </w:tc>
              <w:tc>
                <w:tcPr>
                  <w:tcW w:w="371" w:type="pct"/>
                  <w:tcBorders>
                    <w:top w:val="single" w:sz="4" w:space="0" w:color="auto"/>
                    <w:bottom w:val="single" w:sz="4" w:space="0" w:color="auto"/>
                  </w:tcBorders>
                </w:tcPr>
                <w:p w14:paraId="0CFCE649" w14:textId="77777777" w:rsidR="00956732" w:rsidRPr="00502606" w:rsidRDefault="00956732" w:rsidP="00B24332">
                  <w:pPr>
                    <w:widowControl w:val="0"/>
                    <w:autoSpaceDE w:val="0"/>
                    <w:autoSpaceDN w:val="0"/>
                    <w:adjustRightInd w:val="0"/>
                    <w:spacing w:before="60" w:after="60" w:line="240" w:lineRule="auto"/>
                    <w:rPr>
                      <w:ins w:id="659" w:author="Author"/>
                      <w:rFonts w:ascii="Arial" w:hAnsi="Arial" w:cs="Arial"/>
                      <w:sz w:val="24"/>
                      <w:szCs w:val="24"/>
                    </w:rPr>
                  </w:pPr>
                </w:p>
              </w:tc>
              <w:tc>
                <w:tcPr>
                  <w:tcW w:w="1800" w:type="pct"/>
                  <w:tcBorders>
                    <w:top w:val="single" w:sz="4" w:space="0" w:color="auto"/>
                    <w:bottom w:val="single" w:sz="4" w:space="0" w:color="auto"/>
                  </w:tcBorders>
                </w:tcPr>
                <w:p w14:paraId="5D1B2A34" w14:textId="07F27AD1" w:rsidR="00956732" w:rsidRDefault="00020953" w:rsidP="00CD531C">
                  <w:pPr>
                    <w:widowControl w:val="0"/>
                    <w:autoSpaceDE w:val="0"/>
                    <w:autoSpaceDN w:val="0"/>
                    <w:adjustRightInd w:val="0"/>
                    <w:spacing w:before="60" w:after="60" w:line="240" w:lineRule="auto"/>
                    <w:rPr>
                      <w:ins w:id="660" w:author="Author"/>
                      <w:rFonts w:ascii="Arial" w:hAnsi="Arial" w:cs="Arial"/>
                      <w:color w:val="000000"/>
                      <w:sz w:val="16"/>
                      <w:szCs w:val="16"/>
                    </w:rPr>
                  </w:pPr>
                  <w:ins w:id="661" w:author="Author">
                    <w:r>
                      <w:rPr>
                        <w:rFonts w:ascii="Arial" w:hAnsi="Arial" w:cs="Arial"/>
                        <w:color w:val="000000"/>
                        <w:sz w:val="16"/>
                        <w:szCs w:val="16"/>
                      </w:rPr>
                      <w:t>Reference to a &lt;displayproperties&gt; element providing additional information about how to display the material on a device display</w:t>
                    </w:r>
                  </w:ins>
                </w:p>
              </w:tc>
            </w:tr>
            <w:tr w:rsidR="00E94639" w:rsidRPr="00161007" w14:paraId="3D70E1AC" w14:textId="77777777" w:rsidTr="000565E4">
              <w:trPr>
                <w:ins w:id="662" w:author="Author"/>
              </w:trPr>
              <w:tc>
                <w:tcPr>
                  <w:tcW w:w="713" w:type="pct"/>
                  <w:tcBorders>
                    <w:top w:val="single" w:sz="4" w:space="0" w:color="auto"/>
                    <w:bottom w:val="single" w:sz="4" w:space="0" w:color="auto"/>
                  </w:tcBorders>
                </w:tcPr>
                <w:p w14:paraId="31F8DE47" w14:textId="60AC67FD" w:rsidR="00E94639" w:rsidRPr="00E83016" w:rsidRDefault="00E94639" w:rsidP="00B24332">
                  <w:pPr>
                    <w:widowControl w:val="0"/>
                    <w:autoSpaceDE w:val="0"/>
                    <w:autoSpaceDN w:val="0"/>
                    <w:adjustRightInd w:val="0"/>
                    <w:spacing w:before="60" w:after="60" w:line="240" w:lineRule="auto"/>
                    <w:rPr>
                      <w:ins w:id="663" w:author="Author"/>
                      <w:rFonts w:ascii="Arial" w:hAnsi="Arial" w:cs="Arial"/>
                      <w:color w:val="000000"/>
                      <w:sz w:val="16"/>
                      <w:szCs w:val="16"/>
                    </w:rPr>
                  </w:pPr>
                  <w:ins w:id="664" w:author="Author">
                    <w:r w:rsidRPr="00E83016">
                      <w:rPr>
                        <w:rFonts w:ascii="Arial" w:hAnsi="Arial" w:cs="Arial"/>
                        <w:color w:val="000000"/>
                        <w:sz w:val="16"/>
                        <w:szCs w:val="16"/>
                      </w:rPr>
                      <w:t>@anyAttribute</w:t>
                    </w:r>
                  </w:ins>
                </w:p>
              </w:tc>
              <w:tc>
                <w:tcPr>
                  <w:tcW w:w="1184" w:type="pct"/>
                  <w:tcBorders>
                    <w:top w:val="single" w:sz="4" w:space="0" w:color="auto"/>
                    <w:bottom w:val="single" w:sz="4" w:space="0" w:color="auto"/>
                  </w:tcBorders>
                </w:tcPr>
                <w:p w14:paraId="337417DF" w14:textId="77777777" w:rsidR="00E94639" w:rsidRDefault="00E94639" w:rsidP="00B24332">
                  <w:pPr>
                    <w:widowControl w:val="0"/>
                    <w:autoSpaceDE w:val="0"/>
                    <w:autoSpaceDN w:val="0"/>
                    <w:adjustRightInd w:val="0"/>
                    <w:spacing w:before="60" w:after="60" w:line="240" w:lineRule="auto"/>
                    <w:rPr>
                      <w:ins w:id="665" w:author="Author"/>
                      <w:rFonts w:ascii="Arial" w:hAnsi="Arial" w:cs="Arial"/>
                      <w:b/>
                      <w:bCs/>
                      <w:color w:val="000000"/>
                      <w:sz w:val="16"/>
                      <w:szCs w:val="16"/>
                    </w:rPr>
                  </w:pPr>
                </w:p>
              </w:tc>
              <w:tc>
                <w:tcPr>
                  <w:tcW w:w="491" w:type="pct"/>
                  <w:tcBorders>
                    <w:top w:val="single" w:sz="4" w:space="0" w:color="auto"/>
                    <w:bottom w:val="single" w:sz="4" w:space="0" w:color="auto"/>
                  </w:tcBorders>
                </w:tcPr>
                <w:p w14:paraId="07C483D5" w14:textId="77777777" w:rsidR="00E94639" w:rsidRDefault="00E94639" w:rsidP="00B24332">
                  <w:pPr>
                    <w:widowControl w:val="0"/>
                    <w:autoSpaceDE w:val="0"/>
                    <w:autoSpaceDN w:val="0"/>
                    <w:adjustRightInd w:val="0"/>
                    <w:spacing w:before="60" w:after="60" w:line="240" w:lineRule="auto"/>
                    <w:rPr>
                      <w:ins w:id="666" w:author="Author"/>
                      <w:rFonts w:ascii="Arial" w:hAnsi="Arial" w:cs="Arial"/>
                      <w:color w:val="000000"/>
                      <w:sz w:val="16"/>
                      <w:szCs w:val="16"/>
                    </w:rPr>
                  </w:pPr>
                </w:p>
              </w:tc>
              <w:tc>
                <w:tcPr>
                  <w:tcW w:w="441" w:type="pct"/>
                  <w:tcBorders>
                    <w:top w:val="single" w:sz="4" w:space="0" w:color="auto"/>
                    <w:bottom w:val="single" w:sz="4" w:space="0" w:color="auto"/>
                  </w:tcBorders>
                </w:tcPr>
                <w:p w14:paraId="1902303D" w14:textId="77777777" w:rsidR="00E94639" w:rsidRPr="00502606" w:rsidRDefault="00E94639" w:rsidP="00B24332">
                  <w:pPr>
                    <w:widowControl w:val="0"/>
                    <w:autoSpaceDE w:val="0"/>
                    <w:autoSpaceDN w:val="0"/>
                    <w:adjustRightInd w:val="0"/>
                    <w:spacing w:before="60" w:after="60" w:line="240" w:lineRule="auto"/>
                    <w:rPr>
                      <w:ins w:id="667" w:author="Author"/>
                      <w:rFonts w:ascii="Arial" w:hAnsi="Arial" w:cs="Arial"/>
                      <w:sz w:val="24"/>
                      <w:szCs w:val="24"/>
                    </w:rPr>
                  </w:pPr>
                </w:p>
              </w:tc>
              <w:tc>
                <w:tcPr>
                  <w:tcW w:w="371" w:type="pct"/>
                  <w:tcBorders>
                    <w:top w:val="single" w:sz="4" w:space="0" w:color="auto"/>
                    <w:bottom w:val="single" w:sz="4" w:space="0" w:color="auto"/>
                  </w:tcBorders>
                </w:tcPr>
                <w:p w14:paraId="04014DEF" w14:textId="77777777" w:rsidR="00E94639" w:rsidRPr="00502606" w:rsidRDefault="00E94639" w:rsidP="00B24332">
                  <w:pPr>
                    <w:widowControl w:val="0"/>
                    <w:autoSpaceDE w:val="0"/>
                    <w:autoSpaceDN w:val="0"/>
                    <w:adjustRightInd w:val="0"/>
                    <w:spacing w:before="60" w:after="60" w:line="240" w:lineRule="auto"/>
                    <w:rPr>
                      <w:ins w:id="668" w:author="Author"/>
                      <w:rFonts w:ascii="Arial" w:hAnsi="Arial" w:cs="Arial"/>
                      <w:sz w:val="24"/>
                      <w:szCs w:val="24"/>
                    </w:rPr>
                  </w:pPr>
                </w:p>
              </w:tc>
              <w:tc>
                <w:tcPr>
                  <w:tcW w:w="1800" w:type="pct"/>
                  <w:tcBorders>
                    <w:top w:val="single" w:sz="4" w:space="0" w:color="auto"/>
                    <w:bottom w:val="single" w:sz="4" w:space="0" w:color="auto"/>
                  </w:tcBorders>
                </w:tcPr>
                <w:p w14:paraId="41177F06" w14:textId="77777777" w:rsidR="00E94639" w:rsidRDefault="00E94639" w:rsidP="00CD531C">
                  <w:pPr>
                    <w:widowControl w:val="0"/>
                    <w:autoSpaceDE w:val="0"/>
                    <w:autoSpaceDN w:val="0"/>
                    <w:adjustRightInd w:val="0"/>
                    <w:spacing w:before="60" w:after="60" w:line="240" w:lineRule="auto"/>
                    <w:rPr>
                      <w:ins w:id="669" w:author="Author"/>
                      <w:rFonts w:ascii="Arial" w:hAnsi="Arial" w:cs="Arial"/>
                      <w:color w:val="000000"/>
                      <w:sz w:val="16"/>
                      <w:szCs w:val="16"/>
                    </w:rPr>
                  </w:pPr>
                </w:p>
              </w:tc>
            </w:tr>
          </w:tbl>
          <w:p w14:paraId="5908D632"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r>
    </w:tbl>
    <w:p w14:paraId="32B7D731" w14:textId="55161746" w:rsidR="00956732" w:rsidRDefault="00972E35" w:rsidP="00E22759">
      <w:pPr>
        <w:keepNext/>
      </w:pPr>
      <w:ins w:id="670" w:author="Author">
        <w:r>
          <w:br/>
        </w:r>
      </w:ins>
      <w:r w:rsidR="00DA597A">
        <w:t>A &lt;texture2d</w:t>
      </w:r>
      <w:r w:rsidR="007C5B48">
        <w:t>group</w:t>
      </w:r>
      <w:r w:rsidR="00DA597A">
        <w:t xml:space="preserve">&gt; element acts as a container for texture coordinate </w:t>
      </w:r>
      <w:r w:rsidR="00E04683">
        <w:t>properties</w:t>
      </w:r>
      <w:r w:rsidR="00DA597A">
        <w:t>. The order of these elements forms an implicit 0-based index that is referenced by other elements, such as the &lt;object&gt; and &lt;tr</w:t>
      </w:r>
      <w:r w:rsidR="00712F8D">
        <w:t>iangle&gt; elements. It also specifies which image to use, via texid. The referenced &lt;texture2d&gt; elements are described below in Chapter 6.</w:t>
      </w:r>
      <w:bookmarkStart w:id="671" w:name="_Toc416448843"/>
      <w:bookmarkStart w:id="672" w:name="_Toc416460215"/>
      <w:bookmarkStart w:id="673" w:name="_Toc416448844"/>
      <w:bookmarkStart w:id="674" w:name="_Toc416460216"/>
      <w:bookmarkEnd w:id="671"/>
      <w:bookmarkEnd w:id="672"/>
      <w:bookmarkEnd w:id="673"/>
      <w:bookmarkEnd w:id="674"/>
      <w:ins w:id="675" w:author="Author">
        <w:r w:rsidR="003537CE">
          <w:br/>
        </w:r>
        <w:r w:rsidR="003537CE">
          <w:lastRenderedPageBreak/>
          <w:br/>
        </w:r>
        <w:r w:rsidR="003537CE" w:rsidRPr="00EC5B54">
          <w:t>The texture’s alpha channel is assumed to be fully opaque (alpha = #FF) unless specified otherwise</w:t>
        </w:r>
        <w:r w:rsidR="00BA49BF">
          <w:t>.</w:t>
        </w:r>
      </w:ins>
    </w:p>
    <w:p w14:paraId="05EE86A8" w14:textId="69AD6D7B" w:rsidR="00020953" w:rsidRPr="00D06C66" w:rsidRDefault="00020953" w:rsidP="00020953">
      <w:pPr>
        <w:keepNext/>
        <w:rPr>
          <w:ins w:id="676" w:author="Author"/>
        </w:rPr>
      </w:pPr>
      <w:ins w:id="677" w:author="Author">
        <w:r>
          <w:t>The displayproperties</w:t>
        </w:r>
        <w:r w:rsidR="00BA49BF">
          <w:t>id</w:t>
        </w:r>
        <w:r>
          <w:t xml:space="preserve"> attribute</w:t>
        </w:r>
        <w:r w:rsidR="00BA49BF">
          <w:t xml:space="preserve"> </w:t>
        </w:r>
        <w:r>
          <w:t>references a &lt;displayproperties&gt; group containing additional properties that describe how best to display a mesh with this material on a device display.</w:t>
        </w:r>
        <w:r w:rsidR="00E217DB">
          <w:t xml:space="preserve"> A &lt;texture2Dgroup&gt; describes a set of surface color properties and </w:t>
        </w:r>
        <w:r w:rsidR="0052513E">
          <w:t>MUST</w:t>
        </w:r>
        <w:r w:rsidR="00E217DB">
          <w:t xml:space="preserve"> </w:t>
        </w:r>
        <w:r w:rsidR="00D8481F">
          <w:t>NOT</w:t>
        </w:r>
        <w:r w:rsidR="00E217DB">
          <w:t xml:space="preserve"> reference translucent display properties. To achieve a translucent effect through a texture, a multi-properties group </w:t>
        </w:r>
        <w:r w:rsidR="0052513E">
          <w:t>MUST</w:t>
        </w:r>
        <w:r w:rsidR="00E217DB">
          <w:t xml:space="preserve"> be used instead. </w:t>
        </w:r>
        <w:r>
          <w:t>For more information, refer to Chapter 7: Display Properties Overview.</w:t>
        </w:r>
      </w:ins>
    </w:p>
    <w:p w14:paraId="66E2C9CE" w14:textId="6AB7D515" w:rsidR="003537CE" w:rsidRPr="00E22759" w:rsidRDefault="003537CE" w:rsidP="00E22759">
      <w:pPr>
        <w:keepNext/>
        <w:rPr>
          <w:ins w:id="678" w:author="Author"/>
        </w:rPr>
      </w:pPr>
      <w:ins w:id="679" w:author="Author">
        <w:r>
          <w:br/>
        </w:r>
      </w:ins>
    </w:p>
    <w:p w14:paraId="50DBA74C" w14:textId="34149778" w:rsidR="005649B7" w:rsidRDefault="005649B7" w:rsidP="00C31EA1">
      <w:pPr>
        <w:pStyle w:val="Heading2"/>
        <w:numPr>
          <w:ilvl w:val="1"/>
          <w:numId w:val="24"/>
        </w:numPr>
      </w:pPr>
      <w:bookmarkStart w:id="680" w:name="_Toc416448845"/>
      <w:bookmarkStart w:id="681" w:name="_Toc416460217"/>
      <w:bookmarkStart w:id="682" w:name="_Toc416461979"/>
      <w:bookmarkStart w:id="683" w:name="_Toc416462009"/>
      <w:bookmarkStart w:id="684" w:name="_Toc416462083"/>
      <w:bookmarkStart w:id="685" w:name="_Toc417309093"/>
      <w:bookmarkStart w:id="686" w:name="_Toc494990397"/>
      <w:bookmarkStart w:id="687" w:name="_Toc494990508"/>
      <w:bookmarkStart w:id="688" w:name="_Toc417309094"/>
      <w:bookmarkStart w:id="689" w:name="_Toc520719632"/>
      <w:bookmarkStart w:id="690" w:name="_Toc495065094"/>
      <w:bookmarkEnd w:id="680"/>
      <w:bookmarkEnd w:id="681"/>
      <w:bookmarkEnd w:id="682"/>
      <w:bookmarkEnd w:id="683"/>
      <w:bookmarkEnd w:id="684"/>
      <w:bookmarkEnd w:id="685"/>
      <w:bookmarkEnd w:id="686"/>
      <w:bookmarkEnd w:id="687"/>
      <w:r>
        <w:t xml:space="preserve">Texture </w:t>
      </w:r>
      <w:r w:rsidR="004842FD">
        <w:t>2D Coordinate</w:t>
      </w:r>
      <w:bookmarkEnd w:id="688"/>
      <w:bookmarkEnd w:id="689"/>
      <w:bookmarkEnd w:id="690"/>
    </w:p>
    <w:p w14:paraId="15ADF8EF" w14:textId="52FB674F" w:rsidR="005649B7" w:rsidRPr="00FB72C0" w:rsidRDefault="005649B7" w:rsidP="00C31EA1">
      <w:pPr>
        <w:keepNext/>
      </w:pPr>
      <w:r>
        <w:t xml:space="preserve">Element </w:t>
      </w:r>
      <w:r w:rsidRPr="001F33F1">
        <w:rPr>
          <w:b/>
        </w:rPr>
        <w:t>&lt;</w:t>
      </w:r>
      <w:r w:rsidR="00956732">
        <w:rPr>
          <w:b/>
        </w:rPr>
        <w:t>tex2coord</w:t>
      </w:r>
      <w:r w:rsidRPr="001F33F1">
        <w:rPr>
          <w:b/>
        </w:rPr>
        <w:t>&gt;</w:t>
      </w:r>
    </w:p>
    <w:tbl>
      <w:tblPr>
        <w:tblW w:w="4999" w:type="pct"/>
        <w:tblLook w:val="0000" w:firstRow="0" w:lastRow="0" w:firstColumn="0" w:lastColumn="0" w:noHBand="0" w:noVBand="0"/>
        <w:tblPrChange w:id="691" w:author="Author">
          <w:tblPr>
            <w:tblW w:w="4999" w:type="pct"/>
            <w:tblLook w:val="0000" w:firstRow="0" w:lastRow="0" w:firstColumn="0" w:lastColumn="0" w:noHBand="0" w:noVBand="0"/>
          </w:tblPr>
        </w:tblPrChange>
      </w:tblPr>
      <w:tblGrid>
        <w:gridCol w:w="935"/>
        <w:gridCol w:w="8413"/>
        <w:tblGridChange w:id="692">
          <w:tblGrid>
            <w:gridCol w:w="935"/>
            <w:gridCol w:w="8413"/>
          </w:tblGrid>
        </w:tblGridChange>
      </w:tblGrid>
      <w:tr w:rsidR="00CD531C" w:rsidRPr="00502606" w14:paraId="708A8A74" w14:textId="77777777" w:rsidTr="004D3835">
        <w:tc>
          <w:tcPr>
            <w:tcW w:w="500" w:type="pct"/>
            <w:tcBorders>
              <w:top w:val="single" w:sz="4" w:space="0" w:color="auto"/>
              <w:left w:val="single" w:sz="4" w:space="0" w:color="auto"/>
              <w:bottom w:val="single" w:sz="4" w:space="0" w:color="auto"/>
              <w:right w:val="single" w:sz="4" w:space="0" w:color="auto"/>
            </w:tcBorders>
            <w:tcPrChange w:id="693" w:author="Author">
              <w:tcPr>
                <w:tcW w:w="490" w:type="pct"/>
                <w:tcBorders>
                  <w:top w:val="single" w:sz="4" w:space="0" w:color="auto"/>
                  <w:left w:val="single" w:sz="4" w:space="0" w:color="auto"/>
                  <w:bottom w:val="single" w:sz="4" w:space="0" w:color="auto"/>
                  <w:right w:val="single" w:sz="4" w:space="0" w:color="auto"/>
                </w:tcBorders>
              </w:tcPr>
            </w:tcPrChange>
          </w:tcPr>
          <w:p w14:paraId="4E33B8FF" w14:textId="77777777" w:rsidR="00CD531C" w:rsidRPr="00502606" w:rsidRDefault="00CD531C" w:rsidP="00C31EA1">
            <w:pPr>
              <w:widowControl w:val="0"/>
              <w:autoSpaceDE w:val="0"/>
              <w:autoSpaceDN w:val="0"/>
              <w:adjustRightInd w:val="0"/>
              <w:spacing w:before="75" w:after="75" w:line="240" w:lineRule="auto"/>
              <w:rPr>
                <w:rFonts w:ascii="Arial" w:hAnsi="Arial" w:cs="Arial"/>
                <w:sz w:val="24"/>
                <w:szCs w:val="24"/>
              </w:rPr>
            </w:pPr>
            <w:r w:rsidRPr="00502606">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Change w:id="694" w:author="Author">
              <w:tcPr>
                <w:tcW w:w="4410" w:type="pct"/>
                <w:tcBorders>
                  <w:top w:val="single" w:sz="4" w:space="0" w:color="auto"/>
                  <w:left w:val="single" w:sz="4" w:space="0" w:color="auto"/>
                  <w:bottom w:val="single" w:sz="4" w:space="0" w:color="auto"/>
                  <w:right w:val="single" w:sz="4" w:space="0" w:color="auto"/>
                </w:tcBorders>
              </w:tcPr>
            </w:tcPrChange>
          </w:tcPr>
          <w:p w14:paraId="314CF61D" w14:textId="648B0BC8" w:rsidR="00CD531C" w:rsidRPr="00502606" w:rsidRDefault="00805F15" w:rsidP="00C31EA1">
            <w:pPr>
              <w:widowControl w:val="0"/>
              <w:autoSpaceDE w:val="0"/>
              <w:autoSpaceDN w:val="0"/>
              <w:adjustRightInd w:val="0"/>
              <w:spacing w:before="75" w:after="75" w:line="240" w:lineRule="auto"/>
              <w:rPr>
                <w:rFonts w:ascii="Arial" w:hAnsi="Arial" w:cs="Arial"/>
                <w:sz w:val="24"/>
                <w:szCs w:val="24"/>
              </w:rPr>
            </w:pPr>
            <w:r>
              <w:t xml:space="preserve"> </w:t>
            </w:r>
            <w:del w:id="695" w:author="Author">
              <w:r>
                <w:rPr>
                  <w:noProof/>
                </w:rPr>
                <w:drawing>
                  <wp:inline distT="0" distB="0" distL="0" distR="0" wp14:anchorId="454FD312" wp14:editId="22612418">
                    <wp:extent cx="3328416" cy="1545336"/>
                    <wp:effectExtent l="0" t="0" r="5715" b="0"/>
                    <wp:docPr id="14" name="Picture 14" descr="cid:image002.png@01D33DAB.0A08D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33DAB.0A08D7D0"/>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3328416" cy="1545336"/>
                            </a:xfrm>
                            <a:prstGeom prst="rect">
                              <a:avLst/>
                            </a:prstGeom>
                            <a:noFill/>
                            <a:ln>
                              <a:noFill/>
                            </a:ln>
                          </pic:spPr>
                        </pic:pic>
                      </a:graphicData>
                    </a:graphic>
                  </wp:inline>
                </w:drawing>
              </w:r>
            </w:del>
            <w:ins w:id="696" w:author="Author">
              <w:r>
                <w:rPr>
                  <w:noProof/>
                </w:rPr>
                <w:drawing>
                  <wp:inline distT="0" distB="0" distL="0" distR="0" wp14:anchorId="531195A4" wp14:editId="1793AA0F">
                    <wp:extent cx="3328416" cy="1545336"/>
                    <wp:effectExtent l="0" t="0" r="5715" b="0"/>
                    <wp:docPr id="15" name="Picture 15" descr="cid:image002.png@01D33DAB.0A08D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33DAB.0A08D7D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3328416" cy="1545336"/>
                            </a:xfrm>
                            <a:prstGeom prst="rect">
                              <a:avLst/>
                            </a:prstGeom>
                            <a:noFill/>
                            <a:ln>
                              <a:noFill/>
                            </a:ln>
                          </pic:spPr>
                        </pic:pic>
                      </a:graphicData>
                    </a:graphic>
                  </wp:inline>
                </w:drawing>
              </w:r>
            </w:ins>
          </w:p>
        </w:tc>
      </w:tr>
      <w:tr w:rsidR="00CD531C" w:rsidRPr="00502606" w14:paraId="18A98D38" w14:textId="77777777" w:rsidTr="004D3835">
        <w:tc>
          <w:tcPr>
            <w:tcW w:w="500" w:type="pct"/>
            <w:tcBorders>
              <w:top w:val="single" w:sz="4" w:space="0" w:color="auto"/>
              <w:left w:val="single" w:sz="4" w:space="0" w:color="auto"/>
              <w:bottom w:val="single" w:sz="4" w:space="0" w:color="auto"/>
              <w:right w:val="single" w:sz="4" w:space="0" w:color="auto"/>
            </w:tcBorders>
            <w:tcPrChange w:id="697" w:author="Author">
              <w:tcPr>
                <w:tcW w:w="490" w:type="pct"/>
                <w:tcBorders>
                  <w:top w:val="single" w:sz="4" w:space="0" w:color="auto"/>
                  <w:left w:val="single" w:sz="4" w:space="0" w:color="auto"/>
                  <w:bottom w:val="single" w:sz="4" w:space="0" w:color="auto"/>
                  <w:right w:val="single" w:sz="4" w:space="0" w:color="auto"/>
                </w:tcBorders>
              </w:tcPr>
            </w:tcPrChange>
          </w:tcPr>
          <w:p w14:paraId="0DEE6EC4"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Change w:id="698" w:author="Author">
              <w:tcPr>
                <w:tcW w:w="4410" w:type="pct"/>
                <w:tcBorders>
                  <w:top w:val="single" w:sz="4" w:space="0" w:color="auto"/>
                  <w:left w:val="single" w:sz="4" w:space="0" w:color="auto"/>
                  <w:bottom w:val="single" w:sz="4" w:space="0" w:color="auto"/>
                  <w:right w:val="single" w:sz="4" w:space="0" w:color="auto"/>
                </w:tcBorders>
              </w:tcPr>
            </w:tcPrChange>
          </w:tcPr>
          <w:tbl>
            <w:tblPr>
              <w:tblW w:w="4999" w:type="pct"/>
              <w:tblLook w:val="0000" w:firstRow="0" w:lastRow="0" w:firstColumn="0" w:lastColumn="0" w:noHBand="0" w:noVBand="0"/>
              <w:tblPrChange w:id="699" w:author="Author">
                <w:tblPr>
                  <w:tblW w:w="4999" w:type="pct"/>
                  <w:tblLook w:val="0000" w:firstRow="0" w:lastRow="0" w:firstColumn="0" w:lastColumn="0" w:noHBand="0" w:noVBand="0"/>
                </w:tblPr>
              </w:tblPrChange>
            </w:tblPr>
            <w:tblGrid>
              <w:gridCol w:w="1233"/>
              <w:gridCol w:w="1278"/>
              <w:gridCol w:w="1154"/>
              <w:gridCol w:w="723"/>
              <w:gridCol w:w="608"/>
              <w:gridCol w:w="3199"/>
              <w:tblGridChange w:id="700">
                <w:tblGrid>
                  <w:gridCol w:w="1108"/>
                  <w:gridCol w:w="125"/>
                  <w:gridCol w:w="1195"/>
                  <w:gridCol w:w="83"/>
                  <w:gridCol w:w="1112"/>
                  <w:gridCol w:w="42"/>
                  <w:gridCol w:w="681"/>
                  <w:gridCol w:w="42"/>
                  <w:gridCol w:w="566"/>
                  <w:gridCol w:w="42"/>
                  <w:gridCol w:w="3199"/>
                </w:tblGrid>
              </w:tblGridChange>
            </w:tblGrid>
            <w:tr w:rsidR="00CD531C" w:rsidRPr="00502606" w14:paraId="66CD46CB" w14:textId="77777777" w:rsidTr="004D3835">
              <w:tc>
                <w:tcPr>
                  <w:tcW w:w="681" w:type="pct"/>
                  <w:tcPrChange w:id="701" w:author="Author">
                    <w:tcPr>
                      <w:tcW w:w="681" w:type="pct"/>
                    </w:tcPr>
                  </w:tcPrChange>
                </w:tcPr>
                <w:p w14:paraId="0F1C1AF7"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Name  </w:t>
                  </w:r>
                </w:p>
              </w:tc>
              <w:tc>
                <w:tcPr>
                  <w:tcW w:w="810" w:type="pct"/>
                  <w:tcPrChange w:id="702" w:author="Author">
                    <w:tcPr>
                      <w:tcW w:w="810" w:type="pct"/>
                      <w:gridSpan w:val="2"/>
                    </w:tcPr>
                  </w:tcPrChange>
                </w:tcPr>
                <w:p w14:paraId="44432D54"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Type  </w:t>
                  </w:r>
                </w:p>
              </w:tc>
              <w:tc>
                <w:tcPr>
                  <w:tcW w:w="734" w:type="pct"/>
                  <w:tcPrChange w:id="703" w:author="Author">
                    <w:tcPr>
                      <w:tcW w:w="734" w:type="pct"/>
                      <w:gridSpan w:val="2"/>
                    </w:tcPr>
                  </w:tcPrChange>
                </w:tcPr>
                <w:p w14:paraId="602EC0D0"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Use  </w:t>
                  </w:r>
                </w:p>
              </w:tc>
              <w:tc>
                <w:tcPr>
                  <w:tcW w:w="430" w:type="pct"/>
                  <w:tcPrChange w:id="704" w:author="Author">
                    <w:tcPr>
                      <w:tcW w:w="430" w:type="pct"/>
                      <w:gridSpan w:val="2"/>
                    </w:tcPr>
                  </w:tcPrChange>
                </w:tcPr>
                <w:p w14:paraId="7CA7C878"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Default  </w:t>
                  </w:r>
                </w:p>
              </w:tc>
              <w:tc>
                <w:tcPr>
                  <w:tcW w:w="362" w:type="pct"/>
                  <w:tcPrChange w:id="705" w:author="Author">
                    <w:tcPr>
                      <w:tcW w:w="362" w:type="pct"/>
                      <w:gridSpan w:val="2"/>
                    </w:tcPr>
                  </w:tcPrChange>
                </w:tcPr>
                <w:p w14:paraId="4BC2ACC9"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Fixed  </w:t>
                  </w:r>
                </w:p>
              </w:tc>
              <w:tc>
                <w:tcPr>
                  <w:tcW w:w="1982" w:type="pct"/>
                  <w:tcPrChange w:id="706" w:author="Author">
                    <w:tcPr>
                      <w:tcW w:w="1982" w:type="pct"/>
                      <w:gridSpan w:val="2"/>
                    </w:tcPr>
                  </w:tcPrChange>
                </w:tcPr>
                <w:p w14:paraId="066B8B57"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Annotation</w:t>
                  </w:r>
                </w:p>
              </w:tc>
            </w:tr>
            <w:tr w:rsidR="00CD531C" w:rsidRPr="00502606" w14:paraId="73922E21" w14:textId="77777777" w:rsidTr="004D3835">
              <w:tc>
                <w:tcPr>
                  <w:tcW w:w="681" w:type="pct"/>
                  <w:tcBorders>
                    <w:top w:val="single" w:sz="4" w:space="0" w:color="auto"/>
                    <w:bottom w:val="single" w:sz="4" w:space="0" w:color="auto"/>
                  </w:tcBorders>
                  <w:tcPrChange w:id="707" w:author="Author">
                    <w:tcPr>
                      <w:tcW w:w="681" w:type="pct"/>
                      <w:tcBorders>
                        <w:top w:val="single" w:sz="4" w:space="0" w:color="auto"/>
                        <w:bottom w:val="single" w:sz="4" w:space="0" w:color="auto"/>
                      </w:tcBorders>
                    </w:tcPr>
                  </w:tcPrChange>
                </w:tcPr>
                <w:p w14:paraId="6C21D0CE" w14:textId="77777777" w:rsidR="00CD531C" w:rsidRPr="004D3835" w:rsidRDefault="00CD531C" w:rsidP="00C31EA1">
                  <w:pPr>
                    <w:widowControl w:val="0"/>
                    <w:autoSpaceDE w:val="0"/>
                    <w:autoSpaceDN w:val="0"/>
                    <w:adjustRightInd w:val="0"/>
                    <w:spacing w:before="60" w:after="60" w:line="240" w:lineRule="auto"/>
                    <w:rPr>
                      <w:rFonts w:ascii="Arial" w:hAnsi="Arial"/>
                      <w:b/>
                      <w:sz w:val="24"/>
                      <w:rPrChange w:id="708" w:author="Author">
                        <w:rPr>
                          <w:rFonts w:ascii="Arial" w:hAnsi="Arial"/>
                          <w:sz w:val="24"/>
                        </w:rPr>
                      </w:rPrChange>
                    </w:rPr>
                  </w:pPr>
                  <w:r w:rsidRPr="004D3835">
                    <w:rPr>
                      <w:rFonts w:ascii="Arial" w:hAnsi="Arial"/>
                      <w:b/>
                      <w:color w:val="000000"/>
                      <w:sz w:val="16"/>
                      <w:rPrChange w:id="709" w:author="Author">
                        <w:rPr>
                          <w:rFonts w:ascii="Arial" w:hAnsi="Arial"/>
                          <w:color w:val="000000"/>
                          <w:sz w:val="16"/>
                        </w:rPr>
                      </w:rPrChange>
                    </w:rPr>
                    <w:t xml:space="preserve">u  </w:t>
                  </w:r>
                </w:p>
              </w:tc>
              <w:tc>
                <w:tcPr>
                  <w:tcW w:w="810" w:type="pct"/>
                  <w:tcBorders>
                    <w:top w:val="single" w:sz="4" w:space="0" w:color="auto"/>
                    <w:bottom w:val="single" w:sz="4" w:space="0" w:color="auto"/>
                  </w:tcBorders>
                  <w:tcPrChange w:id="710" w:author="Author">
                    <w:tcPr>
                      <w:tcW w:w="810" w:type="pct"/>
                      <w:gridSpan w:val="2"/>
                      <w:tcBorders>
                        <w:top w:val="single" w:sz="4" w:space="0" w:color="auto"/>
                        <w:bottom w:val="single" w:sz="4" w:space="0" w:color="auto"/>
                      </w:tcBorders>
                    </w:tcPr>
                  </w:tcPrChange>
                </w:tcPr>
                <w:p w14:paraId="685460BA" w14:textId="3A4951A8"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b/>
                      <w:bCs/>
                      <w:color w:val="000000"/>
                      <w:sz w:val="16"/>
                      <w:szCs w:val="16"/>
                    </w:rPr>
                    <w:t>ST_</w:t>
                  </w:r>
                  <w:r w:rsidR="00E04683">
                    <w:rPr>
                      <w:rFonts w:ascii="Arial" w:hAnsi="Arial" w:cs="Arial"/>
                      <w:b/>
                      <w:bCs/>
                      <w:color w:val="000000"/>
                      <w:sz w:val="16"/>
                      <w:szCs w:val="16"/>
                    </w:rPr>
                    <w:t>Number</w:t>
                  </w:r>
                  <w:r w:rsidRPr="00502606">
                    <w:rPr>
                      <w:rFonts w:ascii="Arial" w:hAnsi="Arial" w:cs="Arial"/>
                      <w:color w:val="000000"/>
                      <w:sz w:val="16"/>
                      <w:szCs w:val="16"/>
                    </w:rPr>
                    <w:t xml:space="preserve">  </w:t>
                  </w:r>
                </w:p>
              </w:tc>
              <w:tc>
                <w:tcPr>
                  <w:tcW w:w="734" w:type="pct"/>
                  <w:tcBorders>
                    <w:top w:val="single" w:sz="4" w:space="0" w:color="auto"/>
                    <w:bottom w:val="single" w:sz="4" w:space="0" w:color="auto"/>
                  </w:tcBorders>
                  <w:tcPrChange w:id="711" w:author="Author">
                    <w:tcPr>
                      <w:tcW w:w="734" w:type="pct"/>
                      <w:gridSpan w:val="2"/>
                      <w:tcBorders>
                        <w:top w:val="single" w:sz="4" w:space="0" w:color="auto"/>
                        <w:bottom w:val="single" w:sz="4" w:space="0" w:color="auto"/>
                      </w:tcBorders>
                    </w:tcPr>
                  </w:tcPrChange>
                </w:tcPr>
                <w:p w14:paraId="080F9D02"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30" w:type="pct"/>
                  <w:tcBorders>
                    <w:top w:val="single" w:sz="4" w:space="0" w:color="auto"/>
                    <w:bottom w:val="single" w:sz="4" w:space="0" w:color="auto"/>
                  </w:tcBorders>
                  <w:tcPrChange w:id="712" w:author="Author">
                    <w:tcPr>
                      <w:tcW w:w="430" w:type="pct"/>
                      <w:gridSpan w:val="2"/>
                      <w:tcBorders>
                        <w:top w:val="single" w:sz="4" w:space="0" w:color="auto"/>
                        <w:bottom w:val="single" w:sz="4" w:space="0" w:color="auto"/>
                      </w:tcBorders>
                    </w:tcPr>
                  </w:tcPrChange>
                </w:tcPr>
                <w:p w14:paraId="5A071C9C"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362" w:type="pct"/>
                  <w:tcBorders>
                    <w:top w:val="single" w:sz="4" w:space="0" w:color="auto"/>
                    <w:bottom w:val="single" w:sz="4" w:space="0" w:color="auto"/>
                  </w:tcBorders>
                  <w:tcPrChange w:id="713" w:author="Author">
                    <w:tcPr>
                      <w:tcW w:w="362" w:type="pct"/>
                      <w:gridSpan w:val="2"/>
                      <w:tcBorders>
                        <w:top w:val="single" w:sz="4" w:space="0" w:color="auto"/>
                        <w:bottom w:val="single" w:sz="4" w:space="0" w:color="auto"/>
                      </w:tcBorders>
                    </w:tcPr>
                  </w:tcPrChange>
                </w:tcPr>
                <w:p w14:paraId="5DE16011"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982" w:type="pct"/>
                  <w:tcBorders>
                    <w:top w:val="single" w:sz="4" w:space="0" w:color="auto"/>
                    <w:bottom w:val="single" w:sz="4" w:space="0" w:color="auto"/>
                  </w:tcBorders>
                  <w:tcPrChange w:id="714" w:author="Author">
                    <w:tcPr>
                      <w:tcW w:w="1982" w:type="pct"/>
                      <w:gridSpan w:val="2"/>
                      <w:tcBorders>
                        <w:top w:val="single" w:sz="4" w:space="0" w:color="auto"/>
                        <w:bottom w:val="single" w:sz="4" w:space="0" w:color="auto"/>
                      </w:tcBorders>
                    </w:tcPr>
                  </w:tcPrChange>
                </w:tcPr>
                <w:p w14:paraId="2A2F4C63" w14:textId="705F7FCB"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The u-coordinate within the texture, </w:t>
                  </w:r>
                  <w:r w:rsidR="005C14D8">
                    <w:rPr>
                      <w:rFonts w:ascii="Arial" w:hAnsi="Arial" w:cs="Arial"/>
                      <w:color w:val="000000"/>
                      <w:sz w:val="16"/>
                      <w:szCs w:val="16"/>
                    </w:rPr>
                    <w:t>horizontally right</w:t>
                  </w:r>
                  <w:r>
                    <w:rPr>
                      <w:rFonts w:ascii="Arial" w:hAnsi="Arial" w:cs="Arial"/>
                      <w:color w:val="000000"/>
                      <w:sz w:val="16"/>
                      <w:szCs w:val="16"/>
                    </w:rPr>
                    <w:t xml:space="preserve"> from the origin in the </w:t>
                  </w:r>
                  <w:r w:rsidR="00E3568A">
                    <w:rPr>
                      <w:rFonts w:ascii="Arial" w:hAnsi="Arial" w:cs="Arial"/>
                      <w:color w:val="000000"/>
                      <w:sz w:val="16"/>
                      <w:szCs w:val="16"/>
                    </w:rPr>
                    <w:t xml:space="preserve">lower </w:t>
                  </w:r>
                  <w:r>
                    <w:rPr>
                      <w:rFonts w:ascii="Arial" w:hAnsi="Arial" w:cs="Arial"/>
                      <w:color w:val="000000"/>
                      <w:sz w:val="16"/>
                      <w:szCs w:val="16"/>
                    </w:rPr>
                    <w:t>left of the texture.</w:t>
                  </w:r>
                </w:p>
              </w:tc>
            </w:tr>
            <w:tr w:rsidR="00CD531C" w:rsidRPr="00502606" w14:paraId="42286976" w14:textId="77777777" w:rsidTr="004D3835">
              <w:tc>
                <w:tcPr>
                  <w:tcW w:w="681" w:type="pct"/>
                  <w:tcBorders>
                    <w:top w:val="single" w:sz="4" w:space="0" w:color="auto"/>
                    <w:bottom w:val="single" w:sz="4" w:space="0" w:color="auto"/>
                  </w:tcBorders>
                  <w:tcPrChange w:id="715" w:author="Author">
                    <w:tcPr>
                      <w:tcW w:w="681" w:type="pct"/>
                      <w:tcBorders>
                        <w:top w:val="single" w:sz="4" w:space="0" w:color="auto"/>
                        <w:bottom w:val="single" w:sz="4" w:space="0" w:color="auto"/>
                      </w:tcBorders>
                    </w:tcPr>
                  </w:tcPrChange>
                </w:tcPr>
                <w:p w14:paraId="4A00A2B8" w14:textId="77777777" w:rsidR="00CD531C" w:rsidRPr="004D3835" w:rsidRDefault="00CD531C" w:rsidP="00C31EA1">
                  <w:pPr>
                    <w:widowControl w:val="0"/>
                    <w:autoSpaceDE w:val="0"/>
                    <w:autoSpaceDN w:val="0"/>
                    <w:adjustRightInd w:val="0"/>
                    <w:spacing w:before="60" w:after="60" w:line="240" w:lineRule="auto"/>
                    <w:rPr>
                      <w:rFonts w:ascii="Arial" w:hAnsi="Arial"/>
                      <w:b/>
                      <w:sz w:val="24"/>
                      <w:rPrChange w:id="716" w:author="Author">
                        <w:rPr>
                          <w:rFonts w:ascii="Arial" w:hAnsi="Arial"/>
                          <w:sz w:val="24"/>
                        </w:rPr>
                      </w:rPrChange>
                    </w:rPr>
                  </w:pPr>
                  <w:r w:rsidRPr="004D3835">
                    <w:rPr>
                      <w:rFonts w:ascii="Arial" w:hAnsi="Arial"/>
                      <w:b/>
                      <w:color w:val="000000"/>
                      <w:sz w:val="16"/>
                      <w:rPrChange w:id="717" w:author="Author">
                        <w:rPr>
                          <w:rFonts w:ascii="Arial" w:hAnsi="Arial"/>
                          <w:color w:val="000000"/>
                          <w:sz w:val="16"/>
                        </w:rPr>
                      </w:rPrChange>
                    </w:rPr>
                    <w:t xml:space="preserve">v  </w:t>
                  </w:r>
                </w:p>
              </w:tc>
              <w:tc>
                <w:tcPr>
                  <w:tcW w:w="810" w:type="pct"/>
                  <w:tcBorders>
                    <w:top w:val="single" w:sz="4" w:space="0" w:color="auto"/>
                    <w:bottom w:val="single" w:sz="4" w:space="0" w:color="auto"/>
                  </w:tcBorders>
                  <w:tcPrChange w:id="718" w:author="Author">
                    <w:tcPr>
                      <w:tcW w:w="810" w:type="pct"/>
                      <w:gridSpan w:val="2"/>
                      <w:tcBorders>
                        <w:top w:val="single" w:sz="4" w:space="0" w:color="auto"/>
                        <w:bottom w:val="single" w:sz="4" w:space="0" w:color="auto"/>
                      </w:tcBorders>
                    </w:tcPr>
                  </w:tcPrChange>
                </w:tcPr>
                <w:p w14:paraId="156F5B11" w14:textId="3BA8A452"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b/>
                      <w:bCs/>
                      <w:color w:val="000000"/>
                      <w:sz w:val="16"/>
                      <w:szCs w:val="16"/>
                    </w:rPr>
                    <w:t>ST_</w:t>
                  </w:r>
                  <w:r w:rsidR="00E04683">
                    <w:rPr>
                      <w:rFonts w:ascii="Arial" w:hAnsi="Arial" w:cs="Arial"/>
                      <w:b/>
                      <w:bCs/>
                      <w:color w:val="000000"/>
                      <w:sz w:val="16"/>
                      <w:szCs w:val="16"/>
                    </w:rPr>
                    <w:t>Number</w:t>
                  </w:r>
                  <w:r w:rsidRPr="00502606">
                    <w:rPr>
                      <w:rFonts w:ascii="Arial" w:hAnsi="Arial" w:cs="Arial"/>
                      <w:color w:val="000000"/>
                      <w:sz w:val="16"/>
                      <w:szCs w:val="16"/>
                    </w:rPr>
                    <w:t xml:space="preserve">  </w:t>
                  </w:r>
                </w:p>
              </w:tc>
              <w:tc>
                <w:tcPr>
                  <w:tcW w:w="734" w:type="pct"/>
                  <w:tcBorders>
                    <w:top w:val="single" w:sz="4" w:space="0" w:color="auto"/>
                    <w:bottom w:val="single" w:sz="4" w:space="0" w:color="auto"/>
                  </w:tcBorders>
                  <w:tcPrChange w:id="719" w:author="Author">
                    <w:tcPr>
                      <w:tcW w:w="734" w:type="pct"/>
                      <w:gridSpan w:val="2"/>
                      <w:tcBorders>
                        <w:top w:val="single" w:sz="4" w:space="0" w:color="auto"/>
                        <w:bottom w:val="single" w:sz="4" w:space="0" w:color="auto"/>
                      </w:tcBorders>
                    </w:tcPr>
                  </w:tcPrChange>
                </w:tcPr>
                <w:p w14:paraId="6C055611"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30" w:type="pct"/>
                  <w:tcBorders>
                    <w:top w:val="single" w:sz="4" w:space="0" w:color="auto"/>
                    <w:bottom w:val="single" w:sz="4" w:space="0" w:color="auto"/>
                  </w:tcBorders>
                  <w:tcPrChange w:id="720" w:author="Author">
                    <w:tcPr>
                      <w:tcW w:w="430" w:type="pct"/>
                      <w:gridSpan w:val="2"/>
                      <w:tcBorders>
                        <w:top w:val="single" w:sz="4" w:space="0" w:color="auto"/>
                        <w:bottom w:val="single" w:sz="4" w:space="0" w:color="auto"/>
                      </w:tcBorders>
                    </w:tcPr>
                  </w:tcPrChange>
                </w:tcPr>
                <w:p w14:paraId="23C3C18A"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362" w:type="pct"/>
                  <w:tcBorders>
                    <w:top w:val="single" w:sz="4" w:space="0" w:color="auto"/>
                    <w:bottom w:val="single" w:sz="4" w:space="0" w:color="auto"/>
                  </w:tcBorders>
                  <w:tcPrChange w:id="721" w:author="Author">
                    <w:tcPr>
                      <w:tcW w:w="362" w:type="pct"/>
                      <w:gridSpan w:val="2"/>
                      <w:tcBorders>
                        <w:top w:val="single" w:sz="4" w:space="0" w:color="auto"/>
                        <w:bottom w:val="single" w:sz="4" w:space="0" w:color="auto"/>
                      </w:tcBorders>
                    </w:tcPr>
                  </w:tcPrChange>
                </w:tcPr>
                <w:p w14:paraId="27E48C3F"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982" w:type="pct"/>
                  <w:tcBorders>
                    <w:top w:val="single" w:sz="4" w:space="0" w:color="auto"/>
                    <w:bottom w:val="single" w:sz="4" w:space="0" w:color="auto"/>
                  </w:tcBorders>
                  <w:tcPrChange w:id="722" w:author="Author">
                    <w:tcPr>
                      <w:tcW w:w="1982" w:type="pct"/>
                      <w:gridSpan w:val="2"/>
                      <w:tcBorders>
                        <w:top w:val="single" w:sz="4" w:space="0" w:color="auto"/>
                        <w:bottom w:val="single" w:sz="4" w:space="0" w:color="auto"/>
                      </w:tcBorders>
                    </w:tcPr>
                  </w:tcPrChange>
                </w:tcPr>
                <w:p w14:paraId="05E520CF" w14:textId="6934EAFC"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The v-coordinate within the texture, vertically </w:t>
                  </w:r>
                  <w:r w:rsidR="00FF019B">
                    <w:rPr>
                      <w:rFonts w:ascii="Arial" w:hAnsi="Arial" w:cs="Arial"/>
                      <w:color w:val="000000"/>
                      <w:sz w:val="16"/>
                      <w:szCs w:val="16"/>
                    </w:rPr>
                    <w:t xml:space="preserve">up </w:t>
                  </w:r>
                  <w:r>
                    <w:rPr>
                      <w:rFonts w:ascii="Arial" w:hAnsi="Arial" w:cs="Arial"/>
                      <w:color w:val="000000"/>
                      <w:sz w:val="16"/>
                      <w:szCs w:val="16"/>
                    </w:rPr>
                    <w:t xml:space="preserve">from the origin in the </w:t>
                  </w:r>
                  <w:r w:rsidR="00E3568A">
                    <w:rPr>
                      <w:rFonts w:ascii="Arial" w:hAnsi="Arial" w:cs="Arial"/>
                      <w:color w:val="000000"/>
                      <w:sz w:val="16"/>
                      <w:szCs w:val="16"/>
                    </w:rPr>
                    <w:t xml:space="preserve">lower </w:t>
                  </w:r>
                  <w:r>
                    <w:rPr>
                      <w:rFonts w:ascii="Arial" w:hAnsi="Arial" w:cs="Arial"/>
                      <w:color w:val="000000"/>
                      <w:sz w:val="16"/>
                      <w:szCs w:val="16"/>
                    </w:rPr>
                    <w:t>left of the texture.</w:t>
                  </w:r>
                </w:p>
              </w:tc>
            </w:tr>
            <w:tr w:rsidR="004B08F9" w:rsidRPr="00502606" w14:paraId="092BC945" w14:textId="77777777" w:rsidTr="00EC5B54">
              <w:trPr>
                <w:ins w:id="723" w:author="Author"/>
              </w:trPr>
              <w:tc>
                <w:tcPr>
                  <w:tcW w:w="681" w:type="pct"/>
                  <w:tcBorders>
                    <w:top w:val="single" w:sz="4" w:space="0" w:color="auto"/>
                  </w:tcBorders>
                </w:tcPr>
                <w:p w14:paraId="7AA860B9" w14:textId="37885C3E" w:rsidR="004B08F9" w:rsidRPr="00E83016" w:rsidRDefault="004B08F9" w:rsidP="00C31EA1">
                  <w:pPr>
                    <w:widowControl w:val="0"/>
                    <w:autoSpaceDE w:val="0"/>
                    <w:autoSpaceDN w:val="0"/>
                    <w:adjustRightInd w:val="0"/>
                    <w:spacing w:before="60" w:after="60" w:line="240" w:lineRule="auto"/>
                    <w:rPr>
                      <w:ins w:id="724" w:author="Author"/>
                      <w:rFonts w:ascii="Arial" w:hAnsi="Arial" w:cs="Arial"/>
                      <w:color w:val="000000"/>
                      <w:sz w:val="16"/>
                      <w:szCs w:val="16"/>
                    </w:rPr>
                  </w:pPr>
                  <w:ins w:id="725" w:author="Author">
                    <w:r w:rsidRPr="00E83016">
                      <w:rPr>
                        <w:rFonts w:ascii="Arial" w:hAnsi="Arial" w:cs="Arial"/>
                        <w:color w:val="000000"/>
                        <w:sz w:val="16"/>
                        <w:szCs w:val="16"/>
                      </w:rPr>
                      <w:t>@anyAttribute</w:t>
                    </w:r>
                  </w:ins>
                </w:p>
              </w:tc>
              <w:tc>
                <w:tcPr>
                  <w:tcW w:w="810" w:type="pct"/>
                  <w:tcBorders>
                    <w:top w:val="single" w:sz="4" w:space="0" w:color="auto"/>
                  </w:tcBorders>
                </w:tcPr>
                <w:p w14:paraId="28938DF2" w14:textId="77777777" w:rsidR="004B08F9" w:rsidRPr="00502606" w:rsidRDefault="004B08F9" w:rsidP="00C31EA1">
                  <w:pPr>
                    <w:widowControl w:val="0"/>
                    <w:autoSpaceDE w:val="0"/>
                    <w:autoSpaceDN w:val="0"/>
                    <w:adjustRightInd w:val="0"/>
                    <w:spacing w:before="60" w:after="60" w:line="240" w:lineRule="auto"/>
                    <w:rPr>
                      <w:ins w:id="726" w:author="Author"/>
                      <w:rFonts w:ascii="Arial" w:hAnsi="Arial" w:cs="Arial"/>
                      <w:b/>
                      <w:bCs/>
                      <w:color w:val="000000"/>
                      <w:sz w:val="16"/>
                      <w:szCs w:val="16"/>
                    </w:rPr>
                  </w:pPr>
                </w:p>
              </w:tc>
              <w:tc>
                <w:tcPr>
                  <w:tcW w:w="734" w:type="pct"/>
                  <w:tcBorders>
                    <w:top w:val="single" w:sz="4" w:space="0" w:color="auto"/>
                  </w:tcBorders>
                </w:tcPr>
                <w:p w14:paraId="3FB956C1" w14:textId="77777777" w:rsidR="004B08F9" w:rsidRPr="00502606" w:rsidRDefault="004B08F9" w:rsidP="00C31EA1">
                  <w:pPr>
                    <w:widowControl w:val="0"/>
                    <w:autoSpaceDE w:val="0"/>
                    <w:autoSpaceDN w:val="0"/>
                    <w:adjustRightInd w:val="0"/>
                    <w:spacing w:before="60" w:after="60" w:line="240" w:lineRule="auto"/>
                    <w:rPr>
                      <w:ins w:id="727" w:author="Author"/>
                      <w:rFonts w:ascii="Arial" w:hAnsi="Arial" w:cs="Arial"/>
                      <w:color w:val="000000"/>
                      <w:sz w:val="16"/>
                      <w:szCs w:val="16"/>
                    </w:rPr>
                  </w:pPr>
                </w:p>
              </w:tc>
              <w:tc>
                <w:tcPr>
                  <w:tcW w:w="430" w:type="pct"/>
                  <w:tcBorders>
                    <w:top w:val="single" w:sz="4" w:space="0" w:color="auto"/>
                  </w:tcBorders>
                </w:tcPr>
                <w:p w14:paraId="4441FBC9" w14:textId="77777777" w:rsidR="004B08F9" w:rsidRPr="00502606" w:rsidRDefault="004B08F9" w:rsidP="00C31EA1">
                  <w:pPr>
                    <w:widowControl w:val="0"/>
                    <w:autoSpaceDE w:val="0"/>
                    <w:autoSpaceDN w:val="0"/>
                    <w:adjustRightInd w:val="0"/>
                    <w:spacing w:before="60" w:after="60" w:line="240" w:lineRule="auto"/>
                    <w:rPr>
                      <w:ins w:id="728" w:author="Author"/>
                      <w:rFonts w:ascii="Arial" w:hAnsi="Arial" w:cs="Arial"/>
                      <w:color w:val="000000"/>
                      <w:sz w:val="16"/>
                      <w:szCs w:val="16"/>
                    </w:rPr>
                  </w:pPr>
                </w:p>
              </w:tc>
              <w:tc>
                <w:tcPr>
                  <w:tcW w:w="362" w:type="pct"/>
                  <w:tcBorders>
                    <w:top w:val="single" w:sz="4" w:space="0" w:color="auto"/>
                  </w:tcBorders>
                </w:tcPr>
                <w:p w14:paraId="32652769" w14:textId="77777777" w:rsidR="004B08F9" w:rsidRPr="00502606" w:rsidRDefault="004B08F9" w:rsidP="00C31EA1">
                  <w:pPr>
                    <w:widowControl w:val="0"/>
                    <w:autoSpaceDE w:val="0"/>
                    <w:autoSpaceDN w:val="0"/>
                    <w:adjustRightInd w:val="0"/>
                    <w:spacing w:before="60" w:after="60" w:line="240" w:lineRule="auto"/>
                    <w:rPr>
                      <w:ins w:id="729" w:author="Author"/>
                      <w:rFonts w:ascii="Arial" w:hAnsi="Arial" w:cs="Arial"/>
                      <w:color w:val="000000"/>
                      <w:sz w:val="16"/>
                      <w:szCs w:val="16"/>
                    </w:rPr>
                  </w:pPr>
                </w:p>
              </w:tc>
              <w:tc>
                <w:tcPr>
                  <w:tcW w:w="1982" w:type="pct"/>
                  <w:tcBorders>
                    <w:top w:val="single" w:sz="4" w:space="0" w:color="auto"/>
                  </w:tcBorders>
                </w:tcPr>
                <w:p w14:paraId="6DA5B55E" w14:textId="77777777" w:rsidR="004B08F9" w:rsidRDefault="004B08F9" w:rsidP="00C31EA1">
                  <w:pPr>
                    <w:widowControl w:val="0"/>
                    <w:autoSpaceDE w:val="0"/>
                    <w:autoSpaceDN w:val="0"/>
                    <w:adjustRightInd w:val="0"/>
                    <w:spacing w:before="60" w:after="60" w:line="240" w:lineRule="auto"/>
                    <w:rPr>
                      <w:ins w:id="730" w:author="Author"/>
                      <w:rFonts w:ascii="Arial" w:hAnsi="Arial" w:cs="Arial"/>
                      <w:color w:val="000000"/>
                      <w:sz w:val="16"/>
                      <w:szCs w:val="16"/>
                    </w:rPr>
                  </w:pPr>
                </w:p>
              </w:tc>
            </w:tr>
          </w:tbl>
          <w:p w14:paraId="2362998D"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p>
        </w:tc>
      </w:tr>
    </w:tbl>
    <w:p w14:paraId="40ECBF27" w14:textId="77777777" w:rsidR="00697422" w:rsidRDefault="00697422" w:rsidP="00C31EA1">
      <w:pPr>
        <w:rPr>
          <w:ins w:id="731" w:author="Author"/>
        </w:rPr>
      </w:pPr>
    </w:p>
    <w:p w14:paraId="450496C7" w14:textId="03B27C4C" w:rsidR="007C0339" w:rsidRPr="004D3835" w:rsidRDefault="00AF3957" w:rsidP="00C31EA1">
      <w:pPr>
        <w:rPr>
          <w:rPrChange w:id="732" w:author="Author">
            <w:rPr>
              <w:rFonts w:ascii="Arial" w:hAnsi="Arial"/>
              <w:color w:val="000000"/>
              <w:sz w:val="16"/>
            </w:rPr>
          </w:rPrChange>
        </w:rPr>
      </w:pPr>
      <w:r>
        <w:t>Texture coordinates map a vertex of a triangle to a position in image space (U, V coordinates)</w:t>
      </w:r>
      <w:r w:rsidR="005649B7">
        <w:t>.</w:t>
      </w:r>
      <w:r>
        <w:t xml:space="preserve"> Texture mapping allows high-resolution color bitmaps to be applied to any surface. The primary advantage of </w:t>
      </w:r>
      <w:r>
        <w:lastRenderedPageBreak/>
        <w:t>texture mapping over the vertex colors of the previous section is that the textures allow color at a much finer detail level than the underlying mesh, while vertex colors are always at the same resolution as the mesh.</w:t>
      </w:r>
      <w:del w:id="733" w:author="Author">
        <w:r w:rsidR="004842FD" w:rsidRPr="004842FD">
          <w:rPr>
            <w:rFonts w:ascii="Arial" w:hAnsi="Arial" w:cs="Arial"/>
            <w:color w:val="000000"/>
            <w:sz w:val="16"/>
            <w:szCs w:val="16"/>
          </w:rPr>
          <w:delText xml:space="preserve"> </w:delText>
        </w:r>
      </w:del>
    </w:p>
    <w:p w14:paraId="0B0BAD60" w14:textId="71571F56" w:rsidR="00EA0C5A" w:rsidRDefault="00EA0C5A" w:rsidP="00C31EA1">
      <w:pPr>
        <w:spacing w:before="120"/>
      </w:pPr>
      <w:del w:id="734" w:author="Author">
        <w:r>
          <w:delText>In order to</w:delText>
        </w:r>
      </w:del>
      <w:ins w:id="735" w:author="Author">
        <w:r w:rsidR="00697422">
          <w:t>To</w:t>
        </w:r>
      </w:ins>
      <w:r>
        <w:t xml:space="preserve"> avoid integer overflows, a texture coordinate group MUST contain less than 2^31 tex2coords.</w:t>
      </w:r>
    </w:p>
    <w:p w14:paraId="4FCEC197" w14:textId="77D1625D" w:rsidR="001F7DCC" w:rsidRDefault="001F7DCC" w:rsidP="00681026">
      <w:pPr>
        <w:pStyle w:val="Heading1"/>
        <w:numPr>
          <w:ilvl w:val="0"/>
          <w:numId w:val="24"/>
        </w:numPr>
      </w:pPr>
      <w:bookmarkStart w:id="736" w:name="_Toc495065095"/>
      <w:bookmarkStart w:id="737" w:name="_Toc417309095"/>
      <w:bookmarkStart w:id="738" w:name="_Toc520719633"/>
      <w:bookmarkStart w:id="739" w:name="_Toc495065096"/>
      <w:bookmarkEnd w:id="736"/>
      <w:r>
        <w:lastRenderedPageBreak/>
        <w:t>Composite Materials</w:t>
      </w:r>
      <w:bookmarkEnd w:id="737"/>
      <w:bookmarkEnd w:id="738"/>
      <w:bookmarkEnd w:id="739"/>
    </w:p>
    <w:p w14:paraId="49E5A435" w14:textId="77777777" w:rsidR="001F7DCC" w:rsidRPr="00FB72C0" w:rsidRDefault="001F7DCC" w:rsidP="001F7DCC">
      <w:pPr>
        <w:keepNext/>
      </w:pPr>
      <w:r>
        <w:t xml:space="preserve">Element </w:t>
      </w:r>
      <w:r w:rsidRPr="001F33F1">
        <w:rPr>
          <w:b/>
        </w:rPr>
        <w:t>&lt;</w:t>
      </w:r>
      <w:r>
        <w:rPr>
          <w:b/>
        </w:rPr>
        <w:t>compositematerials</w:t>
      </w:r>
      <w:r w:rsidRPr="001F33F1">
        <w:rPr>
          <w:b/>
        </w:rPr>
        <w:t>&gt;</w:t>
      </w:r>
    </w:p>
    <w:tbl>
      <w:tblPr>
        <w:tblW w:w="4999" w:type="pct"/>
        <w:tblLook w:val="0000" w:firstRow="0" w:lastRow="0" w:firstColumn="0" w:lastColumn="0" w:noHBand="0" w:noVBand="0"/>
        <w:tblPrChange w:id="740" w:author="Author">
          <w:tblPr>
            <w:tblW w:w="4999" w:type="pct"/>
            <w:tblLook w:val="0000" w:firstRow="0" w:lastRow="0" w:firstColumn="0" w:lastColumn="0" w:noHBand="0" w:noVBand="0"/>
          </w:tblPr>
        </w:tblPrChange>
      </w:tblPr>
      <w:tblGrid>
        <w:gridCol w:w="935"/>
        <w:gridCol w:w="8413"/>
        <w:tblGridChange w:id="741">
          <w:tblGrid>
            <w:gridCol w:w="935"/>
            <w:gridCol w:w="8413"/>
          </w:tblGrid>
        </w:tblGridChange>
      </w:tblGrid>
      <w:tr w:rsidR="001F7DCC" w:rsidRPr="00161007" w14:paraId="2CAA93F1" w14:textId="77777777" w:rsidTr="004D3835">
        <w:tc>
          <w:tcPr>
            <w:tcW w:w="500" w:type="pct"/>
            <w:tcBorders>
              <w:top w:val="single" w:sz="4" w:space="0" w:color="auto"/>
              <w:left w:val="single" w:sz="4" w:space="0" w:color="auto"/>
              <w:bottom w:val="single" w:sz="4" w:space="0" w:color="auto"/>
              <w:right w:val="single" w:sz="4" w:space="0" w:color="auto"/>
            </w:tcBorders>
            <w:tcPrChange w:id="742" w:author="Author">
              <w:tcPr>
                <w:tcW w:w="490" w:type="pct"/>
                <w:tcBorders>
                  <w:top w:val="single" w:sz="4" w:space="0" w:color="auto"/>
                  <w:left w:val="single" w:sz="4" w:space="0" w:color="auto"/>
                  <w:bottom w:val="single" w:sz="4" w:space="0" w:color="auto"/>
                  <w:right w:val="single" w:sz="4" w:space="0" w:color="auto"/>
                </w:tcBorders>
              </w:tcPr>
            </w:tcPrChange>
          </w:tcPr>
          <w:p w14:paraId="09D963BE" w14:textId="77777777" w:rsidR="001F7DCC" w:rsidRPr="00161007" w:rsidRDefault="001F7DCC" w:rsidP="00B2433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Change w:id="743" w:author="Author">
              <w:tcPr>
                <w:tcW w:w="4410" w:type="pct"/>
                <w:tcBorders>
                  <w:top w:val="single" w:sz="4" w:space="0" w:color="auto"/>
                  <w:left w:val="single" w:sz="4" w:space="0" w:color="auto"/>
                  <w:bottom w:val="single" w:sz="4" w:space="0" w:color="auto"/>
                  <w:right w:val="single" w:sz="4" w:space="0" w:color="auto"/>
                </w:tcBorders>
              </w:tcPr>
            </w:tcPrChange>
          </w:tcPr>
          <w:p w14:paraId="73D4255F" w14:textId="365A1B22" w:rsidR="001F7DCC" w:rsidRPr="00161007" w:rsidRDefault="00805F15" w:rsidP="00B24332">
            <w:pPr>
              <w:widowControl w:val="0"/>
              <w:autoSpaceDE w:val="0"/>
              <w:autoSpaceDN w:val="0"/>
              <w:adjustRightInd w:val="0"/>
              <w:spacing w:before="75" w:after="75" w:line="240" w:lineRule="auto"/>
              <w:rPr>
                <w:rFonts w:ascii="Arial" w:hAnsi="Arial" w:cs="Arial"/>
                <w:sz w:val="24"/>
                <w:szCs w:val="24"/>
              </w:rPr>
            </w:pPr>
            <w:r>
              <w:t xml:space="preserve"> </w:t>
            </w:r>
            <w:del w:id="744" w:author="Author">
              <w:r>
                <w:rPr>
                  <w:noProof/>
                </w:rPr>
                <w:drawing>
                  <wp:inline distT="0" distB="0" distL="0" distR="0" wp14:anchorId="39CFA89D" wp14:editId="6E8470E4">
                    <wp:extent cx="4233672" cy="2103120"/>
                    <wp:effectExtent l="0" t="0" r="0" b="0"/>
                    <wp:docPr id="16" name="Picture 16" descr="cid:image006.png@01D33DAC.D234A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6.png@01D33DAC.D234A0D0"/>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4233672" cy="2103120"/>
                            </a:xfrm>
                            <a:prstGeom prst="rect">
                              <a:avLst/>
                            </a:prstGeom>
                            <a:noFill/>
                            <a:ln>
                              <a:noFill/>
                            </a:ln>
                          </pic:spPr>
                        </pic:pic>
                      </a:graphicData>
                    </a:graphic>
                  </wp:inline>
                </w:drawing>
              </w:r>
            </w:del>
            <w:ins w:id="745" w:author="Author">
              <w:r w:rsidR="00CE68A1">
                <w:rPr>
                  <w:noProof/>
                </w:rPr>
                <w:drawing>
                  <wp:inline distT="0" distB="0" distL="0" distR="0" wp14:anchorId="6C4E0189" wp14:editId="079DE520">
                    <wp:extent cx="4171950" cy="2333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1950" cy="2333625"/>
                            </a:xfrm>
                            <a:prstGeom prst="rect">
                              <a:avLst/>
                            </a:prstGeom>
                          </pic:spPr>
                        </pic:pic>
                      </a:graphicData>
                    </a:graphic>
                  </wp:inline>
                </w:drawing>
              </w:r>
            </w:ins>
          </w:p>
        </w:tc>
      </w:tr>
      <w:tr w:rsidR="001F7DCC" w:rsidRPr="00161007" w14:paraId="0589E3E0" w14:textId="77777777" w:rsidTr="004D3835">
        <w:tc>
          <w:tcPr>
            <w:tcW w:w="500" w:type="pct"/>
            <w:tcBorders>
              <w:top w:val="single" w:sz="4" w:space="0" w:color="auto"/>
              <w:left w:val="single" w:sz="4" w:space="0" w:color="auto"/>
              <w:bottom w:val="single" w:sz="4" w:space="0" w:color="auto"/>
              <w:right w:val="single" w:sz="4" w:space="0" w:color="auto"/>
            </w:tcBorders>
            <w:tcPrChange w:id="746" w:author="Author">
              <w:tcPr>
                <w:tcW w:w="490" w:type="pct"/>
                <w:tcBorders>
                  <w:top w:val="single" w:sz="4" w:space="0" w:color="auto"/>
                  <w:left w:val="single" w:sz="4" w:space="0" w:color="auto"/>
                  <w:bottom w:val="single" w:sz="4" w:space="0" w:color="auto"/>
                  <w:right w:val="single" w:sz="4" w:space="0" w:color="auto"/>
                </w:tcBorders>
              </w:tcPr>
            </w:tcPrChange>
          </w:tcPr>
          <w:p w14:paraId="26FA43B8"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Change w:id="747" w:author="Author">
              <w:tcPr>
                <w:tcW w:w="4410" w:type="pct"/>
                <w:tcBorders>
                  <w:top w:val="single" w:sz="4" w:space="0" w:color="auto"/>
                  <w:left w:val="single" w:sz="4" w:space="0" w:color="auto"/>
                  <w:bottom w:val="single" w:sz="4" w:space="0" w:color="auto"/>
                  <w:right w:val="single" w:sz="4" w:space="0" w:color="auto"/>
                </w:tcBorders>
              </w:tcPr>
            </w:tcPrChange>
          </w:tcPr>
          <w:tbl>
            <w:tblPr>
              <w:tblW w:w="4999" w:type="pct"/>
              <w:tblLook w:val="0000" w:firstRow="0" w:lastRow="0" w:firstColumn="0" w:lastColumn="0" w:noHBand="0" w:noVBand="0"/>
              <w:tblPrChange w:id="748" w:author="Author">
                <w:tblPr>
                  <w:tblW w:w="4999" w:type="pct"/>
                  <w:tblLook w:val="0000" w:firstRow="0" w:lastRow="0" w:firstColumn="0" w:lastColumn="0" w:noHBand="0" w:noVBand="0"/>
                </w:tblPr>
              </w:tblPrChange>
            </w:tblPr>
            <w:tblGrid>
              <w:gridCol w:w="1692"/>
              <w:gridCol w:w="1790"/>
              <w:gridCol w:w="804"/>
              <w:gridCol w:w="723"/>
              <w:gridCol w:w="608"/>
              <w:gridCol w:w="2578"/>
              <w:tblGridChange w:id="749">
                <w:tblGrid>
                  <w:gridCol w:w="1168"/>
                  <w:gridCol w:w="524"/>
                  <w:gridCol w:w="1417"/>
                  <w:gridCol w:w="373"/>
                  <w:gridCol w:w="432"/>
                  <w:gridCol w:w="372"/>
                  <w:gridCol w:w="351"/>
                  <w:gridCol w:w="372"/>
                  <w:gridCol w:w="236"/>
                  <w:gridCol w:w="372"/>
                  <w:gridCol w:w="2578"/>
                </w:tblGrid>
              </w:tblGridChange>
            </w:tblGrid>
            <w:tr w:rsidR="001F7DCC" w:rsidRPr="00161007" w14:paraId="23CE4EFC" w14:textId="77777777" w:rsidTr="004D3835">
              <w:tc>
                <w:tcPr>
                  <w:tcW w:w="946" w:type="pct"/>
                  <w:tcPrChange w:id="750" w:author="Author">
                    <w:tcPr>
                      <w:tcW w:w="713" w:type="pct"/>
                    </w:tcPr>
                  </w:tcPrChange>
                </w:tcPr>
                <w:p w14:paraId="6A04A20A" w14:textId="256AC3C5"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06" w:type="pct"/>
                  <w:tcPrChange w:id="751" w:author="Author">
                    <w:tcPr>
                      <w:tcW w:w="1184" w:type="pct"/>
                      <w:gridSpan w:val="2"/>
                    </w:tcPr>
                  </w:tcPrChange>
                </w:tcPr>
                <w:p w14:paraId="4EC93C50"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91" w:type="pct"/>
                  <w:tcPrChange w:id="752" w:author="Author">
                    <w:tcPr>
                      <w:tcW w:w="491" w:type="pct"/>
                      <w:gridSpan w:val="2"/>
                    </w:tcPr>
                  </w:tcPrChange>
                </w:tcPr>
                <w:p w14:paraId="191BAB5F" w14:textId="49E3E6B9"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753" w:author="Author">
                    <w:tcPr>
                      <w:tcW w:w="441" w:type="pct"/>
                      <w:gridSpan w:val="2"/>
                    </w:tcPr>
                  </w:tcPrChange>
                </w:tcPr>
                <w:p w14:paraId="558A1AFA" w14:textId="1A14D5A5"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754" w:author="Author">
                    <w:tcPr>
                      <w:tcW w:w="371" w:type="pct"/>
                      <w:gridSpan w:val="2"/>
                    </w:tcPr>
                  </w:tcPrChange>
                </w:tcPr>
                <w:p w14:paraId="2E39BCE4" w14:textId="4DFB1F79"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646" w:type="pct"/>
                  <w:tcPrChange w:id="755" w:author="Author">
                    <w:tcPr>
                      <w:tcW w:w="1800" w:type="pct"/>
                      <w:gridSpan w:val="2"/>
                    </w:tcPr>
                  </w:tcPrChange>
                </w:tcPr>
                <w:p w14:paraId="78104905"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1F7DCC" w:rsidRPr="00161007" w14:paraId="3FCD3897" w14:textId="77777777" w:rsidTr="004D3835">
              <w:tc>
                <w:tcPr>
                  <w:tcW w:w="946" w:type="pct"/>
                  <w:tcBorders>
                    <w:bottom w:val="single" w:sz="4" w:space="0" w:color="auto"/>
                  </w:tcBorders>
                  <w:tcPrChange w:id="756" w:author="Author">
                    <w:tcPr>
                      <w:tcW w:w="713" w:type="pct"/>
                      <w:tcBorders>
                        <w:bottom w:val="single" w:sz="4" w:space="0" w:color="auto"/>
                      </w:tcBorders>
                    </w:tcPr>
                  </w:tcPrChange>
                </w:tcPr>
                <w:p w14:paraId="3CB8F14A" w14:textId="6EECF8EC" w:rsidR="001F7DCC" w:rsidRPr="004D3835" w:rsidRDefault="001F7DCC" w:rsidP="00B24332">
                  <w:pPr>
                    <w:widowControl w:val="0"/>
                    <w:autoSpaceDE w:val="0"/>
                    <w:autoSpaceDN w:val="0"/>
                    <w:adjustRightInd w:val="0"/>
                    <w:spacing w:before="60" w:after="60" w:line="240" w:lineRule="auto"/>
                    <w:rPr>
                      <w:rFonts w:ascii="Arial" w:hAnsi="Arial"/>
                      <w:b/>
                      <w:sz w:val="24"/>
                      <w:rPrChange w:id="757" w:author="Author">
                        <w:rPr>
                          <w:rFonts w:ascii="Arial" w:hAnsi="Arial"/>
                          <w:sz w:val="24"/>
                        </w:rPr>
                      </w:rPrChange>
                    </w:rPr>
                  </w:pPr>
                  <w:r w:rsidRPr="004D3835">
                    <w:rPr>
                      <w:rFonts w:ascii="Arial" w:hAnsi="Arial"/>
                      <w:b/>
                      <w:color w:val="000000"/>
                      <w:sz w:val="16"/>
                      <w:rPrChange w:id="758" w:author="Author">
                        <w:rPr>
                          <w:rFonts w:ascii="Arial" w:hAnsi="Arial"/>
                          <w:color w:val="000000"/>
                          <w:sz w:val="16"/>
                        </w:rPr>
                      </w:rPrChange>
                    </w:rPr>
                    <w:t>id</w:t>
                  </w:r>
                </w:p>
              </w:tc>
              <w:tc>
                <w:tcPr>
                  <w:tcW w:w="1106" w:type="pct"/>
                  <w:tcBorders>
                    <w:bottom w:val="single" w:sz="4" w:space="0" w:color="auto"/>
                  </w:tcBorders>
                  <w:tcPrChange w:id="759" w:author="Author">
                    <w:tcPr>
                      <w:tcW w:w="1184" w:type="pct"/>
                      <w:gridSpan w:val="2"/>
                      <w:tcBorders>
                        <w:bottom w:val="single" w:sz="4" w:space="0" w:color="auto"/>
                      </w:tcBorders>
                    </w:tcPr>
                  </w:tcPrChange>
                </w:tcPr>
                <w:p w14:paraId="1E0D7243" w14:textId="3FC9D2FD" w:rsidR="001F7DCC" w:rsidRPr="00161007" w:rsidRDefault="00990A12"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bottom w:val="single" w:sz="4" w:space="0" w:color="auto"/>
                  </w:tcBorders>
                  <w:tcPrChange w:id="760" w:author="Author">
                    <w:tcPr>
                      <w:tcW w:w="491" w:type="pct"/>
                      <w:gridSpan w:val="2"/>
                      <w:tcBorders>
                        <w:bottom w:val="single" w:sz="4" w:space="0" w:color="auto"/>
                      </w:tcBorders>
                    </w:tcPr>
                  </w:tcPrChange>
                </w:tcPr>
                <w:p w14:paraId="04E527AB" w14:textId="5CF6FF8E"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bottom w:val="single" w:sz="4" w:space="0" w:color="auto"/>
                  </w:tcBorders>
                  <w:tcPrChange w:id="761" w:author="Author">
                    <w:tcPr>
                      <w:tcW w:w="441" w:type="pct"/>
                      <w:gridSpan w:val="2"/>
                      <w:tcBorders>
                        <w:bottom w:val="single" w:sz="4" w:space="0" w:color="auto"/>
                      </w:tcBorders>
                    </w:tcPr>
                  </w:tcPrChange>
                </w:tcPr>
                <w:p w14:paraId="662F8EDB" w14:textId="00E3F316"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bottom w:val="single" w:sz="4" w:space="0" w:color="auto"/>
                  </w:tcBorders>
                  <w:tcPrChange w:id="762" w:author="Author">
                    <w:tcPr>
                      <w:tcW w:w="371" w:type="pct"/>
                      <w:gridSpan w:val="2"/>
                      <w:tcBorders>
                        <w:bottom w:val="single" w:sz="4" w:space="0" w:color="auto"/>
                      </w:tcBorders>
                    </w:tcPr>
                  </w:tcPrChange>
                </w:tcPr>
                <w:p w14:paraId="49884931" w14:textId="197FA2E6"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c>
                <w:tcPr>
                  <w:tcW w:w="1646" w:type="pct"/>
                  <w:tcBorders>
                    <w:bottom w:val="single" w:sz="4" w:space="0" w:color="auto"/>
                  </w:tcBorders>
                  <w:tcPrChange w:id="763" w:author="Author">
                    <w:tcPr>
                      <w:tcW w:w="1800" w:type="pct"/>
                      <w:gridSpan w:val="2"/>
                      <w:tcBorders>
                        <w:bottom w:val="single" w:sz="4" w:space="0" w:color="auto"/>
                      </w:tcBorders>
                    </w:tcPr>
                  </w:tcPrChange>
                </w:tcPr>
                <w:p w14:paraId="0C6CAA48" w14:textId="6D2930AD" w:rsidR="001F7DCC" w:rsidRPr="00161007" w:rsidRDefault="001F7DCC" w:rsidP="00E0468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Unique ID among all </w:t>
                  </w:r>
                  <w:r w:rsidR="00E04683">
                    <w:rPr>
                      <w:rFonts w:ascii="Arial" w:hAnsi="Arial" w:cs="Arial"/>
                      <w:color w:val="000000"/>
                      <w:sz w:val="16"/>
                      <w:szCs w:val="16"/>
                    </w:rPr>
                    <w:t>resources</w:t>
                  </w:r>
                  <w:r>
                    <w:rPr>
                      <w:rFonts w:ascii="Arial" w:hAnsi="Arial" w:cs="Arial"/>
                      <w:color w:val="000000"/>
                      <w:sz w:val="16"/>
                      <w:szCs w:val="16"/>
                    </w:rPr>
                    <w:t xml:space="preserve"> (which could include elements from extensions to the spec).</w:t>
                  </w:r>
                </w:p>
              </w:tc>
            </w:tr>
            <w:tr w:rsidR="00072A93" w:rsidRPr="00161007" w14:paraId="1FA7E500" w14:textId="77777777" w:rsidTr="004D3835">
              <w:tc>
                <w:tcPr>
                  <w:tcW w:w="946" w:type="pct"/>
                  <w:tcBorders>
                    <w:top w:val="single" w:sz="4" w:space="0" w:color="auto"/>
                    <w:bottom w:val="single" w:sz="4" w:space="0" w:color="auto"/>
                  </w:tcBorders>
                  <w:tcPrChange w:id="764" w:author="Author">
                    <w:tcPr>
                      <w:tcW w:w="713" w:type="pct"/>
                      <w:tcBorders>
                        <w:top w:val="single" w:sz="4" w:space="0" w:color="auto"/>
                        <w:bottom w:val="single" w:sz="4" w:space="0" w:color="auto"/>
                      </w:tcBorders>
                    </w:tcPr>
                  </w:tcPrChange>
                </w:tcPr>
                <w:p w14:paraId="3F00C7AE" w14:textId="3B3BDB02" w:rsidR="00072A93" w:rsidRPr="004D3835" w:rsidRDefault="00072A93" w:rsidP="00B24332">
                  <w:pPr>
                    <w:widowControl w:val="0"/>
                    <w:autoSpaceDE w:val="0"/>
                    <w:autoSpaceDN w:val="0"/>
                    <w:adjustRightInd w:val="0"/>
                    <w:spacing w:before="60" w:after="60" w:line="240" w:lineRule="auto"/>
                    <w:rPr>
                      <w:rFonts w:ascii="Arial" w:hAnsi="Arial"/>
                      <w:b/>
                      <w:sz w:val="24"/>
                      <w:rPrChange w:id="765" w:author="Author">
                        <w:rPr>
                          <w:rFonts w:ascii="Arial" w:hAnsi="Arial"/>
                          <w:sz w:val="24"/>
                        </w:rPr>
                      </w:rPrChange>
                    </w:rPr>
                  </w:pPr>
                  <w:r w:rsidRPr="004D3835">
                    <w:rPr>
                      <w:rFonts w:ascii="Arial" w:hAnsi="Arial"/>
                      <w:b/>
                      <w:color w:val="000000"/>
                      <w:sz w:val="16"/>
                      <w:rPrChange w:id="766" w:author="Author">
                        <w:rPr>
                          <w:rFonts w:ascii="Arial" w:hAnsi="Arial"/>
                          <w:color w:val="000000"/>
                          <w:sz w:val="16"/>
                        </w:rPr>
                      </w:rPrChange>
                    </w:rPr>
                    <w:t>matid</w:t>
                  </w:r>
                </w:p>
              </w:tc>
              <w:tc>
                <w:tcPr>
                  <w:tcW w:w="1106" w:type="pct"/>
                  <w:tcBorders>
                    <w:top w:val="single" w:sz="4" w:space="0" w:color="auto"/>
                    <w:bottom w:val="single" w:sz="4" w:space="0" w:color="auto"/>
                  </w:tcBorders>
                  <w:tcPrChange w:id="767" w:author="Author">
                    <w:tcPr>
                      <w:tcW w:w="1184" w:type="pct"/>
                      <w:gridSpan w:val="2"/>
                      <w:tcBorders>
                        <w:top w:val="single" w:sz="4" w:space="0" w:color="auto"/>
                        <w:bottom w:val="single" w:sz="4" w:space="0" w:color="auto"/>
                      </w:tcBorders>
                    </w:tcPr>
                  </w:tcPrChange>
                </w:tcPr>
                <w:p w14:paraId="1BF93B59" w14:textId="767E1869"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top w:val="single" w:sz="4" w:space="0" w:color="auto"/>
                    <w:bottom w:val="single" w:sz="4" w:space="0" w:color="auto"/>
                  </w:tcBorders>
                  <w:tcPrChange w:id="768" w:author="Author">
                    <w:tcPr>
                      <w:tcW w:w="491" w:type="pct"/>
                      <w:gridSpan w:val="2"/>
                      <w:tcBorders>
                        <w:top w:val="single" w:sz="4" w:space="0" w:color="auto"/>
                        <w:bottom w:val="single" w:sz="4" w:space="0" w:color="auto"/>
                      </w:tcBorders>
                    </w:tcPr>
                  </w:tcPrChange>
                </w:tcPr>
                <w:p w14:paraId="436696B4" w14:textId="24E749BD"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top w:val="single" w:sz="4" w:space="0" w:color="auto"/>
                    <w:bottom w:val="single" w:sz="4" w:space="0" w:color="auto"/>
                  </w:tcBorders>
                  <w:tcPrChange w:id="769" w:author="Author">
                    <w:tcPr>
                      <w:tcW w:w="441" w:type="pct"/>
                      <w:gridSpan w:val="2"/>
                      <w:tcBorders>
                        <w:top w:val="single" w:sz="4" w:space="0" w:color="auto"/>
                        <w:bottom w:val="single" w:sz="4" w:space="0" w:color="auto"/>
                      </w:tcBorders>
                    </w:tcPr>
                  </w:tcPrChange>
                </w:tcPr>
                <w:p w14:paraId="51B05B45" w14:textId="46373763"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Change w:id="770" w:author="Author">
                    <w:tcPr>
                      <w:tcW w:w="371" w:type="pct"/>
                      <w:gridSpan w:val="2"/>
                      <w:tcBorders>
                        <w:top w:val="single" w:sz="4" w:space="0" w:color="auto"/>
                        <w:bottom w:val="single" w:sz="4" w:space="0" w:color="auto"/>
                      </w:tcBorders>
                    </w:tcPr>
                  </w:tcPrChange>
                </w:tcPr>
                <w:p w14:paraId="75AA44C6" w14:textId="1CFAAC32"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p>
              </w:tc>
              <w:tc>
                <w:tcPr>
                  <w:tcW w:w="1646" w:type="pct"/>
                  <w:tcBorders>
                    <w:top w:val="single" w:sz="4" w:space="0" w:color="auto"/>
                    <w:bottom w:val="single" w:sz="4" w:space="0" w:color="auto"/>
                  </w:tcBorders>
                  <w:tcPrChange w:id="771" w:author="Author">
                    <w:tcPr>
                      <w:tcW w:w="1800" w:type="pct"/>
                      <w:gridSpan w:val="2"/>
                      <w:tcBorders>
                        <w:top w:val="single" w:sz="4" w:space="0" w:color="auto"/>
                        <w:bottom w:val="single" w:sz="4" w:space="0" w:color="auto"/>
                      </w:tcBorders>
                    </w:tcPr>
                  </w:tcPrChange>
                </w:tcPr>
                <w:p w14:paraId="201D508D" w14:textId="03B20BC0" w:rsidR="00072A93" w:rsidRPr="00A15CB6" w:rsidRDefault="00072A93" w:rsidP="00E04683">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Reference to the </w:t>
                  </w:r>
                  <w:r w:rsidR="00E04683">
                    <w:rPr>
                      <w:rFonts w:ascii="Arial" w:hAnsi="Arial" w:cs="Arial"/>
                      <w:color w:val="000000"/>
                      <w:sz w:val="16"/>
                      <w:szCs w:val="16"/>
                    </w:rPr>
                    <w:t>base m</w:t>
                  </w:r>
                  <w:r>
                    <w:rPr>
                      <w:rFonts w:ascii="Arial" w:hAnsi="Arial" w:cs="Arial"/>
                      <w:color w:val="000000"/>
                      <w:sz w:val="16"/>
                      <w:szCs w:val="16"/>
                    </w:rPr>
                    <w:t>aterial group element with the matching id attribute value (e.g. &lt;basematerials&gt;).</w:t>
                  </w:r>
                </w:p>
              </w:tc>
            </w:tr>
            <w:tr w:rsidR="00072A93" w:rsidRPr="00161007" w14:paraId="7307E0DB" w14:textId="77777777" w:rsidTr="004D3835">
              <w:tc>
                <w:tcPr>
                  <w:tcW w:w="946" w:type="pct"/>
                  <w:tcBorders>
                    <w:top w:val="single" w:sz="4" w:space="0" w:color="auto"/>
                    <w:bottom w:val="single" w:sz="4" w:space="0" w:color="auto"/>
                  </w:tcBorders>
                  <w:tcPrChange w:id="772" w:author="Author">
                    <w:tcPr>
                      <w:tcW w:w="713" w:type="pct"/>
                      <w:tcBorders>
                        <w:bottom w:val="single" w:sz="4" w:space="0" w:color="auto"/>
                      </w:tcBorders>
                    </w:tcPr>
                  </w:tcPrChange>
                </w:tcPr>
                <w:p w14:paraId="0708F830" w14:textId="77777777" w:rsidR="00072A93" w:rsidRPr="004D3835" w:rsidRDefault="00072A93" w:rsidP="00B24332">
                  <w:pPr>
                    <w:widowControl w:val="0"/>
                    <w:autoSpaceDE w:val="0"/>
                    <w:autoSpaceDN w:val="0"/>
                    <w:adjustRightInd w:val="0"/>
                    <w:spacing w:before="60" w:after="60" w:line="240" w:lineRule="auto"/>
                    <w:rPr>
                      <w:rFonts w:ascii="Arial" w:hAnsi="Arial"/>
                      <w:b/>
                      <w:color w:val="000000"/>
                      <w:sz w:val="16"/>
                      <w:rPrChange w:id="773" w:author="Author">
                        <w:rPr>
                          <w:rFonts w:ascii="Arial" w:hAnsi="Arial"/>
                          <w:color w:val="000000"/>
                          <w:sz w:val="16"/>
                        </w:rPr>
                      </w:rPrChange>
                    </w:rPr>
                  </w:pPr>
                  <w:r w:rsidRPr="004D3835">
                    <w:rPr>
                      <w:rFonts w:ascii="Arial" w:hAnsi="Arial"/>
                      <w:b/>
                      <w:color w:val="000000"/>
                      <w:sz w:val="16"/>
                      <w:rPrChange w:id="774" w:author="Author">
                        <w:rPr>
                          <w:rFonts w:ascii="Arial" w:hAnsi="Arial"/>
                          <w:color w:val="000000"/>
                          <w:sz w:val="16"/>
                        </w:rPr>
                      </w:rPrChange>
                    </w:rPr>
                    <w:t>matindices</w:t>
                  </w:r>
                </w:p>
              </w:tc>
              <w:tc>
                <w:tcPr>
                  <w:tcW w:w="1106" w:type="pct"/>
                  <w:tcBorders>
                    <w:top w:val="single" w:sz="4" w:space="0" w:color="auto"/>
                    <w:bottom w:val="single" w:sz="4" w:space="0" w:color="auto"/>
                  </w:tcBorders>
                  <w:tcPrChange w:id="775" w:author="Author">
                    <w:tcPr>
                      <w:tcW w:w="1184" w:type="pct"/>
                      <w:gridSpan w:val="2"/>
                      <w:tcBorders>
                        <w:bottom w:val="single" w:sz="4" w:space="0" w:color="auto"/>
                      </w:tcBorders>
                    </w:tcPr>
                  </w:tcPrChange>
                </w:tcPr>
                <w:p w14:paraId="7E25EBFA" w14:textId="6ADD2529" w:rsidR="00072A93" w:rsidRPr="00161007" w:rsidRDefault="00E3568A" w:rsidP="00B24332">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ST_ResourceIndices</w:t>
                  </w:r>
                </w:p>
              </w:tc>
              <w:tc>
                <w:tcPr>
                  <w:tcW w:w="491" w:type="pct"/>
                  <w:tcBorders>
                    <w:top w:val="single" w:sz="4" w:space="0" w:color="auto"/>
                    <w:bottom w:val="single" w:sz="4" w:space="0" w:color="auto"/>
                  </w:tcBorders>
                  <w:tcPrChange w:id="776" w:author="Author">
                    <w:tcPr>
                      <w:tcW w:w="491" w:type="pct"/>
                      <w:gridSpan w:val="2"/>
                      <w:tcBorders>
                        <w:bottom w:val="single" w:sz="4" w:space="0" w:color="auto"/>
                      </w:tcBorders>
                    </w:tcPr>
                  </w:tcPrChange>
                </w:tcPr>
                <w:p w14:paraId="0FDACBE9" w14:textId="77777777" w:rsidR="00072A93" w:rsidRPr="00161007" w:rsidRDefault="00072A93" w:rsidP="00B2433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441" w:type="pct"/>
                  <w:tcBorders>
                    <w:top w:val="single" w:sz="4" w:space="0" w:color="auto"/>
                    <w:bottom w:val="single" w:sz="4" w:space="0" w:color="auto"/>
                  </w:tcBorders>
                  <w:tcPrChange w:id="777" w:author="Author">
                    <w:tcPr>
                      <w:tcW w:w="441" w:type="pct"/>
                      <w:gridSpan w:val="2"/>
                      <w:tcBorders>
                        <w:bottom w:val="single" w:sz="4" w:space="0" w:color="auto"/>
                      </w:tcBorders>
                    </w:tcPr>
                  </w:tcPrChange>
                </w:tcPr>
                <w:p w14:paraId="57CD674F" w14:textId="77777777" w:rsidR="00072A93" w:rsidRPr="00161007" w:rsidRDefault="00072A93" w:rsidP="00B24332">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bottom w:val="single" w:sz="4" w:space="0" w:color="auto"/>
                  </w:tcBorders>
                  <w:tcPrChange w:id="778" w:author="Author">
                    <w:tcPr>
                      <w:tcW w:w="371" w:type="pct"/>
                      <w:gridSpan w:val="2"/>
                      <w:tcBorders>
                        <w:bottom w:val="single" w:sz="4" w:space="0" w:color="auto"/>
                      </w:tcBorders>
                    </w:tcPr>
                  </w:tcPrChange>
                </w:tcPr>
                <w:p w14:paraId="7E012E57" w14:textId="77777777" w:rsidR="00072A93" w:rsidRPr="00161007" w:rsidRDefault="00072A93" w:rsidP="00B24332">
                  <w:pPr>
                    <w:widowControl w:val="0"/>
                    <w:autoSpaceDE w:val="0"/>
                    <w:autoSpaceDN w:val="0"/>
                    <w:adjustRightInd w:val="0"/>
                    <w:spacing w:before="60" w:after="60" w:line="240" w:lineRule="auto"/>
                    <w:rPr>
                      <w:rFonts w:ascii="Arial" w:hAnsi="Arial" w:cs="Arial"/>
                      <w:color w:val="000000"/>
                      <w:sz w:val="16"/>
                      <w:szCs w:val="16"/>
                    </w:rPr>
                  </w:pPr>
                </w:p>
              </w:tc>
              <w:tc>
                <w:tcPr>
                  <w:tcW w:w="1646" w:type="pct"/>
                  <w:tcBorders>
                    <w:top w:val="single" w:sz="4" w:space="0" w:color="auto"/>
                    <w:bottom w:val="single" w:sz="4" w:space="0" w:color="auto"/>
                  </w:tcBorders>
                  <w:tcPrChange w:id="779" w:author="Author">
                    <w:tcPr>
                      <w:tcW w:w="1800" w:type="pct"/>
                      <w:gridSpan w:val="2"/>
                      <w:tcBorders>
                        <w:bottom w:val="single" w:sz="4" w:space="0" w:color="auto"/>
                      </w:tcBorders>
                    </w:tcPr>
                  </w:tcPrChange>
                </w:tcPr>
                <w:p w14:paraId="0E5BCE59" w14:textId="77777777" w:rsidR="00072A93" w:rsidRDefault="00072A93" w:rsidP="00B2433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 space-delimited list of ST_ResourceIndex values of the material constituents</w:t>
                  </w:r>
                </w:p>
              </w:tc>
            </w:tr>
            <w:tr w:rsidR="00956732" w:rsidRPr="00161007" w14:paraId="3C65ADDF" w14:textId="77777777" w:rsidTr="00E83016">
              <w:trPr>
                <w:ins w:id="780" w:author="Author"/>
              </w:trPr>
              <w:tc>
                <w:tcPr>
                  <w:tcW w:w="946" w:type="pct"/>
                  <w:tcBorders>
                    <w:top w:val="single" w:sz="4" w:space="0" w:color="auto"/>
                    <w:bottom w:val="single" w:sz="4" w:space="0" w:color="auto"/>
                  </w:tcBorders>
                </w:tcPr>
                <w:p w14:paraId="575DB78F" w14:textId="2DEE6E5E" w:rsidR="00956732" w:rsidRPr="00EC5B54" w:rsidRDefault="00956732" w:rsidP="00956732">
                  <w:pPr>
                    <w:widowControl w:val="0"/>
                    <w:autoSpaceDE w:val="0"/>
                    <w:autoSpaceDN w:val="0"/>
                    <w:adjustRightInd w:val="0"/>
                    <w:spacing w:before="60" w:after="60" w:line="240" w:lineRule="auto"/>
                    <w:rPr>
                      <w:ins w:id="781" w:author="Author"/>
                      <w:rFonts w:ascii="Arial" w:hAnsi="Arial" w:cs="Arial"/>
                      <w:b/>
                      <w:color w:val="000000"/>
                      <w:sz w:val="16"/>
                      <w:szCs w:val="16"/>
                    </w:rPr>
                  </w:pPr>
                  <w:ins w:id="782" w:author="Author">
                    <w:r w:rsidRPr="00EC5B54">
                      <w:rPr>
                        <w:rFonts w:ascii="Arial" w:hAnsi="Arial" w:cs="Arial"/>
                        <w:b/>
                        <w:color w:val="000000"/>
                        <w:sz w:val="16"/>
                        <w:szCs w:val="16"/>
                      </w:rPr>
                      <w:t>displayproperties</w:t>
                    </w:r>
                    <w:r w:rsidR="00D839E1">
                      <w:rPr>
                        <w:rFonts w:ascii="Arial" w:hAnsi="Arial" w:cs="Arial"/>
                        <w:b/>
                        <w:color w:val="000000"/>
                        <w:sz w:val="16"/>
                        <w:szCs w:val="16"/>
                      </w:rPr>
                      <w:t>id</w:t>
                    </w:r>
                  </w:ins>
                </w:p>
              </w:tc>
              <w:tc>
                <w:tcPr>
                  <w:tcW w:w="1106" w:type="pct"/>
                  <w:tcBorders>
                    <w:top w:val="single" w:sz="4" w:space="0" w:color="auto"/>
                    <w:bottom w:val="single" w:sz="4" w:space="0" w:color="auto"/>
                  </w:tcBorders>
                </w:tcPr>
                <w:p w14:paraId="4157BC7F" w14:textId="3E596148" w:rsidR="00956732" w:rsidRDefault="00956732" w:rsidP="00956732">
                  <w:pPr>
                    <w:widowControl w:val="0"/>
                    <w:autoSpaceDE w:val="0"/>
                    <w:autoSpaceDN w:val="0"/>
                    <w:adjustRightInd w:val="0"/>
                    <w:spacing w:before="60" w:after="60" w:line="240" w:lineRule="auto"/>
                    <w:rPr>
                      <w:ins w:id="783" w:author="Author"/>
                      <w:rFonts w:ascii="Arial" w:hAnsi="Arial" w:cs="Arial"/>
                      <w:b/>
                      <w:bCs/>
                      <w:color w:val="000000"/>
                      <w:sz w:val="16"/>
                      <w:szCs w:val="16"/>
                    </w:rPr>
                  </w:pPr>
                  <w:ins w:id="784" w:author="Author">
                    <w:r>
                      <w:rPr>
                        <w:rFonts w:ascii="Arial" w:hAnsi="Arial" w:cs="Arial"/>
                        <w:b/>
                        <w:bCs/>
                        <w:color w:val="000000"/>
                        <w:sz w:val="16"/>
                        <w:szCs w:val="16"/>
                      </w:rPr>
                      <w:t>ST_ResourceID</w:t>
                    </w:r>
                  </w:ins>
                </w:p>
              </w:tc>
              <w:tc>
                <w:tcPr>
                  <w:tcW w:w="491" w:type="pct"/>
                  <w:tcBorders>
                    <w:top w:val="single" w:sz="4" w:space="0" w:color="auto"/>
                    <w:bottom w:val="single" w:sz="4" w:space="0" w:color="auto"/>
                  </w:tcBorders>
                </w:tcPr>
                <w:p w14:paraId="5DE71BEB" w14:textId="6F3FF561" w:rsidR="00956732" w:rsidRDefault="00956732" w:rsidP="00956732">
                  <w:pPr>
                    <w:widowControl w:val="0"/>
                    <w:autoSpaceDE w:val="0"/>
                    <w:autoSpaceDN w:val="0"/>
                    <w:adjustRightInd w:val="0"/>
                    <w:spacing w:before="60" w:after="60" w:line="240" w:lineRule="auto"/>
                    <w:rPr>
                      <w:ins w:id="785" w:author="Author"/>
                      <w:rFonts w:ascii="Arial" w:hAnsi="Arial" w:cs="Arial"/>
                      <w:color w:val="000000"/>
                      <w:sz w:val="16"/>
                      <w:szCs w:val="16"/>
                    </w:rPr>
                  </w:pPr>
                  <w:ins w:id="786" w:author="Author">
                    <w:r>
                      <w:rPr>
                        <w:rFonts w:ascii="Arial" w:hAnsi="Arial" w:cs="Arial"/>
                        <w:color w:val="000000"/>
                        <w:sz w:val="16"/>
                        <w:szCs w:val="16"/>
                      </w:rPr>
                      <w:t>optional</w:t>
                    </w:r>
                  </w:ins>
                </w:p>
              </w:tc>
              <w:tc>
                <w:tcPr>
                  <w:tcW w:w="441" w:type="pct"/>
                  <w:tcBorders>
                    <w:top w:val="single" w:sz="4" w:space="0" w:color="auto"/>
                    <w:bottom w:val="single" w:sz="4" w:space="0" w:color="auto"/>
                  </w:tcBorders>
                </w:tcPr>
                <w:p w14:paraId="0626E0AA" w14:textId="77777777" w:rsidR="00956732" w:rsidRPr="00161007" w:rsidRDefault="00956732" w:rsidP="00956732">
                  <w:pPr>
                    <w:widowControl w:val="0"/>
                    <w:autoSpaceDE w:val="0"/>
                    <w:autoSpaceDN w:val="0"/>
                    <w:adjustRightInd w:val="0"/>
                    <w:spacing w:before="60" w:after="60" w:line="240" w:lineRule="auto"/>
                    <w:rPr>
                      <w:ins w:id="787" w:author="Author"/>
                      <w:rFonts w:ascii="Arial" w:hAnsi="Arial" w:cs="Arial"/>
                      <w:color w:val="000000"/>
                      <w:sz w:val="16"/>
                      <w:szCs w:val="16"/>
                    </w:rPr>
                  </w:pPr>
                </w:p>
              </w:tc>
              <w:tc>
                <w:tcPr>
                  <w:tcW w:w="371" w:type="pct"/>
                  <w:tcBorders>
                    <w:top w:val="single" w:sz="4" w:space="0" w:color="auto"/>
                    <w:bottom w:val="single" w:sz="4" w:space="0" w:color="auto"/>
                  </w:tcBorders>
                </w:tcPr>
                <w:p w14:paraId="1C858884" w14:textId="77777777" w:rsidR="00956732" w:rsidRPr="00161007" w:rsidRDefault="00956732" w:rsidP="00956732">
                  <w:pPr>
                    <w:widowControl w:val="0"/>
                    <w:autoSpaceDE w:val="0"/>
                    <w:autoSpaceDN w:val="0"/>
                    <w:adjustRightInd w:val="0"/>
                    <w:spacing w:before="60" w:after="60" w:line="240" w:lineRule="auto"/>
                    <w:rPr>
                      <w:ins w:id="788" w:author="Author"/>
                      <w:rFonts w:ascii="Arial" w:hAnsi="Arial" w:cs="Arial"/>
                      <w:color w:val="000000"/>
                      <w:sz w:val="16"/>
                      <w:szCs w:val="16"/>
                    </w:rPr>
                  </w:pPr>
                </w:p>
              </w:tc>
              <w:tc>
                <w:tcPr>
                  <w:tcW w:w="1646" w:type="pct"/>
                  <w:tcBorders>
                    <w:top w:val="single" w:sz="4" w:space="0" w:color="auto"/>
                    <w:bottom w:val="single" w:sz="4" w:space="0" w:color="auto"/>
                  </w:tcBorders>
                </w:tcPr>
                <w:p w14:paraId="49D2F09E" w14:textId="5496CDB7" w:rsidR="00956732" w:rsidRDefault="00020953" w:rsidP="00956732">
                  <w:pPr>
                    <w:widowControl w:val="0"/>
                    <w:autoSpaceDE w:val="0"/>
                    <w:autoSpaceDN w:val="0"/>
                    <w:adjustRightInd w:val="0"/>
                    <w:spacing w:before="60" w:after="60" w:line="240" w:lineRule="auto"/>
                    <w:rPr>
                      <w:ins w:id="789" w:author="Author"/>
                      <w:rFonts w:ascii="Arial" w:hAnsi="Arial" w:cs="Arial"/>
                      <w:color w:val="000000"/>
                      <w:sz w:val="16"/>
                      <w:szCs w:val="16"/>
                    </w:rPr>
                  </w:pPr>
                  <w:ins w:id="790" w:author="Author">
                    <w:r>
                      <w:rPr>
                        <w:rFonts w:ascii="Arial" w:hAnsi="Arial" w:cs="Arial"/>
                        <w:color w:val="000000"/>
                        <w:sz w:val="16"/>
                        <w:szCs w:val="16"/>
                      </w:rPr>
                      <w:t>R</w:t>
                    </w:r>
                    <w:r w:rsidR="00956732">
                      <w:rPr>
                        <w:rFonts w:ascii="Arial" w:hAnsi="Arial" w:cs="Arial"/>
                        <w:color w:val="000000"/>
                        <w:sz w:val="16"/>
                        <w:szCs w:val="16"/>
                      </w:rPr>
                      <w:t xml:space="preserve">eference to </w:t>
                    </w:r>
                    <w:r>
                      <w:rPr>
                        <w:rFonts w:ascii="Arial" w:hAnsi="Arial" w:cs="Arial"/>
                        <w:color w:val="000000"/>
                        <w:sz w:val="16"/>
                        <w:szCs w:val="16"/>
                      </w:rPr>
                      <w:t>a</w:t>
                    </w:r>
                    <w:r w:rsidR="00956732">
                      <w:rPr>
                        <w:rFonts w:ascii="Arial" w:hAnsi="Arial" w:cs="Arial"/>
                        <w:color w:val="000000"/>
                        <w:sz w:val="16"/>
                        <w:szCs w:val="16"/>
                      </w:rPr>
                      <w:t xml:space="preserve"> &lt;displayproperties&gt; </w:t>
                    </w:r>
                    <w:r>
                      <w:rPr>
                        <w:rFonts w:ascii="Arial" w:hAnsi="Arial" w:cs="Arial"/>
                        <w:color w:val="000000"/>
                        <w:sz w:val="16"/>
                        <w:szCs w:val="16"/>
                      </w:rPr>
                      <w:t>element</w:t>
                    </w:r>
                    <w:r w:rsidR="00956732">
                      <w:rPr>
                        <w:rFonts w:ascii="Arial" w:hAnsi="Arial" w:cs="Arial"/>
                        <w:color w:val="000000"/>
                        <w:sz w:val="16"/>
                        <w:szCs w:val="16"/>
                      </w:rPr>
                      <w:t xml:space="preserve"> providing additional information about how to display the material</w:t>
                    </w:r>
                    <w:r w:rsidR="00D839E1">
                      <w:rPr>
                        <w:rFonts w:ascii="Arial" w:hAnsi="Arial" w:cs="Arial"/>
                        <w:color w:val="000000"/>
                        <w:sz w:val="16"/>
                        <w:szCs w:val="16"/>
                      </w:rPr>
                      <w:t xml:space="preserve"> on a device display</w:t>
                    </w:r>
                  </w:ins>
                </w:p>
              </w:tc>
            </w:tr>
            <w:tr w:rsidR="004B08F9" w:rsidRPr="00161007" w14:paraId="7C83ACD8" w14:textId="77777777" w:rsidTr="00956732">
              <w:trPr>
                <w:ins w:id="791" w:author="Author"/>
              </w:trPr>
              <w:tc>
                <w:tcPr>
                  <w:tcW w:w="946" w:type="pct"/>
                  <w:tcBorders>
                    <w:top w:val="single" w:sz="4" w:space="0" w:color="auto"/>
                  </w:tcBorders>
                </w:tcPr>
                <w:p w14:paraId="136E9A51" w14:textId="6A25AFBA" w:rsidR="004B08F9" w:rsidRPr="00E83016" w:rsidRDefault="004B08F9" w:rsidP="00956732">
                  <w:pPr>
                    <w:widowControl w:val="0"/>
                    <w:autoSpaceDE w:val="0"/>
                    <w:autoSpaceDN w:val="0"/>
                    <w:adjustRightInd w:val="0"/>
                    <w:spacing w:before="60" w:after="60" w:line="240" w:lineRule="auto"/>
                    <w:rPr>
                      <w:ins w:id="792" w:author="Author"/>
                      <w:rFonts w:ascii="Arial" w:hAnsi="Arial" w:cs="Arial"/>
                      <w:color w:val="000000"/>
                      <w:sz w:val="16"/>
                      <w:szCs w:val="16"/>
                    </w:rPr>
                  </w:pPr>
                  <w:ins w:id="793" w:author="Author">
                    <w:r w:rsidRPr="00E83016">
                      <w:rPr>
                        <w:rFonts w:ascii="Arial" w:hAnsi="Arial" w:cs="Arial"/>
                        <w:color w:val="000000"/>
                        <w:sz w:val="16"/>
                        <w:szCs w:val="16"/>
                      </w:rPr>
                      <w:t>@anyAttribute</w:t>
                    </w:r>
                  </w:ins>
                </w:p>
              </w:tc>
              <w:tc>
                <w:tcPr>
                  <w:tcW w:w="1106" w:type="pct"/>
                  <w:tcBorders>
                    <w:top w:val="single" w:sz="4" w:space="0" w:color="auto"/>
                  </w:tcBorders>
                </w:tcPr>
                <w:p w14:paraId="1522DCC3" w14:textId="77777777" w:rsidR="004B08F9" w:rsidRDefault="004B08F9" w:rsidP="00956732">
                  <w:pPr>
                    <w:widowControl w:val="0"/>
                    <w:autoSpaceDE w:val="0"/>
                    <w:autoSpaceDN w:val="0"/>
                    <w:adjustRightInd w:val="0"/>
                    <w:spacing w:before="60" w:after="60" w:line="240" w:lineRule="auto"/>
                    <w:rPr>
                      <w:ins w:id="794" w:author="Author"/>
                      <w:rFonts w:ascii="Arial" w:hAnsi="Arial" w:cs="Arial"/>
                      <w:b/>
                      <w:bCs/>
                      <w:color w:val="000000"/>
                      <w:sz w:val="16"/>
                      <w:szCs w:val="16"/>
                    </w:rPr>
                  </w:pPr>
                </w:p>
              </w:tc>
              <w:tc>
                <w:tcPr>
                  <w:tcW w:w="491" w:type="pct"/>
                  <w:tcBorders>
                    <w:top w:val="single" w:sz="4" w:space="0" w:color="auto"/>
                  </w:tcBorders>
                </w:tcPr>
                <w:p w14:paraId="757BD551" w14:textId="77777777" w:rsidR="004B08F9" w:rsidRDefault="004B08F9" w:rsidP="00956732">
                  <w:pPr>
                    <w:widowControl w:val="0"/>
                    <w:autoSpaceDE w:val="0"/>
                    <w:autoSpaceDN w:val="0"/>
                    <w:adjustRightInd w:val="0"/>
                    <w:spacing w:before="60" w:after="60" w:line="240" w:lineRule="auto"/>
                    <w:rPr>
                      <w:ins w:id="795" w:author="Author"/>
                      <w:rFonts w:ascii="Arial" w:hAnsi="Arial" w:cs="Arial"/>
                      <w:color w:val="000000"/>
                      <w:sz w:val="16"/>
                      <w:szCs w:val="16"/>
                    </w:rPr>
                  </w:pPr>
                </w:p>
              </w:tc>
              <w:tc>
                <w:tcPr>
                  <w:tcW w:w="441" w:type="pct"/>
                  <w:tcBorders>
                    <w:top w:val="single" w:sz="4" w:space="0" w:color="auto"/>
                  </w:tcBorders>
                </w:tcPr>
                <w:p w14:paraId="2AB37246" w14:textId="77777777" w:rsidR="004B08F9" w:rsidRPr="00161007" w:rsidRDefault="004B08F9" w:rsidP="00956732">
                  <w:pPr>
                    <w:widowControl w:val="0"/>
                    <w:autoSpaceDE w:val="0"/>
                    <w:autoSpaceDN w:val="0"/>
                    <w:adjustRightInd w:val="0"/>
                    <w:spacing w:before="60" w:after="60" w:line="240" w:lineRule="auto"/>
                    <w:rPr>
                      <w:ins w:id="796" w:author="Author"/>
                      <w:rFonts w:ascii="Arial" w:hAnsi="Arial" w:cs="Arial"/>
                      <w:color w:val="000000"/>
                      <w:sz w:val="16"/>
                      <w:szCs w:val="16"/>
                    </w:rPr>
                  </w:pPr>
                </w:p>
              </w:tc>
              <w:tc>
                <w:tcPr>
                  <w:tcW w:w="371" w:type="pct"/>
                  <w:tcBorders>
                    <w:top w:val="single" w:sz="4" w:space="0" w:color="auto"/>
                  </w:tcBorders>
                </w:tcPr>
                <w:p w14:paraId="4133A5FF" w14:textId="77777777" w:rsidR="004B08F9" w:rsidRPr="00161007" w:rsidRDefault="004B08F9" w:rsidP="00956732">
                  <w:pPr>
                    <w:widowControl w:val="0"/>
                    <w:autoSpaceDE w:val="0"/>
                    <w:autoSpaceDN w:val="0"/>
                    <w:adjustRightInd w:val="0"/>
                    <w:spacing w:before="60" w:after="60" w:line="240" w:lineRule="auto"/>
                    <w:rPr>
                      <w:ins w:id="797" w:author="Author"/>
                      <w:rFonts w:ascii="Arial" w:hAnsi="Arial" w:cs="Arial"/>
                      <w:color w:val="000000"/>
                      <w:sz w:val="16"/>
                      <w:szCs w:val="16"/>
                    </w:rPr>
                  </w:pPr>
                </w:p>
              </w:tc>
              <w:tc>
                <w:tcPr>
                  <w:tcW w:w="1646" w:type="pct"/>
                  <w:tcBorders>
                    <w:top w:val="single" w:sz="4" w:space="0" w:color="auto"/>
                  </w:tcBorders>
                </w:tcPr>
                <w:p w14:paraId="7573F4CF" w14:textId="77777777" w:rsidR="004B08F9" w:rsidRDefault="004B08F9" w:rsidP="00956732">
                  <w:pPr>
                    <w:widowControl w:val="0"/>
                    <w:autoSpaceDE w:val="0"/>
                    <w:autoSpaceDN w:val="0"/>
                    <w:adjustRightInd w:val="0"/>
                    <w:spacing w:before="60" w:after="60" w:line="240" w:lineRule="auto"/>
                    <w:rPr>
                      <w:ins w:id="798" w:author="Author"/>
                      <w:rFonts w:ascii="Arial" w:hAnsi="Arial" w:cs="Arial"/>
                      <w:color w:val="000000"/>
                      <w:sz w:val="16"/>
                      <w:szCs w:val="16"/>
                    </w:rPr>
                  </w:pPr>
                </w:p>
              </w:tc>
            </w:tr>
          </w:tbl>
          <w:p w14:paraId="104A1810"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r>
      <w:tr w:rsidR="00B266EC" w:rsidRPr="00161007" w14:paraId="40B88402" w14:textId="77777777" w:rsidTr="00B266EC">
        <w:trPr>
          <w:ins w:id="799" w:author="Author"/>
        </w:trPr>
        <w:tc>
          <w:tcPr>
            <w:tcW w:w="500" w:type="pct"/>
            <w:tcBorders>
              <w:top w:val="single" w:sz="4" w:space="0" w:color="auto"/>
              <w:left w:val="single" w:sz="4" w:space="0" w:color="auto"/>
              <w:bottom w:val="single" w:sz="4" w:space="0" w:color="auto"/>
              <w:right w:val="single" w:sz="4" w:space="0" w:color="auto"/>
            </w:tcBorders>
          </w:tcPr>
          <w:p w14:paraId="66A3477D" w14:textId="037095FF" w:rsidR="00B266EC" w:rsidRPr="00161007" w:rsidRDefault="00B266EC" w:rsidP="00B266EC">
            <w:pPr>
              <w:widowControl w:val="0"/>
              <w:autoSpaceDE w:val="0"/>
              <w:autoSpaceDN w:val="0"/>
              <w:adjustRightInd w:val="0"/>
              <w:spacing w:before="60" w:after="60" w:line="240" w:lineRule="auto"/>
              <w:rPr>
                <w:ins w:id="800" w:author="Author"/>
                <w:rFonts w:ascii="Arial" w:hAnsi="Arial" w:cs="Arial"/>
                <w:color w:val="808080"/>
                <w:sz w:val="16"/>
                <w:szCs w:val="16"/>
              </w:rPr>
            </w:pPr>
            <w:ins w:id="801" w:author="Author">
              <w:r w:rsidRPr="00747A1F">
                <w:rPr>
                  <w:rFonts w:ascii="Arial" w:hAnsi="Arial" w:cs="Arial"/>
                  <w:color w:val="808080"/>
                  <w:sz w:val="16"/>
                  <w:szCs w:val="16"/>
                </w:rPr>
                <w:t>elements</w:t>
              </w:r>
            </w:ins>
          </w:p>
        </w:tc>
        <w:tc>
          <w:tcPr>
            <w:tcW w:w="4500" w:type="pct"/>
            <w:tcBorders>
              <w:top w:val="single" w:sz="4" w:space="0" w:color="auto"/>
              <w:left w:val="single" w:sz="4" w:space="0" w:color="auto"/>
              <w:bottom w:val="single" w:sz="4" w:space="0" w:color="auto"/>
              <w:right w:val="single" w:sz="4" w:space="0" w:color="auto"/>
            </w:tcBorders>
          </w:tcPr>
          <w:tbl>
            <w:tblPr>
              <w:tblW w:w="5000" w:type="pct"/>
              <w:tblLook w:val="0000" w:firstRow="0" w:lastRow="0" w:firstColumn="0" w:lastColumn="0" w:noHBand="0" w:noVBand="0"/>
            </w:tblPr>
            <w:tblGrid>
              <w:gridCol w:w="1017"/>
              <w:gridCol w:w="1345"/>
              <w:gridCol w:w="807"/>
              <w:gridCol w:w="728"/>
              <w:gridCol w:w="608"/>
              <w:gridCol w:w="1713"/>
              <w:gridCol w:w="1979"/>
            </w:tblGrid>
            <w:tr w:rsidR="00D839E1" w:rsidRPr="00161007" w14:paraId="3498D3FA" w14:textId="58100A58" w:rsidTr="00EC5B54">
              <w:trPr>
                <w:ins w:id="802" w:author="Author"/>
              </w:trPr>
              <w:tc>
                <w:tcPr>
                  <w:tcW w:w="620" w:type="pct"/>
                </w:tcPr>
                <w:p w14:paraId="1136FE74" w14:textId="77777777" w:rsidR="00D839E1" w:rsidRPr="00161007" w:rsidRDefault="00D839E1" w:rsidP="00B266EC">
                  <w:pPr>
                    <w:widowControl w:val="0"/>
                    <w:autoSpaceDE w:val="0"/>
                    <w:autoSpaceDN w:val="0"/>
                    <w:adjustRightInd w:val="0"/>
                    <w:spacing w:before="60" w:after="60" w:line="240" w:lineRule="auto"/>
                    <w:rPr>
                      <w:ins w:id="803" w:author="Author"/>
                      <w:rFonts w:ascii="Arial" w:hAnsi="Arial" w:cs="Arial"/>
                      <w:sz w:val="24"/>
                      <w:szCs w:val="24"/>
                    </w:rPr>
                  </w:pPr>
                  <w:ins w:id="804" w:author="Author">
                    <w:r w:rsidRPr="00161007">
                      <w:rPr>
                        <w:rFonts w:ascii="Arial" w:hAnsi="Arial" w:cs="Arial"/>
                        <w:color w:val="808080"/>
                        <w:sz w:val="16"/>
                        <w:szCs w:val="16"/>
                      </w:rPr>
                      <w:t>Name</w:t>
                    </w:r>
                  </w:ins>
                </w:p>
              </w:tc>
              <w:tc>
                <w:tcPr>
                  <w:tcW w:w="820" w:type="pct"/>
                </w:tcPr>
                <w:p w14:paraId="05CC5F11" w14:textId="77777777" w:rsidR="00D839E1" w:rsidRPr="00161007" w:rsidRDefault="00D839E1" w:rsidP="00B266EC">
                  <w:pPr>
                    <w:widowControl w:val="0"/>
                    <w:autoSpaceDE w:val="0"/>
                    <w:autoSpaceDN w:val="0"/>
                    <w:adjustRightInd w:val="0"/>
                    <w:spacing w:before="60" w:after="60" w:line="240" w:lineRule="auto"/>
                    <w:rPr>
                      <w:ins w:id="805" w:author="Author"/>
                      <w:rFonts w:ascii="Arial" w:hAnsi="Arial" w:cs="Arial"/>
                      <w:sz w:val="24"/>
                      <w:szCs w:val="24"/>
                    </w:rPr>
                  </w:pPr>
                  <w:ins w:id="806" w:author="Author">
                    <w:r w:rsidRPr="00161007">
                      <w:rPr>
                        <w:rFonts w:ascii="Arial" w:hAnsi="Arial" w:cs="Arial"/>
                        <w:color w:val="808080"/>
                        <w:sz w:val="16"/>
                        <w:szCs w:val="16"/>
                      </w:rPr>
                      <w:t xml:space="preserve">Type  </w:t>
                    </w:r>
                  </w:ins>
                </w:p>
              </w:tc>
              <w:tc>
                <w:tcPr>
                  <w:tcW w:w="493" w:type="pct"/>
                </w:tcPr>
                <w:p w14:paraId="0C67C820" w14:textId="77777777" w:rsidR="00D839E1" w:rsidRPr="00161007" w:rsidRDefault="00D839E1" w:rsidP="00B266EC">
                  <w:pPr>
                    <w:widowControl w:val="0"/>
                    <w:autoSpaceDE w:val="0"/>
                    <w:autoSpaceDN w:val="0"/>
                    <w:adjustRightInd w:val="0"/>
                    <w:spacing w:before="60" w:after="60" w:line="240" w:lineRule="auto"/>
                    <w:rPr>
                      <w:ins w:id="807" w:author="Author"/>
                      <w:rFonts w:ascii="Arial" w:hAnsi="Arial" w:cs="Arial"/>
                      <w:sz w:val="24"/>
                      <w:szCs w:val="24"/>
                    </w:rPr>
                  </w:pPr>
                  <w:ins w:id="808" w:author="Author">
                    <w:r w:rsidRPr="00161007">
                      <w:rPr>
                        <w:rFonts w:ascii="Arial" w:hAnsi="Arial" w:cs="Arial"/>
                        <w:color w:val="808080"/>
                        <w:sz w:val="16"/>
                        <w:szCs w:val="16"/>
                      </w:rPr>
                      <w:t>Use</w:t>
                    </w:r>
                  </w:ins>
                </w:p>
              </w:tc>
              <w:tc>
                <w:tcPr>
                  <w:tcW w:w="441" w:type="pct"/>
                </w:tcPr>
                <w:p w14:paraId="047528E7" w14:textId="77777777" w:rsidR="00D839E1" w:rsidRPr="00161007" w:rsidRDefault="00D839E1" w:rsidP="00B266EC">
                  <w:pPr>
                    <w:widowControl w:val="0"/>
                    <w:autoSpaceDE w:val="0"/>
                    <w:autoSpaceDN w:val="0"/>
                    <w:adjustRightInd w:val="0"/>
                    <w:spacing w:before="60" w:after="60" w:line="240" w:lineRule="auto"/>
                    <w:rPr>
                      <w:ins w:id="809" w:author="Author"/>
                      <w:rFonts w:ascii="Arial" w:hAnsi="Arial" w:cs="Arial"/>
                      <w:sz w:val="24"/>
                      <w:szCs w:val="24"/>
                    </w:rPr>
                  </w:pPr>
                  <w:ins w:id="810" w:author="Author">
                    <w:r w:rsidRPr="00161007">
                      <w:rPr>
                        <w:rFonts w:ascii="Arial" w:hAnsi="Arial" w:cs="Arial"/>
                        <w:color w:val="808080"/>
                        <w:sz w:val="16"/>
                        <w:szCs w:val="16"/>
                      </w:rPr>
                      <w:t>Default</w:t>
                    </w:r>
                  </w:ins>
                </w:p>
              </w:tc>
              <w:tc>
                <w:tcPr>
                  <w:tcW w:w="371" w:type="pct"/>
                </w:tcPr>
                <w:p w14:paraId="1DAEDF04" w14:textId="77777777" w:rsidR="00D839E1" w:rsidRPr="00161007" w:rsidRDefault="00D839E1" w:rsidP="00B266EC">
                  <w:pPr>
                    <w:widowControl w:val="0"/>
                    <w:autoSpaceDE w:val="0"/>
                    <w:autoSpaceDN w:val="0"/>
                    <w:adjustRightInd w:val="0"/>
                    <w:spacing w:before="60" w:after="60" w:line="240" w:lineRule="auto"/>
                    <w:rPr>
                      <w:ins w:id="811" w:author="Author"/>
                      <w:rFonts w:ascii="Arial" w:hAnsi="Arial" w:cs="Arial"/>
                      <w:sz w:val="24"/>
                      <w:szCs w:val="24"/>
                    </w:rPr>
                  </w:pPr>
                  <w:ins w:id="812" w:author="Author">
                    <w:r w:rsidRPr="00161007">
                      <w:rPr>
                        <w:rFonts w:ascii="Arial" w:hAnsi="Arial" w:cs="Arial"/>
                        <w:color w:val="808080"/>
                        <w:sz w:val="16"/>
                        <w:szCs w:val="16"/>
                      </w:rPr>
                      <w:t>Fixed</w:t>
                    </w:r>
                  </w:ins>
                </w:p>
              </w:tc>
              <w:tc>
                <w:tcPr>
                  <w:tcW w:w="1045" w:type="pct"/>
                </w:tcPr>
                <w:p w14:paraId="58AE5FAA" w14:textId="77777777" w:rsidR="00D839E1" w:rsidRPr="00161007" w:rsidRDefault="00D839E1" w:rsidP="00B266EC">
                  <w:pPr>
                    <w:widowControl w:val="0"/>
                    <w:autoSpaceDE w:val="0"/>
                    <w:autoSpaceDN w:val="0"/>
                    <w:adjustRightInd w:val="0"/>
                    <w:spacing w:before="60" w:after="60" w:line="240" w:lineRule="auto"/>
                    <w:rPr>
                      <w:ins w:id="813" w:author="Author"/>
                      <w:rFonts w:ascii="Arial" w:hAnsi="Arial" w:cs="Arial"/>
                      <w:sz w:val="24"/>
                      <w:szCs w:val="24"/>
                    </w:rPr>
                  </w:pPr>
                  <w:ins w:id="814" w:author="Author">
                    <w:r w:rsidRPr="00161007">
                      <w:rPr>
                        <w:rFonts w:ascii="Arial" w:hAnsi="Arial" w:cs="Arial"/>
                        <w:color w:val="808080"/>
                        <w:sz w:val="16"/>
                        <w:szCs w:val="16"/>
                      </w:rPr>
                      <w:t>Annotation</w:t>
                    </w:r>
                  </w:ins>
                </w:p>
              </w:tc>
              <w:tc>
                <w:tcPr>
                  <w:tcW w:w="1209" w:type="pct"/>
                </w:tcPr>
                <w:p w14:paraId="7A69B6D2" w14:textId="77777777" w:rsidR="00D839E1" w:rsidRPr="00161007" w:rsidRDefault="00D839E1" w:rsidP="00B266EC">
                  <w:pPr>
                    <w:widowControl w:val="0"/>
                    <w:autoSpaceDE w:val="0"/>
                    <w:autoSpaceDN w:val="0"/>
                    <w:adjustRightInd w:val="0"/>
                    <w:spacing w:before="60" w:after="60" w:line="240" w:lineRule="auto"/>
                    <w:rPr>
                      <w:ins w:id="815" w:author="Author"/>
                      <w:rFonts w:ascii="Arial" w:hAnsi="Arial" w:cs="Arial"/>
                      <w:color w:val="808080"/>
                      <w:sz w:val="16"/>
                      <w:szCs w:val="16"/>
                    </w:rPr>
                  </w:pPr>
                </w:p>
              </w:tc>
            </w:tr>
            <w:tr w:rsidR="00D839E1" w:rsidRPr="00161007" w14:paraId="625AAAD9" w14:textId="449782DC" w:rsidTr="00EC5B54">
              <w:trPr>
                <w:ins w:id="816" w:author="Author"/>
              </w:trPr>
              <w:tc>
                <w:tcPr>
                  <w:tcW w:w="620" w:type="pct"/>
                </w:tcPr>
                <w:p w14:paraId="6608E1C7" w14:textId="0FE4E66A" w:rsidR="00D839E1" w:rsidRPr="00EC5B54" w:rsidRDefault="00D839E1" w:rsidP="00B266EC">
                  <w:pPr>
                    <w:widowControl w:val="0"/>
                    <w:autoSpaceDE w:val="0"/>
                    <w:autoSpaceDN w:val="0"/>
                    <w:adjustRightInd w:val="0"/>
                    <w:spacing w:before="60" w:after="60" w:line="240" w:lineRule="auto"/>
                    <w:rPr>
                      <w:ins w:id="817" w:author="Author"/>
                      <w:rFonts w:ascii="Arial" w:hAnsi="Arial" w:cs="Arial"/>
                      <w:b/>
                      <w:color w:val="808080"/>
                      <w:sz w:val="16"/>
                      <w:szCs w:val="16"/>
                    </w:rPr>
                  </w:pPr>
                  <w:ins w:id="818" w:author="Author">
                    <w:r w:rsidRPr="00EC5B54">
                      <w:rPr>
                        <w:rFonts w:ascii="Arial" w:hAnsi="Arial" w:cs="Arial"/>
                        <w:b/>
                        <w:color w:val="000000"/>
                        <w:sz w:val="16"/>
                        <w:szCs w:val="16"/>
                      </w:rPr>
                      <w:t>composite</w:t>
                    </w:r>
                  </w:ins>
                </w:p>
              </w:tc>
              <w:tc>
                <w:tcPr>
                  <w:tcW w:w="820" w:type="pct"/>
                </w:tcPr>
                <w:p w14:paraId="7DCA85D3" w14:textId="2635DDC1" w:rsidR="00D839E1" w:rsidRPr="00161007" w:rsidRDefault="00D839E1" w:rsidP="00B266EC">
                  <w:pPr>
                    <w:widowControl w:val="0"/>
                    <w:autoSpaceDE w:val="0"/>
                    <w:autoSpaceDN w:val="0"/>
                    <w:adjustRightInd w:val="0"/>
                    <w:spacing w:before="60" w:after="60" w:line="240" w:lineRule="auto"/>
                    <w:rPr>
                      <w:ins w:id="819" w:author="Author"/>
                      <w:rFonts w:ascii="Arial" w:hAnsi="Arial" w:cs="Arial"/>
                      <w:color w:val="808080"/>
                      <w:sz w:val="16"/>
                      <w:szCs w:val="16"/>
                    </w:rPr>
                  </w:pPr>
                  <w:ins w:id="820" w:author="Author">
                    <w:r w:rsidRPr="00EC5B54">
                      <w:rPr>
                        <w:rFonts w:ascii="Arial" w:hAnsi="Arial" w:cs="Arial"/>
                        <w:b/>
                        <w:bCs/>
                        <w:color w:val="000000"/>
                        <w:sz w:val="16"/>
                        <w:szCs w:val="16"/>
                      </w:rPr>
                      <w:t>CT_Composite</w:t>
                    </w:r>
                  </w:ins>
                </w:p>
              </w:tc>
              <w:tc>
                <w:tcPr>
                  <w:tcW w:w="490" w:type="pct"/>
                </w:tcPr>
                <w:p w14:paraId="5D7CFD7D" w14:textId="77777777" w:rsidR="00D839E1" w:rsidRPr="00161007" w:rsidRDefault="00D839E1" w:rsidP="00B266EC">
                  <w:pPr>
                    <w:widowControl w:val="0"/>
                    <w:autoSpaceDE w:val="0"/>
                    <w:autoSpaceDN w:val="0"/>
                    <w:adjustRightInd w:val="0"/>
                    <w:spacing w:before="60" w:after="60" w:line="240" w:lineRule="auto"/>
                    <w:rPr>
                      <w:ins w:id="821" w:author="Author"/>
                      <w:rFonts w:ascii="Arial" w:hAnsi="Arial" w:cs="Arial"/>
                      <w:color w:val="808080"/>
                      <w:sz w:val="16"/>
                      <w:szCs w:val="16"/>
                    </w:rPr>
                  </w:pPr>
                  <w:ins w:id="822" w:author="Author">
                    <w:r w:rsidRPr="00747A1F">
                      <w:rPr>
                        <w:rFonts w:ascii="Arial" w:hAnsi="Arial" w:cs="Arial"/>
                        <w:color w:val="000000"/>
                        <w:sz w:val="16"/>
                        <w:szCs w:val="16"/>
                      </w:rPr>
                      <w:t>required</w:t>
                    </w:r>
                  </w:ins>
                </w:p>
              </w:tc>
              <w:tc>
                <w:tcPr>
                  <w:tcW w:w="444" w:type="pct"/>
                </w:tcPr>
                <w:p w14:paraId="1F159EC5" w14:textId="77777777" w:rsidR="00D839E1" w:rsidRPr="00161007" w:rsidRDefault="00D839E1" w:rsidP="00B266EC">
                  <w:pPr>
                    <w:widowControl w:val="0"/>
                    <w:autoSpaceDE w:val="0"/>
                    <w:autoSpaceDN w:val="0"/>
                    <w:adjustRightInd w:val="0"/>
                    <w:spacing w:before="60" w:after="60" w:line="240" w:lineRule="auto"/>
                    <w:rPr>
                      <w:ins w:id="823" w:author="Author"/>
                      <w:rFonts w:ascii="Arial" w:hAnsi="Arial" w:cs="Arial"/>
                      <w:color w:val="808080"/>
                      <w:sz w:val="16"/>
                      <w:szCs w:val="16"/>
                    </w:rPr>
                  </w:pPr>
                </w:p>
              </w:tc>
              <w:tc>
                <w:tcPr>
                  <w:tcW w:w="371" w:type="pct"/>
                </w:tcPr>
                <w:p w14:paraId="1B78B6CC" w14:textId="77777777" w:rsidR="00D839E1" w:rsidRPr="00161007" w:rsidRDefault="00D839E1" w:rsidP="00B266EC">
                  <w:pPr>
                    <w:widowControl w:val="0"/>
                    <w:autoSpaceDE w:val="0"/>
                    <w:autoSpaceDN w:val="0"/>
                    <w:adjustRightInd w:val="0"/>
                    <w:spacing w:before="60" w:after="60" w:line="240" w:lineRule="auto"/>
                    <w:rPr>
                      <w:ins w:id="824" w:author="Author"/>
                      <w:rFonts w:ascii="Arial" w:hAnsi="Arial" w:cs="Arial"/>
                      <w:color w:val="808080"/>
                      <w:sz w:val="16"/>
                      <w:szCs w:val="16"/>
                    </w:rPr>
                  </w:pPr>
                </w:p>
              </w:tc>
              <w:tc>
                <w:tcPr>
                  <w:tcW w:w="1045" w:type="pct"/>
                </w:tcPr>
                <w:p w14:paraId="010971AD" w14:textId="77777777" w:rsidR="00D839E1" w:rsidRPr="00161007" w:rsidRDefault="00D839E1" w:rsidP="00B266EC">
                  <w:pPr>
                    <w:widowControl w:val="0"/>
                    <w:autoSpaceDE w:val="0"/>
                    <w:autoSpaceDN w:val="0"/>
                    <w:adjustRightInd w:val="0"/>
                    <w:spacing w:before="60" w:after="60" w:line="240" w:lineRule="auto"/>
                    <w:rPr>
                      <w:ins w:id="825" w:author="Author"/>
                      <w:rFonts w:ascii="Arial" w:hAnsi="Arial" w:cs="Arial"/>
                      <w:color w:val="808080"/>
                      <w:sz w:val="16"/>
                      <w:szCs w:val="16"/>
                    </w:rPr>
                  </w:pPr>
                </w:p>
              </w:tc>
              <w:tc>
                <w:tcPr>
                  <w:tcW w:w="1209" w:type="pct"/>
                </w:tcPr>
                <w:p w14:paraId="03841368" w14:textId="77777777" w:rsidR="00D839E1" w:rsidRPr="00161007" w:rsidRDefault="00D839E1" w:rsidP="00B266EC">
                  <w:pPr>
                    <w:widowControl w:val="0"/>
                    <w:autoSpaceDE w:val="0"/>
                    <w:autoSpaceDN w:val="0"/>
                    <w:adjustRightInd w:val="0"/>
                    <w:spacing w:before="60" w:after="60" w:line="240" w:lineRule="auto"/>
                    <w:rPr>
                      <w:ins w:id="826" w:author="Author"/>
                      <w:rFonts w:ascii="Arial" w:hAnsi="Arial" w:cs="Arial"/>
                      <w:color w:val="808080"/>
                      <w:sz w:val="16"/>
                      <w:szCs w:val="16"/>
                    </w:rPr>
                  </w:pPr>
                </w:p>
              </w:tc>
            </w:tr>
          </w:tbl>
          <w:p w14:paraId="20FA6319" w14:textId="77777777" w:rsidR="00B266EC" w:rsidRPr="00161007" w:rsidRDefault="00B266EC" w:rsidP="00B266EC">
            <w:pPr>
              <w:widowControl w:val="0"/>
              <w:autoSpaceDE w:val="0"/>
              <w:autoSpaceDN w:val="0"/>
              <w:adjustRightInd w:val="0"/>
              <w:spacing w:before="60" w:after="60" w:line="240" w:lineRule="auto"/>
              <w:rPr>
                <w:ins w:id="827" w:author="Author"/>
                <w:rFonts w:ascii="Arial" w:hAnsi="Arial" w:cs="Arial"/>
                <w:color w:val="808080"/>
                <w:sz w:val="16"/>
                <w:szCs w:val="16"/>
              </w:rPr>
            </w:pPr>
          </w:p>
        </w:tc>
      </w:tr>
    </w:tbl>
    <w:p w14:paraId="2F20D833" w14:textId="77777777" w:rsidR="00B266EC" w:rsidRDefault="00B266EC" w:rsidP="001F7DCC">
      <w:pPr>
        <w:rPr>
          <w:ins w:id="828" w:author="Author"/>
        </w:rPr>
      </w:pPr>
    </w:p>
    <w:p w14:paraId="15F7B57C" w14:textId="122EF95B" w:rsidR="00363EFB" w:rsidRDefault="00602776" w:rsidP="001F7DCC">
      <w:r>
        <w:t xml:space="preserve">A &lt;compositematerials&gt; element acts as a container for composite materials. The order of these elements forms an implicit 0-based index that is referenced by other elements, such as the &lt;object&gt; and &lt;triangle&gt; elements. A producer MAY define multiple &lt;compositematerials&gt; containers, for instance by grouping mixtures </w:t>
      </w:r>
      <w:r w:rsidR="0094248C">
        <w:t>of different materials</w:t>
      </w:r>
      <w:r w:rsidR="001F7DCC">
        <w:t>.</w:t>
      </w:r>
    </w:p>
    <w:p w14:paraId="6B86394B" w14:textId="4C9C0FB9" w:rsidR="00E22759" w:rsidRDefault="00363EFB" w:rsidP="00E22759">
      <w:r>
        <w:t xml:space="preserve">The &lt;compositematerials&gt; element defines materials derived by mixing 2 or more base materials in defined ratios. This collective mixture is referred to as a </w:t>
      </w:r>
      <w:r w:rsidRPr="001B45E9">
        <w:rPr>
          <w:rStyle w:val="Glossary"/>
        </w:rPr>
        <w:t>composite material</w:t>
      </w:r>
      <w:r>
        <w:t>. The matid attribute specifies the material group that all constituents are from, which MUST be a &lt;basematerials&gt; group. The matindices attribute specifies the indices of the materials to mix.</w:t>
      </w:r>
      <w:bookmarkStart w:id="829" w:name="_Toc416448848"/>
      <w:bookmarkStart w:id="830" w:name="_Toc416460220"/>
      <w:bookmarkStart w:id="831" w:name="_Toc416448849"/>
      <w:bookmarkStart w:id="832" w:name="_Toc416460221"/>
      <w:bookmarkStart w:id="833" w:name="_Toc416448850"/>
      <w:bookmarkStart w:id="834" w:name="_Toc416460222"/>
      <w:bookmarkStart w:id="835" w:name="_Toc416448851"/>
      <w:bookmarkStart w:id="836" w:name="_Toc416460223"/>
      <w:bookmarkEnd w:id="829"/>
      <w:bookmarkEnd w:id="830"/>
      <w:bookmarkEnd w:id="831"/>
      <w:bookmarkEnd w:id="832"/>
      <w:bookmarkEnd w:id="833"/>
      <w:bookmarkEnd w:id="834"/>
      <w:bookmarkEnd w:id="835"/>
      <w:bookmarkEnd w:id="836"/>
    </w:p>
    <w:p w14:paraId="4A741600" w14:textId="385EBAD3" w:rsidR="007C0339" w:rsidRPr="00D06C66" w:rsidRDefault="00956732" w:rsidP="00956732">
      <w:pPr>
        <w:keepNext/>
        <w:rPr>
          <w:ins w:id="837" w:author="Author"/>
        </w:rPr>
      </w:pPr>
      <w:ins w:id="838" w:author="Author">
        <w:r>
          <w:t>The displayproperties</w:t>
        </w:r>
        <w:r w:rsidR="00BA49BF">
          <w:t>id</w:t>
        </w:r>
        <w:r>
          <w:t xml:space="preserve"> attribute references a &lt;displayproperties&gt; group containing additional properties that describe how best to display the material when previewing a mesh with this material</w:t>
        </w:r>
        <w:r w:rsidR="007C0339">
          <w:t xml:space="preserve"> on a device display</w:t>
        </w:r>
        <w:r>
          <w:t>.</w:t>
        </w:r>
        <w:r w:rsidR="007C0339">
          <w:t xml:space="preserve"> For more information, refer to Chapter 7: Display Properties Overview.</w:t>
        </w:r>
      </w:ins>
    </w:p>
    <w:p w14:paraId="1A140AB2" w14:textId="77777777" w:rsidR="00956732" w:rsidRDefault="00956732" w:rsidP="00E22759">
      <w:pPr>
        <w:rPr>
          <w:ins w:id="839" w:author="Author"/>
        </w:rPr>
      </w:pPr>
      <w:ins w:id="840" w:author="Author">
        <w:r>
          <w:t xml:space="preserve"> </w:t>
        </w:r>
      </w:ins>
    </w:p>
    <w:p w14:paraId="16B72002" w14:textId="28757969" w:rsidR="00E22759" w:rsidRPr="00C31EA1" w:rsidRDefault="00E22759" w:rsidP="00C31EA1">
      <w:pPr>
        <w:pStyle w:val="Heading2"/>
        <w:numPr>
          <w:ilvl w:val="1"/>
          <w:numId w:val="24"/>
        </w:numPr>
      </w:pPr>
      <w:bookmarkStart w:id="841" w:name="_Toc416462086"/>
      <w:bookmarkStart w:id="842" w:name="_Toc417309096"/>
      <w:bookmarkStart w:id="843" w:name="_Toc494990400"/>
      <w:bookmarkStart w:id="844" w:name="_Toc494990511"/>
      <w:bookmarkStart w:id="845" w:name="_Toc417309097"/>
      <w:bookmarkStart w:id="846" w:name="_Toc520719634"/>
      <w:bookmarkStart w:id="847" w:name="_Toc495065097"/>
      <w:bookmarkEnd w:id="841"/>
      <w:bookmarkEnd w:id="842"/>
      <w:bookmarkEnd w:id="843"/>
      <w:bookmarkEnd w:id="844"/>
      <w:r>
        <w:t>Composite</w:t>
      </w:r>
      <w:bookmarkEnd w:id="845"/>
      <w:bookmarkEnd w:id="846"/>
      <w:bookmarkEnd w:id="847"/>
    </w:p>
    <w:p w14:paraId="050671D4" w14:textId="1750ED95" w:rsidR="001F7DCC" w:rsidRPr="00E22759" w:rsidRDefault="001F7DCC" w:rsidP="00E56EF9">
      <w:pPr>
        <w:keepNext/>
      </w:pPr>
      <w:r>
        <w:t xml:space="preserve">Element </w:t>
      </w:r>
      <w:r w:rsidRPr="001F33F1">
        <w:rPr>
          <w:b/>
        </w:rPr>
        <w:t>&lt;</w:t>
      </w:r>
      <w:r>
        <w:rPr>
          <w:b/>
        </w:rPr>
        <w:t>composite</w:t>
      </w:r>
      <w:r w:rsidRPr="001F33F1">
        <w:rPr>
          <w:b/>
        </w:rPr>
        <w:t>&gt;</w:t>
      </w:r>
    </w:p>
    <w:tbl>
      <w:tblPr>
        <w:tblW w:w="4999" w:type="pct"/>
        <w:tblLook w:val="0000" w:firstRow="0" w:lastRow="0" w:firstColumn="0" w:lastColumn="0" w:noHBand="0" w:noVBand="0"/>
      </w:tblPr>
      <w:tblGrid>
        <w:gridCol w:w="1399"/>
        <w:gridCol w:w="7949"/>
      </w:tblGrid>
      <w:tr w:rsidR="001F7DCC" w:rsidRPr="00161007" w14:paraId="61F2B7BA" w14:textId="77777777">
        <w:tc>
          <w:tcPr>
            <w:tcW w:w="500" w:type="pct"/>
            <w:tcBorders>
              <w:top w:val="single" w:sz="4" w:space="0" w:color="auto"/>
              <w:left w:val="single" w:sz="4" w:space="0" w:color="auto"/>
              <w:bottom w:val="single" w:sz="4" w:space="0" w:color="auto"/>
              <w:right w:val="single" w:sz="4" w:space="0" w:color="auto"/>
            </w:tcBorders>
          </w:tcPr>
          <w:p w14:paraId="63498BB5" w14:textId="69EBBD35" w:rsidR="001F7DCC" w:rsidRPr="00161007" w:rsidRDefault="001F7DCC" w:rsidP="00B24332">
            <w:pPr>
              <w:widowControl w:val="0"/>
              <w:autoSpaceDE w:val="0"/>
              <w:autoSpaceDN w:val="0"/>
              <w:adjustRightInd w:val="0"/>
              <w:spacing w:before="75" w:after="75" w:line="240" w:lineRule="auto"/>
              <w:rPr>
                <w:rFonts w:ascii="Arial" w:hAnsi="Arial" w:cs="Arial"/>
                <w:sz w:val="24"/>
                <w:szCs w:val="24"/>
              </w:rPr>
            </w:pPr>
            <w:del w:id="848" w:author="Author">
              <w:r w:rsidRPr="00161007">
                <w:rPr>
                  <w:rFonts w:ascii="Arial" w:hAnsi="Arial" w:cs="Arial"/>
                  <w:color w:val="808080"/>
                  <w:sz w:val="16"/>
                  <w:szCs w:val="16"/>
                </w:rPr>
                <w:delText>diagram</w:delText>
              </w:r>
            </w:del>
            <w:ins w:id="849" w:author="Author">
              <w:r w:rsidR="00924AAC" w:rsidRPr="00161007">
                <w:rPr>
                  <w:rFonts w:ascii="Arial" w:hAnsi="Arial" w:cs="Arial"/>
                  <w:color w:val="808080"/>
                  <w:sz w:val="16"/>
                  <w:szCs w:val="16"/>
                </w:rPr>
                <w:t>D</w:t>
              </w:r>
              <w:r w:rsidRPr="00161007">
                <w:rPr>
                  <w:rFonts w:ascii="Arial" w:hAnsi="Arial" w:cs="Arial"/>
                  <w:color w:val="808080"/>
                  <w:sz w:val="16"/>
                  <w:szCs w:val="16"/>
                </w:rPr>
                <w:t>iagram</w:t>
              </w:r>
            </w:ins>
          </w:p>
        </w:tc>
        <w:tc>
          <w:tcPr>
            <w:tcW w:w="4500" w:type="pct"/>
            <w:tcBorders>
              <w:top w:val="single" w:sz="4" w:space="0" w:color="auto"/>
              <w:left w:val="single" w:sz="4" w:space="0" w:color="auto"/>
              <w:bottom w:val="single" w:sz="4" w:space="0" w:color="auto"/>
              <w:right w:val="single" w:sz="4" w:space="0" w:color="auto"/>
            </w:tcBorders>
          </w:tcPr>
          <w:p w14:paraId="178199B7" w14:textId="13C68721" w:rsidR="001F7DCC" w:rsidRPr="00161007" w:rsidRDefault="00834FE7" w:rsidP="00B24332">
            <w:pPr>
              <w:widowControl w:val="0"/>
              <w:autoSpaceDE w:val="0"/>
              <w:autoSpaceDN w:val="0"/>
              <w:adjustRightInd w:val="0"/>
              <w:spacing w:before="75" w:after="75" w:line="240" w:lineRule="auto"/>
              <w:rPr>
                <w:rFonts w:ascii="Arial" w:hAnsi="Arial" w:cs="Arial"/>
                <w:sz w:val="24"/>
                <w:szCs w:val="24"/>
              </w:rPr>
            </w:pPr>
            <w:r>
              <w:t xml:space="preserve"> </w:t>
            </w:r>
            <w:del w:id="850" w:author="Author">
              <w:r>
                <w:rPr>
                  <w:noProof/>
                </w:rPr>
                <w:drawing>
                  <wp:inline distT="0" distB="0" distL="0" distR="0" wp14:anchorId="423AAD8B" wp14:editId="60207BF2">
                    <wp:extent cx="3264408" cy="896112"/>
                    <wp:effectExtent l="0" t="0" r="0" b="0"/>
                    <wp:docPr id="22" name="Picture 22" descr="cid:image001.png@01D33DB4.A6349D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DB4.A6349D70"/>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3264408" cy="896112"/>
                            </a:xfrm>
                            <a:prstGeom prst="rect">
                              <a:avLst/>
                            </a:prstGeom>
                            <a:noFill/>
                            <a:ln>
                              <a:noFill/>
                            </a:ln>
                          </pic:spPr>
                        </pic:pic>
                      </a:graphicData>
                    </a:graphic>
                  </wp:inline>
                </w:drawing>
              </w:r>
            </w:del>
            <w:ins w:id="851" w:author="Author">
              <w:r>
                <w:rPr>
                  <w:noProof/>
                </w:rPr>
                <w:drawing>
                  <wp:inline distT="0" distB="0" distL="0" distR="0" wp14:anchorId="7A6241F4" wp14:editId="06D8F983">
                    <wp:extent cx="3264408" cy="896112"/>
                    <wp:effectExtent l="0" t="0" r="0" b="0"/>
                    <wp:docPr id="21" name="Picture 21" descr="cid:image001.png@01D33DB4.A6349D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DB4.A6349D7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264408" cy="896112"/>
                            </a:xfrm>
                            <a:prstGeom prst="rect">
                              <a:avLst/>
                            </a:prstGeom>
                            <a:noFill/>
                            <a:ln>
                              <a:noFill/>
                            </a:ln>
                          </pic:spPr>
                        </pic:pic>
                      </a:graphicData>
                    </a:graphic>
                  </wp:inline>
                </w:drawing>
              </w:r>
            </w:ins>
          </w:p>
        </w:tc>
      </w:tr>
      <w:tr w:rsidR="001F7DCC" w:rsidRPr="00161007" w14:paraId="7741174D" w14:textId="77777777">
        <w:tc>
          <w:tcPr>
            <w:tcW w:w="500" w:type="pct"/>
            <w:tcBorders>
              <w:top w:val="single" w:sz="4" w:space="0" w:color="auto"/>
              <w:left w:val="single" w:sz="4" w:space="0" w:color="auto"/>
              <w:bottom w:val="single" w:sz="4" w:space="0" w:color="auto"/>
              <w:right w:val="single" w:sz="4" w:space="0" w:color="auto"/>
            </w:tcBorders>
          </w:tcPr>
          <w:p w14:paraId="377F47E4"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852" w:author="Author">
                <w:tblPr>
                  <w:tblW w:w="4999" w:type="pct"/>
                  <w:tblLook w:val="0000" w:firstRow="0" w:lastRow="0" w:firstColumn="0" w:lastColumn="0" w:noHBand="0" w:noVBand="0"/>
                </w:tblPr>
              </w:tblPrChange>
            </w:tblPr>
            <w:tblGrid>
              <w:gridCol w:w="1233"/>
              <w:gridCol w:w="1705"/>
              <w:gridCol w:w="804"/>
              <w:gridCol w:w="723"/>
              <w:gridCol w:w="608"/>
              <w:gridCol w:w="2658"/>
              <w:tblGridChange w:id="853">
                <w:tblGrid>
                  <w:gridCol w:w="1168"/>
                  <w:gridCol w:w="65"/>
                  <w:gridCol w:w="1705"/>
                  <w:gridCol w:w="171"/>
                  <w:gridCol w:w="633"/>
                  <w:gridCol w:w="172"/>
                  <w:gridCol w:w="551"/>
                  <w:gridCol w:w="172"/>
                  <w:gridCol w:w="436"/>
                  <w:gridCol w:w="172"/>
                  <w:gridCol w:w="2486"/>
                  <w:gridCol w:w="464"/>
                </w:tblGrid>
              </w:tblGridChange>
            </w:tblGrid>
            <w:tr w:rsidR="001F7DCC" w:rsidRPr="00161007" w14:paraId="69FD40D7" w14:textId="77777777" w:rsidTr="004D3835">
              <w:trPr>
                <w:trHeight w:val="358"/>
                <w:trPrChange w:id="854" w:author="Author">
                  <w:trPr>
                    <w:trHeight w:val="358"/>
                  </w:trPr>
                </w:trPrChange>
              </w:trPr>
              <w:tc>
                <w:tcPr>
                  <w:tcW w:w="713" w:type="pct"/>
                  <w:tcPrChange w:id="855" w:author="Author">
                    <w:tcPr>
                      <w:tcW w:w="713" w:type="pct"/>
                    </w:tcPr>
                  </w:tcPrChange>
                </w:tcPr>
                <w:p w14:paraId="28F5D032" w14:textId="4EA33674"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84" w:type="pct"/>
                  <w:tcPrChange w:id="856" w:author="Author">
                    <w:tcPr>
                      <w:tcW w:w="1184" w:type="pct"/>
                      <w:gridSpan w:val="3"/>
                    </w:tcPr>
                  </w:tcPrChange>
                </w:tcPr>
                <w:p w14:paraId="7940C3E2" w14:textId="7BEA21B6"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Change w:id="857" w:author="Author">
                    <w:tcPr>
                      <w:tcW w:w="491" w:type="pct"/>
                      <w:gridSpan w:val="2"/>
                    </w:tcPr>
                  </w:tcPrChange>
                </w:tcPr>
                <w:p w14:paraId="44A7BE5F" w14:textId="352D4B1C"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858" w:author="Author">
                    <w:tcPr>
                      <w:tcW w:w="441" w:type="pct"/>
                      <w:gridSpan w:val="2"/>
                    </w:tcPr>
                  </w:tcPrChange>
                </w:tcPr>
                <w:p w14:paraId="723F135B" w14:textId="1B8B7F92"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859" w:author="Author">
                    <w:tcPr>
                      <w:tcW w:w="371" w:type="pct"/>
                      <w:gridSpan w:val="2"/>
                    </w:tcPr>
                  </w:tcPrChange>
                </w:tcPr>
                <w:p w14:paraId="78D689E2" w14:textId="776DAF10"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800" w:type="pct"/>
                  <w:tcPrChange w:id="860" w:author="Author">
                    <w:tcPr>
                      <w:tcW w:w="1800" w:type="pct"/>
                      <w:gridSpan w:val="2"/>
                    </w:tcPr>
                  </w:tcPrChange>
                </w:tcPr>
                <w:p w14:paraId="59749ECF"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990A12" w:rsidRPr="00161007" w14:paraId="55DD836C" w14:textId="77777777" w:rsidTr="004D3835">
              <w:trPr>
                <w:trHeight w:val="790"/>
                <w:trPrChange w:id="861" w:author="Author">
                  <w:trPr>
                    <w:trHeight w:val="790"/>
                  </w:trPr>
                </w:trPrChange>
              </w:trPr>
              <w:tc>
                <w:tcPr>
                  <w:tcW w:w="713" w:type="pct"/>
                  <w:tcPrChange w:id="862" w:author="Author">
                    <w:tcPr>
                      <w:tcW w:w="713" w:type="pct"/>
                      <w:tcBorders>
                        <w:bottom w:val="single" w:sz="4" w:space="0" w:color="auto"/>
                      </w:tcBorders>
                    </w:tcPr>
                  </w:tcPrChange>
                </w:tcPr>
                <w:p w14:paraId="33AD698C" w14:textId="593FD392" w:rsidR="00990A12" w:rsidRPr="004D3835" w:rsidRDefault="00990A12" w:rsidP="00B24332">
                  <w:pPr>
                    <w:widowControl w:val="0"/>
                    <w:autoSpaceDE w:val="0"/>
                    <w:autoSpaceDN w:val="0"/>
                    <w:adjustRightInd w:val="0"/>
                    <w:spacing w:before="60" w:after="60" w:line="240" w:lineRule="auto"/>
                    <w:rPr>
                      <w:rFonts w:ascii="Arial" w:hAnsi="Arial"/>
                      <w:b/>
                      <w:color w:val="000000"/>
                      <w:sz w:val="16"/>
                      <w:rPrChange w:id="863" w:author="Author">
                        <w:rPr>
                          <w:rFonts w:ascii="Arial" w:hAnsi="Arial"/>
                          <w:color w:val="000000"/>
                          <w:sz w:val="16"/>
                        </w:rPr>
                      </w:rPrChange>
                    </w:rPr>
                  </w:pPr>
                  <w:del w:id="864" w:author="Author">
                    <w:r>
                      <w:rPr>
                        <w:rFonts w:ascii="Arial" w:hAnsi="Arial" w:cs="Arial"/>
                        <w:color w:val="000000"/>
                        <w:sz w:val="16"/>
                        <w:szCs w:val="16"/>
                      </w:rPr>
                      <w:delText>values</w:delText>
                    </w:r>
                  </w:del>
                  <w:ins w:id="865" w:author="Author">
                    <w:r w:rsidR="004B08F9" w:rsidRPr="00EC5B54">
                      <w:rPr>
                        <w:rFonts w:ascii="Arial" w:hAnsi="Arial" w:cs="Arial"/>
                        <w:b/>
                        <w:color w:val="000000"/>
                        <w:sz w:val="16"/>
                        <w:szCs w:val="16"/>
                      </w:rPr>
                      <w:t>V</w:t>
                    </w:r>
                    <w:r w:rsidRPr="00EC5B54">
                      <w:rPr>
                        <w:rFonts w:ascii="Arial" w:hAnsi="Arial" w:cs="Arial"/>
                        <w:b/>
                        <w:color w:val="000000"/>
                        <w:sz w:val="16"/>
                        <w:szCs w:val="16"/>
                      </w:rPr>
                      <w:t>alues</w:t>
                    </w:r>
                  </w:ins>
                </w:p>
              </w:tc>
              <w:tc>
                <w:tcPr>
                  <w:tcW w:w="1184" w:type="pct"/>
                  <w:tcPrChange w:id="866" w:author="Author">
                    <w:tcPr>
                      <w:tcW w:w="1184" w:type="pct"/>
                      <w:gridSpan w:val="3"/>
                      <w:tcBorders>
                        <w:bottom w:val="single" w:sz="4" w:space="0" w:color="auto"/>
                      </w:tcBorders>
                    </w:tcPr>
                  </w:tcPrChange>
                </w:tcPr>
                <w:p w14:paraId="1EB6F9DA" w14:textId="50D0FA32" w:rsidR="00990A12" w:rsidRDefault="0023772C" w:rsidP="00B24332">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ST_Numbers</w:t>
                  </w:r>
                </w:p>
              </w:tc>
              <w:tc>
                <w:tcPr>
                  <w:tcW w:w="491" w:type="pct"/>
                  <w:tcPrChange w:id="867" w:author="Author">
                    <w:tcPr>
                      <w:tcW w:w="491" w:type="pct"/>
                      <w:gridSpan w:val="2"/>
                      <w:tcBorders>
                        <w:bottom w:val="single" w:sz="4" w:space="0" w:color="auto"/>
                      </w:tcBorders>
                    </w:tcPr>
                  </w:tcPrChange>
                </w:tcPr>
                <w:p w14:paraId="6C9BD970" w14:textId="77777777" w:rsidR="00990A12" w:rsidRDefault="00990A12" w:rsidP="00B2433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441" w:type="pct"/>
                  <w:tcPrChange w:id="868" w:author="Author">
                    <w:tcPr>
                      <w:tcW w:w="441" w:type="pct"/>
                      <w:gridSpan w:val="2"/>
                      <w:tcBorders>
                        <w:bottom w:val="single" w:sz="4" w:space="0" w:color="auto"/>
                      </w:tcBorders>
                    </w:tcPr>
                  </w:tcPrChange>
                </w:tcPr>
                <w:p w14:paraId="31F19533" w14:textId="77777777" w:rsidR="00990A12" w:rsidRPr="00161007" w:rsidRDefault="00990A12" w:rsidP="00B24332">
                  <w:pPr>
                    <w:widowControl w:val="0"/>
                    <w:autoSpaceDE w:val="0"/>
                    <w:autoSpaceDN w:val="0"/>
                    <w:adjustRightInd w:val="0"/>
                    <w:spacing w:before="60" w:after="60" w:line="240" w:lineRule="auto"/>
                    <w:rPr>
                      <w:rFonts w:ascii="Arial" w:hAnsi="Arial" w:cs="Arial"/>
                      <w:color w:val="000000"/>
                      <w:sz w:val="16"/>
                      <w:szCs w:val="16"/>
                    </w:rPr>
                  </w:pPr>
                </w:p>
              </w:tc>
              <w:tc>
                <w:tcPr>
                  <w:tcW w:w="371" w:type="pct"/>
                  <w:tcPrChange w:id="869" w:author="Author">
                    <w:tcPr>
                      <w:tcW w:w="371" w:type="pct"/>
                      <w:gridSpan w:val="2"/>
                      <w:tcBorders>
                        <w:bottom w:val="single" w:sz="4" w:space="0" w:color="auto"/>
                      </w:tcBorders>
                    </w:tcPr>
                  </w:tcPrChange>
                </w:tcPr>
                <w:p w14:paraId="1BF59494" w14:textId="77777777" w:rsidR="00990A12" w:rsidRPr="00161007" w:rsidRDefault="00990A12" w:rsidP="00B24332">
                  <w:pPr>
                    <w:widowControl w:val="0"/>
                    <w:autoSpaceDE w:val="0"/>
                    <w:autoSpaceDN w:val="0"/>
                    <w:adjustRightInd w:val="0"/>
                    <w:spacing w:before="60" w:after="60" w:line="240" w:lineRule="auto"/>
                    <w:rPr>
                      <w:rFonts w:ascii="Arial" w:hAnsi="Arial" w:cs="Arial"/>
                      <w:color w:val="000000"/>
                      <w:sz w:val="16"/>
                      <w:szCs w:val="16"/>
                    </w:rPr>
                  </w:pPr>
                </w:p>
              </w:tc>
              <w:tc>
                <w:tcPr>
                  <w:tcW w:w="1800" w:type="pct"/>
                  <w:tcPrChange w:id="870" w:author="Author">
                    <w:tcPr>
                      <w:tcW w:w="1800" w:type="pct"/>
                      <w:gridSpan w:val="2"/>
                      <w:tcBorders>
                        <w:bottom w:val="single" w:sz="4" w:space="0" w:color="auto"/>
                      </w:tcBorders>
                    </w:tcPr>
                  </w:tcPrChange>
                </w:tcPr>
                <w:p w14:paraId="3751BD72" w14:textId="20B28365" w:rsidR="00990A12" w:rsidRPr="001E1953" w:rsidRDefault="00990A12" w:rsidP="00B24332">
                  <w:pPr>
                    <w:widowControl w:val="0"/>
                    <w:autoSpaceDE w:val="0"/>
                    <w:autoSpaceDN w:val="0"/>
                    <w:adjustRightInd w:val="0"/>
                    <w:spacing w:before="60" w:after="60" w:line="240" w:lineRule="auto"/>
                  </w:pPr>
                  <w:r>
                    <w:rPr>
                      <w:rFonts w:ascii="Arial" w:hAnsi="Arial" w:cs="Arial"/>
                      <w:color w:val="000000"/>
                      <w:sz w:val="16"/>
                      <w:szCs w:val="16"/>
                    </w:rPr>
                    <w:t xml:space="preserve">A space-delimited list of ST_Number values between </w:t>
                  </w:r>
                  <w:r w:rsidR="001E1953">
                    <w:rPr>
                      <w:rFonts w:ascii="Arial" w:hAnsi="Arial" w:cs="Arial"/>
                      <w:color w:val="000000"/>
                      <w:sz w:val="16"/>
                      <w:szCs w:val="16"/>
                    </w:rPr>
                    <w:t xml:space="preserve">0 and 1, inclusive representing the </w:t>
                  </w:r>
                  <w:r w:rsidR="005B304C">
                    <w:rPr>
                      <w:rFonts w:ascii="Arial" w:hAnsi="Arial" w:cs="Arial"/>
                      <w:color w:val="000000"/>
                      <w:sz w:val="16"/>
                      <w:szCs w:val="16"/>
                    </w:rPr>
                    <w:t>fraction of the material constituents, respectively.</w:t>
                  </w:r>
                </w:p>
              </w:tc>
            </w:tr>
            <w:tr w:rsidR="004B08F9" w:rsidRPr="00161007" w14:paraId="1B3C52AC" w14:textId="77777777" w:rsidTr="00E83016">
              <w:trPr>
                <w:trHeight w:val="288"/>
                <w:ins w:id="871" w:author="Author"/>
              </w:trPr>
              <w:tc>
                <w:tcPr>
                  <w:tcW w:w="713" w:type="pct"/>
                  <w:tcBorders>
                    <w:bottom w:val="single" w:sz="4" w:space="0" w:color="auto"/>
                  </w:tcBorders>
                </w:tcPr>
                <w:p w14:paraId="2E639939" w14:textId="6796E332" w:rsidR="004B08F9" w:rsidRPr="00E83016" w:rsidRDefault="004B08F9" w:rsidP="00B24332">
                  <w:pPr>
                    <w:widowControl w:val="0"/>
                    <w:autoSpaceDE w:val="0"/>
                    <w:autoSpaceDN w:val="0"/>
                    <w:adjustRightInd w:val="0"/>
                    <w:spacing w:before="60" w:after="60" w:line="240" w:lineRule="auto"/>
                    <w:rPr>
                      <w:ins w:id="872" w:author="Author"/>
                      <w:rFonts w:ascii="Arial" w:hAnsi="Arial" w:cs="Arial"/>
                      <w:color w:val="000000"/>
                      <w:sz w:val="16"/>
                      <w:szCs w:val="16"/>
                    </w:rPr>
                  </w:pPr>
                  <w:ins w:id="873" w:author="Author">
                    <w:r w:rsidRPr="00E83016">
                      <w:rPr>
                        <w:rFonts w:ascii="Arial" w:hAnsi="Arial" w:cs="Arial"/>
                        <w:color w:val="000000"/>
                        <w:sz w:val="16"/>
                        <w:szCs w:val="16"/>
                      </w:rPr>
                      <w:t>@anyAttribute</w:t>
                    </w:r>
                  </w:ins>
                </w:p>
              </w:tc>
              <w:tc>
                <w:tcPr>
                  <w:tcW w:w="1184" w:type="pct"/>
                  <w:tcBorders>
                    <w:bottom w:val="single" w:sz="4" w:space="0" w:color="auto"/>
                  </w:tcBorders>
                </w:tcPr>
                <w:p w14:paraId="3DF9D8BA" w14:textId="77777777" w:rsidR="004B08F9" w:rsidRDefault="004B08F9" w:rsidP="00B24332">
                  <w:pPr>
                    <w:widowControl w:val="0"/>
                    <w:autoSpaceDE w:val="0"/>
                    <w:autoSpaceDN w:val="0"/>
                    <w:adjustRightInd w:val="0"/>
                    <w:spacing w:before="60" w:after="60" w:line="240" w:lineRule="auto"/>
                    <w:rPr>
                      <w:ins w:id="874" w:author="Author"/>
                      <w:rFonts w:ascii="Arial" w:hAnsi="Arial" w:cs="Arial"/>
                      <w:b/>
                      <w:bCs/>
                      <w:color w:val="000000"/>
                      <w:sz w:val="16"/>
                      <w:szCs w:val="16"/>
                    </w:rPr>
                  </w:pPr>
                </w:p>
              </w:tc>
              <w:tc>
                <w:tcPr>
                  <w:tcW w:w="491" w:type="pct"/>
                  <w:tcBorders>
                    <w:bottom w:val="single" w:sz="4" w:space="0" w:color="auto"/>
                  </w:tcBorders>
                </w:tcPr>
                <w:p w14:paraId="34FC3A2D" w14:textId="77777777" w:rsidR="004B08F9" w:rsidRDefault="004B08F9" w:rsidP="00B24332">
                  <w:pPr>
                    <w:widowControl w:val="0"/>
                    <w:autoSpaceDE w:val="0"/>
                    <w:autoSpaceDN w:val="0"/>
                    <w:adjustRightInd w:val="0"/>
                    <w:spacing w:before="60" w:after="60" w:line="240" w:lineRule="auto"/>
                    <w:rPr>
                      <w:ins w:id="875" w:author="Author"/>
                      <w:rFonts w:ascii="Arial" w:hAnsi="Arial" w:cs="Arial"/>
                      <w:color w:val="000000"/>
                      <w:sz w:val="16"/>
                      <w:szCs w:val="16"/>
                    </w:rPr>
                  </w:pPr>
                </w:p>
              </w:tc>
              <w:tc>
                <w:tcPr>
                  <w:tcW w:w="441" w:type="pct"/>
                  <w:tcBorders>
                    <w:bottom w:val="single" w:sz="4" w:space="0" w:color="auto"/>
                  </w:tcBorders>
                </w:tcPr>
                <w:p w14:paraId="4B50ABAF" w14:textId="77777777" w:rsidR="004B08F9" w:rsidRPr="00161007" w:rsidRDefault="004B08F9" w:rsidP="00B24332">
                  <w:pPr>
                    <w:widowControl w:val="0"/>
                    <w:autoSpaceDE w:val="0"/>
                    <w:autoSpaceDN w:val="0"/>
                    <w:adjustRightInd w:val="0"/>
                    <w:spacing w:before="60" w:after="60" w:line="240" w:lineRule="auto"/>
                    <w:rPr>
                      <w:ins w:id="876" w:author="Author"/>
                      <w:rFonts w:ascii="Arial" w:hAnsi="Arial" w:cs="Arial"/>
                      <w:color w:val="000000"/>
                      <w:sz w:val="16"/>
                      <w:szCs w:val="16"/>
                    </w:rPr>
                  </w:pPr>
                </w:p>
              </w:tc>
              <w:tc>
                <w:tcPr>
                  <w:tcW w:w="371" w:type="pct"/>
                  <w:tcBorders>
                    <w:bottom w:val="single" w:sz="4" w:space="0" w:color="auto"/>
                  </w:tcBorders>
                </w:tcPr>
                <w:p w14:paraId="70D74285" w14:textId="77777777" w:rsidR="004B08F9" w:rsidRPr="00161007" w:rsidRDefault="004B08F9" w:rsidP="00B24332">
                  <w:pPr>
                    <w:widowControl w:val="0"/>
                    <w:autoSpaceDE w:val="0"/>
                    <w:autoSpaceDN w:val="0"/>
                    <w:adjustRightInd w:val="0"/>
                    <w:spacing w:before="60" w:after="60" w:line="240" w:lineRule="auto"/>
                    <w:rPr>
                      <w:ins w:id="877" w:author="Author"/>
                      <w:rFonts w:ascii="Arial" w:hAnsi="Arial" w:cs="Arial"/>
                      <w:color w:val="000000"/>
                      <w:sz w:val="16"/>
                      <w:szCs w:val="16"/>
                    </w:rPr>
                  </w:pPr>
                </w:p>
              </w:tc>
              <w:tc>
                <w:tcPr>
                  <w:tcW w:w="1800" w:type="pct"/>
                  <w:tcBorders>
                    <w:bottom w:val="single" w:sz="4" w:space="0" w:color="auto"/>
                  </w:tcBorders>
                </w:tcPr>
                <w:p w14:paraId="0D1FE261" w14:textId="77777777" w:rsidR="004B08F9" w:rsidRDefault="004B08F9" w:rsidP="00B24332">
                  <w:pPr>
                    <w:widowControl w:val="0"/>
                    <w:autoSpaceDE w:val="0"/>
                    <w:autoSpaceDN w:val="0"/>
                    <w:adjustRightInd w:val="0"/>
                    <w:spacing w:before="60" w:after="60" w:line="240" w:lineRule="auto"/>
                    <w:rPr>
                      <w:ins w:id="878" w:author="Author"/>
                      <w:rFonts w:ascii="Arial" w:hAnsi="Arial" w:cs="Arial"/>
                      <w:color w:val="000000"/>
                      <w:sz w:val="16"/>
                      <w:szCs w:val="16"/>
                    </w:rPr>
                  </w:pPr>
                </w:p>
              </w:tc>
            </w:tr>
          </w:tbl>
          <w:p w14:paraId="2E07AB3D"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r>
    </w:tbl>
    <w:p w14:paraId="1727E481" w14:textId="77777777" w:rsidR="005B304C" w:rsidRDefault="00363EFB" w:rsidP="005B304C">
      <w:pPr>
        <w:spacing w:before="120"/>
      </w:pPr>
      <w:r>
        <w:t>The &lt;composite&gt; element defines a</w:t>
      </w:r>
      <w:r w:rsidR="005B304C">
        <w:t xml:space="preserve"> values attribute</w:t>
      </w:r>
      <w:r w:rsidR="0094248C">
        <w:t>,</w:t>
      </w:r>
      <w:r>
        <w:t xml:space="preserve"> which</w:t>
      </w:r>
      <w:r w:rsidR="005B304C">
        <w:t xml:space="preserve"> specifies the proportion of the overall mixture for each material. If the sum of the values is greater than zero, consumers MUST divide each value by the sum of the values of all constituent value attributes to apply the correct proportion for each material. If the sum of all constituent value attributes is zero, each value MUST be treated as 1.0 divided by the number of constituent elements.</w:t>
      </w:r>
    </w:p>
    <w:p w14:paraId="2453EBED" w14:textId="7C1B25E1" w:rsidR="00E63498" w:rsidRDefault="00E63498" w:rsidP="005B304C">
      <w:pPr>
        <w:spacing w:before="120"/>
      </w:pPr>
      <w:r>
        <w:lastRenderedPageBreak/>
        <w:t>If the values list is shorter than the matindices list, consumers MUST use a default value of zero for unspecified values. Extra values MUST be ignored.</w:t>
      </w:r>
    </w:p>
    <w:p w14:paraId="0EA5EC6C" w14:textId="00A46E05" w:rsidR="00EA0C5A" w:rsidRDefault="00EA0C5A" w:rsidP="00EA0C5A">
      <w:pPr>
        <w:spacing w:before="120"/>
      </w:pPr>
      <w:del w:id="879" w:author="Author">
        <w:r>
          <w:delText>In order to</w:delText>
        </w:r>
      </w:del>
      <w:ins w:id="880" w:author="Author">
        <w:r w:rsidR="009F2E88">
          <w:t>To</w:t>
        </w:r>
      </w:ins>
      <w:r>
        <w:t xml:space="preserve"> avoid integer overflows, a composite group MUST contain less than 2^31 composites.</w:t>
      </w:r>
    </w:p>
    <w:p w14:paraId="7578BCEE" w14:textId="3B0D15C6" w:rsidR="00A8382B" w:rsidRDefault="00A8382B" w:rsidP="00681026">
      <w:pPr>
        <w:pStyle w:val="Heading1"/>
        <w:numPr>
          <w:ilvl w:val="0"/>
          <w:numId w:val="24"/>
        </w:numPr>
      </w:pPr>
      <w:bookmarkStart w:id="881" w:name="_Toc495065098"/>
      <w:bookmarkStart w:id="882" w:name="_Toc417309098"/>
      <w:bookmarkStart w:id="883" w:name="_Toc520719635"/>
      <w:bookmarkStart w:id="884" w:name="_Toc495065099"/>
      <w:bookmarkEnd w:id="881"/>
      <w:r>
        <w:lastRenderedPageBreak/>
        <w:t>Multi</w:t>
      </w:r>
      <w:ins w:id="885" w:author="Author">
        <w:r w:rsidR="00566075">
          <w:t>p</w:t>
        </w:r>
      </w:ins>
      <w:bookmarkStart w:id="886" w:name="_GoBack"/>
      <w:bookmarkEnd w:id="886"/>
      <w:del w:id="887" w:author="Author">
        <w:r w:rsidDel="00566075">
          <w:delText>-</w:delText>
        </w:r>
        <w:r w:rsidR="007C5B48" w:rsidDel="00566075">
          <w:delText>P</w:delText>
        </w:r>
      </w:del>
      <w:r w:rsidR="007C5B48">
        <w:t>roperties</w:t>
      </w:r>
      <w:bookmarkEnd w:id="882"/>
      <w:bookmarkEnd w:id="883"/>
      <w:bookmarkEnd w:id="884"/>
    </w:p>
    <w:p w14:paraId="33F4DF96" w14:textId="77777777" w:rsidR="00CC25D3" w:rsidRPr="00FB72C0" w:rsidRDefault="00CC25D3" w:rsidP="00CC25D3">
      <w:pPr>
        <w:keepNext/>
      </w:pPr>
      <w:r>
        <w:t xml:space="preserve">Element </w:t>
      </w:r>
      <w:r w:rsidRPr="001F33F1">
        <w:rPr>
          <w:b/>
        </w:rPr>
        <w:t>&lt;</w:t>
      </w:r>
      <w:r w:rsidR="007C5B48">
        <w:rPr>
          <w:b/>
        </w:rPr>
        <w:t>multiproperties</w:t>
      </w:r>
      <w:r w:rsidRPr="001F33F1">
        <w:rPr>
          <w:b/>
        </w:rPr>
        <w:t>&gt;</w:t>
      </w:r>
    </w:p>
    <w:tbl>
      <w:tblPr>
        <w:tblW w:w="4999" w:type="pct"/>
        <w:tblLook w:val="0000" w:firstRow="0" w:lastRow="0" w:firstColumn="0" w:lastColumn="0" w:noHBand="0" w:noVBand="0"/>
        <w:tblPrChange w:id="888" w:author="Author">
          <w:tblPr>
            <w:tblW w:w="4999" w:type="pct"/>
            <w:tblLook w:val="0000" w:firstRow="0" w:lastRow="0" w:firstColumn="0" w:lastColumn="0" w:noHBand="0" w:noVBand="0"/>
          </w:tblPr>
        </w:tblPrChange>
      </w:tblPr>
      <w:tblGrid>
        <w:gridCol w:w="1399"/>
        <w:gridCol w:w="7949"/>
        <w:tblGridChange w:id="889">
          <w:tblGrid>
            <w:gridCol w:w="935"/>
            <w:gridCol w:w="464"/>
            <w:gridCol w:w="7949"/>
          </w:tblGrid>
        </w:tblGridChange>
      </w:tblGrid>
      <w:tr w:rsidR="00CC25D3" w:rsidRPr="00161007" w14:paraId="773EC85B" w14:textId="77777777" w:rsidTr="004D3835">
        <w:tc>
          <w:tcPr>
            <w:tcW w:w="500" w:type="pct"/>
            <w:tcBorders>
              <w:top w:val="single" w:sz="4" w:space="0" w:color="auto"/>
              <w:left w:val="single" w:sz="4" w:space="0" w:color="auto"/>
              <w:bottom w:val="single" w:sz="4" w:space="0" w:color="auto"/>
              <w:right w:val="single" w:sz="4" w:space="0" w:color="auto"/>
            </w:tcBorders>
            <w:tcPrChange w:id="890" w:author="Author">
              <w:tcPr>
                <w:tcW w:w="490" w:type="pct"/>
                <w:tcBorders>
                  <w:top w:val="single" w:sz="4" w:space="0" w:color="auto"/>
                  <w:left w:val="single" w:sz="4" w:space="0" w:color="auto"/>
                  <w:bottom w:val="single" w:sz="4" w:space="0" w:color="auto"/>
                  <w:right w:val="single" w:sz="4" w:space="0" w:color="auto"/>
                </w:tcBorders>
              </w:tcPr>
            </w:tcPrChange>
          </w:tcPr>
          <w:p w14:paraId="54325156" w14:textId="3F1D7176" w:rsidR="00CC25D3" w:rsidRPr="00161007" w:rsidRDefault="00CC25D3" w:rsidP="00B24332">
            <w:pPr>
              <w:widowControl w:val="0"/>
              <w:autoSpaceDE w:val="0"/>
              <w:autoSpaceDN w:val="0"/>
              <w:adjustRightInd w:val="0"/>
              <w:spacing w:before="75" w:after="75" w:line="240" w:lineRule="auto"/>
              <w:rPr>
                <w:rFonts w:ascii="Arial" w:hAnsi="Arial" w:cs="Arial"/>
                <w:sz w:val="24"/>
                <w:szCs w:val="24"/>
              </w:rPr>
            </w:pPr>
            <w:del w:id="891" w:author="Author">
              <w:r w:rsidRPr="00161007">
                <w:rPr>
                  <w:rFonts w:ascii="Arial" w:hAnsi="Arial" w:cs="Arial"/>
                  <w:color w:val="808080"/>
                  <w:sz w:val="16"/>
                  <w:szCs w:val="16"/>
                </w:rPr>
                <w:delText>diagram</w:delText>
              </w:r>
            </w:del>
            <w:ins w:id="892" w:author="Author">
              <w:r w:rsidR="00924AAC" w:rsidRPr="00161007">
                <w:rPr>
                  <w:rFonts w:ascii="Arial" w:hAnsi="Arial" w:cs="Arial"/>
                  <w:color w:val="808080"/>
                  <w:sz w:val="16"/>
                  <w:szCs w:val="16"/>
                </w:rPr>
                <w:t>D</w:t>
              </w:r>
              <w:r w:rsidRPr="00161007">
                <w:rPr>
                  <w:rFonts w:ascii="Arial" w:hAnsi="Arial" w:cs="Arial"/>
                  <w:color w:val="808080"/>
                  <w:sz w:val="16"/>
                  <w:szCs w:val="16"/>
                </w:rPr>
                <w:t>iagram</w:t>
              </w:r>
            </w:ins>
          </w:p>
        </w:tc>
        <w:tc>
          <w:tcPr>
            <w:tcW w:w="4500" w:type="pct"/>
            <w:tcBorders>
              <w:top w:val="single" w:sz="4" w:space="0" w:color="auto"/>
              <w:left w:val="single" w:sz="4" w:space="0" w:color="auto"/>
              <w:bottom w:val="single" w:sz="4" w:space="0" w:color="auto"/>
              <w:right w:val="single" w:sz="4" w:space="0" w:color="auto"/>
            </w:tcBorders>
            <w:tcPrChange w:id="893" w:author="Author">
              <w:tcPr>
                <w:tcW w:w="4410" w:type="pct"/>
                <w:gridSpan w:val="2"/>
                <w:tcBorders>
                  <w:top w:val="single" w:sz="4" w:space="0" w:color="auto"/>
                  <w:left w:val="single" w:sz="4" w:space="0" w:color="auto"/>
                  <w:bottom w:val="single" w:sz="4" w:space="0" w:color="auto"/>
                  <w:right w:val="single" w:sz="4" w:space="0" w:color="auto"/>
                </w:tcBorders>
              </w:tcPr>
            </w:tcPrChange>
          </w:tcPr>
          <w:p w14:paraId="296733E6" w14:textId="679685D2" w:rsidR="00CC25D3" w:rsidRPr="00161007" w:rsidRDefault="00805F15" w:rsidP="00B24332">
            <w:pPr>
              <w:widowControl w:val="0"/>
              <w:autoSpaceDE w:val="0"/>
              <w:autoSpaceDN w:val="0"/>
              <w:adjustRightInd w:val="0"/>
              <w:spacing w:before="75" w:after="75" w:line="240" w:lineRule="auto"/>
              <w:rPr>
                <w:rFonts w:ascii="Arial" w:hAnsi="Arial" w:cs="Arial"/>
                <w:sz w:val="24"/>
                <w:szCs w:val="24"/>
              </w:rPr>
            </w:pPr>
            <w:r>
              <w:t xml:space="preserve"> </w:t>
            </w:r>
            <w:r w:rsidR="006C0FF2">
              <w:t xml:space="preserve"> </w:t>
            </w:r>
            <w:del w:id="894" w:author="Author">
              <w:r w:rsidR="006C0FF2">
                <w:rPr>
                  <w:noProof/>
                </w:rPr>
                <w:drawing>
                  <wp:inline distT="0" distB="0" distL="0" distR="0" wp14:anchorId="1498B94F" wp14:editId="4209D461">
                    <wp:extent cx="3557016" cy="1801368"/>
                    <wp:effectExtent l="0" t="0" r="5715" b="8890"/>
                    <wp:docPr id="24" name="Picture 24" descr="cid:image001.png@01D33DB7.0365F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DB7.0365F780"/>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3557016" cy="1801368"/>
                            </a:xfrm>
                            <a:prstGeom prst="rect">
                              <a:avLst/>
                            </a:prstGeom>
                            <a:noFill/>
                            <a:ln>
                              <a:noFill/>
                            </a:ln>
                          </pic:spPr>
                        </pic:pic>
                      </a:graphicData>
                    </a:graphic>
                  </wp:inline>
                </w:drawing>
              </w:r>
            </w:del>
            <w:ins w:id="895" w:author="Author">
              <w:r w:rsidR="000C0C28">
                <w:rPr>
                  <w:noProof/>
                </w:rPr>
                <w:drawing>
                  <wp:inline distT="0" distB="0" distL="0" distR="0" wp14:anchorId="128CD35F" wp14:editId="3F959E8E">
                    <wp:extent cx="367665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650" cy="2019300"/>
                            </a:xfrm>
                            <a:prstGeom prst="rect">
                              <a:avLst/>
                            </a:prstGeom>
                          </pic:spPr>
                        </pic:pic>
                      </a:graphicData>
                    </a:graphic>
                  </wp:inline>
                </w:drawing>
              </w:r>
            </w:ins>
          </w:p>
        </w:tc>
      </w:tr>
      <w:tr w:rsidR="00CC25D3" w:rsidRPr="00161007" w14:paraId="715C187D" w14:textId="77777777" w:rsidTr="004D3835">
        <w:tc>
          <w:tcPr>
            <w:tcW w:w="500" w:type="pct"/>
            <w:tcBorders>
              <w:top w:val="single" w:sz="4" w:space="0" w:color="auto"/>
              <w:left w:val="single" w:sz="4" w:space="0" w:color="auto"/>
              <w:bottom w:val="single" w:sz="4" w:space="0" w:color="auto"/>
              <w:right w:val="single" w:sz="4" w:space="0" w:color="auto"/>
            </w:tcBorders>
            <w:tcPrChange w:id="896" w:author="Author">
              <w:tcPr>
                <w:tcW w:w="490" w:type="pct"/>
                <w:tcBorders>
                  <w:top w:val="single" w:sz="4" w:space="0" w:color="auto"/>
                  <w:left w:val="single" w:sz="4" w:space="0" w:color="auto"/>
                  <w:bottom w:val="single" w:sz="4" w:space="0" w:color="auto"/>
                  <w:right w:val="single" w:sz="4" w:space="0" w:color="auto"/>
                </w:tcBorders>
              </w:tcPr>
            </w:tcPrChange>
          </w:tcPr>
          <w:p w14:paraId="3E99480A" w14:textId="7777777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Change w:id="897" w:author="Author">
              <w:tcPr>
                <w:tcW w:w="4410" w:type="pct"/>
                <w:gridSpan w:val="2"/>
                <w:tcBorders>
                  <w:top w:val="single" w:sz="4" w:space="0" w:color="auto"/>
                  <w:left w:val="single" w:sz="4" w:space="0" w:color="auto"/>
                  <w:bottom w:val="single" w:sz="4" w:space="0" w:color="auto"/>
                  <w:right w:val="single" w:sz="4" w:space="0" w:color="auto"/>
                </w:tcBorders>
              </w:tcPr>
            </w:tcPrChange>
          </w:tcPr>
          <w:tbl>
            <w:tblPr>
              <w:tblW w:w="4999" w:type="pct"/>
              <w:tblLook w:val="0000" w:firstRow="0" w:lastRow="0" w:firstColumn="0" w:lastColumn="0" w:noHBand="0" w:noVBand="0"/>
              <w:tblPrChange w:id="898" w:author="Author">
                <w:tblPr>
                  <w:tblW w:w="4999" w:type="pct"/>
                  <w:tblLook w:val="0000" w:firstRow="0" w:lastRow="0" w:firstColumn="0" w:lastColumn="0" w:noHBand="0" w:noVBand="0"/>
                </w:tblPr>
              </w:tblPrChange>
            </w:tblPr>
            <w:tblGrid>
              <w:gridCol w:w="1310"/>
              <w:gridCol w:w="1677"/>
              <w:gridCol w:w="804"/>
              <w:gridCol w:w="723"/>
              <w:gridCol w:w="608"/>
              <w:gridCol w:w="2609"/>
              <w:tblGridChange w:id="899">
                <w:tblGrid>
                  <w:gridCol w:w="1168"/>
                  <w:gridCol w:w="142"/>
                  <w:gridCol w:w="1677"/>
                  <w:gridCol w:w="122"/>
                  <w:gridCol w:w="682"/>
                  <w:gridCol w:w="123"/>
                  <w:gridCol w:w="600"/>
                  <w:gridCol w:w="123"/>
                  <w:gridCol w:w="485"/>
                  <w:gridCol w:w="123"/>
                  <w:gridCol w:w="2486"/>
                  <w:gridCol w:w="464"/>
                </w:tblGrid>
              </w:tblGridChange>
            </w:tblGrid>
            <w:tr w:rsidR="00CC25D3" w:rsidRPr="00161007" w14:paraId="0B9AFB36" w14:textId="77777777" w:rsidTr="004D3835">
              <w:tc>
                <w:tcPr>
                  <w:tcW w:w="752" w:type="pct"/>
                  <w:tcPrChange w:id="900" w:author="Author">
                    <w:tcPr>
                      <w:tcW w:w="713" w:type="pct"/>
                    </w:tcPr>
                  </w:tcPrChange>
                </w:tcPr>
                <w:p w14:paraId="196D8093" w14:textId="057A69E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71" w:type="pct"/>
                  <w:tcPrChange w:id="901" w:author="Author">
                    <w:tcPr>
                      <w:tcW w:w="1184" w:type="pct"/>
                      <w:gridSpan w:val="3"/>
                    </w:tcPr>
                  </w:tcPrChange>
                </w:tcPr>
                <w:p w14:paraId="18EA522F" w14:textId="77F2E635"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Change w:id="902" w:author="Author">
                    <w:tcPr>
                      <w:tcW w:w="491" w:type="pct"/>
                      <w:gridSpan w:val="2"/>
                    </w:tcPr>
                  </w:tcPrChange>
                </w:tcPr>
                <w:p w14:paraId="705F9330" w14:textId="298B9740"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903" w:author="Author">
                    <w:tcPr>
                      <w:tcW w:w="441" w:type="pct"/>
                      <w:gridSpan w:val="2"/>
                    </w:tcPr>
                  </w:tcPrChange>
                </w:tcPr>
                <w:p w14:paraId="1D9E8888" w14:textId="69E9B906"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904" w:author="Author">
                    <w:tcPr>
                      <w:tcW w:w="371" w:type="pct"/>
                      <w:gridSpan w:val="2"/>
                    </w:tcPr>
                  </w:tcPrChange>
                </w:tcPr>
                <w:p w14:paraId="65E8990E" w14:textId="3BC25784"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774" w:type="pct"/>
                  <w:tcPrChange w:id="905" w:author="Author">
                    <w:tcPr>
                      <w:tcW w:w="1800" w:type="pct"/>
                      <w:gridSpan w:val="2"/>
                    </w:tcPr>
                  </w:tcPrChange>
                </w:tcPr>
                <w:p w14:paraId="27448B26" w14:textId="7777777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CC25D3" w:rsidRPr="00161007" w14:paraId="7ED3D1C7" w14:textId="77777777" w:rsidTr="004D3835">
              <w:tc>
                <w:tcPr>
                  <w:tcW w:w="752" w:type="pct"/>
                  <w:tcBorders>
                    <w:bottom w:val="single" w:sz="4" w:space="0" w:color="auto"/>
                  </w:tcBorders>
                  <w:tcPrChange w:id="906" w:author="Author">
                    <w:tcPr>
                      <w:tcW w:w="713" w:type="pct"/>
                      <w:tcBorders>
                        <w:bottom w:val="single" w:sz="4" w:space="0" w:color="auto"/>
                      </w:tcBorders>
                    </w:tcPr>
                  </w:tcPrChange>
                </w:tcPr>
                <w:p w14:paraId="53A40841" w14:textId="03250730" w:rsidR="00CC25D3" w:rsidRPr="004D3835" w:rsidRDefault="00CC25D3" w:rsidP="00B24332">
                  <w:pPr>
                    <w:widowControl w:val="0"/>
                    <w:autoSpaceDE w:val="0"/>
                    <w:autoSpaceDN w:val="0"/>
                    <w:adjustRightInd w:val="0"/>
                    <w:spacing w:before="60" w:after="60" w:line="240" w:lineRule="auto"/>
                    <w:rPr>
                      <w:rFonts w:ascii="Arial" w:hAnsi="Arial"/>
                      <w:b/>
                      <w:sz w:val="24"/>
                      <w:rPrChange w:id="907" w:author="Author">
                        <w:rPr>
                          <w:rFonts w:ascii="Arial" w:hAnsi="Arial"/>
                          <w:sz w:val="24"/>
                        </w:rPr>
                      </w:rPrChange>
                    </w:rPr>
                  </w:pPr>
                  <w:r w:rsidRPr="004D3835">
                    <w:rPr>
                      <w:rFonts w:ascii="Arial" w:hAnsi="Arial"/>
                      <w:b/>
                      <w:color w:val="000000"/>
                      <w:sz w:val="16"/>
                      <w:rPrChange w:id="908" w:author="Author">
                        <w:rPr>
                          <w:rFonts w:ascii="Arial" w:hAnsi="Arial"/>
                          <w:color w:val="000000"/>
                          <w:sz w:val="16"/>
                        </w:rPr>
                      </w:rPrChange>
                    </w:rPr>
                    <w:t>id</w:t>
                  </w:r>
                </w:p>
              </w:tc>
              <w:tc>
                <w:tcPr>
                  <w:tcW w:w="1171" w:type="pct"/>
                  <w:tcBorders>
                    <w:bottom w:val="single" w:sz="4" w:space="0" w:color="auto"/>
                  </w:tcBorders>
                  <w:tcPrChange w:id="909" w:author="Author">
                    <w:tcPr>
                      <w:tcW w:w="1184" w:type="pct"/>
                      <w:gridSpan w:val="3"/>
                      <w:tcBorders>
                        <w:bottom w:val="single" w:sz="4" w:space="0" w:color="auto"/>
                      </w:tcBorders>
                    </w:tcPr>
                  </w:tcPrChange>
                </w:tcPr>
                <w:p w14:paraId="56DD83F2" w14:textId="45FD20F2"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bottom w:val="single" w:sz="4" w:space="0" w:color="auto"/>
                  </w:tcBorders>
                  <w:tcPrChange w:id="910" w:author="Author">
                    <w:tcPr>
                      <w:tcW w:w="491" w:type="pct"/>
                      <w:gridSpan w:val="2"/>
                      <w:tcBorders>
                        <w:bottom w:val="single" w:sz="4" w:space="0" w:color="auto"/>
                      </w:tcBorders>
                    </w:tcPr>
                  </w:tcPrChange>
                </w:tcPr>
                <w:p w14:paraId="0B1BCF0E" w14:textId="190FAE33"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bottom w:val="single" w:sz="4" w:space="0" w:color="auto"/>
                  </w:tcBorders>
                  <w:tcPrChange w:id="911" w:author="Author">
                    <w:tcPr>
                      <w:tcW w:w="441" w:type="pct"/>
                      <w:gridSpan w:val="2"/>
                      <w:tcBorders>
                        <w:bottom w:val="single" w:sz="4" w:space="0" w:color="auto"/>
                      </w:tcBorders>
                    </w:tcPr>
                  </w:tcPrChange>
                </w:tcPr>
                <w:p w14:paraId="44E31464" w14:textId="3CE9A1A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bottom w:val="single" w:sz="4" w:space="0" w:color="auto"/>
                  </w:tcBorders>
                  <w:tcPrChange w:id="912" w:author="Author">
                    <w:tcPr>
                      <w:tcW w:w="371" w:type="pct"/>
                      <w:gridSpan w:val="2"/>
                      <w:tcBorders>
                        <w:bottom w:val="single" w:sz="4" w:space="0" w:color="auto"/>
                      </w:tcBorders>
                    </w:tcPr>
                  </w:tcPrChange>
                </w:tcPr>
                <w:p w14:paraId="56922508" w14:textId="0397B693"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p>
              </w:tc>
              <w:tc>
                <w:tcPr>
                  <w:tcW w:w="1774" w:type="pct"/>
                  <w:tcBorders>
                    <w:bottom w:val="single" w:sz="4" w:space="0" w:color="auto"/>
                  </w:tcBorders>
                  <w:tcPrChange w:id="913" w:author="Author">
                    <w:tcPr>
                      <w:tcW w:w="1800" w:type="pct"/>
                      <w:gridSpan w:val="2"/>
                      <w:tcBorders>
                        <w:bottom w:val="single" w:sz="4" w:space="0" w:color="auto"/>
                      </w:tcBorders>
                    </w:tcPr>
                  </w:tcPrChange>
                </w:tcPr>
                <w:p w14:paraId="3FA3828B" w14:textId="0DFFA175" w:rsidR="00CC25D3" w:rsidRPr="00161007" w:rsidRDefault="00CC25D3" w:rsidP="00E0468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Unique ID among all </w:t>
                  </w:r>
                  <w:r w:rsidR="00E04683">
                    <w:rPr>
                      <w:rFonts w:ascii="Arial" w:hAnsi="Arial" w:cs="Arial"/>
                      <w:color w:val="000000"/>
                      <w:sz w:val="16"/>
                      <w:szCs w:val="16"/>
                    </w:rPr>
                    <w:t>resources</w:t>
                  </w:r>
                  <w:r>
                    <w:rPr>
                      <w:rFonts w:ascii="Arial" w:hAnsi="Arial" w:cs="Arial"/>
                      <w:color w:val="000000"/>
                      <w:sz w:val="16"/>
                      <w:szCs w:val="16"/>
                    </w:rPr>
                    <w:t xml:space="preserve"> (which could include elements from extensions to the spec).</w:t>
                  </w:r>
                </w:p>
              </w:tc>
            </w:tr>
            <w:tr w:rsidR="00072A93" w:rsidRPr="00161007" w14:paraId="1DFCB784" w14:textId="77777777" w:rsidTr="004D3835">
              <w:tc>
                <w:tcPr>
                  <w:tcW w:w="752" w:type="pct"/>
                  <w:tcBorders>
                    <w:top w:val="single" w:sz="4" w:space="0" w:color="auto"/>
                    <w:bottom w:val="single" w:sz="4" w:space="0" w:color="auto"/>
                  </w:tcBorders>
                  <w:tcPrChange w:id="914" w:author="Author">
                    <w:tcPr>
                      <w:tcW w:w="713" w:type="pct"/>
                      <w:tcBorders>
                        <w:top w:val="single" w:sz="4" w:space="0" w:color="auto"/>
                        <w:bottom w:val="single" w:sz="4" w:space="0" w:color="auto"/>
                      </w:tcBorders>
                    </w:tcPr>
                  </w:tcPrChange>
                </w:tcPr>
                <w:p w14:paraId="1F23C3D8" w14:textId="6E2002ED" w:rsidR="00072A93" w:rsidRPr="004D3835" w:rsidRDefault="0080289E" w:rsidP="00B24332">
                  <w:pPr>
                    <w:widowControl w:val="0"/>
                    <w:autoSpaceDE w:val="0"/>
                    <w:autoSpaceDN w:val="0"/>
                    <w:adjustRightInd w:val="0"/>
                    <w:spacing w:before="60" w:after="60" w:line="240" w:lineRule="auto"/>
                    <w:rPr>
                      <w:rFonts w:ascii="Arial" w:hAnsi="Arial"/>
                      <w:b/>
                      <w:sz w:val="24"/>
                      <w:rPrChange w:id="915" w:author="Author">
                        <w:rPr>
                          <w:rFonts w:ascii="Arial" w:hAnsi="Arial"/>
                          <w:sz w:val="24"/>
                        </w:rPr>
                      </w:rPrChange>
                    </w:rPr>
                  </w:pPr>
                  <w:r w:rsidRPr="004D3835">
                    <w:rPr>
                      <w:rFonts w:ascii="Arial" w:hAnsi="Arial"/>
                      <w:b/>
                      <w:color w:val="000000"/>
                      <w:sz w:val="16"/>
                      <w:rPrChange w:id="916" w:author="Author">
                        <w:rPr>
                          <w:rFonts w:ascii="Arial" w:hAnsi="Arial"/>
                          <w:color w:val="000000"/>
                          <w:sz w:val="16"/>
                        </w:rPr>
                      </w:rPrChange>
                    </w:rPr>
                    <w:t>p</w:t>
                  </w:r>
                  <w:r w:rsidR="00072A93" w:rsidRPr="004D3835">
                    <w:rPr>
                      <w:rFonts w:ascii="Arial" w:hAnsi="Arial"/>
                      <w:b/>
                      <w:color w:val="000000"/>
                      <w:sz w:val="16"/>
                      <w:rPrChange w:id="917" w:author="Author">
                        <w:rPr>
                          <w:rFonts w:ascii="Arial" w:hAnsi="Arial"/>
                          <w:color w:val="000000"/>
                          <w:sz w:val="16"/>
                        </w:rPr>
                      </w:rPrChange>
                    </w:rPr>
                    <w:t>ids</w:t>
                  </w:r>
                </w:p>
              </w:tc>
              <w:tc>
                <w:tcPr>
                  <w:tcW w:w="1171" w:type="pct"/>
                  <w:tcBorders>
                    <w:top w:val="single" w:sz="4" w:space="0" w:color="auto"/>
                    <w:bottom w:val="single" w:sz="4" w:space="0" w:color="auto"/>
                  </w:tcBorders>
                  <w:tcPrChange w:id="918" w:author="Author">
                    <w:tcPr>
                      <w:tcW w:w="1184" w:type="pct"/>
                      <w:gridSpan w:val="3"/>
                      <w:tcBorders>
                        <w:top w:val="single" w:sz="4" w:space="0" w:color="auto"/>
                        <w:bottom w:val="single" w:sz="4" w:space="0" w:color="auto"/>
                      </w:tcBorders>
                    </w:tcPr>
                  </w:tcPrChange>
                </w:tcPr>
                <w:p w14:paraId="3A1CF562" w14:textId="7AF13EC5" w:rsidR="00072A93" w:rsidRPr="00161007" w:rsidRDefault="003B2B51" w:rsidP="00B24332">
                  <w:pPr>
                    <w:widowControl w:val="0"/>
                    <w:autoSpaceDE w:val="0"/>
                    <w:autoSpaceDN w:val="0"/>
                    <w:adjustRightInd w:val="0"/>
                    <w:spacing w:before="60" w:after="60" w:line="240" w:lineRule="auto"/>
                    <w:rPr>
                      <w:rFonts w:ascii="Arial" w:hAnsi="Arial" w:cs="Arial"/>
                      <w:sz w:val="24"/>
                      <w:szCs w:val="24"/>
                    </w:rPr>
                  </w:pPr>
                  <w:r w:rsidRPr="003B2B51">
                    <w:rPr>
                      <w:rFonts w:ascii="Arial" w:hAnsi="Arial" w:cs="Arial"/>
                      <w:b/>
                      <w:bCs/>
                      <w:color w:val="000000"/>
                      <w:sz w:val="16"/>
                      <w:szCs w:val="16"/>
                    </w:rPr>
                    <w:t>ST_ResourceI</w:t>
                  </w:r>
                  <w:r w:rsidR="00FF239F">
                    <w:rPr>
                      <w:rFonts w:ascii="Arial" w:hAnsi="Arial" w:cs="Arial"/>
                      <w:b/>
                      <w:bCs/>
                      <w:color w:val="000000"/>
                      <w:sz w:val="16"/>
                      <w:szCs w:val="16"/>
                    </w:rPr>
                    <w:t>Ds</w:t>
                  </w:r>
                </w:p>
              </w:tc>
              <w:tc>
                <w:tcPr>
                  <w:tcW w:w="491" w:type="pct"/>
                  <w:tcBorders>
                    <w:top w:val="single" w:sz="4" w:space="0" w:color="auto"/>
                    <w:bottom w:val="single" w:sz="4" w:space="0" w:color="auto"/>
                  </w:tcBorders>
                  <w:tcPrChange w:id="919" w:author="Author">
                    <w:tcPr>
                      <w:tcW w:w="491" w:type="pct"/>
                      <w:gridSpan w:val="2"/>
                      <w:tcBorders>
                        <w:top w:val="single" w:sz="4" w:space="0" w:color="auto"/>
                        <w:bottom w:val="single" w:sz="4" w:space="0" w:color="auto"/>
                      </w:tcBorders>
                    </w:tcPr>
                  </w:tcPrChange>
                </w:tcPr>
                <w:p w14:paraId="03FE881F" w14:textId="0B3AB789"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top w:val="single" w:sz="4" w:space="0" w:color="auto"/>
                    <w:bottom w:val="single" w:sz="4" w:space="0" w:color="auto"/>
                  </w:tcBorders>
                  <w:tcPrChange w:id="920" w:author="Author">
                    <w:tcPr>
                      <w:tcW w:w="441" w:type="pct"/>
                      <w:gridSpan w:val="2"/>
                      <w:tcBorders>
                        <w:top w:val="single" w:sz="4" w:space="0" w:color="auto"/>
                        <w:bottom w:val="single" w:sz="4" w:space="0" w:color="auto"/>
                      </w:tcBorders>
                    </w:tcPr>
                  </w:tcPrChange>
                </w:tcPr>
                <w:p w14:paraId="56B8C6BB" w14:textId="19D44CE7"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Change w:id="921" w:author="Author">
                    <w:tcPr>
                      <w:tcW w:w="371" w:type="pct"/>
                      <w:gridSpan w:val="2"/>
                      <w:tcBorders>
                        <w:top w:val="single" w:sz="4" w:space="0" w:color="auto"/>
                        <w:bottom w:val="single" w:sz="4" w:space="0" w:color="auto"/>
                      </w:tcBorders>
                    </w:tcPr>
                  </w:tcPrChange>
                </w:tcPr>
                <w:p w14:paraId="09ACD9FD" w14:textId="3E2B8728"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p>
              </w:tc>
              <w:tc>
                <w:tcPr>
                  <w:tcW w:w="1774" w:type="pct"/>
                  <w:tcBorders>
                    <w:top w:val="single" w:sz="4" w:space="0" w:color="auto"/>
                    <w:bottom w:val="single" w:sz="4" w:space="0" w:color="auto"/>
                  </w:tcBorders>
                  <w:tcPrChange w:id="922" w:author="Author">
                    <w:tcPr>
                      <w:tcW w:w="1800" w:type="pct"/>
                      <w:gridSpan w:val="2"/>
                      <w:tcBorders>
                        <w:top w:val="single" w:sz="4" w:space="0" w:color="auto"/>
                        <w:bottom w:val="single" w:sz="4" w:space="0" w:color="auto"/>
                      </w:tcBorders>
                    </w:tcPr>
                  </w:tcPrChange>
                </w:tcPr>
                <w:p w14:paraId="47338185" w14:textId="09654B5F" w:rsidR="00072A93" w:rsidRPr="00A15CB6" w:rsidRDefault="00072A93" w:rsidP="00CC25D3">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A space-delimited list of ST_ResourceID </w:t>
                  </w:r>
                  <w:r w:rsidR="0080289E">
                    <w:rPr>
                      <w:rFonts w:ascii="Arial" w:hAnsi="Arial" w:cs="Arial"/>
                      <w:color w:val="000000"/>
                      <w:sz w:val="16"/>
                      <w:szCs w:val="16"/>
                    </w:rPr>
                    <w:t xml:space="preserve">values representing the property group of each </w:t>
                  </w:r>
                  <w:r>
                    <w:rPr>
                      <w:rFonts w:ascii="Arial" w:hAnsi="Arial" w:cs="Arial"/>
                      <w:color w:val="000000"/>
                      <w:sz w:val="16"/>
                      <w:szCs w:val="16"/>
                    </w:rPr>
                    <w:t>constituent.</w:t>
                  </w:r>
                </w:p>
              </w:tc>
            </w:tr>
            <w:tr w:rsidR="00273DCA" w:rsidRPr="00161007" w14:paraId="7CB5C3C0" w14:textId="77777777" w:rsidTr="00273DCA">
              <w:trPr>
                <w:ins w:id="923" w:author="Author"/>
              </w:trPr>
              <w:tc>
                <w:tcPr>
                  <w:tcW w:w="752" w:type="pct"/>
                  <w:tcBorders>
                    <w:top w:val="single" w:sz="4" w:space="0" w:color="auto"/>
                    <w:bottom w:val="single" w:sz="4" w:space="0" w:color="auto"/>
                  </w:tcBorders>
                </w:tcPr>
                <w:p w14:paraId="25CB3FFE" w14:textId="08B16A87" w:rsidR="00273DCA" w:rsidRPr="00EC5B54" w:rsidRDefault="00273DCA" w:rsidP="00273DCA">
                  <w:pPr>
                    <w:widowControl w:val="0"/>
                    <w:autoSpaceDE w:val="0"/>
                    <w:autoSpaceDN w:val="0"/>
                    <w:adjustRightInd w:val="0"/>
                    <w:spacing w:before="60" w:after="60" w:line="240" w:lineRule="auto"/>
                    <w:rPr>
                      <w:ins w:id="924" w:author="Author"/>
                      <w:rFonts w:ascii="Arial" w:hAnsi="Arial" w:cs="Arial"/>
                      <w:b/>
                      <w:color w:val="000000"/>
                      <w:sz w:val="16"/>
                      <w:szCs w:val="16"/>
                    </w:rPr>
                  </w:pPr>
                  <w:ins w:id="925" w:author="Author">
                    <w:r w:rsidRPr="00EC5B54">
                      <w:rPr>
                        <w:rFonts w:ascii="Arial" w:hAnsi="Arial" w:cs="Arial"/>
                        <w:b/>
                        <w:color w:val="000000"/>
                        <w:sz w:val="16"/>
                        <w:szCs w:val="16"/>
                      </w:rPr>
                      <w:t>blendmethod</w:t>
                    </w:r>
                    <w:r w:rsidR="00AD18BD">
                      <w:rPr>
                        <w:rFonts w:ascii="Arial" w:hAnsi="Arial" w:cs="Arial"/>
                        <w:b/>
                        <w:color w:val="000000"/>
                        <w:sz w:val="16"/>
                        <w:szCs w:val="16"/>
                      </w:rPr>
                      <w:t>s</w:t>
                    </w:r>
                  </w:ins>
                </w:p>
              </w:tc>
              <w:tc>
                <w:tcPr>
                  <w:tcW w:w="1171" w:type="pct"/>
                  <w:tcBorders>
                    <w:top w:val="single" w:sz="4" w:space="0" w:color="auto"/>
                    <w:bottom w:val="single" w:sz="4" w:space="0" w:color="auto"/>
                  </w:tcBorders>
                </w:tcPr>
                <w:p w14:paraId="0162A960" w14:textId="710C2F8B" w:rsidR="00273DCA" w:rsidRPr="003B2B51" w:rsidRDefault="00273DCA" w:rsidP="00273DCA">
                  <w:pPr>
                    <w:widowControl w:val="0"/>
                    <w:autoSpaceDE w:val="0"/>
                    <w:autoSpaceDN w:val="0"/>
                    <w:adjustRightInd w:val="0"/>
                    <w:spacing w:before="60" w:after="60" w:line="240" w:lineRule="auto"/>
                    <w:rPr>
                      <w:ins w:id="926" w:author="Author"/>
                      <w:rFonts w:ascii="Arial" w:hAnsi="Arial" w:cs="Arial"/>
                      <w:b/>
                      <w:bCs/>
                      <w:color w:val="000000"/>
                      <w:sz w:val="16"/>
                      <w:szCs w:val="16"/>
                    </w:rPr>
                  </w:pPr>
                  <w:ins w:id="927" w:author="Author">
                    <w:r>
                      <w:rPr>
                        <w:rFonts w:ascii="Arial" w:hAnsi="Arial" w:cs="Arial"/>
                        <w:b/>
                        <w:bCs/>
                        <w:color w:val="000000"/>
                        <w:sz w:val="16"/>
                        <w:szCs w:val="16"/>
                      </w:rPr>
                      <w:t>ST_BlendMethod</w:t>
                    </w:r>
                    <w:r w:rsidR="0091518A">
                      <w:rPr>
                        <w:rFonts w:ascii="Arial" w:hAnsi="Arial" w:cs="Arial"/>
                        <w:b/>
                        <w:bCs/>
                        <w:color w:val="000000"/>
                        <w:sz w:val="16"/>
                        <w:szCs w:val="16"/>
                      </w:rPr>
                      <w:t>s</w:t>
                    </w:r>
                  </w:ins>
                </w:p>
              </w:tc>
              <w:tc>
                <w:tcPr>
                  <w:tcW w:w="491" w:type="pct"/>
                  <w:tcBorders>
                    <w:top w:val="single" w:sz="4" w:space="0" w:color="auto"/>
                    <w:bottom w:val="single" w:sz="4" w:space="0" w:color="auto"/>
                  </w:tcBorders>
                </w:tcPr>
                <w:p w14:paraId="410880E5" w14:textId="2E8A2E7B" w:rsidR="00273DCA" w:rsidRPr="00161007" w:rsidRDefault="00273DCA" w:rsidP="00273DCA">
                  <w:pPr>
                    <w:widowControl w:val="0"/>
                    <w:autoSpaceDE w:val="0"/>
                    <w:autoSpaceDN w:val="0"/>
                    <w:adjustRightInd w:val="0"/>
                    <w:spacing w:before="60" w:after="60" w:line="240" w:lineRule="auto"/>
                    <w:rPr>
                      <w:ins w:id="928" w:author="Author"/>
                      <w:rFonts w:ascii="Arial" w:hAnsi="Arial" w:cs="Arial"/>
                      <w:color w:val="000000"/>
                      <w:sz w:val="16"/>
                      <w:szCs w:val="16"/>
                    </w:rPr>
                  </w:pPr>
                  <w:ins w:id="929" w:author="Author">
                    <w:r>
                      <w:rPr>
                        <w:rFonts w:ascii="Arial" w:hAnsi="Arial" w:cs="Arial"/>
                        <w:color w:val="000000"/>
                        <w:sz w:val="16"/>
                        <w:szCs w:val="16"/>
                      </w:rPr>
                      <w:t>optional</w:t>
                    </w:r>
                  </w:ins>
                </w:p>
              </w:tc>
              <w:tc>
                <w:tcPr>
                  <w:tcW w:w="441" w:type="pct"/>
                  <w:tcBorders>
                    <w:top w:val="single" w:sz="4" w:space="0" w:color="auto"/>
                    <w:bottom w:val="single" w:sz="4" w:space="0" w:color="auto"/>
                  </w:tcBorders>
                </w:tcPr>
                <w:p w14:paraId="7E45B3CB" w14:textId="19E7315D" w:rsidR="00273DCA" w:rsidRPr="00161007" w:rsidRDefault="00FF4EC0" w:rsidP="00273DCA">
                  <w:pPr>
                    <w:widowControl w:val="0"/>
                    <w:autoSpaceDE w:val="0"/>
                    <w:autoSpaceDN w:val="0"/>
                    <w:adjustRightInd w:val="0"/>
                    <w:spacing w:before="60" w:after="60" w:line="240" w:lineRule="auto"/>
                    <w:rPr>
                      <w:ins w:id="930" w:author="Author"/>
                      <w:rFonts w:ascii="Arial" w:hAnsi="Arial" w:cs="Arial"/>
                      <w:sz w:val="24"/>
                      <w:szCs w:val="24"/>
                    </w:rPr>
                  </w:pPr>
                  <w:ins w:id="931" w:author="Author">
                    <w:r>
                      <w:rPr>
                        <w:rFonts w:ascii="Arial" w:hAnsi="Arial" w:cs="Arial"/>
                        <w:color w:val="000000"/>
                        <w:sz w:val="16"/>
                        <w:szCs w:val="16"/>
                      </w:rPr>
                      <w:t>mix</w:t>
                    </w:r>
                  </w:ins>
                </w:p>
              </w:tc>
              <w:tc>
                <w:tcPr>
                  <w:tcW w:w="371" w:type="pct"/>
                  <w:tcBorders>
                    <w:top w:val="single" w:sz="4" w:space="0" w:color="auto"/>
                    <w:bottom w:val="single" w:sz="4" w:space="0" w:color="auto"/>
                  </w:tcBorders>
                </w:tcPr>
                <w:p w14:paraId="530F7FE9" w14:textId="77777777" w:rsidR="00273DCA" w:rsidRPr="00161007" w:rsidRDefault="00273DCA" w:rsidP="00273DCA">
                  <w:pPr>
                    <w:widowControl w:val="0"/>
                    <w:autoSpaceDE w:val="0"/>
                    <w:autoSpaceDN w:val="0"/>
                    <w:adjustRightInd w:val="0"/>
                    <w:spacing w:before="60" w:after="60" w:line="240" w:lineRule="auto"/>
                    <w:rPr>
                      <w:ins w:id="932" w:author="Author"/>
                      <w:rFonts w:ascii="Arial" w:hAnsi="Arial" w:cs="Arial"/>
                      <w:sz w:val="24"/>
                      <w:szCs w:val="24"/>
                    </w:rPr>
                  </w:pPr>
                </w:p>
              </w:tc>
              <w:tc>
                <w:tcPr>
                  <w:tcW w:w="1774" w:type="pct"/>
                  <w:tcBorders>
                    <w:top w:val="single" w:sz="4" w:space="0" w:color="auto"/>
                    <w:bottom w:val="single" w:sz="4" w:space="0" w:color="auto"/>
                  </w:tcBorders>
                </w:tcPr>
                <w:p w14:paraId="14AAEF94" w14:textId="7D3B256A" w:rsidR="00273DCA" w:rsidRDefault="00273DCA" w:rsidP="00273DCA">
                  <w:pPr>
                    <w:widowControl w:val="0"/>
                    <w:autoSpaceDE w:val="0"/>
                    <w:autoSpaceDN w:val="0"/>
                    <w:adjustRightInd w:val="0"/>
                    <w:spacing w:before="60" w:after="60" w:line="240" w:lineRule="auto"/>
                    <w:rPr>
                      <w:ins w:id="933" w:author="Author"/>
                      <w:rFonts w:ascii="Arial" w:hAnsi="Arial" w:cs="Arial"/>
                      <w:color w:val="000000"/>
                      <w:sz w:val="16"/>
                      <w:szCs w:val="16"/>
                    </w:rPr>
                  </w:pPr>
                  <w:ins w:id="934" w:author="Author">
                    <w:r>
                      <w:rPr>
                        <w:rFonts w:ascii="Arial" w:hAnsi="Arial" w:cs="Arial"/>
                        <w:color w:val="000000"/>
                        <w:sz w:val="16"/>
                        <w:szCs w:val="16"/>
                      </w:rPr>
                      <w:t xml:space="preserve">Defines the list of equation(s) to use when blending each layer with the previous layer: </w:t>
                    </w:r>
                    <w:r w:rsidR="00FF4EC0">
                      <w:rPr>
                        <w:rFonts w:ascii="Arial" w:hAnsi="Arial" w:cs="Arial"/>
                        <w:color w:val="000000"/>
                        <w:sz w:val="16"/>
                        <w:szCs w:val="16"/>
                      </w:rPr>
                      <w:t>“mix”</w:t>
                    </w:r>
                    <w:r w:rsidR="00FF4EC0" w:rsidRPr="007024E0">
                      <w:rPr>
                        <w:rFonts w:ascii="Arial" w:hAnsi="Arial" w:cs="Arial"/>
                        <w:color w:val="000000"/>
                        <w:sz w:val="16"/>
                        <w:szCs w:val="16"/>
                      </w:rPr>
                      <w:t xml:space="preserve"> </w:t>
                    </w:r>
                    <w:r w:rsidRPr="007024E0">
                      <w:rPr>
                        <w:rFonts w:ascii="Arial" w:hAnsi="Arial" w:cs="Arial"/>
                        <w:color w:val="000000"/>
                        <w:sz w:val="16"/>
                        <w:szCs w:val="16"/>
                      </w:rPr>
                      <w:t xml:space="preserve">or </w:t>
                    </w:r>
                    <w:r w:rsidR="00FF4EC0">
                      <w:rPr>
                        <w:rFonts w:ascii="Arial" w:hAnsi="Arial" w:cs="Arial"/>
                        <w:color w:val="000000"/>
                        <w:sz w:val="16"/>
                        <w:szCs w:val="16"/>
                      </w:rPr>
                      <w:t>“</w:t>
                    </w:r>
                    <w:r w:rsidRPr="00EC5B54">
                      <w:rPr>
                        <w:rFonts w:ascii="Arial" w:hAnsi="Arial" w:cs="Arial"/>
                        <w:color w:val="000000"/>
                        <w:sz w:val="16"/>
                        <w:szCs w:val="16"/>
                      </w:rPr>
                      <w:t>multiply</w:t>
                    </w:r>
                    <w:r w:rsidR="00FF4EC0">
                      <w:rPr>
                        <w:rFonts w:ascii="Arial" w:hAnsi="Arial" w:cs="Arial"/>
                        <w:color w:val="000000"/>
                        <w:sz w:val="16"/>
                        <w:szCs w:val="16"/>
                      </w:rPr>
                      <w:t>”</w:t>
                    </w:r>
                    <w:r w:rsidR="00DC2DF4">
                      <w:rPr>
                        <w:rFonts w:ascii="Arial" w:hAnsi="Arial" w:cs="Arial"/>
                        <w:color w:val="000000"/>
                        <w:sz w:val="16"/>
                        <w:szCs w:val="16"/>
                      </w:rPr>
                      <w:t xml:space="preserve">. </w:t>
                    </w:r>
                    <w:r w:rsidR="00B85AEB">
                      <w:rPr>
                        <w:rFonts w:ascii="Arial" w:hAnsi="Arial" w:cs="Arial"/>
                        <w:color w:val="000000"/>
                        <w:sz w:val="16"/>
                        <w:szCs w:val="16"/>
                      </w:rPr>
                      <w:t>One value should be specified for each layer minus the first layer which is ignored.</w:t>
                    </w:r>
                  </w:ins>
                </w:p>
              </w:tc>
            </w:tr>
            <w:tr w:rsidR="00273DCA" w:rsidRPr="00161007" w14:paraId="42AA222E" w14:textId="77777777" w:rsidTr="00273DCA">
              <w:trPr>
                <w:ins w:id="935" w:author="Author"/>
              </w:trPr>
              <w:tc>
                <w:tcPr>
                  <w:tcW w:w="752" w:type="pct"/>
                  <w:tcBorders>
                    <w:top w:val="single" w:sz="4" w:space="0" w:color="auto"/>
                  </w:tcBorders>
                </w:tcPr>
                <w:p w14:paraId="1CFE3042" w14:textId="77072228" w:rsidR="00273DCA" w:rsidRDefault="00273DCA" w:rsidP="00273DCA">
                  <w:pPr>
                    <w:widowControl w:val="0"/>
                    <w:autoSpaceDE w:val="0"/>
                    <w:autoSpaceDN w:val="0"/>
                    <w:adjustRightInd w:val="0"/>
                    <w:spacing w:before="60" w:after="60" w:line="240" w:lineRule="auto"/>
                    <w:rPr>
                      <w:ins w:id="936" w:author="Author"/>
                      <w:rFonts w:ascii="Arial" w:hAnsi="Arial" w:cs="Arial"/>
                      <w:color w:val="000000"/>
                      <w:sz w:val="16"/>
                      <w:szCs w:val="16"/>
                    </w:rPr>
                  </w:pPr>
                  <w:ins w:id="937" w:author="Author">
                    <w:r>
                      <w:rPr>
                        <w:rFonts w:ascii="Arial" w:hAnsi="Arial" w:cs="Arial"/>
                        <w:color w:val="000000"/>
                        <w:sz w:val="16"/>
                        <w:szCs w:val="16"/>
                      </w:rPr>
                      <w:t>@anyAttribute</w:t>
                    </w:r>
                  </w:ins>
                </w:p>
              </w:tc>
              <w:tc>
                <w:tcPr>
                  <w:tcW w:w="1171" w:type="pct"/>
                  <w:tcBorders>
                    <w:top w:val="single" w:sz="4" w:space="0" w:color="auto"/>
                  </w:tcBorders>
                </w:tcPr>
                <w:p w14:paraId="5E8E153D" w14:textId="77777777" w:rsidR="00273DCA" w:rsidRPr="003B2B51" w:rsidRDefault="00273DCA" w:rsidP="00273DCA">
                  <w:pPr>
                    <w:widowControl w:val="0"/>
                    <w:autoSpaceDE w:val="0"/>
                    <w:autoSpaceDN w:val="0"/>
                    <w:adjustRightInd w:val="0"/>
                    <w:spacing w:before="60" w:after="60" w:line="240" w:lineRule="auto"/>
                    <w:rPr>
                      <w:ins w:id="938" w:author="Author"/>
                      <w:rFonts w:ascii="Arial" w:hAnsi="Arial" w:cs="Arial"/>
                      <w:b/>
                      <w:bCs/>
                      <w:color w:val="000000"/>
                      <w:sz w:val="16"/>
                      <w:szCs w:val="16"/>
                    </w:rPr>
                  </w:pPr>
                </w:p>
              </w:tc>
              <w:tc>
                <w:tcPr>
                  <w:tcW w:w="491" w:type="pct"/>
                  <w:tcBorders>
                    <w:top w:val="single" w:sz="4" w:space="0" w:color="auto"/>
                  </w:tcBorders>
                </w:tcPr>
                <w:p w14:paraId="0BD1A705" w14:textId="77777777" w:rsidR="00273DCA" w:rsidRPr="00161007" w:rsidRDefault="00273DCA" w:rsidP="00273DCA">
                  <w:pPr>
                    <w:widowControl w:val="0"/>
                    <w:autoSpaceDE w:val="0"/>
                    <w:autoSpaceDN w:val="0"/>
                    <w:adjustRightInd w:val="0"/>
                    <w:spacing w:before="60" w:after="60" w:line="240" w:lineRule="auto"/>
                    <w:rPr>
                      <w:ins w:id="939" w:author="Author"/>
                      <w:rFonts w:ascii="Arial" w:hAnsi="Arial" w:cs="Arial"/>
                      <w:color w:val="000000"/>
                      <w:sz w:val="16"/>
                      <w:szCs w:val="16"/>
                    </w:rPr>
                  </w:pPr>
                </w:p>
              </w:tc>
              <w:tc>
                <w:tcPr>
                  <w:tcW w:w="441" w:type="pct"/>
                  <w:tcBorders>
                    <w:top w:val="single" w:sz="4" w:space="0" w:color="auto"/>
                  </w:tcBorders>
                </w:tcPr>
                <w:p w14:paraId="050126D7" w14:textId="77777777" w:rsidR="00273DCA" w:rsidRPr="00161007" w:rsidRDefault="00273DCA" w:rsidP="00273DCA">
                  <w:pPr>
                    <w:widowControl w:val="0"/>
                    <w:autoSpaceDE w:val="0"/>
                    <w:autoSpaceDN w:val="0"/>
                    <w:adjustRightInd w:val="0"/>
                    <w:spacing w:before="60" w:after="60" w:line="240" w:lineRule="auto"/>
                    <w:rPr>
                      <w:ins w:id="940" w:author="Author"/>
                      <w:rFonts w:ascii="Arial" w:hAnsi="Arial" w:cs="Arial"/>
                      <w:sz w:val="24"/>
                      <w:szCs w:val="24"/>
                    </w:rPr>
                  </w:pPr>
                </w:p>
              </w:tc>
              <w:tc>
                <w:tcPr>
                  <w:tcW w:w="371" w:type="pct"/>
                  <w:tcBorders>
                    <w:top w:val="single" w:sz="4" w:space="0" w:color="auto"/>
                  </w:tcBorders>
                </w:tcPr>
                <w:p w14:paraId="183BA62D" w14:textId="77777777" w:rsidR="00273DCA" w:rsidRPr="00161007" w:rsidRDefault="00273DCA" w:rsidP="00273DCA">
                  <w:pPr>
                    <w:widowControl w:val="0"/>
                    <w:autoSpaceDE w:val="0"/>
                    <w:autoSpaceDN w:val="0"/>
                    <w:adjustRightInd w:val="0"/>
                    <w:spacing w:before="60" w:after="60" w:line="240" w:lineRule="auto"/>
                    <w:rPr>
                      <w:ins w:id="941" w:author="Author"/>
                      <w:rFonts w:ascii="Arial" w:hAnsi="Arial" w:cs="Arial"/>
                      <w:sz w:val="24"/>
                      <w:szCs w:val="24"/>
                    </w:rPr>
                  </w:pPr>
                </w:p>
              </w:tc>
              <w:tc>
                <w:tcPr>
                  <w:tcW w:w="1774" w:type="pct"/>
                  <w:tcBorders>
                    <w:top w:val="single" w:sz="4" w:space="0" w:color="auto"/>
                  </w:tcBorders>
                </w:tcPr>
                <w:p w14:paraId="4362DC4C" w14:textId="77777777" w:rsidR="00273DCA" w:rsidRDefault="00273DCA" w:rsidP="00273DCA">
                  <w:pPr>
                    <w:widowControl w:val="0"/>
                    <w:autoSpaceDE w:val="0"/>
                    <w:autoSpaceDN w:val="0"/>
                    <w:adjustRightInd w:val="0"/>
                    <w:spacing w:before="60" w:after="60" w:line="240" w:lineRule="auto"/>
                    <w:rPr>
                      <w:ins w:id="942" w:author="Author"/>
                      <w:rFonts w:ascii="Arial" w:hAnsi="Arial" w:cs="Arial"/>
                      <w:color w:val="000000"/>
                      <w:sz w:val="16"/>
                      <w:szCs w:val="16"/>
                    </w:rPr>
                  </w:pPr>
                </w:p>
              </w:tc>
            </w:tr>
          </w:tbl>
          <w:p w14:paraId="03190186" w14:textId="7777777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p>
        </w:tc>
      </w:tr>
      <w:tr w:rsidR="00B266EC" w:rsidRPr="00161007" w14:paraId="040487B4" w14:textId="77777777" w:rsidTr="00B266EC">
        <w:trPr>
          <w:ins w:id="943" w:author="Author"/>
        </w:trPr>
        <w:tc>
          <w:tcPr>
            <w:tcW w:w="500" w:type="pct"/>
            <w:tcBorders>
              <w:top w:val="single" w:sz="4" w:space="0" w:color="auto"/>
              <w:left w:val="single" w:sz="4" w:space="0" w:color="auto"/>
              <w:bottom w:val="single" w:sz="4" w:space="0" w:color="auto"/>
              <w:right w:val="single" w:sz="4" w:space="0" w:color="auto"/>
            </w:tcBorders>
          </w:tcPr>
          <w:p w14:paraId="0DABA6F0" w14:textId="4144212F" w:rsidR="00B266EC" w:rsidRPr="00161007" w:rsidRDefault="00B266EC" w:rsidP="00B266EC">
            <w:pPr>
              <w:widowControl w:val="0"/>
              <w:autoSpaceDE w:val="0"/>
              <w:autoSpaceDN w:val="0"/>
              <w:adjustRightInd w:val="0"/>
              <w:spacing w:before="60" w:after="60" w:line="240" w:lineRule="auto"/>
              <w:rPr>
                <w:ins w:id="944" w:author="Author"/>
                <w:rFonts w:ascii="Arial" w:hAnsi="Arial" w:cs="Arial"/>
                <w:color w:val="808080"/>
                <w:sz w:val="16"/>
                <w:szCs w:val="16"/>
              </w:rPr>
            </w:pPr>
            <w:ins w:id="945" w:author="Author">
              <w:r w:rsidRPr="00747A1F">
                <w:rPr>
                  <w:rFonts w:ascii="Arial" w:hAnsi="Arial" w:cs="Arial"/>
                  <w:color w:val="808080"/>
                  <w:sz w:val="16"/>
                  <w:szCs w:val="16"/>
                </w:rPr>
                <w:t>elements</w:t>
              </w:r>
            </w:ins>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185"/>
              <w:gridCol w:w="1751"/>
              <w:gridCol w:w="804"/>
              <w:gridCol w:w="723"/>
              <w:gridCol w:w="608"/>
              <w:gridCol w:w="2660"/>
            </w:tblGrid>
            <w:tr w:rsidR="00B266EC" w:rsidRPr="00161007" w14:paraId="7C73C24A" w14:textId="77777777" w:rsidTr="00EC5B54">
              <w:trPr>
                <w:ins w:id="946" w:author="Author"/>
              </w:trPr>
              <w:tc>
                <w:tcPr>
                  <w:tcW w:w="788" w:type="pct"/>
                </w:tcPr>
                <w:p w14:paraId="6DB9E6DB" w14:textId="77777777" w:rsidR="00B266EC" w:rsidRPr="00161007" w:rsidRDefault="00B266EC" w:rsidP="00B266EC">
                  <w:pPr>
                    <w:widowControl w:val="0"/>
                    <w:autoSpaceDE w:val="0"/>
                    <w:autoSpaceDN w:val="0"/>
                    <w:adjustRightInd w:val="0"/>
                    <w:spacing w:before="60" w:after="60" w:line="240" w:lineRule="auto"/>
                    <w:rPr>
                      <w:ins w:id="947" w:author="Author"/>
                      <w:rFonts w:ascii="Arial" w:hAnsi="Arial" w:cs="Arial"/>
                      <w:sz w:val="24"/>
                      <w:szCs w:val="24"/>
                    </w:rPr>
                  </w:pPr>
                  <w:ins w:id="948" w:author="Author">
                    <w:r w:rsidRPr="00161007">
                      <w:rPr>
                        <w:rFonts w:ascii="Arial" w:hAnsi="Arial" w:cs="Arial"/>
                        <w:color w:val="808080"/>
                        <w:sz w:val="16"/>
                        <w:szCs w:val="16"/>
                      </w:rPr>
                      <w:t>Name</w:t>
                    </w:r>
                  </w:ins>
                </w:p>
              </w:tc>
              <w:tc>
                <w:tcPr>
                  <w:tcW w:w="1153" w:type="pct"/>
                </w:tcPr>
                <w:p w14:paraId="0FDA5726" w14:textId="77777777" w:rsidR="00B266EC" w:rsidRPr="00161007" w:rsidRDefault="00B266EC" w:rsidP="00B266EC">
                  <w:pPr>
                    <w:widowControl w:val="0"/>
                    <w:autoSpaceDE w:val="0"/>
                    <w:autoSpaceDN w:val="0"/>
                    <w:adjustRightInd w:val="0"/>
                    <w:spacing w:before="60" w:after="60" w:line="240" w:lineRule="auto"/>
                    <w:rPr>
                      <w:ins w:id="949" w:author="Author"/>
                      <w:rFonts w:ascii="Arial" w:hAnsi="Arial" w:cs="Arial"/>
                      <w:sz w:val="24"/>
                      <w:szCs w:val="24"/>
                    </w:rPr>
                  </w:pPr>
                  <w:ins w:id="950" w:author="Author">
                    <w:r w:rsidRPr="00161007">
                      <w:rPr>
                        <w:rFonts w:ascii="Arial" w:hAnsi="Arial" w:cs="Arial"/>
                        <w:color w:val="808080"/>
                        <w:sz w:val="16"/>
                        <w:szCs w:val="16"/>
                      </w:rPr>
                      <w:t xml:space="preserve">Type  </w:t>
                    </w:r>
                  </w:ins>
                </w:p>
              </w:tc>
              <w:tc>
                <w:tcPr>
                  <w:tcW w:w="494" w:type="pct"/>
                </w:tcPr>
                <w:p w14:paraId="464DFC62" w14:textId="77777777" w:rsidR="00B266EC" w:rsidRPr="00161007" w:rsidRDefault="00B266EC" w:rsidP="00B266EC">
                  <w:pPr>
                    <w:widowControl w:val="0"/>
                    <w:autoSpaceDE w:val="0"/>
                    <w:autoSpaceDN w:val="0"/>
                    <w:adjustRightInd w:val="0"/>
                    <w:spacing w:before="60" w:after="60" w:line="240" w:lineRule="auto"/>
                    <w:rPr>
                      <w:ins w:id="951" w:author="Author"/>
                      <w:rFonts w:ascii="Arial" w:hAnsi="Arial" w:cs="Arial"/>
                      <w:sz w:val="24"/>
                      <w:szCs w:val="24"/>
                    </w:rPr>
                  </w:pPr>
                  <w:ins w:id="952" w:author="Author">
                    <w:r w:rsidRPr="00161007">
                      <w:rPr>
                        <w:rFonts w:ascii="Arial" w:hAnsi="Arial" w:cs="Arial"/>
                        <w:color w:val="808080"/>
                        <w:sz w:val="16"/>
                        <w:szCs w:val="16"/>
                      </w:rPr>
                      <w:t>Use</w:t>
                    </w:r>
                  </w:ins>
                </w:p>
              </w:tc>
              <w:tc>
                <w:tcPr>
                  <w:tcW w:w="441" w:type="pct"/>
                </w:tcPr>
                <w:p w14:paraId="38D8228E" w14:textId="77777777" w:rsidR="00B266EC" w:rsidRPr="00161007" w:rsidRDefault="00B266EC" w:rsidP="00B266EC">
                  <w:pPr>
                    <w:widowControl w:val="0"/>
                    <w:autoSpaceDE w:val="0"/>
                    <w:autoSpaceDN w:val="0"/>
                    <w:adjustRightInd w:val="0"/>
                    <w:spacing w:before="60" w:after="60" w:line="240" w:lineRule="auto"/>
                    <w:rPr>
                      <w:ins w:id="953" w:author="Author"/>
                      <w:rFonts w:ascii="Arial" w:hAnsi="Arial" w:cs="Arial"/>
                      <w:sz w:val="24"/>
                      <w:szCs w:val="24"/>
                    </w:rPr>
                  </w:pPr>
                  <w:ins w:id="954" w:author="Author">
                    <w:r w:rsidRPr="00161007">
                      <w:rPr>
                        <w:rFonts w:ascii="Arial" w:hAnsi="Arial" w:cs="Arial"/>
                        <w:color w:val="808080"/>
                        <w:sz w:val="16"/>
                        <w:szCs w:val="16"/>
                      </w:rPr>
                      <w:t>Default</w:t>
                    </w:r>
                  </w:ins>
                </w:p>
              </w:tc>
              <w:tc>
                <w:tcPr>
                  <w:tcW w:w="383" w:type="pct"/>
                </w:tcPr>
                <w:p w14:paraId="56B26B17" w14:textId="77777777" w:rsidR="00B266EC" w:rsidRPr="00161007" w:rsidRDefault="00B266EC" w:rsidP="00B266EC">
                  <w:pPr>
                    <w:widowControl w:val="0"/>
                    <w:autoSpaceDE w:val="0"/>
                    <w:autoSpaceDN w:val="0"/>
                    <w:adjustRightInd w:val="0"/>
                    <w:spacing w:before="60" w:after="60" w:line="240" w:lineRule="auto"/>
                    <w:rPr>
                      <w:ins w:id="955" w:author="Author"/>
                      <w:rFonts w:ascii="Arial" w:hAnsi="Arial" w:cs="Arial"/>
                      <w:sz w:val="24"/>
                      <w:szCs w:val="24"/>
                    </w:rPr>
                  </w:pPr>
                  <w:ins w:id="956" w:author="Author">
                    <w:r w:rsidRPr="00161007">
                      <w:rPr>
                        <w:rFonts w:ascii="Arial" w:hAnsi="Arial" w:cs="Arial"/>
                        <w:color w:val="808080"/>
                        <w:sz w:val="16"/>
                        <w:szCs w:val="16"/>
                      </w:rPr>
                      <w:t>Fixed</w:t>
                    </w:r>
                  </w:ins>
                </w:p>
              </w:tc>
              <w:tc>
                <w:tcPr>
                  <w:tcW w:w="1742" w:type="pct"/>
                </w:tcPr>
                <w:p w14:paraId="15C33277" w14:textId="77777777" w:rsidR="00B266EC" w:rsidRPr="00161007" w:rsidRDefault="00B266EC" w:rsidP="00B266EC">
                  <w:pPr>
                    <w:widowControl w:val="0"/>
                    <w:autoSpaceDE w:val="0"/>
                    <w:autoSpaceDN w:val="0"/>
                    <w:adjustRightInd w:val="0"/>
                    <w:spacing w:before="60" w:after="60" w:line="240" w:lineRule="auto"/>
                    <w:rPr>
                      <w:ins w:id="957" w:author="Author"/>
                      <w:rFonts w:ascii="Arial" w:hAnsi="Arial" w:cs="Arial"/>
                      <w:sz w:val="24"/>
                      <w:szCs w:val="24"/>
                    </w:rPr>
                  </w:pPr>
                  <w:ins w:id="958" w:author="Author">
                    <w:r w:rsidRPr="00161007">
                      <w:rPr>
                        <w:rFonts w:ascii="Arial" w:hAnsi="Arial" w:cs="Arial"/>
                        <w:color w:val="808080"/>
                        <w:sz w:val="16"/>
                        <w:szCs w:val="16"/>
                      </w:rPr>
                      <w:t>Annotation</w:t>
                    </w:r>
                  </w:ins>
                </w:p>
              </w:tc>
            </w:tr>
            <w:tr w:rsidR="00B266EC" w:rsidRPr="00161007" w14:paraId="3289DEA5" w14:textId="77777777" w:rsidTr="00EC5B54">
              <w:trPr>
                <w:ins w:id="959" w:author="Author"/>
              </w:trPr>
              <w:tc>
                <w:tcPr>
                  <w:tcW w:w="788" w:type="pct"/>
                </w:tcPr>
                <w:p w14:paraId="7FF18086" w14:textId="3FF48443" w:rsidR="00B266EC" w:rsidRPr="00EC5B54" w:rsidRDefault="008C3B25" w:rsidP="00B266EC">
                  <w:pPr>
                    <w:widowControl w:val="0"/>
                    <w:autoSpaceDE w:val="0"/>
                    <w:autoSpaceDN w:val="0"/>
                    <w:adjustRightInd w:val="0"/>
                    <w:spacing w:before="60" w:after="60" w:line="240" w:lineRule="auto"/>
                    <w:rPr>
                      <w:ins w:id="960" w:author="Author"/>
                      <w:rFonts w:ascii="Arial" w:hAnsi="Arial" w:cs="Arial"/>
                      <w:b/>
                      <w:color w:val="808080"/>
                      <w:sz w:val="16"/>
                      <w:szCs w:val="16"/>
                    </w:rPr>
                  </w:pPr>
                  <w:ins w:id="961" w:author="Author">
                    <w:r w:rsidRPr="00EC5B54">
                      <w:rPr>
                        <w:rFonts w:ascii="Arial" w:hAnsi="Arial" w:cs="Arial"/>
                        <w:b/>
                        <w:color w:val="000000"/>
                        <w:sz w:val="16"/>
                        <w:szCs w:val="16"/>
                      </w:rPr>
                      <w:t>multi</w:t>
                    </w:r>
                  </w:ins>
                </w:p>
              </w:tc>
              <w:tc>
                <w:tcPr>
                  <w:tcW w:w="1153" w:type="pct"/>
                </w:tcPr>
                <w:p w14:paraId="6EDC8764" w14:textId="0D42EF21" w:rsidR="00B266EC" w:rsidRPr="00EC5B54" w:rsidRDefault="00B266EC" w:rsidP="00B266EC">
                  <w:pPr>
                    <w:widowControl w:val="0"/>
                    <w:autoSpaceDE w:val="0"/>
                    <w:autoSpaceDN w:val="0"/>
                    <w:adjustRightInd w:val="0"/>
                    <w:spacing w:before="60" w:after="60" w:line="240" w:lineRule="auto"/>
                    <w:rPr>
                      <w:ins w:id="962" w:author="Author"/>
                      <w:rFonts w:ascii="Arial" w:hAnsi="Arial" w:cs="Arial"/>
                      <w:b/>
                      <w:color w:val="808080"/>
                      <w:sz w:val="16"/>
                      <w:szCs w:val="16"/>
                    </w:rPr>
                  </w:pPr>
                  <w:ins w:id="963" w:author="Author">
                    <w:r w:rsidRPr="00EC5B54">
                      <w:rPr>
                        <w:rFonts w:ascii="Arial" w:hAnsi="Arial" w:cs="Arial"/>
                        <w:b/>
                        <w:color w:val="000000"/>
                        <w:sz w:val="16"/>
                        <w:szCs w:val="16"/>
                      </w:rPr>
                      <w:t>CT_</w:t>
                    </w:r>
                    <w:r w:rsidR="008C3B25" w:rsidRPr="00EC5B54">
                      <w:rPr>
                        <w:rFonts w:ascii="Arial" w:hAnsi="Arial" w:cs="Arial"/>
                        <w:b/>
                        <w:color w:val="000000"/>
                        <w:sz w:val="16"/>
                        <w:szCs w:val="16"/>
                      </w:rPr>
                      <w:t>Multi</w:t>
                    </w:r>
                  </w:ins>
                </w:p>
              </w:tc>
              <w:tc>
                <w:tcPr>
                  <w:tcW w:w="494" w:type="pct"/>
                </w:tcPr>
                <w:p w14:paraId="1D430B21" w14:textId="77777777" w:rsidR="00B266EC" w:rsidRPr="00161007" w:rsidRDefault="00B266EC" w:rsidP="00B266EC">
                  <w:pPr>
                    <w:widowControl w:val="0"/>
                    <w:autoSpaceDE w:val="0"/>
                    <w:autoSpaceDN w:val="0"/>
                    <w:adjustRightInd w:val="0"/>
                    <w:spacing w:before="60" w:after="60" w:line="240" w:lineRule="auto"/>
                    <w:rPr>
                      <w:ins w:id="964" w:author="Author"/>
                      <w:rFonts w:ascii="Arial" w:hAnsi="Arial" w:cs="Arial"/>
                      <w:color w:val="808080"/>
                      <w:sz w:val="16"/>
                      <w:szCs w:val="16"/>
                    </w:rPr>
                  </w:pPr>
                  <w:ins w:id="965" w:author="Author">
                    <w:r w:rsidRPr="00747A1F">
                      <w:rPr>
                        <w:rFonts w:ascii="Arial" w:hAnsi="Arial" w:cs="Arial"/>
                        <w:color w:val="000000"/>
                        <w:sz w:val="16"/>
                        <w:szCs w:val="16"/>
                      </w:rPr>
                      <w:t>required</w:t>
                    </w:r>
                  </w:ins>
                </w:p>
              </w:tc>
              <w:tc>
                <w:tcPr>
                  <w:tcW w:w="441" w:type="pct"/>
                </w:tcPr>
                <w:p w14:paraId="300EB7F2" w14:textId="77777777" w:rsidR="00B266EC" w:rsidRPr="00161007" w:rsidRDefault="00B266EC" w:rsidP="00B266EC">
                  <w:pPr>
                    <w:widowControl w:val="0"/>
                    <w:autoSpaceDE w:val="0"/>
                    <w:autoSpaceDN w:val="0"/>
                    <w:adjustRightInd w:val="0"/>
                    <w:spacing w:before="60" w:after="60" w:line="240" w:lineRule="auto"/>
                    <w:rPr>
                      <w:ins w:id="966" w:author="Author"/>
                      <w:rFonts w:ascii="Arial" w:hAnsi="Arial" w:cs="Arial"/>
                      <w:color w:val="808080"/>
                      <w:sz w:val="16"/>
                      <w:szCs w:val="16"/>
                    </w:rPr>
                  </w:pPr>
                </w:p>
              </w:tc>
              <w:tc>
                <w:tcPr>
                  <w:tcW w:w="383" w:type="pct"/>
                </w:tcPr>
                <w:p w14:paraId="3FB39947" w14:textId="77777777" w:rsidR="00B266EC" w:rsidRPr="00161007" w:rsidRDefault="00B266EC" w:rsidP="00B266EC">
                  <w:pPr>
                    <w:widowControl w:val="0"/>
                    <w:autoSpaceDE w:val="0"/>
                    <w:autoSpaceDN w:val="0"/>
                    <w:adjustRightInd w:val="0"/>
                    <w:spacing w:before="60" w:after="60" w:line="240" w:lineRule="auto"/>
                    <w:rPr>
                      <w:ins w:id="967" w:author="Author"/>
                      <w:rFonts w:ascii="Arial" w:hAnsi="Arial" w:cs="Arial"/>
                      <w:color w:val="808080"/>
                      <w:sz w:val="16"/>
                      <w:szCs w:val="16"/>
                    </w:rPr>
                  </w:pPr>
                </w:p>
              </w:tc>
              <w:tc>
                <w:tcPr>
                  <w:tcW w:w="1742" w:type="pct"/>
                </w:tcPr>
                <w:p w14:paraId="680C14E1" w14:textId="77777777" w:rsidR="00B266EC" w:rsidRPr="00161007" w:rsidRDefault="00B266EC" w:rsidP="00B266EC">
                  <w:pPr>
                    <w:widowControl w:val="0"/>
                    <w:autoSpaceDE w:val="0"/>
                    <w:autoSpaceDN w:val="0"/>
                    <w:adjustRightInd w:val="0"/>
                    <w:spacing w:before="60" w:after="60" w:line="240" w:lineRule="auto"/>
                    <w:rPr>
                      <w:ins w:id="968" w:author="Author"/>
                      <w:rFonts w:ascii="Arial" w:hAnsi="Arial" w:cs="Arial"/>
                      <w:color w:val="808080"/>
                      <w:sz w:val="16"/>
                      <w:szCs w:val="16"/>
                    </w:rPr>
                  </w:pPr>
                </w:p>
              </w:tc>
            </w:tr>
          </w:tbl>
          <w:p w14:paraId="0D2FF632" w14:textId="77777777" w:rsidR="00B266EC" w:rsidRPr="00161007" w:rsidRDefault="00B266EC" w:rsidP="00B266EC">
            <w:pPr>
              <w:widowControl w:val="0"/>
              <w:autoSpaceDE w:val="0"/>
              <w:autoSpaceDN w:val="0"/>
              <w:adjustRightInd w:val="0"/>
              <w:spacing w:before="60" w:after="60" w:line="240" w:lineRule="auto"/>
              <w:rPr>
                <w:ins w:id="969" w:author="Author"/>
                <w:rFonts w:ascii="Arial" w:hAnsi="Arial" w:cs="Arial"/>
                <w:color w:val="808080"/>
                <w:sz w:val="16"/>
                <w:szCs w:val="16"/>
              </w:rPr>
            </w:pPr>
          </w:p>
        </w:tc>
      </w:tr>
    </w:tbl>
    <w:p w14:paraId="183A1C90" w14:textId="77777777" w:rsidR="00B266EC" w:rsidRDefault="00B266EC" w:rsidP="00E22759">
      <w:pPr>
        <w:rPr>
          <w:ins w:id="970" w:author="Author"/>
        </w:rPr>
      </w:pPr>
    </w:p>
    <w:p w14:paraId="79043701" w14:textId="77777777" w:rsidR="00922D84" w:rsidRDefault="00B02795">
      <w:pPr>
        <w:ind w:left="720"/>
        <w:rPr>
          <w:ins w:id="971" w:author="Author"/>
        </w:rPr>
        <w:pPrChange w:id="972" w:author="Author">
          <w:pPr/>
        </w:pPrChange>
      </w:pPr>
      <w:r w:rsidRPr="00E83016">
        <w:t xml:space="preserve">A &lt;multiproperties&gt; element acts as a container for </w:t>
      </w:r>
      <w:del w:id="973" w:author="Author">
        <w:r w:rsidR="00CC25D3">
          <w:delText>multi-</w:delText>
        </w:r>
      </w:del>
      <w:ins w:id="974" w:author="Author">
        <w:r w:rsidR="00922D84">
          <w:t>&lt;</w:t>
        </w:r>
        <w:r w:rsidR="00922D84" w:rsidRPr="00E83016">
          <w:t>multi</w:t>
        </w:r>
        <w:r w:rsidR="00922D84">
          <w:t>&gt; elements which combine multiple property indices into a single index</w:t>
        </w:r>
        <w:del w:id="975" w:author="Author">
          <w:r w:rsidRPr="00E83016" w:rsidDel="00922D84">
            <w:delText xml:space="preserve">multiple layers of </w:delText>
          </w:r>
        </w:del>
      </w:ins>
      <w:del w:id="976" w:author="Author">
        <w:r w:rsidRPr="00E83016" w:rsidDel="00922D84">
          <w:delText>properties</w:delText>
        </w:r>
      </w:del>
      <w:r w:rsidRPr="00E83016">
        <w:t xml:space="preserve">. The order of these </w:t>
      </w:r>
      <w:del w:id="977" w:author="Author">
        <w:r w:rsidR="00CC25D3">
          <w:lastRenderedPageBreak/>
          <w:delText>elements</w:delText>
        </w:r>
      </w:del>
      <w:ins w:id="978" w:author="Author">
        <w:r w:rsidR="00922D84" w:rsidRPr="00922D84">
          <w:t xml:space="preserve"> </w:t>
        </w:r>
        <w:r w:rsidR="00922D84">
          <w:t xml:space="preserve">elements </w:t>
        </w:r>
        <w:del w:id="979" w:author="Author">
          <w:r w:rsidRPr="00E83016" w:rsidDel="00922D84">
            <w:delText>pids</w:delText>
          </w:r>
        </w:del>
      </w:ins>
      <w:del w:id="980" w:author="Author">
        <w:r w:rsidRPr="00E83016" w:rsidDel="00922D84">
          <w:delText xml:space="preserve"> </w:delText>
        </w:r>
      </w:del>
      <w:r w:rsidRPr="00E83016">
        <w:t>forms an implicit 0-based index that is referenced by other elements, such as the &lt;object&gt; and &lt;triangle&gt; elements.</w:t>
      </w:r>
    </w:p>
    <w:p w14:paraId="1EDFDDBB" w14:textId="4798C6B5" w:rsidR="00B02795" w:rsidRPr="00E83016" w:rsidRDefault="00B02795">
      <w:pPr>
        <w:ind w:left="720"/>
        <w:pPrChange w:id="981" w:author="Author">
          <w:pPr/>
        </w:pPrChange>
      </w:pPr>
      <w:del w:id="982" w:author="Author">
        <w:r w:rsidRPr="00E83016" w:rsidDel="00922D84">
          <w:delText xml:space="preserve"> </w:delText>
        </w:r>
      </w:del>
      <w:ins w:id="983" w:author="Author">
        <w:r w:rsidR="00994CA1">
          <w:t xml:space="preserve">The pids list enumerates property group indices in the order in which they are layered and blended. </w:t>
        </w:r>
      </w:ins>
      <w:r w:rsidRPr="00E83016">
        <w:t xml:space="preserve">The pids list MUST NOT contain more than one reference to a material (base or composite). </w:t>
      </w:r>
      <w:del w:id="984" w:author="Author">
        <w:r w:rsidR="001775DF">
          <w:delText>Likewise, the</w:delText>
        </w:r>
      </w:del>
      <w:ins w:id="985" w:author="Author">
        <w:r w:rsidRPr="00E83016">
          <w:t>The</w:t>
        </w:r>
      </w:ins>
      <w:r w:rsidRPr="00E83016">
        <w:t xml:space="preserve"> pids list MUST NOT contain more than one reference to a colorgroup</w:t>
      </w:r>
      <w:del w:id="986" w:author="Author">
        <w:r w:rsidR="001775DF">
          <w:delText xml:space="preserve"> (for performance reasons). Finally, the</w:delText>
        </w:r>
      </w:del>
      <w:ins w:id="987" w:author="Author">
        <w:r w:rsidRPr="00E83016">
          <w:t>. The</w:t>
        </w:r>
      </w:ins>
      <w:r w:rsidRPr="00E83016">
        <w:t xml:space="preserve"> pids list MUST NOT contain any references to a multiproperties</w:t>
      </w:r>
      <w:del w:id="988" w:author="Author">
        <w:r w:rsidR="001775DF">
          <w:delText xml:space="preserve"> group</w:delText>
        </w:r>
      </w:del>
      <w:r w:rsidRPr="00E83016">
        <w:t xml:space="preserve">. A producer MAY define multiple &lt;multiproperties&gt; containers, for instance to layer textures in a different order or to specify a different </w:t>
      </w:r>
      <w:del w:id="989" w:author="Author">
        <w:r w:rsidR="0080289E">
          <w:delText xml:space="preserve">base </w:delText>
        </w:r>
      </w:del>
      <w:r w:rsidRPr="00E83016">
        <w:t>material.</w:t>
      </w:r>
    </w:p>
    <w:p w14:paraId="6B84C53A" w14:textId="2795E998" w:rsidR="00B02795" w:rsidRPr="00E83016" w:rsidRDefault="00B02795">
      <w:pPr>
        <w:ind w:left="720"/>
        <w:rPr>
          <w:ins w:id="990" w:author="Author"/>
        </w:rPr>
      </w:pPr>
      <w:ins w:id="991" w:author="Author">
        <w:r w:rsidRPr="00E83016">
          <w:t xml:space="preserve">A material, if included, MUST be positioned as the first </w:t>
        </w:r>
        <w:r w:rsidR="00E82E3A">
          <w:t>element in the list forming the first</w:t>
        </w:r>
        <w:r w:rsidR="00E82E3A" w:rsidRPr="00E83016">
          <w:t xml:space="preserve"> layer</w:t>
        </w:r>
        <w:del w:id="992" w:author="Author">
          <w:r w:rsidRPr="00E83016" w:rsidDel="00E82E3A">
            <w:delText>layer (0-based index)</w:delText>
          </w:r>
        </w:del>
        <w:r w:rsidRPr="00E83016">
          <w:t>, with color information – texture or colors, in subsequent layers. This arrangement describes the composition of an object by defining the</w:t>
        </w:r>
        <w:r w:rsidR="00497F7F">
          <w:t xml:space="preserve"> enclosed</w:t>
        </w:r>
        <w:r w:rsidRPr="00E83016">
          <w:t xml:space="preserve"> “shell” on top of which the other layers in the multi-properties are blended.</w:t>
        </w:r>
      </w:ins>
    </w:p>
    <w:p w14:paraId="150293C9" w14:textId="54E29671" w:rsidR="00B02795" w:rsidRPr="00E83016" w:rsidRDefault="00B02795">
      <w:pPr>
        <w:ind w:left="720"/>
        <w:rPr>
          <w:ins w:id="993" w:author="Author"/>
        </w:rPr>
      </w:pPr>
      <w:ins w:id="994" w:author="Author">
        <w:r w:rsidRPr="00E83016">
          <w:t xml:space="preserve">First, the properties are independently sampled and linearly interpolated on a triangle, then layered using the order specified within the </w:t>
        </w:r>
        <w:r w:rsidR="00994CA1">
          <w:t xml:space="preserve">pids </w:t>
        </w:r>
        <w:del w:id="995" w:author="Author">
          <w:r w:rsidR="00994CA1" w:rsidDel="00E82E3A">
            <w:delText>list</w:delText>
          </w:r>
        </w:del>
        <w:r w:rsidR="00E82E3A">
          <w:t>attribute</w:t>
        </w:r>
        <w:del w:id="996" w:author="Author">
          <w:r w:rsidRPr="00E83016" w:rsidDel="00994CA1">
            <w:delText>&lt;multiproperty&gt; element</w:delText>
          </w:r>
        </w:del>
        <w:r w:rsidRPr="00E83016">
          <w:t>. To determine the resulting color, the individual contributions of all layers are accumulated by considering their opacity and blending mode. When a layer is processed, it is blended with the already accumulated result of previous blending operations, forming a new accumulated value.</w:t>
        </w:r>
      </w:ins>
    </w:p>
    <w:p w14:paraId="4F2406FE" w14:textId="5A18BFA9" w:rsidR="002F72CD" w:rsidRDefault="00B02795" w:rsidP="00AF5A69">
      <w:pPr>
        <w:spacing w:before="120"/>
        <w:ind w:left="720"/>
        <w:rPr>
          <w:ins w:id="997" w:author="Author"/>
        </w:rPr>
      </w:pPr>
      <w:ins w:id="998" w:author="Author">
        <w:r w:rsidRPr="00E83016">
          <w:t xml:space="preserve">The blendmethods attribute allows the producer to specify the equation to use when blending the colors between two layers. The blendmethods attribute provides a list of “mix” or “multiply” values associated with each layer in the group describing how to be blended with the previous layer results. </w:t>
        </w:r>
        <w:r w:rsidR="00A53BA8">
          <w:t>Since the blen</w:t>
        </w:r>
        <w:r w:rsidR="007658B4">
          <w:t>d</w:t>
        </w:r>
        <w:r w:rsidR="00A53BA8">
          <w:t>method</w:t>
        </w:r>
        <w:r w:rsidR="007658B4">
          <w:t xml:space="preserve"> works in pair of layers, the blendmethod for t</w:t>
        </w:r>
        <w:r w:rsidRPr="00E83016">
          <w:t>he first layer MUST be omitted. If there are more layers than blendmethods values + 1 specified in the list, “mix” is assumed to be the default operation. There MUST NOT be more blendmethods than layers – 1.</w:t>
        </w:r>
      </w:ins>
    </w:p>
    <w:p w14:paraId="7C7C6FE4" w14:textId="2594A529" w:rsidR="006716F7" w:rsidRDefault="00D31B80" w:rsidP="00AF5A69">
      <w:pPr>
        <w:spacing w:before="120"/>
        <w:ind w:left="720"/>
        <w:rPr>
          <w:ins w:id="999" w:author="Author"/>
        </w:rPr>
      </w:pPr>
      <w:ins w:id="1000" w:author="Author">
        <w:r>
          <w:rPr>
            <w:rFonts w:ascii="Calibri" w:eastAsiaTheme="minorHAnsi" w:hAnsi="Calibri" w:cs="Calibri"/>
            <w:lang w:val="en"/>
          </w:rPr>
          <w:t xml:space="preserve">For each blending method an equation which specifies </w:t>
        </w:r>
        <w:r w:rsidR="00570F49">
          <w:rPr>
            <w:rFonts w:ascii="Calibri" w:eastAsiaTheme="minorHAnsi" w:hAnsi="Calibri" w:cs="Calibri"/>
            <w:lang w:val="en"/>
          </w:rPr>
          <w:t xml:space="preserve">the </w:t>
        </w:r>
        <w:r>
          <w:rPr>
            <w:rFonts w:ascii="Calibri" w:eastAsiaTheme="minorHAnsi" w:hAnsi="Calibri" w:cs="Calibri"/>
            <w:lang w:val="en"/>
          </w:rPr>
          <w:t xml:space="preserve">operation on RGB values is provided. </w:t>
        </w:r>
        <w:r w:rsidR="006716F7" w:rsidRPr="00E83016">
          <w:t xml:space="preserve">The initial accumulated RGB value is </w:t>
        </w:r>
        <w:r w:rsidR="006716F7">
          <w:t>taken</w:t>
        </w:r>
        <w:r w:rsidR="006716F7" w:rsidRPr="00E83016">
          <w:t xml:space="preserve"> from the first layer and the process of blending starts with the </w:t>
        </w:r>
        <w:r w:rsidR="007B7991">
          <w:t xml:space="preserve">second </w:t>
        </w:r>
        <w:r w:rsidR="006716F7" w:rsidRPr="00E83016">
          <w:t>layer and continues until all subsequent layers are processed.</w:t>
        </w:r>
      </w:ins>
    </w:p>
    <w:p w14:paraId="25D260BF" w14:textId="0B85EA64" w:rsidR="000F0EF6" w:rsidRDefault="00282785" w:rsidP="00AF5A69">
      <w:pPr>
        <w:spacing w:before="120"/>
        <w:ind w:left="720"/>
        <w:rPr>
          <w:ins w:id="1001" w:author="Author"/>
        </w:rPr>
      </w:pPr>
      <w:ins w:id="1002" w:author="Author">
        <w:r>
          <w:t xml:space="preserve">If the first layer </w:t>
        </w:r>
        <w:r w:rsidR="00173481">
          <w:t xml:space="preserve">contains </w:t>
        </w:r>
        <w:del w:id="1003" w:author="Author">
          <w:r w:rsidDel="00173481">
            <w:delText xml:space="preserve">is </w:delText>
          </w:r>
        </w:del>
        <w:r>
          <w:t xml:space="preserve">a material </w:t>
        </w:r>
        <w:r w:rsidR="00173481">
          <w:t>with translucent display property</w:t>
        </w:r>
        <w:r w:rsidR="00173481" w:rsidRPr="00B60ED8">
          <w:rPr>
            <w:rPrChange w:id="1004" w:author="Author">
              <w:rPr>
                <w:color w:val="FF0000"/>
              </w:rPr>
            </w:rPrChange>
          </w:rPr>
          <w:t>, base material or composite material</w:t>
        </w:r>
        <w:r w:rsidR="00173481" w:rsidRPr="00173481">
          <w:t xml:space="preserve">, it is skipped (including </w:t>
        </w:r>
        <w:r w:rsidR="00173481">
          <w:t>the first entry in the &lt;blendmethods</w:t>
        </w:r>
        <w:r w:rsidR="00173481">
          <w:t>).</w:t>
        </w:r>
        <w:r w:rsidR="00173481">
          <w:t xml:space="preserve">, </w:t>
        </w:r>
        <w:r w:rsidR="00173481" w:rsidDel="00173481">
          <w:t xml:space="preserve">layer </w:t>
        </w:r>
        <w:r w:rsidR="00173481">
          <w:t xml:space="preserve">it might not always be possible to determine the initial accumulated RGB value. For instance, the print ticket might indicate the use of a metallic material or there might be a display property indicating translucent appearance. Therefore, if the material layer is present the consumer SHOULD skip the first layer </w:t>
        </w:r>
        <w:r w:rsidR="00173481" w:rsidRPr="00E83016">
          <w:t>(including the first entry in the &lt;blendmethods&gt; list</w:t>
        </w:r>
        <w:r w:rsidR="00173481">
          <w:t>&gt; list</w:t>
        </w:r>
        <w:del w:id="1005" w:author="Author">
          <w:r w:rsidDel="00173481">
            <w:delText xml:space="preserve">layer it might not always be possible to determine the initial </w:delText>
          </w:r>
          <w:r w:rsidR="00A226AE" w:rsidDel="00173481">
            <w:delText xml:space="preserve">accumulated </w:delText>
          </w:r>
          <w:r w:rsidDel="00173481">
            <w:delText>RGB value.</w:delText>
          </w:r>
          <w:r w:rsidR="002F72CD" w:rsidDel="00173481">
            <w:delText xml:space="preserve"> For instance,</w:delText>
          </w:r>
          <w:r w:rsidR="00D31B80" w:rsidDel="00173481">
            <w:delText xml:space="preserve"> the print ticket might indicate the use of a</w:delText>
          </w:r>
          <w:r w:rsidR="00A226AE" w:rsidDel="00173481">
            <w:delText xml:space="preserve"> </w:delText>
          </w:r>
          <w:r w:rsidR="00D31B80" w:rsidDel="00173481">
            <w:delText>metallic material or there might be a display</w:delText>
          </w:r>
          <w:r w:rsidR="00570F49" w:rsidDel="00173481">
            <w:delText xml:space="preserve"> </w:delText>
          </w:r>
          <w:r w:rsidR="00D31B80" w:rsidDel="00173481">
            <w:delText xml:space="preserve">property </w:delText>
          </w:r>
          <w:r w:rsidR="00832B74" w:rsidDel="00173481">
            <w:delText>indicating</w:delText>
          </w:r>
          <w:r w:rsidR="00570F49" w:rsidDel="00173481">
            <w:delText xml:space="preserve"> </w:delText>
          </w:r>
          <w:r w:rsidR="00D31B80" w:rsidDel="00173481">
            <w:delText xml:space="preserve">translucent </w:delText>
          </w:r>
          <w:r w:rsidR="00570F49" w:rsidDel="00173481">
            <w:delText>appearance</w:delText>
          </w:r>
          <w:r w:rsidR="00D31B80" w:rsidDel="00173481">
            <w:delText>.</w:delText>
          </w:r>
          <w:r w:rsidR="00A226AE" w:rsidDel="00173481">
            <w:delText xml:space="preserve"> Therefore, if the material layer is present </w:delText>
          </w:r>
          <w:r w:rsidR="000C03FD" w:rsidDel="00173481">
            <w:delText xml:space="preserve">the consumer </w:delText>
          </w:r>
          <w:r w:rsidDel="00173481">
            <w:delText>SHOULD</w:delText>
          </w:r>
          <w:r w:rsidR="000C03FD" w:rsidDel="00173481">
            <w:delText xml:space="preserve"> skip th</w:delText>
          </w:r>
          <w:r w:rsidR="009C1843" w:rsidDel="00173481">
            <w:delText>e first</w:delText>
          </w:r>
          <w:r w:rsidR="00A226AE" w:rsidDel="00173481">
            <w:delText xml:space="preserve"> </w:delText>
          </w:r>
          <w:r w:rsidR="000C03FD" w:rsidDel="00173481">
            <w:delText xml:space="preserve">layer </w:delText>
          </w:r>
          <w:r w:rsidR="000C03FD" w:rsidRPr="00E83016" w:rsidDel="00173481">
            <w:delText>(including the first entry in the &lt;blendmethods&gt; list</w:delText>
          </w:r>
        </w:del>
        <w:r w:rsidR="000C03FD" w:rsidRPr="00E83016">
          <w:t>)</w:t>
        </w:r>
        <w:r w:rsidR="000C03FD">
          <w:t xml:space="preserve"> and accumulate</w:t>
        </w:r>
        <w:r w:rsidR="00832B74">
          <w:t xml:space="preserve"> </w:t>
        </w:r>
        <w:r w:rsidR="00832B74">
          <w:lastRenderedPageBreak/>
          <w:t>not only</w:t>
        </w:r>
        <w:r w:rsidR="000C03FD">
          <w:t xml:space="preserve"> RGB</w:t>
        </w:r>
        <w:r w:rsidR="00832B74">
          <w:t xml:space="preserve"> but also opacity </w:t>
        </w:r>
        <w:r w:rsidR="000C03FD">
          <w:t>contributions of subsequent layers.</w:t>
        </w:r>
        <w:r w:rsidR="000F0EF6">
          <w:t xml:space="preserve"> For this purpose, each blending method specifies a second equation which is used to accumulate alpha. Once the resulting alpha value is known, </w:t>
        </w:r>
        <w:r w:rsidR="000F0EF6" w:rsidRPr="00E83016">
          <w:t xml:space="preserve">the </w:t>
        </w:r>
        <w:r w:rsidR="00832B74">
          <w:t>accumulated</w:t>
        </w:r>
        <w:r w:rsidR="000F0EF6" w:rsidRPr="00E83016">
          <w:t xml:space="preserve"> RGB color is applied to </w:t>
        </w:r>
        <w:r w:rsidR="000F0EF6">
          <w:t xml:space="preserve">material </w:t>
        </w:r>
        <w:r w:rsidR="000F0EF6" w:rsidRPr="00E83016">
          <w:t>surface using the accumulated alpha value as opacity.</w:t>
        </w:r>
      </w:ins>
    </w:p>
    <w:p w14:paraId="77095495" w14:textId="631050E4" w:rsidR="00EC683A" w:rsidRDefault="00EC683A" w:rsidP="00EC683A">
      <w:pPr>
        <w:pStyle w:val="ListParagraph"/>
        <w:rPr>
          <w:ins w:id="1006" w:author="Author"/>
        </w:rPr>
      </w:pPr>
      <w:ins w:id="1007" w:author="Author">
        <w:r w:rsidRPr="00E83016">
          <w:t xml:space="preserve">For example, if the accumulated alpha value indicates </w:t>
        </w:r>
        <w:r>
          <w:t>7</w:t>
        </w:r>
        <w:r w:rsidRPr="00E83016">
          <w:t xml:space="preserve">0% opacity, it implies that </w:t>
        </w:r>
        <w:r>
          <w:t xml:space="preserve">RGB </w:t>
        </w:r>
        <w:r w:rsidRPr="00E83016">
          <w:t>color is applied in such way that</w:t>
        </w:r>
        <w:r>
          <w:t xml:space="preserve"> 3</w:t>
        </w:r>
        <w:r w:rsidRPr="00E83016">
          <w:t>0% of the underlying surface shows through.</w:t>
        </w:r>
        <w:r w:rsidR="002E4150">
          <w:t xml:space="preserve"> If we imagine the surface as a set of infinitesimally small micro-facets, the new layer should statistically cover 70% of the </w:t>
        </w:r>
        <w:r w:rsidR="00524557">
          <w:t>micro-</w:t>
        </w:r>
        <w:r w:rsidR="002E4150">
          <w:t>facet</w:t>
        </w:r>
        <w:r w:rsidR="00524557">
          <w:t xml:space="preserve"> area</w:t>
        </w:r>
        <w:r w:rsidR="002E4150">
          <w:t>.</w:t>
        </w:r>
        <w:r>
          <w:t xml:space="preserve"> This might be consumer dependent. For example, a viewing consumer might take the material’s displaycolor as underlying surface color to </w:t>
        </w:r>
        <w:r w:rsidR="00206146">
          <w:t xml:space="preserve">alpha </w:t>
        </w:r>
        <w:r w:rsidR="00904874">
          <w:t>blend</w:t>
        </w:r>
        <w:r>
          <w:t xml:space="preserve"> the accumulated color on, or a color printing consumer might spray the color on top of the actual material with a density depending on the accumulated alpha.</w:t>
        </w:r>
      </w:ins>
    </w:p>
    <w:p w14:paraId="78C81752" w14:textId="4A1DDC69" w:rsidR="00B02795" w:rsidRPr="00E83016" w:rsidRDefault="00B02795" w:rsidP="00AF5A69">
      <w:pPr>
        <w:spacing w:line="240" w:lineRule="auto"/>
        <w:ind w:left="720"/>
        <w:jc w:val="both"/>
        <w:rPr>
          <w:ins w:id="1008" w:author="Author"/>
        </w:rPr>
      </w:pPr>
      <w:ins w:id="1009" w:author="Author">
        <w:r w:rsidRPr="00E83016">
          <w:t xml:space="preserve">The initial accumulated alpha value, as well as the first layer opacity, is assumed to be #FF (fully opaque). </w:t>
        </w:r>
        <w:r w:rsidR="00832B74">
          <w:t xml:space="preserve">However, </w:t>
        </w:r>
        <w:bookmarkStart w:id="1010" w:name="_Hlk522548956"/>
        <w:r w:rsidR="00832B74">
          <w:t>i</w:t>
        </w:r>
        <w:r w:rsidR="000F0EF6">
          <w:t>n instances where the first layer</w:t>
        </w:r>
        <w:r w:rsidRPr="00E83016">
          <w:t xml:space="preserve"> is skipped</w:t>
        </w:r>
        <w:r w:rsidR="000F0EF6">
          <w:t>, t</w:t>
        </w:r>
        <w:r w:rsidRPr="00E83016">
          <w:t xml:space="preserve">he </w:t>
        </w:r>
        <w:r w:rsidR="0032728D">
          <w:t>second</w:t>
        </w:r>
        <w:r w:rsidRPr="00E83016">
          <w:t xml:space="preserve"> layer’s RGB is used to initialize the accumulated RGB color and alpha is initialized depending on the blend</w:t>
        </w:r>
        <w:r w:rsidR="00C62717">
          <w:t xml:space="preserve"> method</w:t>
        </w:r>
        <w:r w:rsidRPr="00E83016">
          <w:t>:</w:t>
        </w:r>
      </w:ins>
    </w:p>
    <w:p w14:paraId="55AF2705" w14:textId="44AAF956" w:rsidR="0032728D" w:rsidRDefault="00CC1602" w:rsidP="00AF5A69">
      <w:pPr>
        <w:pStyle w:val="ListParagraph"/>
        <w:numPr>
          <w:ilvl w:val="0"/>
          <w:numId w:val="50"/>
        </w:numPr>
        <w:spacing w:line="240" w:lineRule="auto"/>
        <w:jc w:val="both"/>
        <w:rPr>
          <w:ins w:id="1011" w:author="Author"/>
        </w:rPr>
      </w:pPr>
      <w:ins w:id="1012" w:author="Author">
        <w:r>
          <w:t>F</w:t>
        </w:r>
        <w:r w:rsidR="0032728D" w:rsidRPr="00E83016">
          <w:t>or “mix” blend</w:t>
        </w:r>
        <w:r w:rsidR="0032728D">
          <w:t xml:space="preserve"> method</w:t>
        </w:r>
        <w:r>
          <w:t xml:space="preserve"> the second </w:t>
        </w:r>
        <w:r w:rsidRPr="00E83016">
          <w:t>layer’s actual alpha</w:t>
        </w:r>
        <w:r>
          <w:t xml:space="preserve"> is used.</w:t>
        </w:r>
      </w:ins>
    </w:p>
    <w:p w14:paraId="06140772" w14:textId="3F5799DF" w:rsidR="00A72739" w:rsidRDefault="00CC1602" w:rsidP="00AF5A69">
      <w:pPr>
        <w:pStyle w:val="ListParagraph"/>
        <w:numPr>
          <w:ilvl w:val="0"/>
          <w:numId w:val="50"/>
        </w:numPr>
        <w:spacing w:after="0" w:line="240" w:lineRule="auto"/>
        <w:contextualSpacing w:val="0"/>
        <w:jc w:val="both"/>
        <w:rPr>
          <w:ins w:id="1013" w:author="Author"/>
        </w:rPr>
      </w:pPr>
      <w:ins w:id="1014" w:author="Author">
        <w:r>
          <w:t>For “multiply” blend method a</w:t>
        </w:r>
        <w:r w:rsidR="00F2676E">
          <w:t xml:space="preserve"> fully opaque alpha (</w:t>
        </w:r>
        <w:r w:rsidR="0032728D" w:rsidRPr="00E83016">
          <w:t>#FF</w:t>
        </w:r>
        <w:r w:rsidR="00F2676E">
          <w:t>)</w:t>
        </w:r>
        <w:r w:rsidR="0032728D">
          <w:t xml:space="preserve"> is used</w:t>
        </w:r>
        <w:r>
          <w:t>.</w:t>
        </w:r>
      </w:ins>
    </w:p>
    <w:p w14:paraId="565F178D" w14:textId="77777777" w:rsidR="00A72739" w:rsidRDefault="00A72739" w:rsidP="00AF5A69">
      <w:pPr>
        <w:spacing w:line="240" w:lineRule="auto"/>
        <w:jc w:val="both"/>
        <w:rPr>
          <w:ins w:id="1015" w:author="Author"/>
        </w:rPr>
      </w:pPr>
    </w:p>
    <w:p w14:paraId="2F0AFDCD" w14:textId="5E4217F4" w:rsidR="00182786" w:rsidRPr="00E83016" w:rsidRDefault="00B02795" w:rsidP="00AF5A69">
      <w:pPr>
        <w:spacing w:line="240" w:lineRule="auto"/>
        <w:ind w:left="720"/>
        <w:jc w:val="both"/>
        <w:rPr>
          <w:ins w:id="1016" w:author="Author"/>
        </w:rPr>
      </w:pPr>
      <w:ins w:id="1017" w:author="Author">
        <w:r w:rsidRPr="00E83016">
          <w:t xml:space="preserve">Blending starts with the </w:t>
        </w:r>
        <w:r w:rsidR="00A72739">
          <w:t>third</w:t>
        </w:r>
        <w:r w:rsidR="00A72739" w:rsidRPr="00E83016">
          <w:t xml:space="preserve"> </w:t>
        </w:r>
        <w:r w:rsidRPr="00E83016">
          <w:t>layer in this case.</w:t>
        </w:r>
        <w:bookmarkEnd w:id="1010"/>
      </w:ins>
    </w:p>
    <w:p w14:paraId="4AF7223C" w14:textId="3EEB870A" w:rsidR="00B02795" w:rsidRPr="00E83016" w:rsidRDefault="00B02795" w:rsidP="00E83016">
      <w:pPr>
        <w:ind w:left="720"/>
        <w:rPr>
          <w:ins w:id="1018" w:author="Author"/>
        </w:rPr>
      </w:pPr>
      <w:ins w:id="1019" w:author="Author">
        <w:r w:rsidRPr="00E83016">
          <w:t>Linear “mix” interpolation</w:t>
        </w:r>
        <w:r w:rsidR="00F2676E">
          <w:t xml:space="preserve"> is defined by the following</w:t>
        </w:r>
        <w:r w:rsidR="00490BE8">
          <w:t xml:space="preserve"> </w:t>
        </w:r>
        <w:r w:rsidR="00966C98">
          <w:t>operation on</w:t>
        </w:r>
        <w:r w:rsidR="00490BE8">
          <w:t xml:space="preserve"> RGB and alpha</w:t>
        </w:r>
        <w:r w:rsidRPr="00E83016">
          <w:t>:</w:t>
        </w:r>
      </w:ins>
    </w:p>
    <w:p w14:paraId="05E943FF" w14:textId="77777777" w:rsidR="00B02795" w:rsidRPr="00E83016" w:rsidRDefault="00B02795" w:rsidP="00B02795">
      <w:pPr>
        <w:ind w:left="1440"/>
        <w:rPr>
          <w:ins w:id="1020" w:author="Author"/>
          <w:i/>
        </w:rPr>
      </w:pPr>
      <w:ins w:id="1021" w:author="Author">
        <w:r w:rsidRPr="00E83016">
          <w:rPr>
            <w:i/>
          </w:rPr>
          <w:t>accumulatedColor.rgb = newLayer.rgb * newLayer.a + accumulatedColor.rgb * (1 – newLayer.a)</w:t>
        </w:r>
      </w:ins>
    </w:p>
    <w:p w14:paraId="64923411" w14:textId="1E1C5084" w:rsidR="00B02795" w:rsidRPr="00E83016" w:rsidRDefault="00B02795">
      <w:pPr>
        <w:ind w:left="1440"/>
        <w:rPr>
          <w:ins w:id="1022" w:author="Author"/>
          <w:i/>
        </w:rPr>
      </w:pPr>
      <w:ins w:id="1023" w:author="Author">
        <w:r w:rsidRPr="00E83016">
          <w:rPr>
            <w:i/>
          </w:rPr>
          <w:t>accumulatedColor.a = newLayer.a + accumulatedColor.a * (1 – newLayer.a)</w:t>
        </w:r>
      </w:ins>
    </w:p>
    <w:p w14:paraId="6C7C872C" w14:textId="710AAF6E" w:rsidR="00B02795" w:rsidRPr="00E83016" w:rsidRDefault="00490BE8" w:rsidP="00E83016">
      <w:pPr>
        <w:ind w:firstLine="720"/>
        <w:rPr>
          <w:ins w:id="1024" w:author="Author"/>
        </w:rPr>
      </w:pPr>
      <w:ins w:id="1025" w:author="Author">
        <w:r>
          <w:t>“</w:t>
        </w:r>
        <w:r w:rsidRPr="00E83016">
          <w:t>Multipl</w:t>
        </w:r>
        <w:r>
          <w:t xml:space="preserve">y” blend method </w:t>
        </w:r>
        <w:r w:rsidR="00966C98">
          <w:t>is defined by the following equations</w:t>
        </w:r>
        <w:r w:rsidR="00B02795" w:rsidRPr="00E83016">
          <w:t>:</w:t>
        </w:r>
      </w:ins>
    </w:p>
    <w:p w14:paraId="005AA4FD" w14:textId="77777777" w:rsidR="00B02795" w:rsidRPr="00E83016" w:rsidRDefault="00B02795" w:rsidP="00B02795">
      <w:pPr>
        <w:ind w:left="1440"/>
        <w:rPr>
          <w:ins w:id="1026" w:author="Author"/>
          <w:i/>
        </w:rPr>
      </w:pPr>
      <w:ins w:id="1027" w:author="Author">
        <w:r w:rsidRPr="00E83016">
          <w:rPr>
            <w:i/>
          </w:rPr>
          <w:t>accumulatedColor.rgb = newLayer.rgb * accumulatedColor.rgb</w:t>
        </w:r>
      </w:ins>
    </w:p>
    <w:p w14:paraId="0EE5EAD0" w14:textId="1EFD8972" w:rsidR="00B02795" w:rsidRPr="00E83016" w:rsidRDefault="00B02795" w:rsidP="00E83016">
      <w:pPr>
        <w:ind w:left="1440"/>
        <w:rPr>
          <w:ins w:id="1028" w:author="Author"/>
          <w:i/>
        </w:rPr>
      </w:pPr>
      <w:ins w:id="1029" w:author="Author">
        <w:r w:rsidRPr="00E83016">
          <w:rPr>
            <w:i/>
          </w:rPr>
          <w:t>accumulatedColor.a = newLayer.a * accumulatedColor.a</w:t>
        </w:r>
      </w:ins>
    </w:p>
    <w:p w14:paraId="3264A44A" w14:textId="77777777" w:rsidR="004735F4" w:rsidRDefault="00CB26AA" w:rsidP="00E83016">
      <w:pPr>
        <w:ind w:left="720"/>
        <w:rPr>
          <w:ins w:id="1030" w:author="Author"/>
        </w:rPr>
      </w:pPr>
      <w:ins w:id="1031" w:author="Author">
        <w:r w:rsidRPr="00CB26AA">
          <w:t>Blending operations should be performed in linear RGB space. Thus, the inverse color component transfer function needs to be applied to each component of the source and destination color. In Computer Graphics blending operations are typically performed in linear RGB space.</w:t>
        </w:r>
      </w:ins>
    </w:p>
    <w:p w14:paraId="0484411E" w14:textId="493932F4" w:rsidR="00B02795" w:rsidRPr="00FF4EC0" w:rsidRDefault="00B02795" w:rsidP="00E83016">
      <w:pPr>
        <w:ind w:left="720"/>
        <w:rPr>
          <w:ins w:id="1032" w:author="Author"/>
        </w:rPr>
      </w:pPr>
      <w:ins w:id="1033" w:author="Author">
        <w:r w:rsidRPr="00E83016">
          <w:t>Note: Users coming from a Graphic Arts background who prefer color blending to be performed in sRGB or any other color space are advised to perform the composition in a 2D imaging application and then apply the blended 2D textures to an object.</w:t>
        </w:r>
      </w:ins>
    </w:p>
    <w:p w14:paraId="2CC8657B" w14:textId="41F90533" w:rsidR="00B02795" w:rsidRPr="00E83016" w:rsidRDefault="000F0FDB">
      <w:pPr>
        <w:ind w:left="720"/>
        <w:rPr>
          <w:ins w:id="1034" w:author="Author"/>
        </w:rPr>
      </w:pPr>
      <w:ins w:id="1035" w:author="Author">
        <w:r>
          <w:t>Let us c</w:t>
        </w:r>
        <w:r w:rsidR="00B02795" w:rsidRPr="00E83016">
          <w:t>onsider the following example:</w:t>
        </w:r>
      </w:ins>
    </w:p>
    <w:p w14:paraId="1EE9DD80" w14:textId="40BEC312" w:rsidR="00B02795" w:rsidRDefault="00B02795" w:rsidP="00B02795">
      <w:pPr>
        <w:ind w:left="720"/>
        <w:rPr>
          <w:ins w:id="1036" w:author="Author"/>
        </w:rPr>
      </w:pPr>
      <w:ins w:id="1037" w:author="Author">
        <w:r w:rsidRPr="00E83016">
          <w:lastRenderedPageBreak/>
          <w:t xml:space="preserve">We want to apply </w:t>
        </w:r>
        <w:r w:rsidR="00490BE8">
          <w:t>two texture</w:t>
        </w:r>
        <w:r w:rsidR="005E50BE">
          <w:t>d</w:t>
        </w:r>
        <w:r w:rsidR="00490BE8">
          <w:t xml:space="preserve"> layers </w:t>
        </w:r>
        <w:r w:rsidRPr="00E83016">
          <w:t>containing alpha channel</w:t>
        </w:r>
        <w:r w:rsidR="00490BE8">
          <w:t xml:space="preserve"> information </w:t>
        </w:r>
        <w:r w:rsidRPr="00E83016">
          <w:t>indicating transparency to &lt;triangle&gt; elements.</w:t>
        </w:r>
        <w:r w:rsidR="005E50BE">
          <w:t xml:space="preserve"> The first texture is a semi-transparent star pattern with 50% opacity and the second texture is a fully opaque emoticon except for border area which is fully transparent</w:t>
        </w:r>
        <w:r w:rsidR="00792BAD">
          <w:t>:</w:t>
        </w:r>
      </w:ins>
    </w:p>
    <w:p w14:paraId="376A0536" w14:textId="4C150FBF" w:rsidR="00F2676E" w:rsidRDefault="00F2676E" w:rsidP="00AF5A69">
      <w:pPr>
        <w:jc w:val="center"/>
        <w:rPr>
          <w:ins w:id="1038" w:author="Author"/>
        </w:rPr>
      </w:pPr>
      <w:ins w:id="1039" w:author="Author">
        <w:r>
          <w:rPr>
            <w:noProof/>
          </w:rPr>
          <w:drawing>
            <wp:inline distT="0" distB="0" distL="0" distR="0" wp14:anchorId="45D6CBD8" wp14:editId="45F01E09">
              <wp:extent cx="2160000" cy="216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sidR="00511AE7">
          <w:tab/>
        </w:r>
        <w:r>
          <w:tab/>
        </w:r>
        <w:r>
          <w:rPr>
            <w:noProof/>
          </w:rPr>
          <w:drawing>
            <wp:inline distT="0" distB="0" distL="0" distR="0" wp14:anchorId="5DDAA845" wp14:editId="1385654B">
              <wp:extent cx="2160000" cy="216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ins>
    </w:p>
    <w:p w14:paraId="6C065862" w14:textId="5F09E64E" w:rsidR="005E50BE" w:rsidRPr="00E83016" w:rsidRDefault="005E50BE" w:rsidP="00B02795">
      <w:pPr>
        <w:ind w:left="720"/>
        <w:rPr>
          <w:ins w:id="1040" w:author="Author"/>
        </w:rPr>
      </w:pPr>
      <w:ins w:id="1041" w:author="Author">
        <w:r>
          <w:t>When applied to a</w:t>
        </w:r>
        <w:r w:rsidR="006E5405">
          <w:t>n</w:t>
        </w:r>
        <w:r>
          <w:t xml:space="preserve"> opaque blue </w:t>
        </w:r>
        <w:r w:rsidR="006E5405">
          <w:t>object</w:t>
        </w:r>
        <w:r w:rsidR="00F2676E">
          <w:t xml:space="preserve"> we expect the following result</w:t>
        </w:r>
        <w:r>
          <w:t>:</w:t>
        </w:r>
      </w:ins>
    </w:p>
    <w:p w14:paraId="6A07943B" w14:textId="19D528F6" w:rsidR="006E5405" w:rsidRDefault="00F2676E" w:rsidP="00B02795">
      <w:pPr>
        <w:ind w:left="720"/>
        <w:rPr>
          <w:ins w:id="1042" w:author="Author"/>
        </w:rPr>
      </w:pPr>
      <w:ins w:id="1043" w:author="Author">
        <w:r>
          <w:rPr>
            <w:noProof/>
          </w:rPr>
          <w:drawing>
            <wp:inline distT="0" distB="0" distL="0" distR="0" wp14:anchorId="392ECAC0" wp14:editId="46D8E377">
              <wp:extent cx="2160000" cy="216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ins>
    </w:p>
    <w:p w14:paraId="2105EBFD" w14:textId="6FCB2292" w:rsidR="00EE6139" w:rsidRDefault="00EE6139" w:rsidP="00EE6139">
      <w:pPr>
        <w:ind w:left="720"/>
        <w:rPr>
          <w:ins w:id="1044" w:author="Author"/>
        </w:rPr>
      </w:pPr>
      <w:ins w:id="1045" w:author="Author">
        <w:r>
          <w:t>To achieve this e</w:t>
        </w:r>
        <w:r w:rsidRPr="00E83016">
          <w:t xml:space="preserve">ffect, multiproperties </w:t>
        </w:r>
        <w:r w:rsidR="006742D8">
          <w:t>might</w:t>
        </w:r>
        <w:r w:rsidRPr="00E83016">
          <w:t xml:space="preserve"> be used</w:t>
        </w:r>
        <w:r w:rsidR="006742D8">
          <w:t xml:space="preserve"> in which the first layer is a colorgroup</w:t>
        </w:r>
        <w:r w:rsidRPr="00E83016">
          <w:t xml:space="preserve"> </w:t>
        </w:r>
        <w:r w:rsidR="006742D8">
          <w:t xml:space="preserve">containing blue color. The blending process starts by taking the </w:t>
        </w:r>
        <w:r w:rsidR="009B1FC9">
          <w:t xml:space="preserve">blue color’s </w:t>
        </w:r>
        <w:r w:rsidR="006742D8">
          <w:t>RGB and continues with two successive “mix” operations</w:t>
        </w:r>
        <w:r w:rsidR="0036087A">
          <w:t xml:space="preserve"> </w:t>
        </w:r>
        <w:r w:rsidR="0036087A" w:rsidRPr="00E83016">
          <w:t>according to the method described above.</w:t>
        </w:r>
      </w:ins>
    </w:p>
    <w:p w14:paraId="486B0B3A" w14:textId="2C2CED89" w:rsidR="00EE6139" w:rsidRDefault="00EE6139" w:rsidP="00B02795">
      <w:pPr>
        <w:ind w:left="720"/>
        <w:rPr>
          <w:ins w:id="1046" w:author="Author"/>
        </w:rPr>
      </w:pPr>
      <w:ins w:id="1047" w:author="Author">
        <w:r>
          <w:t>Let</w:t>
        </w:r>
        <w:r w:rsidR="009B1FC9">
          <w:t xml:space="preserve"> u</w:t>
        </w:r>
        <w:r>
          <w:t xml:space="preserve">s further assume that </w:t>
        </w:r>
        <w:r w:rsidR="006742D8">
          <w:t>instead of colorgroup a base material is used.</w:t>
        </w:r>
        <w:r w:rsidR="009B1FC9">
          <w:t xml:space="preserve"> The consumer might not be able to determine its color (other than relying on </w:t>
        </w:r>
        <w:r w:rsidR="0036087A">
          <w:t xml:space="preserve">its </w:t>
        </w:r>
        <w:r w:rsidR="009B1FC9">
          <w:t>displaycolor value)</w:t>
        </w:r>
        <w:r w:rsidR="0036087A">
          <w:t xml:space="preserve"> until it is actually printed. T</w:t>
        </w:r>
        <w:r w:rsidR="009B1FC9">
          <w:t>herefore</w:t>
        </w:r>
        <w:r w:rsidR="0036087A">
          <w:t>,</w:t>
        </w:r>
        <w:r w:rsidR="009B1FC9">
          <w:t xml:space="preserve"> </w:t>
        </w:r>
        <w:r w:rsidR="003573E8">
          <w:t>the consumer</w:t>
        </w:r>
        <w:r w:rsidR="009B1FC9">
          <w:t xml:space="preserve"> should first accumulate</w:t>
        </w:r>
        <w:r w:rsidR="000B6652">
          <w:t xml:space="preserve"> the overall</w:t>
        </w:r>
        <w:r w:rsidR="009B1FC9">
          <w:t xml:space="preserve"> RGB and opacity contributions of the second and third layer, obtaining the following result:</w:t>
        </w:r>
      </w:ins>
    </w:p>
    <w:p w14:paraId="50442289" w14:textId="6548C6F7" w:rsidR="006742D8" w:rsidRDefault="009B1FC9" w:rsidP="00AF5A69">
      <w:pPr>
        <w:ind w:left="720"/>
        <w:jc w:val="center"/>
        <w:rPr>
          <w:ins w:id="1048" w:author="Author"/>
        </w:rPr>
      </w:pPr>
      <w:ins w:id="1049" w:author="Author">
        <w:r>
          <w:rPr>
            <w:noProof/>
          </w:rPr>
          <w:lastRenderedPageBreak/>
          <w:drawing>
            <wp:inline distT="0" distB="0" distL="0" distR="0" wp14:anchorId="18245025" wp14:editId="7740D009">
              <wp:extent cx="2160000" cy="216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ins>
    </w:p>
    <w:p w14:paraId="4204C04E" w14:textId="5DCF8CAA" w:rsidR="009B1FC9" w:rsidRDefault="009B1FC9" w:rsidP="00B02795">
      <w:pPr>
        <w:ind w:left="720"/>
        <w:rPr>
          <w:ins w:id="1050" w:author="Author"/>
        </w:rPr>
      </w:pPr>
      <w:ins w:id="1051" w:author="Author">
        <w:r>
          <w:t xml:space="preserve">The accumulated result is then applied </w:t>
        </w:r>
        <w:r w:rsidR="000B6652">
          <w:t>to</w:t>
        </w:r>
        <w:r w:rsidR="0036087A">
          <w:t xml:space="preserve"> the actual</w:t>
        </w:r>
        <w:r>
          <w:t xml:space="preserve"> material surface</w:t>
        </w:r>
        <w:r w:rsidR="0036087A">
          <w:t xml:space="preserve"> considering both RGB and opacity, essentially performing an implicit “mix” operation.</w:t>
        </w:r>
      </w:ins>
    </w:p>
    <w:p w14:paraId="2682BA1B" w14:textId="741F37FD" w:rsidR="006E5405" w:rsidRDefault="006E5405" w:rsidP="00B02795">
      <w:pPr>
        <w:spacing w:after="240"/>
        <w:ind w:left="720"/>
        <w:rPr>
          <w:ins w:id="1052" w:author="Author"/>
        </w:rPr>
      </w:pPr>
      <w:ins w:id="1053" w:author="Author">
        <w:r>
          <w:t>If there is a display property indicating the use of a translucent material (in this example lime green)</w:t>
        </w:r>
        <w:r w:rsidR="0036087A">
          <w:t xml:space="preserve"> a viewing consumer </w:t>
        </w:r>
        <w:r>
          <w:t>MAY render</w:t>
        </w:r>
        <w:r w:rsidR="0036087A">
          <w:t xml:space="preserve"> the material layer as</w:t>
        </w:r>
        <w:r>
          <w:t xml:space="preserve"> translucent </w:t>
        </w:r>
        <w:r>
          <w:rPr>
            <w:rFonts w:ascii="Calibri" w:eastAsiaTheme="minorHAnsi" w:hAnsi="Calibri" w:cs="Calibri"/>
          </w:rPr>
          <w:t>to allow underlying model material to “show through” transparent texture areas.</w:t>
        </w:r>
      </w:ins>
    </w:p>
    <w:p w14:paraId="39679774" w14:textId="6CB3D1DA" w:rsidR="006E5405" w:rsidRDefault="0036087A" w:rsidP="00B02795">
      <w:pPr>
        <w:spacing w:after="240"/>
        <w:ind w:left="720"/>
        <w:rPr>
          <w:ins w:id="1054" w:author="Author"/>
        </w:rPr>
      </w:pPr>
      <w:ins w:id="1055" w:author="Author">
        <w:r>
          <w:rPr>
            <w:noProof/>
          </w:rPr>
          <w:drawing>
            <wp:inline distT="0" distB="0" distL="0" distR="0" wp14:anchorId="235E8596" wp14:editId="1A25F895">
              <wp:extent cx="2160000" cy="216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ins>
    </w:p>
    <w:p w14:paraId="1C8622D0" w14:textId="45F32371" w:rsidR="00223BD3" w:rsidRDefault="00223BD3" w:rsidP="00223BD3">
      <w:pPr>
        <w:autoSpaceDE w:val="0"/>
        <w:autoSpaceDN w:val="0"/>
        <w:adjustRightInd w:val="0"/>
        <w:spacing w:after="240"/>
        <w:ind w:left="720"/>
        <w:rPr>
          <w:ins w:id="1056" w:author="Author"/>
          <w:rFonts w:ascii="Calibri" w:eastAsiaTheme="minorHAnsi" w:hAnsi="Calibri" w:cs="Calibri"/>
        </w:rPr>
      </w:pPr>
      <w:ins w:id="1057" w:author="Author">
        <w:r>
          <w:rPr>
            <w:rFonts w:ascii="Calibri" w:eastAsiaTheme="minorHAnsi" w:hAnsi="Calibri" w:cs="Calibri"/>
          </w:rPr>
          <w:t xml:space="preserve">A similar situation might arise </w:t>
        </w:r>
        <w:r w:rsidR="00737071">
          <w:rPr>
            <w:rFonts w:ascii="Calibri" w:eastAsiaTheme="minorHAnsi" w:hAnsi="Calibri" w:cs="Calibri"/>
          </w:rPr>
          <w:t>when the first layer has a display property indicating metallic appearance or when</w:t>
        </w:r>
        <w:r>
          <w:rPr>
            <w:rFonts w:ascii="Calibri" w:eastAsiaTheme="minorHAnsi" w:hAnsi="Calibri" w:cs="Calibri"/>
          </w:rPr>
          <w:t xml:space="preserve"> printing</w:t>
        </w:r>
        <w:r w:rsidR="00737071">
          <w:rPr>
            <w:rFonts w:ascii="Calibri" w:eastAsiaTheme="minorHAnsi" w:hAnsi="Calibri" w:cs="Calibri"/>
          </w:rPr>
          <w:t xml:space="preserve"> with a metallic material:</w:t>
        </w:r>
      </w:ins>
    </w:p>
    <w:p w14:paraId="2C606914" w14:textId="03BD7C9C" w:rsidR="00223BD3" w:rsidRDefault="00BD4AA4" w:rsidP="00223BD3">
      <w:pPr>
        <w:autoSpaceDE w:val="0"/>
        <w:autoSpaceDN w:val="0"/>
        <w:adjustRightInd w:val="0"/>
        <w:spacing w:after="240"/>
        <w:ind w:left="720"/>
        <w:rPr>
          <w:ins w:id="1058" w:author="Author"/>
          <w:rFonts w:ascii="Calibri" w:eastAsiaTheme="minorHAnsi" w:hAnsi="Calibri" w:cs="Calibri"/>
        </w:rPr>
      </w:pPr>
      <w:ins w:id="1059" w:author="Author">
        <w:r>
          <w:rPr>
            <w:rFonts w:ascii="Calibri" w:eastAsiaTheme="minorHAnsi" w:hAnsi="Calibri" w:cs="Calibri"/>
            <w:noProof/>
          </w:rPr>
          <w:lastRenderedPageBreak/>
          <w:drawing>
            <wp:inline distT="0" distB="0" distL="0" distR="0" wp14:anchorId="0DE58A2E" wp14:editId="3394F418">
              <wp:extent cx="2160000" cy="216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ins>
    </w:p>
    <w:p w14:paraId="3E5EE935" w14:textId="1F458256" w:rsidR="00FC60F4" w:rsidRDefault="00223BD3" w:rsidP="00223BD3">
      <w:pPr>
        <w:autoSpaceDE w:val="0"/>
        <w:autoSpaceDN w:val="0"/>
        <w:adjustRightInd w:val="0"/>
        <w:ind w:left="720"/>
        <w:rPr>
          <w:ins w:id="1060" w:author="Author"/>
          <w:rFonts w:ascii="Calibri" w:eastAsiaTheme="minorHAnsi" w:hAnsi="Calibri" w:cs="Calibri"/>
        </w:rPr>
      </w:pPr>
      <w:ins w:id="1061" w:author="Author">
        <w:r>
          <w:rPr>
            <w:rFonts w:ascii="Calibri" w:eastAsiaTheme="minorHAnsi" w:hAnsi="Calibri" w:cs="Calibri"/>
          </w:rPr>
          <w:t>When physically printing, display properties MUST be ignored. But when rendering on screen, the display color and display properties SHOULD be blended to provide a realistic preview.</w:t>
        </w:r>
        <w:r w:rsidR="00BD4AA4">
          <w:rPr>
            <w:rFonts w:ascii="Calibri" w:eastAsiaTheme="minorHAnsi" w:hAnsi="Calibri" w:cs="Calibri"/>
          </w:rPr>
          <w:t xml:space="preserve"> In cases where it is not obvious how to blend display properties (e.g. “multiply” blend between regular and metallic color) the consumer MAY ignore display properties</w:t>
        </w:r>
        <w:r w:rsidR="000B3EAD">
          <w:rPr>
            <w:rFonts w:ascii="Calibri" w:eastAsiaTheme="minorHAnsi" w:hAnsi="Calibri" w:cs="Calibri"/>
          </w:rPr>
          <w:t xml:space="preserve"> and reduce both values to plain RGB.</w:t>
        </w:r>
      </w:ins>
    </w:p>
    <w:p w14:paraId="4C2334DF" w14:textId="77777777" w:rsidR="006E2D06" w:rsidRDefault="006E2D06" w:rsidP="006E2D06">
      <w:pPr>
        <w:spacing w:before="120"/>
        <w:ind w:left="720"/>
        <w:rPr>
          <w:ins w:id="1062" w:author="Author"/>
        </w:rPr>
      </w:pPr>
      <w:ins w:id="1063" w:author="Author">
        <w:r>
          <w:t xml:space="preserve">Printers MAY simulate the spraying of color on a material by printing the resulting color after blending the accumulated color with the accumulated alpha on top of the material actual color. The blending is an implicit “mix”, overriding the specified in the blendmethods, as: </w:t>
        </w:r>
      </w:ins>
    </w:p>
    <w:p w14:paraId="7DB03C54" w14:textId="77777777" w:rsidR="006E2D06" w:rsidRPr="00D614F6" w:rsidRDefault="006E2D06" w:rsidP="006E2D06">
      <w:pPr>
        <w:ind w:left="1440"/>
        <w:rPr>
          <w:ins w:id="1064" w:author="Author"/>
          <w:i/>
        </w:rPr>
      </w:pPr>
      <w:ins w:id="1065" w:author="Author">
        <w:r>
          <w:rPr>
            <w:i/>
          </w:rPr>
          <w:t>print</w:t>
        </w:r>
        <w:r w:rsidRPr="00E83016">
          <w:rPr>
            <w:i/>
          </w:rPr>
          <w:t>Color</w:t>
        </w:r>
        <w:r w:rsidDel="00D33FC6">
          <w:rPr>
            <w:i/>
          </w:rPr>
          <w:t xml:space="preserve"> </w:t>
        </w:r>
        <w:r w:rsidRPr="00E83016">
          <w:rPr>
            <w:i/>
          </w:rPr>
          <w:t xml:space="preserve">.rgb = accumulatedColor.rgb * accumulatedColor.a + </w:t>
        </w:r>
        <w:r>
          <w:rPr>
            <w:i/>
          </w:rPr>
          <w:t>material</w:t>
        </w:r>
        <w:r w:rsidRPr="00E83016">
          <w:rPr>
            <w:i/>
          </w:rPr>
          <w:t>Color.rgb * (1 – accumulatedColor.a)</w:t>
        </w:r>
      </w:ins>
    </w:p>
    <w:p w14:paraId="6D07633D" w14:textId="19A13800" w:rsidR="006E2D06" w:rsidRDefault="006E2D06" w:rsidP="006E2D06">
      <w:pPr>
        <w:spacing w:before="120"/>
        <w:ind w:left="720"/>
        <w:rPr>
          <w:ins w:id="1066" w:author="Author"/>
        </w:rPr>
      </w:pPr>
      <w:ins w:id="1067" w:author="Author">
        <w:r>
          <w:t xml:space="preserve">Note that the actual material color is not specified in the 3MF </w:t>
        </w:r>
        <w:r w:rsidR="000069FA">
          <w:t>document,</w:t>
        </w:r>
        <w:r>
          <w:t xml:space="preserve"> but it MAY be known by the printer by other means.</w:t>
        </w:r>
      </w:ins>
    </w:p>
    <w:p w14:paraId="6A9A8044" w14:textId="77777777" w:rsidR="00FC60F4" w:rsidRDefault="00FC60F4" w:rsidP="00AF5A69">
      <w:pPr>
        <w:autoSpaceDE w:val="0"/>
        <w:autoSpaceDN w:val="0"/>
        <w:adjustRightInd w:val="0"/>
        <w:rPr>
          <w:ins w:id="1068" w:author="Author"/>
          <w:rFonts w:ascii="Calibri" w:eastAsiaTheme="minorHAnsi" w:hAnsi="Calibri" w:cs="Calibri"/>
        </w:rPr>
      </w:pPr>
    </w:p>
    <w:p w14:paraId="4721DBC2" w14:textId="0C92C836" w:rsidR="002156F5" w:rsidRDefault="00CC25D3">
      <w:pPr>
        <w:pStyle w:val="Heading2"/>
        <w:numPr>
          <w:ilvl w:val="1"/>
          <w:numId w:val="24"/>
        </w:numPr>
        <w:pPrChange w:id="1069" w:author="Author">
          <w:pPr>
            <w:keepNext/>
          </w:pPr>
        </w:pPrChange>
      </w:pPr>
      <w:bookmarkStart w:id="1070" w:name="_Toc416448854"/>
      <w:bookmarkStart w:id="1071" w:name="_Toc416460226"/>
      <w:bookmarkStart w:id="1072" w:name="_Toc513815291"/>
      <w:bookmarkStart w:id="1073" w:name="_Toc514146124"/>
      <w:bookmarkStart w:id="1074" w:name="_Toc416448855"/>
      <w:bookmarkStart w:id="1075" w:name="_Toc416460227"/>
      <w:bookmarkStart w:id="1076" w:name="_Toc416448856"/>
      <w:bookmarkStart w:id="1077" w:name="_Toc416460228"/>
      <w:bookmarkStart w:id="1078" w:name="_Toc416448857"/>
      <w:bookmarkStart w:id="1079" w:name="_Toc416460229"/>
      <w:bookmarkStart w:id="1080" w:name="_Toc416461984"/>
      <w:bookmarkStart w:id="1081" w:name="_Toc416462014"/>
      <w:bookmarkStart w:id="1082" w:name="_Toc416462089"/>
      <w:bookmarkStart w:id="1083" w:name="_Toc417309099"/>
      <w:bookmarkStart w:id="1084" w:name="_Toc494990403"/>
      <w:bookmarkStart w:id="1085" w:name="_Toc494990514"/>
      <w:bookmarkStart w:id="1086" w:name="_Toc417309100"/>
      <w:bookmarkStart w:id="1087" w:name="_Toc520719636"/>
      <w:bookmarkStart w:id="1088" w:name="_Toc495065100"/>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r>
        <w:lastRenderedPageBreak/>
        <w:t>Multi</w:t>
      </w:r>
      <w:bookmarkEnd w:id="1086"/>
      <w:bookmarkEnd w:id="1087"/>
      <w:del w:id="1089" w:author="Author">
        <w:r>
          <w:delText>-</w:delText>
        </w:r>
        <w:r w:rsidR="007C5B48">
          <w:delText>Property</w:delText>
        </w:r>
      </w:del>
      <w:bookmarkEnd w:id="1088"/>
    </w:p>
    <w:p w14:paraId="5DE07D54" w14:textId="031E9409" w:rsidR="00CC25D3" w:rsidRPr="001F7DCC" w:rsidRDefault="00CC25D3" w:rsidP="002C45B2">
      <w:pPr>
        <w:keepNext/>
        <w:rPr>
          <w:b/>
        </w:rPr>
      </w:pPr>
      <w:r>
        <w:t xml:space="preserve">Element </w:t>
      </w:r>
      <w:r w:rsidRPr="001F33F1">
        <w:rPr>
          <w:b/>
        </w:rPr>
        <w:t>&lt;</w:t>
      </w:r>
      <w:r>
        <w:rPr>
          <w:b/>
        </w:rPr>
        <w:t>multi</w:t>
      </w:r>
      <w:r w:rsidRPr="001F33F1">
        <w:rPr>
          <w:b/>
        </w:rPr>
        <w:t>&gt;</w:t>
      </w:r>
    </w:p>
    <w:tbl>
      <w:tblPr>
        <w:tblW w:w="4999" w:type="pct"/>
        <w:tblLook w:val="0000" w:firstRow="0" w:lastRow="0" w:firstColumn="0" w:lastColumn="0" w:noHBand="0" w:noVBand="0"/>
      </w:tblPr>
      <w:tblGrid>
        <w:gridCol w:w="935"/>
        <w:gridCol w:w="8413"/>
      </w:tblGrid>
      <w:tr w:rsidR="00CC25D3" w:rsidRPr="00161007" w14:paraId="0A4B68F5" w14:textId="77777777">
        <w:tc>
          <w:tcPr>
            <w:tcW w:w="500" w:type="pct"/>
            <w:tcBorders>
              <w:top w:val="single" w:sz="4" w:space="0" w:color="auto"/>
              <w:left w:val="single" w:sz="4" w:space="0" w:color="auto"/>
              <w:bottom w:val="single" w:sz="4" w:space="0" w:color="auto"/>
              <w:right w:val="single" w:sz="4" w:space="0" w:color="auto"/>
            </w:tcBorders>
          </w:tcPr>
          <w:p w14:paraId="0834E127" w14:textId="77777777" w:rsidR="00CC25D3" w:rsidRPr="00161007" w:rsidRDefault="00CC25D3" w:rsidP="002C45B2">
            <w:pPr>
              <w:keepNext/>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6FAE3C47" w14:textId="76176A66" w:rsidR="00CC25D3" w:rsidRPr="00161007" w:rsidRDefault="00805F15" w:rsidP="002C45B2">
            <w:pPr>
              <w:keepNext/>
              <w:widowControl w:val="0"/>
              <w:autoSpaceDE w:val="0"/>
              <w:autoSpaceDN w:val="0"/>
              <w:adjustRightInd w:val="0"/>
              <w:spacing w:before="75" w:after="75" w:line="240" w:lineRule="auto"/>
              <w:rPr>
                <w:rFonts w:ascii="Arial" w:hAnsi="Arial" w:cs="Arial"/>
                <w:sz w:val="24"/>
                <w:szCs w:val="24"/>
              </w:rPr>
            </w:pPr>
            <w:r>
              <w:t xml:space="preserve"> </w:t>
            </w:r>
            <w:del w:id="1090" w:author="Author">
              <w:r>
                <w:rPr>
                  <w:noProof/>
                </w:rPr>
                <w:drawing>
                  <wp:inline distT="0" distB="0" distL="0" distR="0" wp14:anchorId="7B59C064" wp14:editId="3D36A78D">
                    <wp:extent cx="3300984" cy="1243584"/>
                    <wp:effectExtent l="0" t="0" r="0" b="0"/>
                    <wp:docPr id="25" name="Picture 25" descr="cid:image005.png@01D33DAC.D234A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png@01D33DAC.D234A0D0"/>
                            <pic:cNvPicPr>
                              <a:picLocks noChangeAspect="1" noChangeArrowheads="1"/>
                            </pic:cNvPicPr>
                          </pic:nvPicPr>
                          <pic:blipFill>
                            <a:blip r:embed="rId40" r:link="rId41" cstate="print">
                              <a:extLst>
                                <a:ext uri="{28A0092B-C50C-407E-A947-70E740481C1C}">
                                  <a14:useLocalDpi xmlns:a14="http://schemas.microsoft.com/office/drawing/2010/main" val="0"/>
                                </a:ext>
                              </a:extLst>
                            </a:blip>
                            <a:srcRect/>
                            <a:stretch>
                              <a:fillRect/>
                            </a:stretch>
                          </pic:blipFill>
                          <pic:spPr bwMode="auto">
                            <a:xfrm>
                              <a:off x="0" y="0"/>
                              <a:ext cx="3300984" cy="1243584"/>
                            </a:xfrm>
                            <a:prstGeom prst="rect">
                              <a:avLst/>
                            </a:prstGeom>
                            <a:noFill/>
                            <a:ln>
                              <a:noFill/>
                            </a:ln>
                          </pic:spPr>
                        </pic:pic>
                      </a:graphicData>
                    </a:graphic>
                  </wp:inline>
                </w:drawing>
              </w:r>
            </w:del>
            <w:ins w:id="1091" w:author="Author">
              <w:r w:rsidR="000C0C28">
                <w:rPr>
                  <w:noProof/>
                </w:rPr>
                <w:drawing>
                  <wp:inline distT="0" distB="0" distL="0" distR="0" wp14:anchorId="21597163" wp14:editId="7F5F941D">
                    <wp:extent cx="3228975" cy="1143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8975" cy="1143000"/>
                            </a:xfrm>
                            <a:prstGeom prst="rect">
                              <a:avLst/>
                            </a:prstGeom>
                          </pic:spPr>
                        </pic:pic>
                      </a:graphicData>
                    </a:graphic>
                  </wp:inline>
                </w:drawing>
              </w:r>
            </w:ins>
          </w:p>
        </w:tc>
      </w:tr>
      <w:tr w:rsidR="00CC25D3" w:rsidRPr="00161007" w14:paraId="2E628542" w14:textId="77777777">
        <w:tc>
          <w:tcPr>
            <w:tcW w:w="500" w:type="pct"/>
            <w:tcBorders>
              <w:top w:val="single" w:sz="4" w:space="0" w:color="auto"/>
              <w:left w:val="single" w:sz="4" w:space="0" w:color="auto"/>
              <w:bottom w:val="single" w:sz="4" w:space="0" w:color="auto"/>
              <w:right w:val="single" w:sz="4" w:space="0" w:color="auto"/>
            </w:tcBorders>
          </w:tcPr>
          <w:p w14:paraId="0A06278B"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1092" w:author="Author">
                <w:tblPr>
                  <w:tblW w:w="4999" w:type="pct"/>
                  <w:tblLook w:val="0000" w:firstRow="0" w:lastRow="0" w:firstColumn="0" w:lastColumn="0" w:noHBand="0" w:noVBand="0"/>
                </w:tblPr>
              </w:tblPrChange>
            </w:tblPr>
            <w:tblGrid>
              <w:gridCol w:w="1233"/>
              <w:gridCol w:w="1918"/>
              <w:gridCol w:w="805"/>
              <w:gridCol w:w="723"/>
              <w:gridCol w:w="608"/>
              <w:gridCol w:w="2908"/>
              <w:tblGridChange w:id="1093">
                <w:tblGrid>
                  <w:gridCol w:w="1168"/>
                  <w:gridCol w:w="65"/>
                  <w:gridCol w:w="1876"/>
                  <w:gridCol w:w="42"/>
                  <w:gridCol w:w="763"/>
                  <w:gridCol w:w="42"/>
                  <w:gridCol w:w="681"/>
                  <w:gridCol w:w="42"/>
                  <w:gridCol w:w="566"/>
                  <w:gridCol w:w="42"/>
                  <w:gridCol w:w="2908"/>
                </w:tblGrid>
              </w:tblGridChange>
            </w:tblGrid>
            <w:tr w:rsidR="00CC25D3" w:rsidRPr="00161007" w14:paraId="3E2E4834" w14:textId="77777777" w:rsidTr="004D3835">
              <w:trPr>
                <w:trHeight w:val="358"/>
                <w:trPrChange w:id="1094" w:author="Author">
                  <w:trPr>
                    <w:trHeight w:val="358"/>
                  </w:trPr>
                </w:trPrChange>
              </w:trPr>
              <w:tc>
                <w:tcPr>
                  <w:tcW w:w="752" w:type="pct"/>
                  <w:tcPrChange w:id="1095" w:author="Author">
                    <w:tcPr>
                      <w:tcW w:w="713" w:type="pct"/>
                    </w:tcPr>
                  </w:tcPrChange>
                </w:tcPr>
                <w:p w14:paraId="2927BD3D" w14:textId="23307EFD"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71" w:type="pct"/>
                  <w:tcPrChange w:id="1096" w:author="Author">
                    <w:tcPr>
                      <w:tcW w:w="1184" w:type="pct"/>
                      <w:gridSpan w:val="2"/>
                    </w:tcPr>
                  </w:tcPrChange>
                </w:tcPr>
                <w:p w14:paraId="74939A69" w14:textId="4B7ACCAA"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Change w:id="1097" w:author="Author">
                    <w:tcPr>
                      <w:tcW w:w="491" w:type="pct"/>
                      <w:gridSpan w:val="2"/>
                    </w:tcPr>
                  </w:tcPrChange>
                </w:tcPr>
                <w:p w14:paraId="5D979266" w14:textId="713BAF3F"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1098" w:author="Author">
                    <w:tcPr>
                      <w:tcW w:w="441" w:type="pct"/>
                      <w:gridSpan w:val="2"/>
                    </w:tcPr>
                  </w:tcPrChange>
                </w:tcPr>
                <w:p w14:paraId="1AD82E65" w14:textId="46BBC586"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1099" w:author="Author">
                    <w:tcPr>
                      <w:tcW w:w="371" w:type="pct"/>
                      <w:gridSpan w:val="2"/>
                    </w:tcPr>
                  </w:tcPrChange>
                </w:tcPr>
                <w:p w14:paraId="72789C46" w14:textId="7E41435F"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774" w:type="pct"/>
                  <w:tcPrChange w:id="1100" w:author="Author">
                    <w:tcPr>
                      <w:tcW w:w="1800" w:type="pct"/>
                      <w:gridSpan w:val="2"/>
                    </w:tcPr>
                  </w:tcPrChange>
                </w:tcPr>
                <w:p w14:paraId="1810237E"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CC25D3" w:rsidRPr="00161007" w14:paraId="47F5B4CF" w14:textId="77777777" w:rsidTr="004D3835">
              <w:trPr>
                <w:trHeight w:val="790"/>
                <w:trPrChange w:id="1101" w:author="Author">
                  <w:trPr>
                    <w:trHeight w:val="790"/>
                  </w:trPr>
                </w:trPrChange>
              </w:trPr>
              <w:tc>
                <w:tcPr>
                  <w:tcW w:w="752" w:type="pct"/>
                  <w:tcBorders>
                    <w:bottom w:val="single" w:sz="4" w:space="0" w:color="auto"/>
                  </w:tcBorders>
                  <w:tcPrChange w:id="1102" w:author="Author">
                    <w:tcPr>
                      <w:tcW w:w="713" w:type="pct"/>
                    </w:tcPr>
                  </w:tcPrChange>
                </w:tcPr>
                <w:p w14:paraId="1094CBE9" w14:textId="63F90753" w:rsidR="00CC25D3" w:rsidRPr="004D3835" w:rsidRDefault="0080289E" w:rsidP="00C31EA1">
                  <w:pPr>
                    <w:keepNext/>
                    <w:keepLines/>
                    <w:widowControl w:val="0"/>
                    <w:autoSpaceDE w:val="0"/>
                    <w:autoSpaceDN w:val="0"/>
                    <w:adjustRightInd w:val="0"/>
                    <w:spacing w:before="60" w:after="60" w:line="240" w:lineRule="auto"/>
                    <w:rPr>
                      <w:rFonts w:ascii="Arial" w:hAnsi="Arial"/>
                      <w:b/>
                      <w:color w:val="000000"/>
                      <w:sz w:val="16"/>
                      <w:rPrChange w:id="1103" w:author="Author">
                        <w:rPr>
                          <w:rFonts w:ascii="Arial" w:hAnsi="Arial"/>
                          <w:color w:val="000000"/>
                          <w:sz w:val="16"/>
                        </w:rPr>
                      </w:rPrChange>
                    </w:rPr>
                  </w:pPr>
                  <w:r w:rsidRPr="004D3835">
                    <w:rPr>
                      <w:rFonts w:ascii="Arial" w:hAnsi="Arial"/>
                      <w:b/>
                      <w:color w:val="000000"/>
                      <w:sz w:val="16"/>
                      <w:rPrChange w:id="1104" w:author="Author">
                        <w:rPr>
                          <w:rFonts w:ascii="Arial" w:hAnsi="Arial"/>
                          <w:color w:val="000000"/>
                          <w:sz w:val="16"/>
                        </w:rPr>
                      </w:rPrChange>
                    </w:rPr>
                    <w:t>p</w:t>
                  </w:r>
                  <w:r w:rsidR="00CC25D3" w:rsidRPr="004D3835">
                    <w:rPr>
                      <w:rFonts w:ascii="Arial" w:hAnsi="Arial"/>
                      <w:b/>
                      <w:color w:val="000000"/>
                      <w:sz w:val="16"/>
                      <w:rPrChange w:id="1105" w:author="Author">
                        <w:rPr>
                          <w:rFonts w:ascii="Arial" w:hAnsi="Arial"/>
                          <w:color w:val="000000"/>
                          <w:sz w:val="16"/>
                        </w:rPr>
                      </w:rPrChange>
                    </w:rPr>
                    <w:t>indices</w:t>
                  </w:r>
                </w:p>
              </w:tc>
              <w:tc>
                <w:tcPr>
                  <w:tcW w:w="1171" w:type="pct"/>
                  <w:tcBorders>
                    <w:bottom w:val="single" w:sz="4" w:space="0" w:color="auto"/>
                  </w:tcBorders>
                  <w:tcPrChange w:id="1106" w:author="Author">
                    <w:tcPr>
                      <w:tcW w:w="1184" w:type="pct"/>
                      <w:gridSpan w:val="2"/>
                    </w:tcPr>
                  </w:tcPrChange>
                </w:tcPr>
                <w:p w14:paraId="375F5507" w14:textId="3DB63EA0" w:rsidR="00CC25D3" w:rsidRPr="00161007" w:rsidRDefault="0006371E" w:rsidP="00C31EA1">
                  <w:pPr>
                    <w:keepNext/>
                    <w:keepLines/>
                    <w:widowControl w:val="0"/>
                    <w:autoSpaceDE w:val="0"/>
                    <w:autoSpaceDN w:val="0"/>
                    <w:adjustRightInd w:val="0"/>
                    <w:spacing w:before="60" w:after="60" w:line="240" w:lineRule="auto"/>
                    <w:rPr>
                      <w:rFonts w:ascii="Arial" w:hAnsi="Arial" w:cs="Arial"/>
                      <w:b/>
                      <w:bCs/>
                      <w:color w:val="000000"/>
                      <w:sz w:val="16"/>
                      <w:szCs w:val="16"/>
                    </w:rPr>
                  </w:pPr>
                  <w:r w:rsidRPr="0006371E">
                    <w:rPr>
                      <w:rFonts w:ascii="Arial" w:hAnsi="Arial" w:cs="Arial"/>
                      <w:b/>
                      <w:bCs/>
                      <w:color w:val="000000"/>
                      <w:sz w:val="16"/>
                      <w:szCs w:val="16"/>
                    </w:rPr>
                    <w:t>ST_ResourceIndices</w:t>
                  </w:r>
                </w:p>
              </w:tc>
              <w:tc>
                <w:tcPr>
                  <w:tcW w:w="491" w:type="pct"/>
                  <w:tcBorders>
                    <w:bottom w:val="single" w:sz="4" w:space="0" w:color="auto"/>
                  </w:tcBorders>
                  <w:tcPrChange w:id="1107" w:author="Author">
                    <w:tcPr>
                      <w:tcW w:w="491" w:type="pct"/>
                      <w:gridSpan w:val="2"/>
                    </w:tcPr>
                  </w:tcPrChange>
                </w:tcPr>
                <w:p w14:paraId="5F4DCDE6"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441" w:type="pct"/>
                  <w:tcBorders>
                    <w:bottom w:val="single" w:sz="4" w:space="0" w:color="auto"/>
                  </w:tcBorders>
                  <w:tcPrChange w:id="1108" w:author="Author">
                    <w:tcPr>
                      <w:tcW w:w="441" w:type="pct"/>
                      <w:gridSpan w:val="2"/>
                    </w:tcPr>
                  </w:tcPrChange>
                </w:tcPr>
                <w:p w14:paraId="46E0E106"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color w:val="000000"/>
                      <w:sz w:val="16"/>
                      <w:szCs w:val="16"/>
                    </w:rPr>
                  </w:pPr>
                </w:p>
              </w:tc>
              <w:tc>
                <w:tcPr>
                  <w:tcW w:w="371" w:type="pct"/>
                  <w:tcBorders>
                    <w:bottom w:val="single" w:sz="4" w:space="0" w:color="auto"/>
                  </w:tcBorders>
                  <w:tcPrChange w:id="1109" w:author="Author">
                    <w:tcPr>
                      <w:tcW w:w="371" w:type="pct"/>
                      <w:gridSpan w:val="2"/>
                    </w:tcPr>
                  </w:tcPrChange>
                </w:tcPr>
                <w:p w14:paraId="3C256F4F"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color w:val="000000"/>
                      <w:sz w:val="16"/>
                      <w:szCs w:val="16"/>
                    </w:rPr>
                  </w:pPr>
                </w:p>
              </w:tc>
              <w:tc>
                <w:tcPr>
                  <w:tcW w:w="1774" w:type="pct"/>
                  <w:tcBorders>
                    <w:bottom w:val="single" w:sz="4" w:space="0" w:color="auto"/>
                  </w:tcBorders>
                  <w:tcPrChange w:id="1110" w:author="Author">
                    <w:tcPr>
                      <w:tcW w:w="1800" w:type="pct"/>
                      <w:gridSpan w:val="2"/>
                    </w:tcPr>
                  </w:tcPrChange>
                </w:tcPr>
                <w:p w14:paraId="032BF229" w14:textId="493F9F89" w:rsidR="00CC25D3" w:rsidRDefault="00CC25D3" w:rsidP="00C31EA1">
                  <w:pPr>
                    <w:keepNext/>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 space-delimited list of ST_Reso</w:t>
                  </w:r>
                  <w:r w:rsidR="0080289E">
                    <w:rPr>
                      <w:rFonts w:ascii="Arial" w:hAnsi="Arial" w:cs="Arial"/>
                      <w:color w:val="000000"/>
                      <w:sz w:val="16"/>
                      <w:szCs w:val="16"/>
                    </w:rPr>
                    <w:t>urceIndex values of the</w:t>
                  </w:r>
                  <w:r>
                    <w:rPr>
                      <w:rFonts w:ascii="Arial" w:hAnsi="Arial" w:cs="Arial"/>
                      <w:color w:val="000000"/>
                      <w:sz w:val="16"/>
                      <w:szCs w:val="16"/>
                    </w:rPr>
                    <w:t xml:space="preserve"> constituents</w:t>
                  </w:r>
                </w:p>
              </w:tc>
            </w:tr>
            <w:tr w:rsidR="00CE68A1" w:rsidRPr="00161007" w14:paraId="7321C758" w14:textId="77777777" w:rsidTr="0051286B">
              <w:trPr>
                <w:trHeight w:val="395"/>
                <w:ins w:id="1111" w:author="Author"/>
              </w:trPr>
              <w:tc>
                <w:tcPr>
                  <w:tcW w:w="752" w:type="pct"/>
                  <w:tcBorders>
                    <w:top w:val="single" w:sz="4" w:space="0" w:color="auto"/>
                  </w:tcBorders>
                </w:tcPr>
                <w:p w14:paraId="78ECCD64" w14:textId="0D267570" w:rsidR="00CE68A1" w:rsidRPr="00EC5B54" w:rsidRDefault="00CE68A1" w:rsidP="00C31EA1">
                  <w:pPr>
                    <w:keepNext/>
                    <w:keepLines/>
                    <w:widowControl w:val="0"/>
                    <w:autoSpaceDE w:val="0"/>
                    <w:autoSpaceDN w:val="0"/>
                    <w:adjustRightInd w:val="0"/>
                    <w:spacing w:before="60" w:after="60" w:line="240" w:lineRule="auto"/>
                    <w:rPr>
                      <w:ins w:id="1112" w:author="Author"/>
                      <w:rFonts w:ascii="Arial" w:hAnsi="Arial" w:cs="Arial"/>
                      <w:color w:val="000000"/>
                      <w:sz w:val="16"/>
                      <w:szCs w:val="16"/>
                    </w:rPr>
                  </w:pPr>
                  <w:ins w:id="1113" w:author="Author">
                    <w:r w:rsidRPr="00EC5B54">
                      <w:rPr>
                        <w:rFonts w:ascii="Arial" w:hAnsi="Arial" w:cs="Arial"/>
                        <w:color w:val="000000"/>
                        <w:sz w:val="16"/>
                        <w:szCs w:val="16"/>
                      </w:rPr>
                      <w:t>@anyAttribute</w:t>
                    </w:r>
                  </w:ins>
                </w:p>
              </w:tc>
              <w:tc>
                <w:tcPr>
                  <w:tcW w:w="1171" w:type="pct"/>
                  <w:tcBorders>
                    <w:top w:val="single" w:sz="4" w:space="0" w:color="auto"/>
                  </w:tcBorders>
                </w:tcPr>
                <w:p w14:paraId="2F906D97" w14:textId="77777777" w:rsidR="00CE68A1" w:rsidRPr="00EC5B54" w:rsidRDefault="00CE68A1" w:rsidP="00C31EA1">
                  <w:pPr>
                    <w:keepNext/>
                    <w:keepLines/>
                    <w:widowControl w:val="0"/>
                    <w:autoSpaceDE w:val="0"/>
                    <w:autoSpaceDN w:val="0"/>
                    <w:adjustRightInd w:val="0"/>
                    <w:spacing w:before="60" w:after="60" w:line="240" w:lineRule="auto"/>
                    <w:rPr>
                      <w:ins w:id="1114" w:author="Author"/>
                      <w:rFonts w:ascii="Arial" w:hAnsi="Arial" w:cs="Arial"/>
                      <w:bCs/>
                      <w:color w:val="000000"/>
                      <w:sz w:val="16"/>
                      <w:szCs w:val="16"/>
                    </w:rPr>
                  </w:pPr>
                </w:p>
              </w:tc>
              <w:tc>
                <w:tcPr>
                  <w:tcW w:w="491" w:type="pct"/>
                  <w:tcBorders>
                    <w:top w:val="single" w:sz="4" w:space="0" w:color="auto"/>
                  </w:tcBorders>
                </w:tcPr>
                <w:p w14:paraId="52C901DC" w14:textId="77777777" w:rsidR="00CE68A1" w:rsidRDefault="00CE68A1" w:rsidP="00C31EA1">
                  <w:pPr>
                    <w:keepNext/>
                    <w:keepLines/>
                    <w:widowControl w:val="0"/>
                    <w:autoSpaceDE w:val="0"/>
                    <w:autoSpaceDN w:val="0"/>
                    <w:adjustRightInd w:val="0"/>
                    <w:spacing w:before="60" w:after="60" w:line="240" w:lineRule="auto"/>
                    <w:rPr>
                      <w:ins w:id="1115" w:author="Author"/>
                      <w:rFonts w:ascii="Arial" w:hAnsi="Arial" w:cs="Arial"/>
                      <w:color w:val="000000"/>
                      <w:sz w:val="16"/>
                      <w:szCs w:val="16"/>
                    </w:rPr>
                  </w:pPr>
                </w:p>
              </w:tc>
              <w:tc>
                <w:tcPr>
                  <w:tcW w:w="441" w:type="pct"/>
                  <w:tcBorders>
                    <w:top w:val="single" w:sz="4" w:space="0" w:color="auto"/>
                  </w:tcBorders>
                </w:tcPr>
                <w:p w14:paraId="0459441F" w14:textId="77777777" w:rsidR="00CE68A1" w:rsidDel="0052513E" w:rsidRDefault="00CE68A1" w:rsidP="00C31EA1">
                  <w:pPr>
                    <w:keepNext/>
                    <w:keepLines/>
                    <w:widowControl w:val="0"/>
                    <w:autoSpaceDE w:val="0"/>
                    <w:autoSpaceDN w:val="0"/>
                    <w:adjustRightInd w:val="0"/>
                    <w:spacing w:before="60" w:after="60" w:line="240" w:lineRule="auto"/>
                    <w:rPr>
                      <w:ins w:id="1116" w:author="Author"/>
                      <w:rFonts w:ascii="Arial" w:hAnsi="Arial" w:cs="Arial"/>
                      <w:color w:val="000000"/>
                      <w:sz w:val="16"/>
                      <w:szCs w:val="16"/>
                    </w:rPr>
                  </w:pPr>
                </w:p>
              </w:tc>
              <w:tc>
                <w:tcPr>
                  <w:tcW w:w="371" w:type="pct"/>
                  <w:tcBorders>
                    <w:top w:val="single" w:sz="4" w:space="0" w:color="auto"/>
                  </w:tcBorders>
                </w:tcPr>
                <w:p w14:paraId="6F96FBA7" w14:textId="77777777" w:rsidR="00CE68A1" w:rsidRPr="00161007" w:rsidRDefault="00CE68A1" w:rsidP="00C31EA1">
                  <w:pPr>
                    <w:keepNext/>
                    <w:keepLines/>
                    <w:widowControl w:val="0"/>
                    <w:autoSpaceDE w:val="0"/>
                    <w:autoSpaceDN w:val="0"/>
                    <w:adjustRightInd w:val="0"/>
                    <w:spacing w:before="60" w:after="60" w:line="240" w:lineRule="auto"/>
                    <w:rPr>
                      <w:ins w:id="1117" w:author="Author"/>
                      <w:rFonts w:ascii="Arial" w:hAnsi="Arial" w:cs="Arial"/>
                      <w:color w:val="000000"/>
                      <w:sz w:val="16"/>
                      <w:szCs w:val="16"/>
                    </w:rPr>
                  </w:pPr>
                </w:p>
              </w:tc>
              <w:tc>
                <w:tcPr>
                  <w:tcW w:w="1774" w:type="pct"/>
                  <w:tcBorders>
                    <w:top w:val="single" w:sz="4" w:space="0" w:color="auto"/>
                  </w:tcBorders>
                </w:tcPr>
                <w:p w14:paraId="0E411DD2" w14:textId="77777777" w:rsidR="00CE68A1" w:rsidRDefault="00CE68A1" w:rsidP="00C31EA1">
                  <w:pPr>
                    <w:keepNext/>
                    <w:keepLines/>
                    <w:widowControl w:val="0"/>
                    <w:autoSpaceDE w:val="0"/>
                    <w:autoSpaceDN w:val="0"/>
                    <w:adjustRightInd w:val="0"/>
                    <w:spacing w:before="60" w:after="60" w:line="240" w:lineRule="auto"/>
                    <w:rPr>
                      <w:ins w:id="1118" w:author="Author"/>
                      <w:rFonts w:ascii="Arial" w:hAnsi="Arial" w:cs="Arial"/>
                      <w:color w:val="000000"/>
                      <w:sz w:val="16"/>
                      <w:szCs w:val="16"/>
                    </w:rPr>
                  </w:pPr>
                </w:p>
              </w:tc>
            </w:tr>
          </w:tbl>
          <w:p w14:paraId="38263F98"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p>
        </w:tc>
      </w:tr>
    </w:tbl>
    <w:p w14:paraId="74C6A35D" w14:textId="77777777" w:rsidR="00F46E9A" w:rsidRDefault="00F46E9A" w:rsidP="00602776">
      <w:pPr>
        <w:spacing w:before="120"/>
        <w:rPr>
          <w:del w:id="1119" w:author="Author"/>
        </w:rPr>
      </w:pPr>
      <w:del w:id="1120" w:author="Author">
        <w:r>
          <w:delText>The &lt;multi</w:delText>
        </w:r>
        <w:r w:rsidR="00CC25D3">
          <w:delText xml:space="preserve">&gt; element </w:delText>
        </w:r>
        <w:r w:rsidR="00E04683">
          <w:delText>combines the constituent materials and properties</w:delText>
        </w:r>
        <w:r>
          <w:delText xml:space="preserve">. This can be used for layering 2D textures and colors, or adding </w:delText>
        </w:r>
        <w:r w:rsidR="005B1DDF">
          <w:delText>independent</w:delText>
        </w:r>
        <w:r>
          <w:delText xml:space="preserve"> material properties defined in other extensions.</w:delText>
        </w:r>
      </w:del>
    </w:p>
    <w:p w14:paraId="03760A25" w14:textId="77777777" w:rsidR="00F46E9A" w:rsidRDefault="00F46E9A" w:rsidP="00602776">
      <w:pPr>
        <w:spacing w:before="120"/>
        <w:rPr>
          <w:del w:id="1121" w:author="Author"/>
        </w:rPr>
      </w:pPr>
      <w:del w:id="1122" w:author="Author">
        <w:r>
          <w:delText>In the case of layering c</w:delText>
        </w:r>
        <w:r w:rsidR="007C5B48">
          <w:delText>olored materials, colorgroup</w:delText>
        </w:r>
        <w:r>
          <w:delText xml:space="preserve"> and texture2d</w:delText>
        </w:r>
        <w:r w:rsidR="007C5B48">
          <w:delText>group</w:delText>
        </w:r>
        <w:r>
          <w:delText xml:space="preserve"> are handled the same way. First they are independently sampled and interpolated on a triangle, then they are layered, starting from the first one in the list, using their alpha values to c</w:delText>
        </w:r>
        <w:r w:rsidR="00EA2EF1">
          <w:delText>ontrol transparency to the colors below, according to the following equation:</w:delText>
        </w:r>
      </w:del>
    </w:p>
    <w:p w14:paraId="626FDB85" w14:textId="77777777" w:rsidR="00EA2EF1" w:rsidRDefault="00EA2EF1" w:rsidP="00602776">
      <w:pPr>
        <w:spacing w:before="120"/>
        <w:rPr>
          <w:del w:id="1123" w:author="Author"/>
        </w:rPr>
      </w:pPr>
      <m:oMathPara>
        <m:oMath>
          <m:r>
            <w:del w:id="1124" w:author="Author">
              <w:rPr>
                <w:rFonts w:ascii="Cambria Math" w:hAnsi="Cambria Math"/>
              </w:rPr>
              <m:t>NewBackground.RGB=Layer.RGB*Layer.A+OldBackground.RGB*</m:t>
            </w:del>
          </m:r>
          <m:d>
            <m:dPr>
              <m:ctrlPr>
                <w:del w:id="1125" w:author="Author">
                  <w:rPr>
                    <w:rFonts w:ascii="Cambria Math" w:hAnsi="Cambria Math"/>
                    <w:i/>
                  </w:rPr>
                </w:del>
              </m:ctrlPr>
            </m:dPr>
            <m:e>
              <m:r>
                <w:del w:id="1126" w:author="Author">
                  <w:rPr>
                    <w:rFonts w:ascii="Cambria Math" w:hAnsi="Cambria Math"/>
                  </w:rPr>
                  <m:t>1-Layer.A</m:t>
                </w:del>
              </m:r>
            </m:e>
          </m:d>
        </m:oMath>
      </m:oMathPara>
    </w:p>
    <w:p w14:paraId="7845725A" w14:textId="77777777" w:rsidR="001775DF" w:rsidRDefault="00D572A5" w:rsidP="00602776">
      <w:pPr>
        <w:spacing w:before="120"/>
        <w:rPr>
          <w:del w:id="1127" w:author="Author"/>
        </w:rPr>
      </w:pPr>
      <w:del w:id="1128" w:author="Author">
        <w:r>
          <w:delText>The first layer is considered fu</w:delText>
        </w:r>
        <w:r w:rsidR="001C02B6">
          <w:delText>lly opaque (its alpha channel MUST be</w:delText>
        </w:r>
        <w:r>
          <w:delText xml:space="preserve"> ignored) and </w:delText>
        </w:r>
        <w:r w:rsidR="001775DF">
          <w:delText>sRGB values are mixed without performing a gamma correction.</w:delText>
        </w:r>
      </w:del>
    </w:p>
    <w:p w14:paraId="144FC35A" w14:textId="1B40DC43" w:rsidR="00072779" w:rsidRPr="004D3835" w:rsidRDefault="00E04683" w:rsidP="00EA0C5A">
      <w:pPr>
        <w:spacing w:before="120"/>
        <w:rPr>
          <w:color w:val="548235"/>
          <w:rPrChange w:id="1129" w:author="Author">
            <w:rPr/>
          </w:rPrChange>
        </w:rPr>
      </w:pPr>
      <w:del w:id="1130" w:author="Author">
        <w:r>
          <w:delText>Display color of the base material is overridden by any other color properties specified.</w:delText>
        </w:r>
      </w:del>
    </w:p>
    <w:p w14:paraId="4BBBED6B" w14:textId="4D4DB4C3" w:rsidR="00EA0C5A" w:rsidRDefault="00B60ED8" w:rsidP="00EA0C5A">
      <w:pPr>
        <w:spacing w:before="120"/>
      </w:pPr>
      <w:ins w:id="1131" w:author="Author">
        <w:r>
          <w:t>The &lt;multi&gt; element combines the constituent materials and properties. The pindices attribute is a space-delimited list of property indices</w:t>
        </w:r>
        <w:r>
          <w:rPr>
            <w:lang w:val="sk-SK"/>
          </w:rPr>
          <w:t xml:space="preserve"> enumerated in the order which corresponds to the order of property groups specified in the </w:t>
        </w:r>
        <w:r>
          <w:t>&lt;multiproperties&gt; pids list</w:t>
        </w:r>
        <w:r>
          <w:rPr>
            <w:lang w:val="sk-SK"/>
          </w:rPr>
          <w:t>.</w:t>
        </w:r>
        <w:r>
          <w:t xml:space="preserve"> </w:t>
        </w:r>
      </w:ins>
      <w:r w:rsidR="00E63498">
        <w:t>If the pindices list is shorter than the pids list, consumers MUST use a default index of zero for any unspecified pindices. Extra pindices MUST be ignored.</w:t>
      </w:r>
      <w:ins w:id="1132" w:author="Author">
        <w:r w:rsidR="00534F6D">
          <w:t xml:space="preserve"> </w:t>
        </w:r>
        <w:r w:rsidR="009F2E88">
          <w:t>To</w:t>
        </w:r>
        <w:r w:rsidR="00EA0C5A">
          <w:t xml:space="preserve"> avoid integer overflows, a multi proper</w:t>
        </w:r>
        <w:r w:rsidR="00A641C0">
          <w:t>ty</w:t>
        </w:r>
        <w:r w:rsidR="00EA0C5A">
          <w:t xml:space="preserve"> group MUST contain less than 2^31 elements.</w:t>
        </w:r>
      </w:ins>
    </w:p>
    <w:p w14:paraId="224EA9AB" w14:textId="77777777" w:rsidR="00EA0C5A" w:rsidRDefault="00EA0C5A" w:rsidP="00EA0C5A">
      <w:pPr>
        <w:spacing w:before="120"/>
        <w:rPr>
          <w:del w:id="1133" w:author="Author"/>
        </w:rPr>
      </w:pPr>
      <w:del w:id="1134" w:author="Author">
        <w:r>
          <w:delText>In order to avoid integer overflows, a multi properties group MUST contain less than 2^31 elements.</w:delText>
        </w:r>
      </w:del>
    </w:p>
    <w:p w14:paraId="7D519DD8" w14:textId="3ECFC8DB" w:rsidR="00084C59" w:rsidRDefault="00E443A2" w:rsidP="00681026">
      <w:pPr>
        <w:pStyle w:val="Heading1"/>
        <w:numPr>
          <w:ilvl w:val="0"/>
          <w:numId w:val="24"/>
        </w:numPr>
      </w:pPr>
      <w:bookmarkStart w:id="1135" w:name="_Toc495065102"/>
      <w:del w:id="1136" w:author="Author">
        <w:r>
          <w:lastRenderedPageBreak/>
          <w:delText xml:space="preserve">2D </w:delText>
        </w:r>
      </w:del>
      <w:bookmarkStart w:id="1137" w:name="_Toc347418354"/>
      <w:bookmarkStart w:id="1138" w:name="_Toc347496235"/>
      <w:bookmarkStart w:id="1139" w:name="_Toc350870316"/>
      <w:bookmarkStart w:id="1140" w:name="_Toc351679815"/>
      <w:bookmarkStart w:id="1141" w:name="_Toc351853450"/>
      <w:bookmarkStart w:id="1142" w:name="_Toc351854766"/>
      <w:bookmarkStart w:id="1143" w:name="_Toc351854844"/>
      <w:bookmarkStart w:id="1144" w:name="_Toc351905432"/>
      <w:bookmarkStart w:id="1145" w:name="_Toc351911560"/>
      <w:bookmarkStart w:id="1146" w:name="_Toc351911635"/>
      <w:bookmarkStart w:id="1147" w:name="_Toc351918727"/>
      <w:bookmarkStart w:id="1148" w:name="_Toc351918916"/>
      <w:bookmarkStart w:id="1149" w:name="_Toc352578809"/>
      <w:bookmarkStart w:id="1150" w:name="_Toc352687372"/>
      <w:bookmarkStart w:id="1151" w:name="_Toc352691258"/>
      <w:bookmarkStart w:id="1152" w:name="_Toc355442286"/>
      <w:bookmarkStart w:id="1153" w:name="_Toc355442438"/>
      <w:bookmarkStart w:id="1154" w:name="_Toc355449879"/>
      <w:bookmarkStart w:id="1155" w:name="_Toc355543721"/>
      <w:bookmarkStart w:id="1156" w:name="_Toc355543798"/>
      <w:bookmarkStart w:id="1157" w:name="_Toc355554433"/>
      <w:bookmarkStart w:id="1158" w:name="_Toc355554509"/>
      <w:bookmarkStart w:id="1159" w:name="_Toc355616513"/>
      <w:bookmarkStart w:id="1160" w:name="_Toc355616594"/>
      <w:bookmarkStart w:id="1161" w:name="_Toc355618055"/>
      <w:bookmarkStart w:id="1162" w:name="_Toc355620016"/>
      <w:bookmarkStart w:id="1163" w:name="_Toc355620246"/>
      <w:bookmarkStart w:id="1164" w:name="_Toc355629572"/>
      <w:bookmarkStart w:id="1165" w:name="_Toc360525144"/>
      <w:bookmarkStart w:id="1166" w:name="_Toc364798987"/>
      <w:bookmarkStart w:id="1167" w:name="_Toc364982949"/>
      <w:bookmarkStart w:id="1168" w:name="_Toc372578348"/>
      <w:bookmarkStart w:id="1169" w:name="_Toc372578430"/>
      <w:bookmarkStart w:id="1170" w:name="_Toc372678436"/>
      <w:bookmarkStart w:id="1171" w:name="_Toc384049285"/>
      <w:bookmarkStart w:id="1172" w:name="_Toc384049579"/>
      <w:bookmarkStart w:id="1173" w:name="_Toc402522854"/>
      <w:bookmarkStart w:id="1174" w:name="_Toc495065101"/>
      <w:bookmarkStart w:id="1175" w:name="_Toc417309101"/>
      <w:bookmarkStart w:id="1176" w:name="_Toc520719638"/>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r w:rsidR="00084C59">
        <w:t>Texture</w:t>
      </w:r>
      <w:bookmarkEnd w:id="1175"/>
      <w:bookmarkEnd w:id="1135"/>
      <w:ins w:id="1177" w:author="Author">
        <w:r w:rsidR="0094595F">
          <w:t xml:space="preserve"> 2d</w:t>
        </w:r>
      </w:ins>
      <w:bookmarkEnd w:id="1176"/>
    </w:p>
    <w:p w14:paraId="3F216978" w14:textId="77777777" w:rsidR="00084C59" w:rsidRPr="00383060" w:rsidRDefault="00084C59" w:rsidP="00084C59">
      <w:pPr>
        <w:keepNext/>
      </w:pPr>
      <w:r>
        <w:t xml:space="preserve">Element </w:t>
      </w:r>
      <w:r w:rsidRPr="001F33F1">
        <w:rPr>
          <w:b/>
        </w:rPr>
        <w:t>&lt;</w:t>
      </w:r>
      <w:r>
        <w:rPr>
          <w:b/>
        </w:rPr>
        <w:t>texture</w:t>
      </w:r>
      <w:r w:rsidR="00E443A2">
        <w:rPr>
          <w:b/>
        </w:rPr>
        <w:t>2d</w:t>
      </w:r>
      <w:r w:rsidRPr="001F33F1">
        <w:rPr>
          <w:b/>
        </w:rPr>
        <w:t>&gt;</w:t>
      </w:r>
    </w:p>
    <w:tbl>
      <w:tblPr>
        <w:tblW w:w="5117" w:type="pct"/>
        <w:tblLook w:val="0000" w:firstRow="0" w:lastRow="0" w:firstColumn="0" w:lastColumn="0" w:noHBand="0" w:noVBand="0"/>
      </w:tblPr>
      <w:tblGrid>
        <w:gridCol w:w="875"/>
        <w:gridCol w:w="8705"/>
      </w:tblGrid>
      <w:tr w:rsidR="00084C59" w:rsidRPr="00C417AC" w14:paraId="6B0490DD" w14:textId="77777777" w:rsidTr="002C45B2">
        <w:tc>
          <w:tcPr>
            <w:tcW w:w="562" w:type="pct"/>
            <w:tcBorders>
              <w:top w:val="single" w:sz="4" w:space="0" w:color="auto"/>
              <w:left w:val="single" w:sz="4" w:space="0" w:color="auto"/>
              <w:bottom w:val="single" w:sz="4" w:space="0" w:color="auto"/>
              <w:right w:val="single" w:sz="4" w:space="0" w:color="auto"/>
            </w:tcBorders>
          </w:tcPr>
          <w:p w14:paraId="7FD80020" w14:textId="77777777" w:rsidR="00084C59" w:rsidRPr="00C417AC" w:rsidRDefault="00084C59" w:rsidP="00084C59">
            <w:pPr>
              <w:widowControl w:val="0"/>
              <w:autoSpaceDE w:val="0"/>
              <w:autoSpaceDN w:val="0"/>
              <w:adjustRightInd w:val="0"/>
              <w:spacing w:before="75" w:after="75" w:line="240" w:lineRule="auto"/>
              <w:jc w:val="right"/>
              <w:rPr>
                <w:rFonts w:ascii="Arial" w:hAnsi="Arial" w:cs="Arial"/>
                <w:sz w:val="24"/>
                <w:szCs w:val="24"/>
              </w:rPr>
            </w:pPr>
            <w:r w:rsidRPr="00C417AC">
              <w:rPr>
                <w:rFonts w:ascii="Arial" w:hAnsi="Arial" w:cs="Arial"/>
                <w:color w:val="808080"/>
                <w:sz w:val="16"/>
                <w:szCs w:val="16"/>
              </w:rPr>
              <w:t>diagram</w:t>
            </w:r>
          </w:p>
        </w:tc>
        <w:tc>
          <w:tcPr>
            <w:tcW w:w="4438" w:type="pct"/>
            <w:tcBorders>
              <w:top w:val="single" w:sz="4" w:space="0" w:color="auto"/>
              <w:left w:val="single" w:sz="4" w:space="0" w:color="auto"/>
              <w:bottom w:val="single" w:sz="4" w:space="0" w:color="auto"/>
              <w:right w:val="single" w:sz="4" w:space="0" w:color="auto"/>
            </w:tcBorders>
          </w:tcPr>
          <w:p w14:paraId="1C89BC2B" w14:textId="44595B31" w:rsidR="00084C59" w:rsidRPr="00C417AC" w:rsidRDefault="00810FE6" w:rsidP="00084C59">
            <w:pPr>
              <w:widowControl w:val="0"/>
              <w:autoSpaceDE w:val="0"/>
              <w:autoSpaceDN w:val="0"/>
              <w:adjustRightInd w:val="0"/>
              <w:spacing w:before="75" w:after="75" w:line="240" w:lineRule="auto"/>
              <w:rPr>
                <w:rFonts w:ascii="Arial" w:hAnsi="Arial" w:cs="Arial"/>
                <w:sz w:val="24"/>
                <w:szCs w:val="24"/>
              </w:rPr>
            </w:pPr>
            <w:del w:id="1178" w:author="Author">
              <w:r>
                <w:rPr>
                  <w:noProof/>
                </w:rPr>
                <w:drawing>
                  <wp:inline distT="0" distB="0" distL="0" distR="0" wp14:anchorId="330C3447" wp14:editId="763E5A96">
                    <wp:extent cx="3593290" cy="3264011"/>
                    <wp:effectExtent l="0" t="0" r="7620" b="0"/>
                    <wp:docPr id="31" name="Picture 31" descr="cid:image003.png@01D33DAC.870EC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3.png@01D33DAC.870ECE00"/>
                            <pic:cNvPicPr>
                              <a:picLocks noChangeAspect="1" noChangeArrowheads="1"/>
                            </pic:cNvPicPr>
                          </pic:nvPicPr>
                          <pic:blipFill>
                            <a:blip r:embed="rId43" r:link="rId44" cstate="print">
                              <a:extLst>
                                <a:ext uri="{28A0092B-C50C-407E-A947-70E740481C1C}">
                                  <a14:useLocalDpi xmlns:a14="http://schemas.microsoft.com/office/drawing/2010/main" val="0"/>
                                </a:ext>
                              </a:extLst>
                            </a:blip>
                            <a:srcRect/>
                            <a:stretch>
                              <a:fillRect/>
                            </a:stretch>
                          </pic:blipFill>
                          <pic:spPr bwMode="auto">
                            <a:xfrm>
                              <a:off x="0" y="0"/>
                              <a:ext cx="3598674" cy="3268901"/>
                            </a:xfrm>
                            <a:prstGeom prst="rect">
                              <a:avLst/>
                            </a:prstGeom>
                            <a:noFill/>
                            <a:ln>
                              <a:noFill/>
                            </a:ln>
                          </pic:spPr>
                        </pic:pic>
                      </a:graphicData>
                    </a:graphic>
                  </wp:inline>
                </w:drawing>
              </w:r>
            </w:del>
            <w:ins w:id="1179" w:author="Author">
              <w:r w:rsidR="00CE68A1">
                <w:rPr>
                  <w:noProof/>
                </w:rPr>
                <w:drawing>
                  <wp:inline distT="0" distB="0" distL="0" distR="0" wp14:anchorId="0A1BFEE8" wp14:editId="6F0EC1A7">
                    <wp:extent cx="3248025" cy="2600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8025" cy="2600325"/>
                            </a:xfrm>
                            <a:prstGeom prst="rect">
                              <a:avLst/>
                            </a:prstGeom>
                          </pic:spPr>
                        </pic:pic>
                      </a:graphicData>
                    </a:graphic>
                  </wp:inline>
                </w:drawing>
              </w:r>
            </w:ins>
          </w:p>
        </w:tc>
      </w:tr>
      <w:tr w:rsidR="00084C59" w:rsidRPr="00C417AC" w14:paraId="7ABC016B" w14:textId="77777777" w:rsidTr="002C45B2">
        <w:tc>
          <w:tcPr>
            <w:tcW w:w="562" w:type="pct"/>
            <w:tcBorders>
              <w:top w:val="single" w:sz="4" w:space="0" w:color="auto"/>
              <w:left w:val="single" w:sz="4" w:space="0" w:color="auto"/>
              <w:bottom w:val="single" w:sz="4" w:space="0" w:color="auto"/>
              <w:right w:val="single" w:sz="4" w:space="0" w:color="auto"/>
            </w:tcBorders>
          </w:tcPr>
          <w:p w14:paraId="293666EC" w14:textId="77777777" w:rsidR="00084C59" w:rsidRPr="00C417AC" w:rsidRDefault="00084C59" w:rsidP="00084C59">
            <w:pPr>
              <w:widowControl w:val="0"/>
              <w:autoSpaceDE w:val="0"/>
              <w:autoSpaceDN w:val="0"/>
              <w:adjustRightInd w:val="0"/>
              <w:spacing w:before="60" w:after="60" w:line="240" w:lineRule="auto"/>
              <w:jc w:val="right"/>
              <w:rPr>
                <w:rFonts w:ascii="Arial" w:hAnsi="Arial" w:cs="Arial"/>
                <w:sz w:val="24"/>
                <w:szCs w:val="24"/>
              </w:rPr>
            </w:pPr>
            <w:bookmarkStart w:id="1180" w:name="_Hlk504998611"/>
            <w:r w:rsidRPr="00C417AC">
              <w:rPr>
                <w:rFonts w:ascii="Arial" w:hAnsi="Arial" w:cs="Arial"/>
                <w:color w:val="808080"/>
                <w:sz w:val="16"/>
                <w:szCs w:val="16"/>
              </w:rPr>
              <w:t>attributes</w:t>
            </w:r>
          </w:p>
        </w:tc>
        <w:tc>
          <w:tcPr>
            <w:tcW w:w="4438" w:type="pct"/>
            <w:tcBorders>
              <w:top w:val="single" w:sz="4" w:space="0" w:color="auto"/>
              <w:left w:val="single" w:sz="4" w:space="0" w:color="auto"/>
              <w:bottom w:val="single" w:sz="4" w:space="0" w:color="auto"/>
              <w:right w:val="single" w:sz="4" w:space="0" w:color="auto"/>
            </w:tcBorders>
          </w:tcPr>
          <w:tbl>
            <w:tblPr>
              <w:tblW w:w="8489" w:type="dxa"/>
              <w:tblLook w:val="0000" w:firstRow="0" w:lastRow="0" w:firstColumn="0" w:lastColumn="0" w:noHBand="0" w:noVBand="0"/>
              <w:tblPrChange w:id="1181" w:author="Author">
                <w:tblPr>
                  <w:tblW w:w="8489" w:type="dxa"/>
                  <w:tblLook w:val="0000" w:firstRow="0" w:lastRow="0" w:firstColumn="0" w:lastColumn="0" w:noHBand="0" w:noVBand="0"/>
                </w:tblPr>
              </w:tblPrChange>
            </w:tblPr>
            <w:tblGrid>
              <w:gridCol w:w="1552"/>
              <w:gridCol w:w="1941"/>
              <w:gridCol w:w="937"/>
              <w:gridCol w:w="813"/>
              <w:gridCol w:w="718"/>
              <w:gridCol w:w="2528"/>
              <w:tblGridChange w:id="1182">
                <w:tblGrid>
                  <w:gridCol w:w="1292"/>
                  <w:gridCol w:w="260"/>
                  <w:gridCol w:w="1681"/>
                  <w:gridCol w:w="260"/>
                  <w:gridCol w:w="677"/>
                  <w:gridCol w:w="260"/>
                  <w:gridCol w:w="553"/>
                  <w:gridCol w:w="260"/>
                  <w:gridCol w:w="458"/>
                  <w:gridCol w:w="260"/>
                  <w:gridCol w:w="2528"/>
                </w:tblGrid>
              </w:tblGridChange>
            </w:tblGrid>
            <w:tr w:rsidR="00084C59" w:rsidRPr="00C417AC" w14:paraId="23FA17BD" w14:textId="77777777" w:rsidTr="004D3835">
              <w:tc>
                <w:tcPr>
                  <w:tcW w:w="914" w:type="pct"/>
                  <w:tcPrChange w:id="1183" w:author="Author">
                    <w:tcPr>
                      <w:tcW w:w="761" w:type="pct"/>
                    </w:tcPr>
                  </w:tcPrChange>
                </w:tcPr>
                <w:p w14:paraId="2717304C" w14:textId="5D2D4003"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Name</w:t>
                  </w:r>
                </w:p>
              </w:tc>
              <w:tc>
                <w:tcPr>
                  <w:tcW w:w="1113" w:type="pct"/>
                  <w:tcPrChange w:id="1184" w:author="Author">
                    <w:tcPr>
                      <w:tcW w:w="1143" w:type="pct"/>
                      <w:gridSpan w:val="2"/>
                    </w:tcPr>
                  </w:tcPrChange>
                </w:tcPr>
                <w:p w14:paraId="3FA48ECE" w14:textId="3E0DBED8"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Type</w:t>
                  </w:r>
                </w:p>
              </w:tc>
              <w:tc>
                <w:tcPr>
                  <w:tcW w:w="521" w:type="pct"/>
                  <w:tcPrChange w:id="1185" w:author="Author">
                    <w:tcPr>
                      <w:tcW w:w="552" w:type="pct"/>
                      <w:gridSpan w:val="2"/>
                    </w:tcPr>
                  </w:tcPrChange>
                </w:tcPr>
                <w:p w14:paraId="27073B58" w14:textId="4D73B613"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Use</w:t>
                  </w:r>
                </w:p>
              </w:tc>
              <w:tc>
                <w:tcPr>
                  <w:tcW w:w="448" w:type="pct"/>
                  <w:tcPrChange w:id="1186" w:author="Author">
                    <w:tcPr>
                      <w:tcW w:w="479" w:type="pct"/>
                      <w:gridSpan w:val="2"/>
                    </w:tcPr>
                  </w:tcPrChange>
                </w:tcPr>
                <w:p w14:paraId="5B7C75E2" w14:textId="4B4FFCE5"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Default</w:t>
                  </w:r>
                </w:p>
              </w:tc>
              <w:tc>
                <w:tcPr>
                  <w:tcW w:w="392" w:type="pct"/>
                  <w:tcPrChange w:id="1187" w:author="Author">
                    <w:tcPr>
                      <w:tcW w:w="423" w:type="pct"/>
                      <w:gridSpan w:val="2"/>
                    </w:tcPr>
                  </w:tcPrChange>
                </w:tcPr>
                <w:p w14:paraId="50C353EA" w14:textId="2D5D4BBC"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Fixed</w:t>
                  </w:r>
                </w:p>
              </w:tc>
              <w:tc>
                <w:tcPr>
                  <w:tcW w:w="1612" w:type="pct"/>
                  <w:tcPrChange w:id="1188" w:author="Author">
                    <w:tcPr>
                      <w:tcW w:w="1642" w:type="pct"/>
                      <w:gridSpan w:val="2"/>
                    </w:tcPr>
                  </w:tcPrChange>
                </w:tcPr>
                <w:p w14:paraId="707718AA" w14:textId="77777777"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Annotation</w:t>
                  </w:r>
                </w:p>
              </w:tc>
            </w:tr>
            <w:tr w:rsidR="00084C59" w:rsidRPr="00C417AC" w14:paraId="3F8785A7" w14:textId="77777777" w:rsidTr="004D3835">
              <w:tc>
                <w:tcPr>
                  <w:tcW w:w="914" w:type="pct"/>
                  <w:tcBorders>
                    <w:bottom w:val="single" w:sz="4" w:space="0" w:color="auto"/>
                  </w:tcBorders>
                  <w:tcPrChange w:id="1189" w:author="Author">
                    <w:tcPr>
                      <w:tcW w:w="761" w:type="pct"/>
                      <w:tcBorders>
                        <w:bottom w:val="single" w:sz="4" w:space="0" w:color="auto"/>
                      </w:tcBorders>
                    </w:tcPr>
                  </w:tcPrChange>
                </w:tcPr>
                <w:p w14:paraId="4C6D6961" w14:textId="3B3807D4" w:rsidR="00084C59" w:rsidRPr="004D3835" w:rsidRDefault="00084C59" w:rsidP="00084C59">
                  <w:pPr>
                    <w:widowControl w:val="0"/>
                    <w:autoSpaceDE w:val="0"/>
                    <w:autoSpaceDN w:val="0"/>
                    <w:adjustRightInd w:val="0"/>
                    <w:spacing w:before="60" w:after="60" w:line="240" w:lineRule="auto"/>
                    <w:rPr>
                      <w:rFonts w:ascii="Arial" w:hAnsi="Arial"/>
                      <w:b/>
                      <w:sz w:val="24"/>
                      <w:rPrChange w:id="1190" w:author="Author">
                        <w:rPr>
                          <w:rFonts w:ascii="Arial" w:hAnsi="Arial"/>
                          <w:sz w:val="24"/>
                        </w:rPr>
                      </w:rPrChange>
                    </w:rPr>
                  </w:pPr>
                  <w:r w:rsidRPr="004D3835">
                    <w:rPr>
                      <w:rFonts w:ascii="Arial" w:hAnsi="Arial"/>
                      <w:b/>
                      <w:color w:val="000000"/>
                      <w:sz w:val="16"/>
                      <w:rPrChange w:id="1191" w:author="Author">
                        <w:rPr>
                          <w:rFonts w:ascii="Arial" w:hAnsi="Arial"/>
                          <w:color w:val="000000"/>
                          <w:sz w:val="16"/>
                        </w:rPr>
                      </w:rPrChange>
                    </w:rPr>
                    <w:t>id</w:t>
                  </w:r>
                </w:p>
              </w:tc>
              <w:tc>
                <w:tcPr>
                  <w:tcW w:w="1113" w:type="pct"/>
                  <w:tcBorders>
                    <w:bottom w:val="single" w:sz="4" w:space="0" w:color="auto"/>
                  </w:tcBorders>
                  <w:tcPrChange w:id="1192" w:author="Author">
                    <w:tcPr>
                      <w:tcW w:w="1143" w:type="pct"/>
                      <w:gridSpan w:val="2"/>
                      <w:tcBorders>
                        <w:bottom w:val="single" w:sz="4" w:space="0" w:color="auto"/>
                      </w:tcBorders>
                    </w:tcPr>
                  </w:tcPrChange>
                </w:tcPr>
                <w:p w14:paraId="1C707F2A" w14:textId="77777777" w:rsidR="00084C59" w:rsidRPr="004D3835" w:rsidRDefault="00A15CB6" w:rsidP="00084C59">
                  <w:pPr>
                    <w:widowControl w:val="0"/>
                    <w:autoSpaceDE w:val="0"/>
                    <w:autoSpaceDN w:val="0"/>
                    <w:adjustRightInd w:val="0"/>
                    <w:spacing w:before="60" w:after="60" w:line="240" w:lineRule="auto"/>
                    <w:rPr>
                      <w:rFonts w:ascii="Arial" w:hAnsi="Arial"/>
                      <w:b/>
                      <w:sz w:val="24"/>
                      <w:rPrChange w:id="1193" w:author="Author">
                        <w:rPr>
                          <w:rFonts w:ascii="Arial" w:hAnsi="Arial"/>
                          <w:sz w:val="24"/>
                        </w:rPr>
                      </w:rPrChange>
                    </w:rPr>
                  </w:pPr>
                  <w:r w:rsidRPr="008508DC">
                    <w:rPr>
                      <w:rFonts w:ascii="Arial" w:hAnsi="Arial" w:cs="Arial"/>
                      <w:b/>
                      <w:bCs/>
                      <w:color w:val="000000"/>
                      <w:sz w:val="16"/>
                      <w:szCs w:val="16"/>
                    </w:rPr>
                    <w:t>ST_ResourceID</w:t>
                  </w:r>
                  <w:r w:rsidR="00084C59" w:rsidRPr="004D3835">
                    <w:rPr>
                      <w:rFonts w:ascii="Arial" w:hAnsi="Arial"/>
                      <w:b/>
                      <w:color w:val="000000"/>
                      <w:sz w:val="16"/>
                      <w:rPrChange w:id="1194" w:author="Author">
                        <w:rPr>
                          <w:rFonts w:ascii="Arial" w:hAnsi="Arial"/>
                          <w:color w:val="000000"/>
                          <w:sz w:val="16"/>
                        </w:rPr>
                      </w:rPrChange>
                    </w:rPr>
                    <w:t xml:space="preserve">  </w:t>
                  </w:r>
                </w:p>
              </w:tc>
              <w:tc>
                <w:tcPr>
                  <w:tcW w:w="521" w:type="pct"/>
                  <w:tcBorders>
                    <w:bottom w:val="single" w:sz="4" w:space="0" w:color="auto"/>
                  </w:tcBorders>
                  <w:tcPrChange w:id="1195" w:author="Author">
                    <w:tcPr>
                      <w:tcW w:w="552" w:type="pct"/>
                      <w:gridSpan w:val="2"/>
                      <w:tcBorders>
                        <w:bottom w:val="single" w:sz="4" w:space="0" w:color="auto"/>
                      </w:tcBorders>
                    </w:tcPr>
                  </w:tcPrChange>
                </w:tcPr>
                <w:p w14:paraId="22CB2854" w14:textId="1D2B61BD"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000000"/>
                      <w:sz w:val="16"/>
                      <w:szCs w:val="16"/>
                    </w:rPr>
                    <w:t>required</w:t>
                  </w:r>
                </w:p>
              </w:tc>
              <w:tc>
                <w:tcPr>
                  <w:tcW w:w="448" w:type="pct"/>
                  <w:tcBorders>
                    <w:bottom w:val="single" w:sz="4" w:space="0" w:color="auto"/>
                  </w:tcBorders>
                  <w:tcPrChange w:id="1196" w:author="Author">
                    <w:tcPr>
                      <w:tcW w:w="479" w:type="pct"/>
                      <w:gridSpan w:val="2"/>
                      <w:tcBorders>
                        <w:bottom w:val="single" w:sz="4" w:space="0" w:color="auto"/>
                      </w:tcBorders>
                    </w:tcPr>
                  </w:tcPrChange>
                </w:tcPr>
                <w:p w14:paraId="66D6EF96" w14:textId="0504918C"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392" w:type="pct"/>
                  <w:tcBorders>
                    <w:bottom w:val="single" w:sz="4" w:space="0" w:color="auto"/>
                  </w:tcBorders>
                  <w:tcPrChange w:id="1197" w:author="Author">
                    <w:tcPr>
                      <w:tcW w:w="423" w:type="pct"/>
                      <w:gridSpan w:val="2"/>
                      <w:tcBorders>
                        <w:bottom w:val="single" w:sz="4" w:space="0" w:color="auto"/>
                      </w:tcBorders>
                    </w:tcPr>
                  </w:tcPrChange>
                </w:tcPr>
                <w:p w14:paraId="5EB23BDC" w14:textId="72E9D9A3"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1612" w:type="pct"/>
                  <w:tcBorders>
                    <w:bottom w:val="single" w:sz="4" w:space="0" w:color="auto"/>
                  </w:tcBorders>
                  <w:tcPrChange w:id="1198" w:author="Author">
                    <w:tcPr>
                      <w:tcW w:w="1642" w:type="pct"/>
                      <w:gridSpan w:val="2"/>
                      <w:tcBorders>
                        <w:bottom w:val="single" w:sz="4" w:space="0" w:color="auto"/>
                      </w:tcBorders>
                    </w:tcPr>
                  </w:tcPrChange>
                </w:tcPr>
                <w:p w14:paraId="76AF561D" w14:textId="77777777" w:rsidR="00084C59" w:rsidRPr="00C417AC" w:rsidRDefault="00FD4C2A" w:rsidP="00084C59">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Specifies a unique identifier for this texture resource.</w:t>
                  </w:r>
                </w:p>
              </w:tc>
            </w:tr>
            <w:tr w:rsidR="00084C59" w:rsidRPr="00C417AC" w14:paraId="2C329B99" w14:textId="77777777" w:rsidTr="004D3835">
              <w:tc>
                <w:tcPr>
                  <w:tcW w:w="914" w:type="pct"/>
                  <w:tcBorders>
                    <w:top w:val="single" w:sz="4" w:space="0" w:color="auto"/>
                    <w:bottom w:val="single" w:sz="4" w:space="0" w:color="auto"/>
                  </w:tcBorders>
                  <w:tcPrChange w:id="1199" w:author="Author">
                    <w:tcPr>
                      <w:tcW w:w="761" w:type="pct"/>
                      <w:tcBorders>
                        <w:top w:val="single" w:sz="4" w:space="0" w:color="auto"/>
                        <w:bottom w:val="single" w:sz="4" w:space="0" w:color="auto"/>
                      </w:tcBorders>
                    </w:tcPr>
                  </w:tcPrChange>
                </w:tcPr>
                <w:p w14:paraId="4D1F3FE5" w14:textId="2FB77FF4" w:rsidR="00084C59" w:rsidRPr="004D3835" w:rsidRDefault="005C3948" w:rsidP="00084C59">
                  <w:pPr>
                    <w:widowControl w:val="0"/>
                    <w:tabs>
                      <w:tab w:val="left" w:pos="855"/>
                    </w:tabs>
                    <w:autoSpaceDE w:val="0"/>
                    <w:autoSpaceDN w:val="0"/>
                    <w:adjustRightInd w:val="0"/>
                    <w:spacing w:before="60" w:after="60" w:line="240" w:lineRule="auto"/>
                    <w:rPr>
                      <w:rFonts w:ascii="Arial" w:hAnsi="Arial"/>
                      <w:b/>
                      <w:sz w:val="24"/>
                      <w:rPrChange w:id="1200" w:author="Author">
                        <w:rPr>
                          <w:rFonts w:ascii="Arial" w:hAnsi="Arial"/>
                          <w:sz w:val="24"/>
                        </w:rPr>
                      </w:rPrChange>
                    </w:rPr>
                  </w:pPr>
                  <w:r w:rsidRPr="004D3835">
                    <w:rPr>
                      <w:rFonts w:ascii="Arial" w:hAnsi="Arial"/>
                      <w:b/>
                      <w:color w:val="000000"/>
                      <w:sz w:val="16"/>
                      <w:rPrChange w:id="1201" w:author="Author">
                        <w:rPr>
                          <w:rFonts w:ascii="Arial" w:hAnsi="Arial"/>
                          <w:color w:val="000000"/>
                          <w:sz w:val="16"/>
                        </w:rPr>
                      </w:rPrChange>
                    </w:rPr>
                    <w:t>path</w:t>
                  </w:r>
                </w:p>
              </w:tc>
              <w:tc>
                <w:tcPr>
                  <w:tcW w:w="1113" w:type="pct"/>
                  <w:tcBorders>
                    <w:top w:val="single" w:sz="4" w:space="0" w:color="auto"/>
                    <w:bottom w:val="single" w:sz="4" w:space="0" w:color="auto"/>
                  </w:tcBorders>
                  <w:tcPrChange w:id="1202" w:author="Author">
                    <w:tcPr>
                      <w:tcW w:w="1143" w:type="pct"/>
                      <w:gridSpan w:val="2"/>
                      <w:tcBorders>
                        <w:top w:val="single" w:sz="4" w:space="0" w:color="auto"/>
                        <w:bottom w:val="single" w:sz="4" w:space="0" w:color="auto"/>
                      </w:tcBorders>
                    </w:tcPr>
                  </w:tcPrChange>
                </w:tcPr>
                <w:p w14:paraId="42E30111" w14:textId="77777777" w:rsidR="00084C59" w:rsidRPr="004D3835" w:rsidRDefault="005C3948" w:rsidP="00084C59">
                  <w:pPr>
                    <w:widowControl w:val="0"/>
                    <w:autoSpaceDE w:val="0"/>
                    <w:autoSpaceDN w:val="0"/>
                    <w:adjustRightInd w:val="0"/>
                    <w:spacing w:before="60" w:after="60" w:line="240" w:lineRule="auto"/>
                    <w:rPr>
                      <w:rFonts w:ascii="Arial" w:hAnsi="Arial"/>
                      <w:b/>
                      <w:sz w:val="24"/>
                      <w:rPrChange w:id="1203" w:author="Author">
                        <w:rPr>
                          <w:rFonts w:ascii="Arial" w:hAnsi="Arial"/>
                          <w:sz w:val="24"/>
                        </w:rPr>
                      </w:rPrChange>
                    </w:rPr>
                  </w:pPr>
                  <w:r w:rsidRPr="008508DC">
                    <w:rPr>
                      <w:rFonts w:ascii="Arial" w:hAnsi="Arial" w:cs="Arial"/>
                      <w:b/>
                      <w:bCs/>
                      <w:color w:val="000000"/>
                      <w:sz w:val="16"/>
                      <w:szCs w:val="16"/>
                    </w:rPr>
                    <w:t>ST_UriReference</w:t>
                  </w:r>
                  <w:r w:rsidR="00084C59" w:rsidRPr="004D3835">
                    <w:rPr>
                      <w:rFonts w:ascii="Arial" w:hAnsi="Arial"/>
                      <w:b/>
                      <w:color w:val="000000"/>
                      <w:sz w:val="16"/>
                      <w:rPrChange w:id="1204" w:author="Author">
                        <w:rPr>
                          <w:rFonts w:ascii="Arial" w:hAnsi="Arial"/>
                          <w:color w:val="000000"/>
                          <w:sz w:val="16"/>
                        </w:rPr>
                      </w:rPrChange>
                    </w:rPr>
                    <w:t xml:space="preserve">  </w:t>
                  </w:r>
                </w:p>
              </w:tc>
              <w:tc>
                <w:tcPr>
                  <w:tcW w:w="521" w:type="pct"/>
                  <w:tcBorders>
                    <w:top w:val="single" w:sz="4" w:space="0" w:color="auto"/>
                    <w:bottom w:val="single" w:sz="4" w:space="0" w:color="auto"/>
                  </w:tcBorders>
                  <w:tcPrChange w:id="1205" w:author="Author">
                    <w:tcPr>
                      <w:tcW w:w="552" w:type="pct"/>
                      <w:gridSpan w:val="2"/>
                      <w:tcBorders>
                        <w:top w:val="single" w:sz="4" w:space="0" w:color="auto"/>
                        <w:bottom w:val="single" w:sz="4" w:space="0" w:color="auto"/>
                      </w:tcBorders>
                    </w:tcPr>
                  </w:tcPrChange>
                </w:tcPr>
                <w:p w14:paraId="19ACD0F4" w14:textId="190E91E7"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000000"/>
                      <w:sz w:val="16"/>
                      <w:szCs w:val="16"/>
                    </w:rPr>
                    <w:t>required</w:t>
                  </w:r>
                </w:p>
              </w:tc>
              <w:tc>
                <w:tcPr>
                  <w:tcW w:w="448" w:type="pct"/>
                  <w:tcBorders>
                    <w:top w:val="single" w:sz="4" w:space="0" w:color="auto"/>
                    <w:bottom w:val="single" w:sz="4" w:space="0" w:color="auto"/>
                  </w:tcBorders>
                  <w:tcPrChange w:id="1206" w:author="Author">
                    <w:tcPr>
                      <w:tcW w:w="479" w:type="pct"/>
                      <w:gridSpan w:val="2"/>
                      <w:tcBorders>
                        <w:top w:val="single" w:sz="4" w:space="0" w:color="auto"/>
                        <w:bottom w:val="single" w:sz="4" w:space="0" w:color="auto"/>
                      </w:tcBorders>
                    </w:tcPr>
                  </w:tcPrChange>
                </w:tcPr>
                <w:p w14:paraId="15D8EA13" w14:textId="7F722D3A"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392" w:type="pct"/>
                  <w:tcBorders>
                    <w:top w:val="single" w:sz="4" w:space="0" w:color="auto"/>
                    <w:bottom w:val="single" w:sz="4" w:space="0" w:color="auto"/>
                  </w:tcBorders>
                  <w:tcPrChange w:id="1207" w:author="Author">
                    <w:tcPr>
                      <w:tcW w:w="423" w:type="pct"/>
                      <w:gridSpan w:val="2"/>
                      <w:tcBorders>
                        <w:top w:val="single" w:sz="4" w:space="0" w:color="auto"/>
                        <w:bottom w:val="single" w:sz="4" w:space="0" w:color="auto"/>
                      </w:tcBorders>
                    </w:tcPr>
                  </w:tcPrChange>
                </w:tcPr>
                <w:p w14:paraId="3D988EAE" w14:textId="4BE7924A"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1612" w:type="pct"/>
                  <w:tcBorders>
                    <w:top w:val="single" w:sz="4" w:space="0" w:color="auto"/>
                    <w:bottom w:val="single" w:sz="4" w:space="0" w:color="auto"/>
                  </w:tcBorders>
                  <w:tcPrChange w:id="1208" w:author="Author">
                    <w:tcPr>
                      <w:tcW w:w="1642" w:type="pct"/>
                      <w:gridSpan w:val="2"/>
                      <w:tcBorders>
                        <w:top w:val="single" w:sz="4" w:space="0" w:color="auto"/>
                        <w:bottom w:val="single" w:sz="4" w:space="0" w:color="auto"/>
                      </w:tcBorders>
                    </w:tcPr>
                  </w:tcPrChange>
                </w:tcPr>
                <w:p w14:paraId="20A67065" w14:textId="77777777" w:rsidR="00084C59" w:rsidRPr="00C417AC" w:rsidRDefault="00F663F9" w:rsidP="005C3948">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Specifies the </w:t>
                  </w:r>
                  <w:r w:rsidR="005C3948">
                    <w:rPr>
                      <w:rFonts w:ascii="Arial" w:hAnsi="Arial" w:cs="Arial"/>
                      <w:color w:val="000000"/>
                      <w:sz w:val="16"/>
                      <w:szCs w:val="16"/>
                    </w:rPr>
                    <w:t>part name of</w:t>
                  </w:r>
                  <w:r>
                    <w:rPr>
                      <w:rFonts w:ascii="Arial" w:hAnsi="Arial" w:cs="Arial"/>
                      <w:color w:val="000000"/>
                      <w:sz w:val="16"/>
                      <w:szCs w:val="16"/>
                    </w:rPr>
                    <w:t xml:space="preserve"> the texture data.</w:t>
                  </w:r>
                </w:p>
              </w:tc>
            </w:tr>
            <w:tr w:rsidR="00FD4C2A" w:rsidRPr="00C417AC" w14:paraId="5A5EAE3C" w14:textId="77777777" w:rsidTr="004D3835">
              <w:tc>
                <w:tcPr>
                  <w:tcW w:w="914" w:type="pct"/>
                  <w:tcBorders>
                    <w:top w:val="single" w:sz="4" w:space="0" w:color="auto"/>
                    <w:bottom w:val="single" w:sz="4" w:space="0" w:color="auto"/>
                  </w:tcBorders>
                  <w:tcPrChange w:id="1209" w:author="Author">
                    <w:tcPr>
                      <w:tcW w:w="761" w:type="pct"/>
                      <w:tcBorders>
                        <w:top w:val="single" w:sz="4" w:space="0" w:color="auto"/>
                        <w:bottom w:val="single" w:sz="4" w:space="0" w:color="auto"/>
                      </w:tcBorders>
                    </w:tcPr>
                  </w:tcPrChange>
                </w:tcPr>
                <w:p w14:paraId="2C880C4F" w14:textId="77777777" w:rsidR="00FD4C2A" w:rsidRPr="004D3835" w:rsidRDefault="00FD4C2A" w:rsidP="00084C59">
                  <w:pPr>
                    <w:widowControl w:val="0"/>
                    <w:tabs>
                      <w:tab w:val="left" w:pos="1035"/>
                    </w:tabs>
                    <w:autoSpaceDE w:val="0"/>
                    <w:autoSpaceDN w:val="0"/>
                    <w:adjustRightInd w:val="0"/>
                    <w:spacing w:before="60" w:after="60" w:line="240" w:lineRule="auto"/>
                    <w:rPr>
                      <w:rFonts w:ascii="Arial" w:hAnsi="Arial"/>
                      <w:b/>
                      <w:color w:val="000000"/>
                      <w:sz w:val="16"/>
                      <w:rPrChange w:id="1210" w:author="Author">
                        <w:rPr>
                          <w:rFonts w:ascii="Arial" w:hAnsi="Arial"/>
                          <w:color w:val="000000"/>
                          <w:sz w:val="16"/>
                        </w:rPr>
                      </w:rPrChange>
                    </w:rPr>
                  </w:pPr>
                  <w:r w:rsidRPr="004D3835">
                    <w:rPr>
                      <w:rFonts w:ascii="Arial" w:hAnsi="Arial"/>
                      <w:b/>
                      <w:color w:val="000000"/>
                      <w:sz w:val="16"/>
                      <w:rPrChange w:id="1211" w:author="Author">
                        <w:rPr>
                          <w:rFonts w:ascii="Arial" w:hAnsi="Arial"/>
                          <w:color w:val="000000"/>
                          <w:sz w:val="16"/>
                        </w:rPr>
                      </w:rPrChange>
                    </w:rPr>
                    <w:t>contenttype</w:t>
                  </w:r>
                </w:p>
              </w:tc>
              <w:tc>
                <w:tcPr>
                  <w:tcW w:w="1113" w:type="pct"/>
                  <w:tcBorders>
                    <w:top w:val="single" w:sz="4" w:space="0" w:color="auto"/>
                    <w:bottom w:val="single" w:sz="4" w:space="0" w:color="auto"/>
                  </w:tcBorders>
                  <w:tcPrChange w:id="1212" w:author="Author">
                    <w:tcPr>
                      <w:tcW w:w="1143" w:type="pct"/>
                      <w:gridSpan w:val="2"/>
                      <w:tcBorders>
                        <w:top w:val="single" w:sz="4" w:space="0" w:color="auto"/>
                        <w:bottom w:val="single" w:sz="4" w:space="0" w:color="auto"/>
                      </w:tcBorders>
                    </w:tcPr>
                  </w:tcPrChange>
                </w:tcPr>
                <w:p w14:paraId="7A4CF05D" w14:textId="77777777" w:rsidR="00FD4C2A" w:rsidRPr="008508DC" w:rsidRDefault="00FD4C2A" w:rsidP="00084C59">
                  <w:pPr>
                    <w:widowControl w:val="0"/>
                    <w:autoSpaceDE w:val="0"/>
                    <w:autoSpaceDN w:val="0"/>
                    <w:adjustRightInd w:val="0"/>
                    <w:spacing w:before="60" w:after="60" w:line="240" w:lineRule="auto"/>
                    <w:rPr>
                      <w:rFonts w:ascii="Arial" w:hAnsi="Arial" w:cs="Arial"/>
                      <w:b/>
                      <w:bCs/>
                      <w:color w:val="000000"/>
                      <w:sz w:val="16"/>
                      <w:szCs w:val="16"/>
                    </w:rPr>
                  </w:pPr>
                  <w:r w:rsidRPr="008508DC">
                    <w:rPr>
                      <w:rFonts w:ascii="Arial" w:hAnsi="Arial" w:cs="Arial"/>
                      <w:b/>
                      <w:bCs/>
                      <w:color w:val="000000"/>
                      <w:sz w:val="16"/>
                      <w:szCs w:val="16"/>
                    </w:rPr>
                    <w:t>ST_ContentType</w:t>
                  </w:r>
                </w:p>
              </w:tc>
              <w:tc>
                <w:tcPr>
                  <w:tcW w:w="521" w:type="pct"/>
                  <w:tcBorders>
                    <w:top w:val="single" w:sz="4" w:space="0" w:color="auto"/>
                    <w:bottom w:val="single" w:sz="4" w:space="0" w:color="auto"/>
                  </w:tcBorders>
                  <w:tcPrChange w:id="1213" w:author="Author">
                    <w:tcPr>
                      <w:tcW w:w="552" w:type="pct"/>
                      <w:gridSpan w:val="2"/>
                      <w:tcBorders>
                        <w:top w:val="single" w:sz="4" w:space="0" w:color="auto"/>
                        <w:bottom w:val="single" w:sz="4" w:space="0" w:color="auto"/>
                      </w:tcBorders>
                    </w:tcPr>
                  </w:tcPrChange>
                </w:tcPr>
                <w:p w14:paraId="74AE0C6E" w14:textId="77777777" w:rsidR="00FD4C2A" w:rsidRPr="00C417AC" w:rsidRDefault="00E04ACE" w:rsidP="00084C5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w:t>
                  </w:r>
                  <w:r w:rsidR="00FD4C2A">
                    <w:rPr>
                      <w:rFonts w:ascii="Arial" w:hAnsi="Arial" w:cs="Arial"/>
                      <w:color w:val="000000"/>
                      <w:sz w:val="16"/>
                      <w:szCs w:val="16"/>
                    </w:rPr>
                    <w:t>equired</w:t>
                  </w:r>
                </w:p>
              </w:tc>
              <w:tc>
                <w:tcPr>
                  <w:tcW w:w="448" w:type="pct"/>
                  <w:tcBorders>
                    <w:top w:val="single" w:sz="4" w:space="0" w:color="auto"/>
                    <w:bottom w:val="single" w:sz="4" w:space="0" w:color="auto"/>
                  </w:tcBorders>
                  <w:tcPrChange w:id="1214" w:author="Author">
                    <w:tcPr>
                      <w:tcW w:w="479" w:type="pct"/>
                      <w:gridSpan w:val="2"/>
                      <w:tcBorders>
                        <w:top w:val="single" w:sz="4" w:space="0" w:color="auto"/>
                        <w:bottom w:val="single" w:sz="4" w:space="0" w:color="auto"/>
                      </w:tcBorders>
                    </w:tcPr>
                  </w:tcPrChange>
                </w:tcPr>
                <w:p w14:paraId="541FC07C" w14:textId="77777777" w:rsidR="00FD4C2A" w:rsidRPr="00C417AC" w:rsidRDefault="00FD4C2A" w:rsidP="00084C59">
                  <w:pPr>
                    <w:widowControl w:val="0"/>
                    <w:autoSpaceDE w:val="0"/>
                    <w:autoSpaceDN w:val="0"/>
                    <w:adjustRightInd w:val="0"/>
                    <w:spacing w:before="60" w:after="60" w:line="240" w:lineRule="auto"/>
                    <w:rPr>
                      <w:rFonts w:ascii="Arial" w:hAnsi="Arial" w:cs="Arial"/>
                      <w:color w:val="000000"/>
                      <w:sz w:val="16"/>
                      <w:szCs w:val="16"/>
                    </w:rPr>
                  </w:pPr>
                </w:p>
              </w:tc>
              <w:tc>
                <w:tcPr>
                  <w:tcW w:w="392" w:type="pct"/>
                  <w:tcBorders>
                    <w:top w:val="single" w:sz="4" w:space="0" w:color="auto"/>
                    <w:bottom w:val="single" w:sz="4" w:space="0" w:color="auto"/>
                  </w:tcBorders>
                  <w:tcPrChange w:id="1215" w:author="Author">
                    <w:tcPr>
                      <w:tcW w:w="423" w:type="pct"/>
                      <w:gridSpan w:val="2"/>
                      <w:tcBorders>
                        <w:top w:val="single" w:sz="4" w:space="0" w:color="auto"/>
                        <w:bottom w:val="single" w:sz="4" w:space="0" w:color="auto"/>
                      </w:tcBorders>
                    </w:tcPr>
                  </w:tcPrChange>
                </w:tcPr>
                <w:p w14:paraId="61283DDF" w14:textId="77777777" w:rsidR="00FD4C2A" w:rsidRPr="00C417AC" w:rsidRDefault="00FD4C2A" w:rsidP="00084C59">
                  <w:pPr>
                    <w:widowControl w:val="0"/>
                    <w:autoSpaceDE w:val="0"/>
                    <w:autoSpaceDN w:val="0"/>
                    <w:adjustRightInd w:val="0"/>
                    <w:spacing w:before="60" w:after="60" w:line="240" w:lineRule="auto"/>
                    <w:rPr>
                      <w:rFonts w:ascii="Arial" w:hAnsi="Arial" w:cs="Arial"/>
                      <w:color w:val="000000"/>
                      <w:sz w:val="16"/>
                      <w:szCs w:val="16"/>
                    </w:rPr>
                  </w:pPr>
                </w:p>
              </w:tc>
              <w:tc>
                <w:tcPr>
                  <w:tcW w:w="1612" w:type="pct"/>
                  <w:tcBorders>
                    <w:top w:val="single" w:sz="4" w:space="0" w:color="auto"/>
                    <w:bottom w:val="single" w:sz="4" w:space="0" w:color="auto"/>
                  </w:tcBorders>
                  <w:tcPrChange w:id="1216" w:author="Author">
                    <w:tcPr>
                      <w:tcW w:w="1642" w:type="pct"/>
                      <w:gridSpan w:val="2"/>
                      <w:tcBorders>
                        <w:top w:val="single" w:sz="4" w:space="0" w:color="auto"/>
                        <w:bottom w:val="single" w:sz="4" w:space="0" w:color="auto"/>
                      </w:tcBorders>
                    </w:tcPr>
                  </w:tcPrChange>
                </w:tcPr>
                <w:p w14:paraId="5FDA7245" w14:textId="77777777" w:rsidR="00FD4C2A" w:rsidRPr="00C417AC" w:rsidRDefault="00FD4C2A" w:rsidP="007356D6">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Specifies the content type of the </w:t>
                  </w:r>
                  <w:r w:rsidR="00397812">
                    <w:rPr>
                      <w:rFonts w:ascii="Arial" w:hAnsi="Arial" w:cs="Arial"/>
                      <w:color w:val="000000"/>
                      <w:sz w:val="16"/>
                      <w:szCs w:val="16"/>
                    </w:rPr>
                    <w:t>2D Texture</w:t>
                  </w:r>
                  <w:r>
                    <w:rPr>
                      <w:rFonts w:ascii="Arial" w:hAnsi="Arial" w:cs="Arial"/>
                      <w:color w:val="000000"/>
                      <w:sz w:val="16"/>
                      <w:szCs w:val="16"/>
                    </w:rPr>
                    <w:t xml:space="preserve"> part referenced by the </w:t>
                  </w:r>
                  <w:r w:rsidR="00E04ACE">
                    <w:rPr>
                      <w:rFonts w:ascii="Arial" w:hAnsi="Arial" w:cs="Arial"/>
                      <w:color w:val="000000"/>
                      <w:sz w:val="16"/>
                      <w:szCs w:val="16"/>
                    </w:rPr>
                    <w:t>path</w:t>
                  </w:r>
                  <w:r>
                    <w:rPr>
                      <w:rFonts w:ascii="Arial" w:hAnsi="Arial" w:cs="Arial"/>
                      <w:color w:val="000000"/>
                      <w:sz w:val="16"/>
                      <w:szCs w:val="16"/>
                    </w:rPr>
                    <w:t xml:space="preserve"> attribu</w:t>
                  </w:r>
                  <w:r w:rsidR="007356D6">
                    <w:rPr>
                      <w:rFonts w:ascii="Arial" w:hAnsi="Arial" w:cs="Arial"/>
                      <w:color w:val="000000"/>
                      <w:sz w:val="16"/>
                      <w:szCs w:val="16"/>
                    </w:rPr>
                    <w:t>te. Valid values are image/jpeg and</w:t>
                  </w:r>
                  <w:r w:rsidR="00284E57">
                    <w:rPr>
                      <w:rFonts w:ascii="Arial" w:hAnsi="Arial" w:cs="Arial"/>
                      <w:color w:val="000000"/>
                      <w:sz w:val="16"/>
                      <w:szCs w:val="16"/>
                    </w:rPr>
                    <w:t xml:space="preserve"> image/png.</w:t>
                  </w:r>
                </w:p>
              </w:tc>
            </w:tr>
            <w:tr w:rsidR="00084C59" w:rsidRPr="00C417AC" w14:paraId="006DAEED" w14:textId="77777777">
              <w:trPr>
                <w:del w:id="1217" w:author="Author"/>
              </w:trPr>
              <w:tc>
                <w:tcPr>
                  <w:tcW w:w="761" w:type="pct"/>
                  <w:tcBorders>
                    <w:top w:val="single" w:sz="4" w:space="0" w:color="auto"/>
                    <w:bottom w:val="single" w:sz="4" w:space="0" w:color="auto"/>
                  </w:tcBorders>
                </w:tcPr>
                <w:p w14:paraId="512621AE" w14:textId="77777777" w:rsidR="00084C59" w:rsidRPr="00C417AC" w:rsidRDefault="00BD3A1D" w:rsidP="00084C59">
                  <w:pPr>
                    <w:widowControl w:val="0"/>
                    <w:autoSpaceDE w:val="0"/>
                    <w:autoSpaceDN w:val="0"/>
                    <w:adjustRightInd w:val="0"/>
                    <w:spacing w:before="60" w:after="60" w:line="240" w:lineRule="auto"/>
                    <w:rPr>
                      <w:del w:id="1218" w:author="Author"/>
                      <w:rFonts w:ascii="Arial" w:hAnsi="Arial" w:cs="Arial"/>
                      <w:sz w:val="24"/>
                      <w:szCs w:val="24"/>
                    </w:rPr>
                  </w:pPr>
                  <w:del w:id="1219" w:author="Author">
                    <w:r>
                      <w:rPr>
                        <w:rFonts w:ascii="Arial" w:hAnsi="Arial" w:cs="Arial"/>
                        <w:color w:val="000000"/>
                        <w:sz w:val="16"/>
                        <w:szCs w:val="16"/>
                      </w:rPr>
                      <w:lastRenderedPageBreak/>
                      <w:delText>box</w:delText>
                    </w:r>
                  </w:del>
                </w:p>
              </w:tc>
              <w:tc>
                <w:tcPr>
                  <w:tcW w:w="1143" w:type="pct"/>
                  <w:tcBorders>
                    <w:top w:val="single" w:sz="4" w:space="0" w:color="auto"/>
                    <w:bottom w:val="single" w:sz="4" w:space="0" w:color="auto"/>
                  </w:tcBorders>
                </w:tcPr>
                <w:p w14:paraId="3EE6ED59" w14:textId="77777777" w:rsidR="00084C59" w:rsidRPr="00C417AC" w:rsidRDefault="00E443A2" w:rsidP="00BD3A1D">
                  <w:pPr>
                    <w:widowControl w:val="0"/>
                    <w:autoSpaceDE w:val="0"/>
                    <w:autoSpaceDN w:val="0"/>
                    <w:adjustRightInd w:val="0"/>
                    <w:spacing w:before="60" w:after="60" w:line="240" w:lineRule="auto"/>
                    <w:rPr>
                      <w:del w:id="1220" w:author="Author"/>
                      <w:rFonts w:ascii="Arial" w:hAnsi="Arial" w:cs="Arial"/>
                      <w:sz w:val="24"/>
                      <w:szCs w:val="24"/>
                    </w:rPr>
                  </w:pPr>
                  <w:del w:id="1221" w:author="Author">
                    <w:r>
                      <w:rPr>
                        <w:rFonts w:ascii="Arial" w:hAnsi="Arial" w:cs="Arial"/>
                        <w:b/>
                        <w:bCs/>
                        <w:color w:val="000000"/>
                        <w:sz w:val="16"/>
                        <w:szCs w:val="16"/>
                      </w:rPr>
                      <w:delText>ST_</w:delText>
                    </w:r>
                    <w:r w:rsidR="00BD3A1D">
                      <w:rPr>
                        <w:rFonts w:ascii="Arial" w:hAnsi="Arial" w:cs="Arial"/>
                        <w:b/>
                        <w:bCs/>
                        <w:color w:val="000000"/>
                        <w:sz w:val="16"/>
                        <w:szCs w:val="16"/>
                      </w:rPr>
                      <w:delText>Box</w:delText>
                    </w:r>
                    <w:r>
                      <w:rPr>
                        <w:rFonts w:ascii="Arial" w:hAnsi="Arial" w:cs="Arial"/>
                        <w:b/>
                        <w:bCs/>
                        <w:color w:val="000000"/>
                        <w:sz w:val="16"/>
                        <w:szCs w:val="16"/>
                      </w:rPr>
                      <w:delText>2D</w:delText>
                    </w:r>
                    <w:r w:rsidR="00084C59" w:rsidRPr="00C417AC">
                      <w:rPr>
                        <w:rFonts w:ascii="Arial" w:hAnsi="Arial" w:cs="Arial"/>
                        <w:color w:val="000000"/>
                        <w:sz w:val="16"/>
                        <w:szCs w:val="16"/>
                      </w:rPr>
                      <w:delText xml:space="preserve">  </w:delText>
                    </w:r>
                  </w:del>
                </w:p>
              </w:tc>
              <w:tc>
                <w:tcPr>
                  <w:tcW w:w="552" w:type="pct"/>
                  <w:tcBorders>
                    <w:top w:val="single" w:sz="4" w:space="0" w:color="auto"/>
                    <w:bottom w:val="single" w:sz="4" w:space="0" w:color="auto"/>
                  </w:tcBorders>
                </w:tcPr>
                <w:p w14:paraId="3C2C40B4" w14:textId="77777777" w:rsidR="00084C59" w:rsidRPr="00C417AC" w:rsidRDefault="00084C59" w:rsidP="00084C59">
                  <w:pPr>
                    <w:widowControl w:val="0"/>
                    <w:autoSpaceDE w:val="0"/>
                    <w:autoSpaceDN w:val="0"/>
                    <w:adjustRightInd w:val="0"/>
                    <w:spacing w:before="60" w:after="60" w:line="240" w:lineRule="auto"/>
                    <w:rPr>
                      <w:del w:id="1222" w:author="Author"/>
                      <w:rFonts w:ascii="Arial" w:hAnsi="Arial" w:cs="Arial"/>
                      <w:sz w:val="24"/>
                      <w:szCs w:val="24"/>
                    </w:rPr>
                  </w:pPr>
                </w:p>
              </w:tc>
              <w:tc>
                <w:tcPr>
                  <w:tcW w:w="479" w:type="pct"/>
                  <w:tcBorders>
                    <w:top w:val="single" w:sz="4" w:space="0" w:color="auto"/>
                    <w:bottom w:val="single" w:sz="4" w:space="0" w:color="auto"/>
                  </w:tcBorders>
                </w:tcPr>
                <w:p w14:paraId="08BB1D46" w14:textId="77777777" w:rsidR="00084C59" w:rsidRPr="00C417AC" w:rsidRDefault="00464638" w:rsidP="00084C59">
                  <w:pPr>
                    <w:widowControl w:val="0"/>
                    <w:autoSpaceDE w:val="0"/>
                    <w:autoSpaceDN w:val="0"/>
                    <w:adjustRightInd w:val="0"/>
                    <w:spacing w:before="60" w:after="60" w:line="240" w:lineRule="auto"/>
                    <w:rPr>
                      <w:del w:id="1223" w:author="Author"/>
                      <w:rFonts w:ascii="Arial" w:hAnsi="Arial" w:cs="Arial"/>
                      <w:sz w:val="24"/>
                      <w:szCs w:val="24"/>
                    </w:rPr>
                  </w:pPr>
                  <w:del w:id="1224" w:author="Author">
                    <w:r>
                      <w:rPr>
                        <w:rFonts w:ascii="Arial" w:hAnsi="Arial" w:cs="Arial"/>
                        <w:color w:val="000000"/>
                        <w:sz w:val="16"/>
                        <w:szCs w:val="16"/>
                      </w:rPr>
                      <w:delText>“0 0 1 1”</w:delText>
                    </w:r>
                  </w:del>
                </w:p>
              </w:tc>
              <w:tc>
                <w:tcPr>
                  <w:tcW w:w="423" w:type="pct"/>
                  <w:tcBorders>
                    <w:top w:val="single" w:sz="4" w:space="0" w:color="auto"/>
                    <w:bottom w:val="single" w:sz="4" w:space="0" w:color="auto"/>
                  </w:tcBorders>
                </w:tcPr>
                <w:p w14:paraId="0D5EBEC7" w14:textId="77777777" w:rsidR="00084C59" w:rsidRPr="00C417AC" w:rsidRDefault="00084C59" w:rsidP="00084C59">
                  <w:pPr>
                    <w:widowControl w:val="0"/>
                    <w:autoSpaceDE w:val="0"/>
                    <w:autoSpaceDN w:val="0"/>
                    <w:adjustRightInd w:val="0"/>
                    <w:spacing w:before="60" w:after="60" w:line="240" w:lineRule="auto"/>
                    <w:rPr>
                      <w:del w:id="1225" w:author="Author"/>
                      <w:rFonts w:ascii="Arial" w:hAnsi="Arial" w:cs="Arial"/>
                      <w:sz w:val="24"/>
                      <w:szCs w:val="24"/>
                    </w:rPr>
                  </w:pPr>
                </w:p>
              </w:tc>
              <w:tc>
                <w:tcPr>
                  <w:tcW w:w="1642" w:type="pct"/>
                  <w:tcBorders>
                    <w:top w:val="single" w:sz="4" w:space="0" w:color="auto"/>
                    <w:bottom w:val="single" w:sz="4" w:space="0" w:color="auto"/>
                  </w:tcBorders>
                </w:tcPr>
                <w:p w14:paraId="06C9A28D" w14:textId="77777777" w:rsidR="00084C59" w:rsidRPr="00C417AC" w:rsidRDefault="00464638" w:rsidP="00464638">
                  <w:pPr>
                    <w:widowControl w:val="0"/>
                    <w:autoSpaceDE w:val="0"/>
                    <w:autoSpaceDN w:val="0"/>
                    <w:adjustRightInd w:val="0"/>
                    <w:spacing w:before="60" w:after="60" w:line="240" w:lineRule="auto"/>
                    <w:rPr>
                      <w:del w:id="1226" w:author="Author"/>
                      <w:rFonts w:ascii="Arial" w:hAnsi="Arial" w:cs="Arial"/>
                      <w:sz w:val="24"/>
                      <w:szCs w:val="24"/>
                    </w:rPr>
                  </w:pPr>
                  <w:del w:id="1227" w:author="Author">
                    <w:r>
                      <w:rPr>
                        <w:rFonts w:ascii="Arial" w:hAnsi="Arial" w:cs="Arial"/>
                        <w:color w:val="000000"/>
                        <w:sz w:val="16"/>
                        <w:szCs w:val="16"/>
                      </w:rPr>
                      <w:delText>A bounding box (“u v width height”) defining</w:delText>
                    </w:r>
                    <w:r w:rsidR="00427D42">
                      <w:rPr>
                        <w:rFonts w:ascii="Arial" w:hAnsi="Arial" w:cs="Arial"/>
                        <w:color w:val="000000"/>
                        <w:sz w:val="16"/>
                        <w:szCs w:val="16"/>
                      </w:rPr>
                      <w:delText xml:space="preserve"> the</w:delText>
                    </w:r>
                    <w:r>
                      <w:rPr>
                        <w:rFonts w:ascii="Arial" w:hAnsi="Arial" w:cs="Arial"/>
                        <w:color w:val="000000"/>
                        <w:sz w:val="16"/>
                        <w:szCs w:val="16"/>
                      </w:rPr>
                      <w:delText xml:space="preserve"> boundary of the texture swatch to tile.</w:delText>
                    </w:r>
                  </w:del>
                </w:p>
              </w:tc>
            </w:tr>
            <w:tr w:rsidR="00084C59" w:rsidRPr="00C417AC" w14:paraId="73B3D465" w14:textId="77777777" w:rsidTr="004D3835">
              <w:tc>
                <w:tcPr>
                  <w:tcW w:w="914" w:type="pct"/>
                  <w:tcBorders>
                    <w:top w:val="single" w:sz="4" w:space="0" w:color="auto"/>
                    <w:bottom w:val="single" w:sz="4" w:space="0" w:color="auto"/>
                  </w:tcBorders>
                  <w:tcPrChange w:id="1228" w:author="Author">
                    <w:tcPr>
                      <w:tcW w:w="761" w:type="pct"/>
                      <w:tcBorders>
                        <w:top w:val="single" w:sz="4" w:space="0" w:color="auto"/>
                        <w:bottom w:val="single" w:sz="4" w:space="0" w:color="auto"/>
                      </w:tcBorders>
                    </w:tcPr>
                  </w:tcPrChange>
                </w:tcPr>
                <w:p w14:paraId="5EEBCB13" w14:textId="0350F19A" w:rsidR="00084C59" w:rsidRPr="004D3835" w:rsidRDefault="00FD4C2A" w:rsidP="00084C59">
                  <w:pPr>
                    <w:widowControl w:val="0"/>
                    <w:autoSpaceDE w:val="0"/>
                    <w:autoSpaceDN w:val="0"/>
                    <w:adjustRightInd w:val="0"/>
                    <w:spacing w:before="60" w:after="60" w:line="240" w:lineRule="auto"/>
                    <w:rPr>
                      <w:rFonts w:ascii="Arial" w:hAnsi="Arial"/>
                      <w:b/>
                      <w:sz w:val="24"/>
                      <w:rPrChange w:id="1229" w:author="Author">
                        <w:rPr>
                          <w:rFonts w:ascii="Arial" w:hAnsi="Arial"/>
                          <w:sz w:val="24"/>
                        </w:rPr>
                      </w:rPrChange>
                    </w:rPr>
                  </w:pPr>
                  <w:r w:rsidRPr="004D3835">
                    <w:rPr>
                      <w:rFonts w:ascii="Arial" w:hAnsi="Arial"/>
                      <w:b/>
                      <w:color w:val="000000"/>
                      <w:sz w:val="16"/>
                      <w:rPrChange w:id="1230" w:author="Author">
                        <w:rPr>
                          <w:rFonts w:ascii="Arial" w:hAnsi="Arial"/>
                          <w:color w:val="000000"/>
                          <w:sz w:val="16"/>
                        </w:rPr>
                      </w:rPrChange>
                    </w:rPr>
                    <w:t>tiles</w:t>
                  </w:r>
                  <w:r w:rsidR="00084C59" w:rsidRPr="004D3835">
                    <w:rPr>
                      <w:rFonts w:ascii="Arial" w:hAnsi="Arial"/>
                      <w:b/>
                      <w:color w:val="000000"/>
                      <w:sz w:val="16"/>
                      <w:rPrChange w:id="1231" w:author="Author">
                        <w:rPr>
                          <w:rFonts w:ascii="Arial" w:hAnsi="Arial"/>
                          <w:color w:val="000000"/>
                          <w:sz w:val="16"/>
                        </w:rPr>
                      </w:rPrChange>
                    </w:rPr>
                    <w:t>tyle</w:t>
                  </w:r>
                  <w:r w:rsidR="00343C05" w:rsidRPr="004D3835">
                    <w:rPr>
                      <w:rFonts w:ascii="Arial" w:hAnsi="Arial"/>
                      <w:b/>
                      <w:color w:val="000000"/>
                      <w:sz w:val="16"/>
                      <w:rPrChange w:id="1232" w:author="Author">
                        <w:rPr>
                          <w:rFonts w:ascii="Arial" w:hAnsi="Arial"/>
                          <w:color w:val="000000"/>
                          <w:sz w:val="16"/>
                        </w:rPr>
                      </w:rPrChange>
                    </w:rPr>
                    <w:t>u</w:t>
                  </w:r>
                </w:p>
              </w:tc>
              <w:tc>
                <w:tcPr>
                  <w:tcW w:w="1113" w:type="pct"/>
                  <w:tcBorders>
                    <w:top w:val="single" w:sz="4" w:space="0" w:color="auto"/>
                    <w:bottom w:val="single" w:sz="4" w:space="0" w:color="auto"/>
                  </w:tcBorders>
                  <w:tcPrChange w:id="1233" w:author="Author">
                    <w:tcPr>
                      <w:tcW w:w="1143" w:type="pct"/>
                      <w:gridSpan w:val="2"/>
                      <w:tcBorders>
                        <w:top w:val="single" w:sz="4" w:space="0" w:color="auto"/>
                        <w:bottom w:val="single" w:sz="4" w:space="0" w:color="auto"/>
                      </w:tcBorders>
                    </w:tcPr>
                  </w:tcPrChange>
                </w:tcPr>
                <w:p w14:paraId="16DA8AC5" w14:textId="77777777" w:rsidR="00084C59" w:rsidRPr="004D3835" w:rsidRDefault="00084C59" w:rsidP="00084C59">
                  <w:pPr>
                    <w:widowControl w:val="0"/>
                    <w:autoSpaceDE w:val="0"/>
                    <w:autoSpaceDN w:val="0"/>
                    <w:adjustRightInd w:val="0"/>
                    <w:spacing w:before="60" w:after="60" w:line="240" w:lineRule="auto"/>
                    <w:rPr>
                      <w:rFonts w:ascii="Arial" w:hAnsi="Arial"/>
                      <w:b/>
                      <w:sz w:val="24"/>
                      <w:rPrChange w:id="1234" w:author="Author">
                        <w:rPr>
                          <w:rFonts w:ascii="Arial" w:hAnsi="Arial"/>
                          <w:sz w:val="24"/>
                        </w:rPr>
                      </w:rPrChange>
                    </w:rPr>
                  </w:pPr>
                  <w:r w:rsidRPr="008508DC">
                    <w:rPr>
                      <w:rFonts w:ascii="Arial" w:hAnsi="Arial" w:cs="Arial"/>
                      <w:b/>
                      <w:bCs/>
                      <w:color w:val="000000"/>
                      <w:sz w:val="16"/>
                      <w:szCs w:val="16"/>
                    </w:rPr>
                    <w:t>ST_TileStyle</w:t>
                  </w:r>
                  <w:r w:rsidRPr="004D3835">
                    <w:rPr>
                      <w:rFonts w:ascii="Arial" w:hAnsi="Arial"/>
                      <w:b/>
                      <w:color w:val="000000"/>
                      <w:sz w:val="16"/>
                      <w:rPrChange w:id="1235" w:author="Author">
                        <w:rPr>
                          <w:rFonts w:ascii="Arial" w:hAnsi="Arial"/>
                          <w:color w:val="000000"/>
                          <w:sz w:val="16"/>
                        </w:rPr>
                      </w:rPrChange>
                    </w:rPr>
                    <w:t xml:space="preserve">  </w:t>
                  </w:r>
                </w:p>
              </w:tc>
              <w:tc>
                <w:tcPr>
                  <w:tcW w:w="521" w:type="pct"/>
                  <w:tcBorders>
                    <w:top w:val="single" w:sz="4" w:space="0" w:color="auto"/>
                    <w:bottom w:val="single" w:sz="4" w:space="0" w:color="auto"/>
                  </w:tcBorders>
                  <w:tcPrChange w:id="1236" w:author="Author">
                    <w:tcPr>
                      <w:tcW w:w="552" w:type="pct"/>
                      <w:gridSpan w:val="2"/>
                      <w:tcBorders>
                        <w:top w:val="single" w:sz="4" w:space="0" w:color="auto"/>
                        <w:bottom w:val="single" w:sz="4" w:space="0" w:color="auto"/>
                      </w:tcBorders>
                    </w:tcPr>
                  </w:tcPrChange>
                </w:tcPr>
                <w:p w14:paraId="590A6C80" w14:textId="609A46B6"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448" w:type="pct"/>
                  <w:tcBorders>
                    <w:top w:val="single" w:sz="4" w:space="0" w:color="auto"/>
                    <w:bottom w:val="single" w:sz="4" w:space="0" w:color="auto"/>
                  </w:tcBorders>
                  <w:tcPrChange w:id="1237" w:author="Author">
                    <w:tcPr>
                      <w:tcW w:w="479" w:type="pct"/>
                      <w:gridSpan w:val="2"/>
                      <w:tcBorders>
                        <w:top w:val="single" w:sz="4" w:space="0" w:color="auto"/>
                        <w:bottom w:val="single" w:sz="4" w:space="0" w:color="auto"/>
                      </w:tcBorders>
                    </w:tcPr>
                  </w:tcPrChange>
                </w:tcPr>
                <w:p w14:paraId="7FF14888" w14:textId="05EF0F57" w:rsidR="00084C59" w:rsidRPr="00C417AC" w:rsidRDefault="007D2E19" w:rsidP="00863B8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wrap</w:t>
                  </w:r>
                </w:p>
              </w:tc>
              <w:tc>
                <w:tcPr>
                  <w:tcW w:w="392" w:type="pct"/>
                  <w:tcBorders>
                    <w:top w:val="single" w:sz="4" w:space="0" w:color="auto"/>
                    <w:bottom w:val="single" w:sz="4" w:space="0" w:color="auto"/>
                  </w:tcBorders>
                  <w:tcPrChange w:id="1238" w:author="Author">
                    <w:tcPr>
                      <w:tcW w:w="423" w:type="pct"/>
                      <w:gridSpan w:val="2"/>
                      <w:tcBorders>
                        <w:top w:val="single" w:sz="4" w:space="0" w:color="auto"/>
                        <w:bottom w:val="single" w:sz="4" w:space="0" w:color="auto"/>
                      </w:tcBorders>
                    </w:tcPr>
                  </w:tcPrChange>
                </w:tcPr>
                <w:p w14:paraId="66788808" w14:textId="532B5BD7"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1612" w:type="pct"/>
                  <w:tcBorders>
                    <w:top w:val="single" w:sz="4" w:space="0" w:color="auto"/>
                    <w:bottom w:val="single" w:sz="4" w:space="0" w:color="auto"/>
                  </w:tcBorders>
                  <w:tcPrChange w:id="1239" w:author="Author">
                    <w:tcPr>
                      <w:tcW w:w="1642" w:type="pct"/>
                      <w:gridSpan w:val="2"/>
                      <w:tcBorders>
                        <w:top w:val="single" w:sz="4" w:space="0" w:color="auto"/>
                        <w:bottom w:val="single" w:sz="4" w:space="0" w:color="auto"/>
                      </w:tcBorders>
                    </w:tcPr>
                  </w:tcPrChange>
                </w:tcPr>
                <w:p w14:paraId="39079A36" w14:textId="6976B485" w:rsidR="00084C59" w:rsidRPr="00C417AC" w:rsidRDefault="00566EA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Specifies how tiling should occur in </w:t>
                  </w:r>
                  <w:r w:rsidR="003A1401">
                    <w:rPr>
                      <w:rFonts w:ascii="Arial" w:hAnsi="Arial" w:cs="Arial"/>
                      <w:color w:val="000000"/>
                      <w:sz w:val="16"/>
                      <w:szCs w:val="16"/>
                    </w:rPr>
                    <w:t xml:space="preserve">the </w:t>
                  </w:r>
                  <w:r w:rsidR="00343C05">
                    <w:rPr>
                      <w:rFonts w:ascii="Arial" w:hAnsi="Arial" w:cs="Arial"/>
                      <w:color w:val="000000"/>
                      <w:sz w:val="16"/>
                      <w:szCs w:val="16"/>
                    </w:rPr>
                    <w:t>u</w:t>
                  </w:r>
                  <w:r w:rsidR="003A1401">
                    <w:rPr>
                      <w:rFonts w:ascii="Arial" w:hAnsi="Arial" w:cs="Arial"/>
                      <w:color w:val="000000"/>
                      <w:sz w:val="16"/>
                      <w:szCs w:val="16"/>
                    </w:rPr>
                    <w:t xml:space="preserve"> axi</w:t>
                  </w:r>
                  <w:r>
                    <w:rPr>
                      <w:rFonts w:ascii="Arial" w:hAnsi="Arial" w:cs="Arial"/>
                      <w:color w:val="000000"/>
                      <w:sz w:val="16"/>
                      <w:szCs w:val="16"/>
                    </w:rPr>
                    <w:t xml:space="preserve">s in order to fill the overall requested area. Valid values are </w:t>
                  </w:r>
                  <w:r w:rsidR="007D2E19">
                    <w:rPr>
                      <w:rFonts w:ascii="Arial" w:hAnsi="Arial" w:cs="Arial"/>
                      <w:color w:val="000000"/>
                      <w:sz w:val="16"/>
                      <w:szCs w:val="16"/>
                    </w:rPr>
                    <w:t>wrap, mirror, clamp</w:t>
                  </w:r>
                  <w:ins w:id="1240" w:author="Author">
                    <w:r w:rsidR="003652CA">
                      <w:rPr>
                        <w:rFonts w:ascii="Arial" w:hAnsi="Arial" w:cs="Arial"/>
                        <w:color w:val="000000"/>
                        <w:sz w:val="16"/>
                        <w:szCs w:val="16"/>
                      </w:rPr>
                      <w:t>, none</w:t>
                    </w:r>
                  </w:ins>
                  <w:r w:rsidR="003A1401">
                    <w:rPr>
                      <w:rFonts w:ascii="Arial" w:hAnsi="Arial" w:cs="Arial"/>
                      <w:color w:val="000000"/>
                      <w:sz w:val="16"/>
                      <w:szCs w:val="16"/>
                    </w:rPr>
                    <w:t xml:space="preserve">. </w:t>
                  </w:r>
                </w:p>
              </w:tc>
            </w:tr>
            <w:tr w:rsidR="003A1401" w:rsidRPr="00C417AC" w14:paraId="2D323A95" w14:textId="77777777" w:rsidTr="004D3835">
              <w:tc>
                <w:tcPr>
                  <w:tcW w:w="914" w:type="pct"/>
                  <w:tcBorders>
                    <w:top w:val="single" w:sz="4" w:space="0" w:color="auto"/>
                    <w:bottom w:val="single" w:sz="4" w:space="0" w:color="auto"/>
                  </w:tcBorders>
                  <w:tcPrChange w:id="1241" w:author="Author">
                    <w:tcPr>
                      <w:tcW w:w="761" w:type="pct"/>
                      <w:tcBorders>
                        <w:top w:val="single" w:sz="4" w:space="0" w:color="auto"/>
                        <w:bottom w:val="single" w:sz="4" w:space="0" w:color="auto"/>
                      </w:tcBorders>
                    </w:tcPr>
                  </w:tcPrChange>
                </w:tcPr>
                <w:p w14:paraId="54E80B2B" w14:textId="77777777" w:rsidR="003A1401" w:rsidRPr="004D3835" w:rsidRDefault="003A1401" w:rsidP="00084C59">
                  <w:pPr>
                    <w:widowControl w:val="0"/>
                    <w:autoSpaceDE w:val="0"/>
                    <w:autoSpaceDN w:val="0"/>
                    <w:adjustRightInd w:val="0"/>
                    <w:spacing w:before="60" w:after="60" w:line="240" w:lineRule="auto"/>
                    <w:rPr>
                      <w:rFonts w:ascii="Arial" w:hAnsi="Arial"/>
                      <w:b/>
                      <w:color w:val="000000"/>
                      <w:sz w:val="16"/>
                      <w:rPrChange w:id="1242" w:author="Author">
                        <w:rPr>
                          <w:rFonts w:ascii="Arial" w:hAnsi="Arial"/>
                          <w:color w:val="000000"/>
                          <w:sz w:val="16"/>
                        </w:rPr>
                      </w:rPrChange>
                    </w:rPr>
                  </w:pPr>
                  <w:r w:rsidRPr="004D3835">
                    <w:rPr>
                      <w:rFonts w:ascii="Arial" w:hAnsi="Arial"/>
                      <w:b/>
                      <w:color w:val="000000"/>
                      <w:sz w:val="16"/>
                      <w:rPrChange w:id="1243" w:author="Author">
                        <w:rPr>
                          <w:rFonts w:ascii="Arial" w:hAnsi="Arial"/>
                          <w:color w:val="000000"/>
                          <w:sz w:val="16"/>
                        </w:rPr>
                      </w:rPrChange>
                    </w:rPr>
                    <w:t>tilestyle</w:t>
                  </w:r>
                  <w:r w:rsidR="00343C05" w:rsidRPr="004D3835">
                    <w:rPr>
                      <w:rFonts w:ascii="Arial" w:hAnsi="Arial"/>
                      <w:b/>
                      <w:color w:val="000000"/>
                      <w:sz w:val="16"/>
                      <w:rPrChange w:id="1244" w:author="Author">
                        <w:rPr>
                          <w:rFonts w:ascii="Arial" w:hAnsi="Arial"/>
                          <w:color w:val="000000"/>
                          <w:sz w:val="16"/>
                        </w:rPr>
                      </w:rPrChange>
                    </w:rPr>
                    <w:t>v</w:t>
                  </w:r>
                </w:p>
              </w:tc>
              <w:tc>
                <w:tcPr>
                  <w:tcW w:w="1113" w:type="pct"/>
                  <w:tcBorders>
                    <w:top w:val="single" w:sz="4" w:space="0" w:color="auto"/>
                    <w:bottom w:val="single" w:sz="4" w:space="0" w:color="auto"/>
                  </w:tcBorders>
                  <w:tcPrChange w:id="1245" w:author="Author">
                    <w:tcPr>
                      <w:tcW w:w="1143" w:type="pct"/>
                      <w:gridSpan w:val="2"/>
                      <w:tcBorders>
                        <w:top w:val="single" w:sz="4" w:space="0" w:color="auto"/>
                        <w:bottom w:val="single" w:sz="4" w:space="0" w:color="auto"/>
                      </w:tcBorders>
                    </w:tcPr>
                  </w:tcPrChange>
                </w:tcPr>
                <w:p w14:paraId="650160C9" w14:textId="77777777" w:rsidR="003A1401" w:rsidRPr="008508DC" w:rsidRDefault="003A1401" w:rsidP="00084C59">
                  <w:pPr>
                    <w:widowControl w:val="0"/>
                    <w:autoSpaceDE w:val="0"/>
                    <w:autoSpaceDN w:val="0"/>
                    <w:adjustRightInd w:val="0"/>
                    <w:spacing w:before="60" w:after="60" w:line="240" w:lineRule="auto"/>
                    <w:rPr>
                      <w:rFonts w:ascii="Arial" w:hAnsi="Arial" w:cs="Arial"/>
                      <w:b/>
                      <w:bCs/>
                      <w:color w:val="000000"/>
                      <w:sz w:val="16"/>
                      <w:szCs w:val="16"/>
                    </w:rPr>
                  </w:pPr>
                  <w:r w:rsidRPr="008508DC">
                    <w:rPr>
                      <w:rFonts w:ascii="Arial" w:hAnsi="Arial" w:cs="Arial"/>
                      <w:b/>
                      <w:bCs/>
                      <w:color w:val="000000"/>
                      <w:sz w:val="16"/>
                      <w:szCs w:val="16"/>
                    </w:rPr>
                    <w:t>ST_TileStyle</w:t>
                  </w:r>
                </w:p>
              </w:tc>
              <w:tc>
                <w:tcPr>
                  <w:tcW w:w="521" w:type="pct"/>
                  <w:tcBorders>
                    <w:top w:val="single" w:sz="4" w:space="0" w:color="auto"/>
                    <w:bottom w:val="single" w:sz="4" w:space="0" w:color="auto"/>
                  </w:tcBorders>
                  <w:tcPrChange w:id="1246" w:author="Author">
                    <w:tcPr>
                      <w:tcW w:w="552" w:type="pct"/>
                      <w:gridSpan w:val="2"/>
                      <w:tcBorders>
                        <w:top w:val="single" w:sz="4" w:space="0" w:color="auto"/>
                        <w:bottom w:val="single" w:sz="4" w:space="0" w:color="auto"/>
                      </w:tcBorders>
                    </w:tcPr>
                  </w:tcPrChange>
                </w:tcPr>
                <w:p w14:paraId="00EAFC01" w14:textId="77777777" w:rsidR="003A1401" w:rsidRPr="00C417AC" w:rsidRDefault="003A1401" w:rsidP="00084C59">
                  <w:pPr>
                    <w:widowControl w:val="0"/>
                    <w:autoSpaceDE w:val="0"/>
                    <w:autoSpaceDN w:val="0"/>
                    <w:adjustRightInd w:val="0"/>
                    <w:spacing w:before="60" w:after="60" w:line="240" w:lineRule="auto"/>
                    <w:rPr>
                      <w:rFonts w:ascii="Arial" w:hAnsi="Arial" w:cs="Arial"/>
                      <w:color w:val="000000"/>
                      <w:sz w:val="16"/>
                      <w:szCs w:val="16"/>
                    </w:rPr>
                  </w:pPr>
                </w:p>
              </w:tc>
              <w:tc>
                <w:tcPr>
                  <w:tcW w:w="448" w:type="pct"/>
                  <w:tcBorders>
                    <w:top w:val="single" w:sz="4" w:space="0" w:color="auto"/>
                    <w:bottom w:val="single" w:sz="4" w:space="0" w:color="auto"/>
                  </w:tcBorders>
                  <w:tcPrChange w:id="1247" w:author="Author">
                    <w:tcPr>
                      <w:tcW w:w="479" w:type="pct"/>
                      <w:gridSpan w:val="2"/>
                      <w:tcBorders>
                        <w:top w:val="single" w:sz="4" w:space="0" w:color="auto"/>
                        <w:bottom w:val="single" w:sz="4" w:space="0" w:color="auto"/>
                      </w:tcBorders>
                    </w:tcPr>
                  </w:tcPrChange>
                </w:tcPr>
                <w:p w14:paraId="51D264F0" w14:textId="7FAF9185" w:rsidR="003A1401" w:rsidRPr="00C417AC" w:rsidRDefault="007D2E19" w:rsidP="00084C5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wrap</w:t>
                  </w:r>
                </w:p>
              </w:tc>
              <w:tc>
                <w:tcPr>
                  <w:tcW w:w="392" w:type="pct"/>
                  <w:tcBorders>
                    <w:top w:val="single" w:sz="4" w:space="0" w:color="auto"/>
                    <w:bottom w:val="single" w:sz="4" w:space="0" w:color="auto"/>
                  </w:tcBorders>
                  <w:tcPrChange w:id="1248" w:author="Author">
                    <w:tcPr>
                      <w:tcW w:w="423" w:type="pct"/>
                      <w:gridSpan w:val="2"/>
                      <w:tcBorders>
                        <w:top w:val="single" w:sz="4" w:space="0" w:color="auto"/>
                        <w:bottom w:val="single" w:sz="4" w:space="0" w:color="auto"/>
                      </w:tcBorders>
                    </w:tcPr>
                  </w:tcPrChange>
                </w:tcPr>
                <w:p w14:paraId="0F773C55" w14:textId="77777777" w:rsidR="003A1401" w:rsidRPr="00C417AC" w:rsidRDefault="003A1401" w:rsidP="00084C59">
                  <w:pPr>
                    <w:widowControl w:val="0"/>
                    <w:autoSpaceDE w:val="0"/>
                    <w:autoSpaceDN w:val="0"/>
                    <w:adjustRightInd w:val="0"/>
                    <w:spacing w:before="60" w:after="60" w:line="240" w:lineRule="auto"/>
                    <w:rPr>
                      <w:rFonts w:ascii="Arial" w:hAnsi="Arial" w:cs="Arial"/>
                      <w:color w:val="000000"/>
                      <w:sz w:val="16"/>
                      <w:szCs w:val="16"/>
                    </w:rPr>
                  </w:pPr>
                </w:p>
              </w:tc>
              <w:tc>
                <w:tcPr>
                  <w:tcW w:w="1612" w:type="pct"/>
                  <w:tcBorders>
                    <w:top w:val="single" w:sz="4" w:space="0" w:color="auto"/>
                    <w:bottom w:val="single" w:sz="4" w:space="0" w:color="auto"/>
                  </w:tcBorders>
                  <w:tcPrChange w:id="1249" w:author="Author">
                    <w:tcPr>
                      <w:tcW w:w="1642" w:type="pct"/>
                      <w:gridSpan w:val="2"/>
                      <w:tcBorders>
                        <w:top w:val="single" w:sz="4" w:space="0" w:color="auto"/>
                        <w:bottom w:val="single" w:sz="4" w:space="0" w:color="auto"/>
                      </w:tcBorders>
                    </w:tcPr>
                  </w:tcPrChange>
                </w:tcPr>
                <w:p w14:paraId="6C525275" w14:textId="46E3429E" w:rsidR="003A1401" w:rsidRDefault="003A1401">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Specifies how tiling should occur in the </w:t>
                  </w:r>
                  <w:r w:rsidR="00343C05">
                    <w:rPr>
                      <w:rFonts w:ascii="Arial" w:hAnsi="Arial" w:cs="Arial"/>
                      <w:color w:val="000000"/>
                      <w:sz w:val="16"/>
                      <w:szCs w:val="16"/>
                    </w:rPr>
                    <w:t>v</w:t>
                  </w:r>
                  <w:r>
                    <w:rPr>
                      <w:rFonts w:ascii="Arial" w:hAnsi="Arial" w:cs="Arial"/>
                      <w:color w:val="000000"/>
                      <w:sz w:val="16"/>
                      <w:szCs w:val="16"/>
                    </w:rPr>
                    <w:t xml:space="preserve"> axis in order to fill the overall reque</w:t>
                  </w:r>
                  <w:r w:rsidR="0081151B">
                    <w:rPr>
                      <w:rFonts w:ascii="Arial" w:hAnsi="Arial" w:cs="Arial"/>
                      <w:color w:val="000000"/>
                      <w:sz w:val="16"/>
                      <w:szCs w:val="16"/>
                    </w:rPr>
                    <w:t xml:space="preserve">sted area. Valid values are </w:t>
                  </w:r>
                  <w:r w:rsidR="007D2E19">
                    <w:rPr>
                      <w:rFonts w:ascii="Arial" w:hAnsi="Arial" w:cs="Arial"/>
                      <w:color w:val="000000"/>
                      <w:sz w:val="16"/>
                      <w:szCs w:val="16"/>
                    </w:rPr>
                    <w:t>wrap, mirror, clamp</w:t>
                  </w:r>
                  <w:ins w:id="1250" w:author="Author">
                    <w:r w:rsidR="003652CA">
                      <w:rPr>
                        <w:rFonts w:ascii="Arial" w:hAnsi="Arial" w:cs="Arial"/>
                        <w:color w:val="000000"/>
                        <w:sz w:val="16"/>
                        <w:szCs w:val="16"/>
                      </w:rPr>
                      <w:t>, none</w:t>
                    </w:r>
                  </w:ins>
                  <w:r>
                    <w:rPr>
                      <w:rFonts w:ascii="Arial" w:hAnsi="Arial" w:cs="Arial"/>
                      <w:color w:val="000000"/>
                      <w:sz w:val="16"/>
                      <w:szCs w:val="16"/>
                    </w:rPr>
                    <w:t xml:space="preserve">. </w:t>
                  </w:r>
                </w:p>
              </w:tc>
            </w:tr>
            <w:tr w:rsidR="003A1401" w:rsidRPr="00C417AC" w14:paraId="2C2B767F" w14:textId="77777777" w:rsidTr="004D3835">
              <w:tc>
                <w:tcPr>
                  <w:tcW w:w="914" w:type="pct"/>
                  <w:tcBorders>
                    <w:top w:val="single" w:sz="4" w:space="0" w:color="auto"/>
                    <w:bottom w:val="single" w:sz="4" w:space="0" w:color="auto"/>
                  </w:tcBorders>
                  <w:tcPrChange w:id="1251" w:author="Author">
                    <w:tcPr>
                      <w:tcW w:w="761" w:type="pct"/>
                      <w:tcBorders>
                        <w:top w:val="single" w:sz="4" w:space="0" w:color="auto"/>
                      </w:tcBorders>
                    </w:tcPr>
                  </w:tcPrChange>
                </w:tcPr>
                <w:p w14:paraId="7AFE2524" w14:textId="1AF1329F" w:rsidR="003A1401" w:rsidRPr="004D3835" w:rsidRDefault="00291E07" w:rsidP="003A1401">
                  <w:pPr>
                    <w:widowControl w:val="0"/>
                    <w:autoSpaceDE w:val="0"/>
                    <w:autoSpaceDN w:val="0"/>
                    <w:adjustRightInd w:val="0"/>
                    <w:spacing w:before="60" w:after="60" w:line="240" w:lineRule="auto"/>
                    <w:rPr>
                      <w:rFonts w:ascii="Arial" w:hAnsi="Arial"/>
                      <w:b/>
                      <w:color w:val="000000"/>
                      <w:sz w:val="16"/>
                      <w:rPrChange w:id="1252" w:author="Author">
                        <w:rPr>
                          <w:rFonts w:ascii="Arial" w:hAnsi="Arial"/>
                          <w:color w:val="000000"/>
                          <w:sz w:val="16"/>
                        </w:rPr>
                      </w:rPrChange>
                    </w:rPr>
                  </w:pPr>
                  <w:r w:rsidRPr="004D3835">
                    <w:rPr>
                      <w:rFonts w:ascii="Arial" w:hAnsi="Arial"/>
                      <w:b/>
                      <w:color w:val="000000"/>
                      <w:sz w:val="16"/>
                      <w:rPrChange w:id="1253" w:author="Author">
                        <w:rPr>
                          <w:rFonts w:ascii="Arial" w:hAnsi="Arial"/>
                          <w:color w:val="000000"/>
                          <w:sz w:val="16"/>
                        </w:rPr>
                      </w:rPrChange>
                    </w:rPr>
                    <w:t>filter</w:t>
                  </w:r>
                </w:p>
              </w:tc>
              <w:tc>
                <w:tcPr>
                  <w:tcW w:w="1113" w:type="pct"/>
                  <w:tcBorders>
                    <w:top w:val="single" w:sz="4" w:space="0" w:color="auto"/>
                    <w:bottom w:val="single" w:sz="4" w:space="0" w:color="auto"/>
                  </w:tcBorders>
                  <w:tcPrChange w:id="1254" w:author="Author">
                    <w:tcPr>
                      <w:tcW w:w="1143" w:type="pct"/>
                      <w:gridSpan w:val="2"/>
                      <w:tcBorders>
                        <w:top w:val="single" w:sz="4" w:space="0" w:color="auto"/>
                      </w:tcBorders>
                    </w:tcPr>
                  </w:tcPrChange>
                </w:tcPr>
                <w:p w14:paraId="02E3CD11" w14:textId="7B47F2EB" w:rsidR="003A1401" w:rsidRPr="008508DC" w:rsidRDefault="00810FE6" w:rsidP="00084C59">
                  <w:pPr>
                    <w:widowControl w:val="0"/>
                    <w:autoSpaceDE w:val="0"/>
                    <w:autoSpaceDN w:val="0"/>
                    <w:adjustRightInd w:val="0"/>
                    <w:spacing w:before="60" w:after="60" w:line="240" w:lineRule="auto"/>
                    <w:rPr>
                      <w:rFonts w:ascii="Arial" w:hAnsi="Arial" w:cs="Arial"/>
                      <w:b/>
                      <w:bCs/>
                      <w:color w:val="000000"/>
                      <w:sz w:val="16"/>
                      <w:szCs w:val="16"/>
                    </w:rPr>
                  </w:pPr>
                  <w:r w:rsidRPr="008508DC">
                    <w:rPr>
                      <w:rFonts w:ascii="Arial" w:hAnsi="Arial" w:cs="Arial"/>
                      <w:b/>
                      <w:bCs/>
                      <w:color w:val="000000"/>
                      <w:sz w:val="16"/>
                      <w:szCs w:val="16"/>
                    </w:rPr>
                    <w:t>ST_Filter</w:t>
                  </w:r>
                </w:p>
              </w:tc>
              <w:tc>
                <w:tcPr>
                  <w:tcW w:w="521" w:type="pct"/>
                  <w:tcBorders>
                    <w:top w:val="single" w:sz="4" w:space="0" w:color="auto"/>
                    <w:bottom w:val="single" w:sz="4" w:space="0" w:color="auto"/>
                  </w:tcBorders>
                  <w:tcPrChange w:id="1255" w:author="Author">
                    <w:tcPr>
                      <w:tcW w:w="552" w:type="pct"/>
                      <w:gridSpan w:val="2"/>
                      <w:tcBorders>
                        <w:top w:val="single" w:sz="4" w:space="0" w:color="auto"/>
                      </w:tcBorders>
                    </w:tcPr>
                  </w:tcPrChange>
                </w:tcPr>
                <w:p w14:paraId="783EC9BB" w14:textId="77777777" w:rsidR="003A1401" w:rsidRPr="00C417AC" w:rsidRDefault="003A1401" w:rsidP="00084C59">
                  <w:pPr>
                    <w:widowControl w:val="0"/>
                    <w:autoSpaceDE w:val="0"/>
                    <w:autoSpaceDN w:val="0"/>
                    <w:adjustRightInd w:val="0"/>
                    <w:spacing w:before="60" w:after="60" w:line="240" w:lineRule="auto"/>
                    <w:rPr>
                      <w:rFonts w:ascii="Arial" w:hAnsi="Arial" w:cs="Arial"/>
                      <w:color w:val="000000"/>
                      <w:sz w:val="16"/>
                      <w:szCs w:val="16"/>
                    </w:rPr>
                  </w:pPr>
                </w:p>
              </w:tc>
              <w:tc>
                <w:tcPr>
                  <w:tcW w:w="448" w:type="pct"/>
                  <w:tcBorders>
                    <w:top w:val="single" w:sz="4" w:space="0" w:color="auto"/>
                    <w:bottom w:val="single" w:sz="4" w:space="0" w:color="auto"/>
                  </w:tcBorders>
                  <w:tcPrChange w:id="1256" w:author="Author">
                    <w:tcPr>
                      <w:tcW w:w="479" w:type="pct"/>
                      <w:gridSpan w:val="2"/>
                      <w:tcBorders>
                        <w:top w:val="single" w:sz="4" w:space="0" w:color="auto"/>
                      </w:tcBorders>
                    </w:tcPr>
                  </w:tcPrChange>
                </w:tcPr>
                <w:p w14:paraId="1BCE12DC" w14:textId="6092B677" w:rsidR="003A1401" w:rsidRPr="00C417AC" w:rsidRDefault="00810FE6" w:rsidP="00084C5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auto</w:t>
                  </w:r>
                </w:p>
              </w:tc>
              <w:tc>
                <w:tcPr>
                  <w:tcW w:w="392" w:type="pct"/>
                  <w:tcBorders>
                    <w:top w:val="single" w:sz="4" w:space="0" w:color="auto"/>
                    <w:bottom w:val="single" w:sz="4" w:space="0" w:color="auto"/>
                  </w:tcBorders>
                  <w:tcPrChange w:id="1257" w:author="Author">
                    <w:tcPr>
                      <w:tcW w:w="423" w:type="pct"/>
                      <w:gridSpan w:val="2"/>
                      <w:tcBorders>
                        <w:top w:val="single" w:sz="4" w:space="0" w:color="auto"/>
                      </w:tcBorders>
                    </w:tcPr>
                  </w:tcPrChange>
                </w:tcPr>
                <w:p w14:paraId="4BB63925" w14:textId="77777777" w:rsidR="003A1401" w:rsidRPr="00C417AC" w:rsidRDefault="003A1401" w:rsidP="00084C59">
                  <w:pPr>
                    <w:widowControl w:val="0"/>
                    <w:autoSpaceDE w:val="0"/>
                    <w:autoSpaceDN w:val="0"/>
                    <w:adjustRightInd w:val="0"/>
                    <w:spacing w:before="60" w:after="60" w:line="240" w:lineRule="auto"/>
                    <w:rPr>
                      <w:rFonts w:ascii="Arial" w:hAnsi="Arial" w:cs="Arial"/>
                      <w:color w:val="000000"/>
                      <w:sz w:val="16"/>
                      <w:szCs w:val="16"/>
                    </w:rPr>
                  </w:pPr>
                </w:p>
              </w:tc>
              <w:tc>
                <w:tcPr>
                  <w:tcW w:w="1612" w:type="pct"/>
                  <w:tcBorders>
                    <w:top w:val="single" w:sz="4" w:space="0" w:color="auto"/>
                    <w:bottom w:val="single" w:sz="4" w:space="0" w:color="auto"/>
                  </w:tcBorders>
                  <w:tcPrChange w:id="1258" w:author="Author">
                    <w:tcPr>
                      <w:tcW w:w="1642" w:type="pct"/>
                      <w:gridSpan w:val="2"/>
                      <w:tcBorders>
                        <w:top w:val="single" w:sz="4" w:space="0" w:color="auto"/>
                      </w:tcBorders>
                    </w:tcPr>
                  </w:tcPrChange>
                </w:tcPr>
                <w:p w14:paraId="28BB1543" w14:textId="322FCEC3" w:rsidR="003A1401" w:rsidRDefault="00810FE6" w:rsidP="003A1401">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Specifies the texture filter to apply when scaling the source texture.  Allowed values are “auto”, “linear”, “nearest”</w:t>
                  </w:r>
                </w:p>
              </w:tc>
            </w:tr>
            <w:tr w:rsidR="00543B5A" w:rsidRPr="00C417AC" w14:paraId="7442CE59" w14:textId="77777777" w:rsidTr="0070428A">
              <w:trPr>
                <w:ins w:id="1259" w:author="Author"/>
              </w:trPr>
              <w:tc>
                <w:tcPr>
                  <w:tcW w:w="914" w:type="pct"/>
                  <w:tcBorders>
                    <w:top w:val="single" w:sz="4" w:space="0" w:color="auto"/>
                  </w:tcBorders>
                </w:tcPr>
                <w:p w14:paraId="504289DF" w14:textId="6D5AF184" w:rsidR="00543B5A" w:rsidRDefault="00543B5A" w:rsidP="003A1401">
                  <w:pPr>
                    <w:widowControl w:val="0"/>
                    <w:autoSpaceDE w:val="0"/>
                    <w:autoSpaceDN w:val="0"/>
                    <w:adjustRightInd w:val="0"/>
                    <w:spacing w:before="60" w:after="60" w:line="240" w:lineRule="auto"/>
                    <w:rPr>
                      <w:ins w:id="1260" w:author="Author"/>
                      <w:rFonts w:ascii="Arial" w:hAnsi="Arial" w:cs="Arial"/>
                      <w:color w:val="000000"/>
                      <w:sz w:val="16"/>
                      <w:szCs w:val="16"/>
                    </w:rPr>
                  </w:pPr>
                  <w:ins w:id="1261" w:author="Author">
                    <w:r>
                      <w:rPr>
                        <w:rFonts w:ascii="Arial" w:hAnsi="Arial" w:cs="Arial"/>
                        <w:color w:val="000000"/>
                        <w:sz w:val="16"/>
                        <w:szCs w:val="16"/>
                      </w:rPr>
                      <w:t>@anyAttribute</w:t>
                    </w:r>
                  </w:ins>
                </w:p>
              </w:tc>
              <w:tc>
                <w:tcPr>
                  <w:tcW w:w="1113" w:type="pct"/>
                  <w:tcBorders>
                    <w:top w:val="single" w:sz="4" w:space="0" w:color="auto"/>
                  </w:tcBorders>
                </w:tcPr>
                <w:p w14:paraId="23B014A4" w14:textId="77777777" w:rsidR="00543B5A" w:rsidRDefault="00543B5A" w:rsidP="00084C59">
                  <w:pPr>
                    <w:widowControl w:val="0"/>
                    <w:autoSpaceDE w:val="0"/>
                    <w:autoSpaceDN w:val="0"/>
                    <w:adjustRightInd w:val="0"/>
                    <w:spacing w:before="60" w:after="60" w:line="240" w:lineRule="auto"/>
                    <w:rPr>
                      <w:ins w:id="1262" w:author="Author"/>
                      <w:rFonts w:ascii="Arial" w:hAnsi="Arial" w:cs="Arial"/>
                      <w:b/>
                      <w:bCs/>
                      <w:color w:val="000000"/>
                      <w:sz w:val="16"/>
                      <w:szCs w:val="16"/>
                    </w:rPr>
                  </w:pPr>
                </w:p>
              </w:tc>
              <w:tc>
                <w:tcPr>
                  <w:tcW w:w="521" w:type="pct"/>
                  <w:tcBorders>
                    <w:top w:val="single" w:sz="4" w:space="0" w:color="auto"/>
                  </w:tcBorders>
                </w:tcPr>
                <w:p w14:paraId="3514AF3F" w14:textId="77777777" w:rsidR="00543B5A" w:rsidRPr="00C417AC" w:rsidRDefault="00543B5A" w:rsidP="00084C59">
                  <w:pPr>
                    <w:widowControl w:val="0"/>
                    <w:autoSpaceDE w:val="0"/>
                    <w:autoSpaceDN w:val="0"/>
                    <w:adjustRightInd w:val="0"/>
                    <w:spacing w:before="60" w:after="60" w:line="240" w:lineRule="auto"/>
                    <w:rPr>
                      <w:ins w:id="1263" w:author="Author"/>
                      <w:rFonts w:ascii="Arial" w:hAnsi="Arial" w:cs="Arial"/>
                      <w:color w:val="000000"/>
                      <w:sz w:val="16"/>
                      <w:szCs w:val="16"/>
                    </w:rPr>
                  </w:pPr>
                </w:p>
              </w:tc>
              <w:tc>
                <w:tcPr>
                  <w:tcW w:w="448" w:type="pct"/>
                  <w:tcBorders>
                    <w:top w:val="single" w:sz="4" w:space="0" w:color="auto"/>
                  </w:tcBorders>
                </w:tcPr>
                <w:p w14:paraId="7593CB4A" w14:textId="77777777" w:rsidR="00543B5A" w:rsidRDefault="00543B5A" w:rsidP="00084C59">
                  <w:pPr>
                    <w:widowControl w:val="0"/>
                    <w:autoSpaceDE w:val="0"/>
                    <w:autoSpaceDN w:val="0"/>
                    <w:adjustRightInd w:val="0"/>
                    <w:spacing w:before="60" w:after="60" w:line="240" w:lineRule="auto"/>
                    <w:rPr>
                      <w:ins w:id="1264" w:author="Author"/>
                      <w:rFonts w:ascii="Arial" w:hAnsi="Arial" w:cs="Arial"/>
                      <w:color w:val="000000"/>
                      <w:sz w:val="16"/>
                      <w:szCs w:val="16"/>
                    </w:rPr>
                  </w:pPr>
                </w:p>
              </w:tc>
              <w:tc>
                <w:tcPr>
                  <w:tcW w:w="392" w:type="pct"/>
                  <w:tcBorders>
                    <w:top w:val="single" w:sz="4" w:space="0" w:color="auto"/>
                  </w:tcBorders>
                </w:tcPr>
                <w:p w14:paraId="41EADA0E" w14:textId="77777777" w:rsidR="00543B5A" w:rsidRPr="00C417AC" w:rsidRDefault="00543B5A" w:rsidP="00084C59">
                  <w:pPr>
                    <w:widowControl w:val="0"/>
                    <w:autoSpaceDE w:val="0"/>
                    <w:autoSpaceDN w:val="0"/>
                    <w:adjustRightInd w:val="0"/>
                    <w:spacing w:before="60" w:after="60" w:line="240" w:lineRule="auto"/>
                    <w:rPr>
                      <w:ins w:id="1265" w:author="Author"/>
                      <w:rFonts w:ascii="Arial" w:hAnsi="Arial" w:cs="Arial"/>
                      <w:color w:val="000000"/>
                      <w:sz w:val="16"/>
                      <w:szCs w:val="16"/>
                    </w:rPr>
                  </w:pPr>
                </w:p>
              </w:tc>
              <w:tc>
                <w:tcPr>
                  <w:tcW w:w="1612" w:type="pct"/>
                  <w:tcBorders>
                    <w:top w:val="single" w:sz="4" w:space="0" w:color="auto"/>
                  </w:tcBorders>
                </w:tcPr>
                <w:p w14:paraId="69BC34CF" w14:textId="77777777" w:rsidR="00543B5A" w:rsidRDefault="00543B5A" w:rsidP="003A1401">
                  <w:pPr>
                    <w:widowControl w:val="0"/>
                    <w:autoSpaceDE w:val="0"/>
                    <w:autoSpaceDN w:val="0"/>
                    <w:adjustRightInd w:val="0"/>
                    <w:spacing w:before="60" w:after="60" w:line="240" w:lineRule="auto"/>
                    <w:rPr>
                      <w:ins w:id="1266" w:author="Author"/>
                      <w:rFonts w:ascii="Arial" w:hAnsi="Arial" w:cs="Arial"/>
                      <w:color w:val="000000"/>
                      <w:sz w:val="16"/>
                      <w:szCs w:val="16"/>
                    </w:rPr>
                  </w:pPr>
                </w:p>
              </w:tc>
            </w:tr>
          </w:tbl>
          <w:p w14:paraId="1A6DA0BC" w14:textId="77777777"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r>
    </w:tbl>
    <w:bookmarkEnd w:id="1180"/>
    <w:p w14:paraId="7721002E" w14:textId="0ADC7A51" w:rsidR="00612CFD" w:rsidRDefault="003A1401" w:rsidP="00EC5B54">
      <w:pPr>
        <w:spacing w:before="120"/>
      </w:pPr>
      <w:r>
        <w:lastRenderedPageBreak/>
        <w:t xml:space="preserve">A </w:t>
      </w:r>
      <w:r w:rsidR="00FD23B2">
        <w:rPr>
          <w:rStyle w:val="Glossary"/>
        </w:rPr>
        <w:t>2D t</w:t>
      </w:r>
      <w:r w:rsidRPr="00BC3F6A">
        <w:rPr>
          <w:rStyle w:val="Glossary"/>
        </w:rPr>
        <w:t>exture resource</w:t>
      </w:r>
      <w:r>
        <w:t xml:space="preserve"> provides </w:t>
      </w:r>
      <w:r w:rsidR="00393A20">
        <w:t>information</w:t>
      </w:r>
      <w:r>
        <w:t xml:space="preserve"> about </w:t>
      </w:r>
      <w:r w:rsidRPr="00BC3F6A">
        <w:rPr>
          <w:rStyle w:val="Glossary"/>
        </w:rPr>
        <w:t>texture</w:t>
      </w:r>
      <w:r>
        <w:t xml:space="preserve"> image data, found via </w:t>
      </w:r>
      <w:r w:rsidR="005C3948">
        <w:t xml:space="preserve">the provided path reference, which MUST also be the target of a </w:t>
      </w:r>
      <w:r w:rsidR="00FD23B2">
        <w:t>3</w:t>
      </w:r>
      <w:r w:rsidR="00397812">
        <w:t>D Texture</w:t>
      </w:r>
      <w:r w:rsidR="005C3948">
        <w:t xml:space="preserve"> relationship</w:t>
      </w:r>
      <w:r>
        <w:t xml:space="preserve"> from the 3D Model part. </w:t>
      </w:r>
      <w:del w:id="1267" w:author="Author">
        <w:r w:rsidR="00427D42">
          <w:delText xml:space="preserve">The </w:delText>
        </w:r>
        <w:r w:rsidR="00464638">
          <w:delText>box</w:delText>
        </w:r>
        <w:r w:rsidR="00427D42">
          <w:delText xml:space="preserve"> attribute</w:delText>
        </w:r>
        <w:r>
          <w:delText xml:space="preserve"> allows specifying a sub-portion of the image </w:delText>
        </w:r>
        <w:r w:rsidR="00427D42">
          <w:delText>as</w:delText>
        </w:r>
        <w:r>
          <w:delText xml:space="preserve"> a texture swatch that can be </w:delText>
        </w:r>
        <w:r w:rsidR="00FD23B2">
          <w:delText>tiled as necessary.</w:delText>
        </w:r>
        <w:r w:rsidR="00427D42">
          <w:delText xml:space="preserve"> </w:delText>
        </w:r>
        <w:r w:rsidR="004A0CF4">
          <w:delText>The four numbers specifying the box are horizontal offset, vertical offset, width and height, all in</w:delText>
        </w:r>
        <w:r w:rsidR="00427D42">
          <w:delText xml:space="preserve"> image-relative</w:delText>
        </w:r>
        <w:r w:rsidR="004A0CF4">
          <w:delText xml:space="preserve"> measurements</w:delText>
        </w:r>
        <w:r w:rsidR="00464638">
          <w:delText xml:space="preserve">, so 0,0 is the </w:delText>
        </w:r>
        <w:r w:rsidR="00833561">
          <w:delText>lower</w:delText>
        </w:r>
        <w:r w:rsidR="00464638">
          <w:delText xml:space="preserve">-left corner of the image and 1,1 is the </w:delText>
        </w:r>
        <w:r w:rsidR="00613033">
          <w:delText>upper</w:delText>
        </w:r>
        <w:r w:rsidR="00464638">
          <w:delText>-right corner.</w:delText>
        </w:r>
        <w:r w:rsidR="004A0CF4">
          <w:delText xml:space="preserve"> Texture 2D Coordinates are specified relative to the bounding box, so 0,0 is the </w:delText>
        </w:r>
        <w:r w:rsidR="00833561">
          <w:delText>lower</w:delText>
        </w:r>
        <w:r w:rsidR="004A0CF4">
          <w:delText xml:space="preserve">-left corner of the box and 1,1 is the </w:delText>
        </w:r>
        <w:r w:rsidR="00613033">
          <w:delText>upper</w:delText>
        </w:r>
        <w:r w:rsidR="004A0CF4">
          <w:delText>-right corner of the box.</w:delText>
        </w:r>
        <w:r w:rsidR="00464638">
          <w:delText xml:space="preserve"> If the bounding box exceeds the image (beyond the zero to one range), area outside of the image is assigned the default material color specified at the object level.</w:delText>
        </w:r>
      </w:del>
    </w:p>
    <w:p w14:paraId="57C2AF29" w14:textId="1F5E138E" w:rsidR="00612CFD" w:rsidRDefault="00612CFD" w:rsidP="00612CFD">
      <w:pPr>
        <w:jc w:val="both"/>
        <w:rPr>
          <w:ins w:id="1268" w:author="Author"/>
        </w:rPr>
      </w:pPr>
      <w:ins w:id="1269" w:author="Author">
        <w:r>
          <w:t>The following table shows the logical interpretation of possible input pixel layouts. The meaning of symbols is as follows: R – red, G – green, B – blue, A – alpha, Y – grayscale.</w:t>
        </w:r>
      </w:ins>
    </w:p>
    <w:p w14:paraId="62C6A909" w14:textId="507608FA" w:rsidR="00612CFD" w:rsidRDefault="00612CFD" w:rsidP="00612CFD">
      <w:pPr>
        <w:jc w:val="both"/>
        <w:rPr>
          <w:ins w:id="1270" w:author="Author"/>
        </w:rPr>
      </w:pPr>
      <w:ins w:id="1271" w:author="Author">
        <w:r>
          <w:t xml:space="preserve">For example, if the specification says that a certain value is sampled from the texture’s R </w:t>
        </w:r>
        <w:r w:rsidR="00886CAD">
          <w:t>channel,</w:t>
        </w:r>
        <w:r>
          <w:t xml:space="preserve"> but the referenced texture is only monochromatic</w:t>
        </w:r>
        <w:r w:rsidR="00886CAD">
          <w:t xml:space="preserve"> then </w:t>
        </w:r>
        <w:r>
          <w:t xml:space="preserve">grayscale channel is interpreted as </w:t>
        </w:r>
        <w:r w:rsidR="00886CAD">
          <w:t xml:space="preserve">the </w:t>
        </w:r>
        <w:r>
          <w:t>R color channel. Similarly, color values sampled from a monochromatic texture are interpreted as if all R, G, B color channels shared the same grayscale value.</w:t>
        </w:r>
      </w:ins>
    </w:p>
    <w:tbl>
      <w:tblPr>
        <w:tblStyle w:val="TableGrid"/>
        <w:tblW w:w="0" w:type="auto"/>
        <w:tblLook w:val="04A0" w:firstRow="1" w:lastRow="0" w:firstColumn="1" w:lastColumn="0" w:noHBand="0" w:noVBand="1"/>
      </w:tblPr>
      <w:tblGrid>
        <w:gridCol w:w="1870"/>
        <w:gridCol w:w="1870"/>
        <w:gridCol w:w="1870"/>
        <w:gridCol w:w="1870"/>
        <w:gridCol w:w="1870"/>
      </w:tblGrid>
      <w:tr w:rsidR="00612CFD" w14:paraId="55926355" w14:textId="77777777" w:rsidTr="00612CFD">
        <w:trPr>
          <w:ins w:id="1272" w:author="Author"/>
        </w:trPr>
        <w:tc>
          <w:tcPr>
            <w:tcW w:w="1870" w:type="dxa"/>
          </w:tcPr>
          <w:p w14:paraId="7A4FA2BF" w14:textId="77777777" w:rsidR="00612CFD" w:rsidRPr="004568CF" w:rsidRDefault="00612CFD" w:rsidP="00612CFD">
            <w:pPr>
              <w:rPr>
                <w:ins w:id="1273" w:author="Author"/>
                <w:b/>
              </w:rPr>
            </w:pPr>
            <w:ins w:id="1274" w:author="Author">
              <w:r w:rsidRPr="004568CF">
                <w:rPr>
                  <w:b/>
                </w:rPr>
                <w:t>Input pixel layout</w:t>
              </w:r>
            </w:ins>
          </w:p>
        </w:tc>
        <w:tc>
          <w:tcPr>
            <w:tcW w:w="7480" w:type="dxa"/>
            <w:gridSpan w:val="4"/>
          </w:tcPr>
          <w:p w14:paraId="5C23697A" w14:textId="77777777" w:rsidR="00612CFD" w:rsidRPr="004568CF" w:rsidRDefault="00612CFD" w:rsidP="00612CFD">
            <w:pPr>
              <w:jc w:val="center"/>
              <w:rPr>
                <w:ins w:id="1275" w:author="Author"/>
                <w:b/>
              </w:rPr>
            </w:pPr>
            <w:ins w:id="1276" w:author="Author">
              <w:r>
                <w:rPr>
                  <w:b/>
                </w:rPr>
                <w:t>Logical i</w:t>
              </w:r>
              <w:r w:rsidRPr="004568CF">
                <w:rPr>
                  <w:b/>
                </w:rPr>
                <w:t>nterpretation as a RGBA value</w:t>
              </w:r>
            </w:ins>
          </w:p>
        </w:tc>
      </w:tr>
      <w:tr w:rsidR="00612CFD" w14:paraId="4F00D587" w14:textId="77777777" w:rsidTr="00612CFD">
        <w:trPr>
          <w:ins w:id="1277" w:author="Author"/>
        </w:trPr>
        <w:tc>
          <w:tcPr>
            <w:tcW w:w="1870" w:type="dxa"/>
          </w:tcPr>
          <w:p w14:paraId="6BF990F0" w14:textId="77777777" w:rsidR="00612CFD" w:rsidRDefault="00612CFD" w:rsidP="00612CFD">
            <w:pPr>
              <w:jc w:val="center"/>
              <w:rPr>
                <w:ins w:id="1278" w:author="Author"/>
              </w:rPr>
            </w:pPr>
            <w:ins w:id="1279" w:author="Author">
              <w:r>
                <w:t>RGBA*</w:t>
              </w:r>
            </w:ins>
          </w:p>
        </w:tc>
        <w:tc>
          <w:tcPr>
            <w:tcW w:w="1870" w:type="dxa"/>
          </w:tcPr>
          <w:p w14:paraId="603A37F4" w14:textId="77777777" w:rsidR="00612CFD" w:rsidRDefault="00612CFD" w:rsidP="00612CFD">
            <w:pPr>
              <w:jc w:val="center"/>
              <w:rPr>
                <w:ins w:id="1280" w:author="Author"/>
              </w:rPr>
            </w:pPr>
            <w:ins w:id="1281" w:author="Author">
              <w:r>
                <w:t>R</w:t>
              </w:r>
            </w:ins>
          </w:p>
        </w:tc>
        <w:tc>
          <w:tcPr>
            <w:tcW w:w="1870" w:type="dxa"/>
          </w:tcPr>
          <w:p w14:paraId="348173B8" w14:textId="77777777" w:rsidR="00612CFD" w:rsidRDefault="00612CFD" w:rsidP="00612CFD">
            <w:pPr>
              <w:jc w:val="center"/>
              <w:rPr>
                <w:ins w:id="1282" w:author="Author"/>
              </w:rPr>
            </w:pPr>
            <w:ins w:id="1283" w:author="Author">
              <w:r>
                <w:t>G</w:t>
              </w:r>
            </w:ins>
          </w:p>
        </w:tc>
        <w:tc>
          <w:tcPr>
            <w:tcW w:w="1870" w:type="dxa"/>
          </w:tcPr>
          <w:p w14:paraId="654118C8" w14:textId="77777777" w:rsidR="00612CFD" w:rsidRDefault="00612CFD" w:rsidP="00612CFD">
            <w:pPr>
              <w:jc w:val="center"/>
              <w:rPr>
                <w:ins w:id="1284" w:author="Author"/>
              </w:rPr>
            </w:pPr>
            <w:ins w:id="1285" w:author="Author">
              <w:r>
                <w:t>B</w:t>
              </w:r>
            </w:ins>
          </w:p>
        </w:tc>
        <w:tc>
          <w:tcPr>
            <w:tcW w:w="1870" w:type="dxa"/>
          </w:tcPr>
          <w:p w14:paraId="0D60A0AD" w14:textId="77777777" w:rsidR="00612CFD" w:rsidRDefault="00612CFD" w:rsidP="00612CFD">
            <w:pPr>
              <w:jc w:val="center"/>
              <w:rPr>
                <w:ins w:id="1286" w:author="Author"/>
              </w:rPr>
            </w:pPr>
            <w:ins w:id="1287" w:author="Author">
              <w:r>
                <w:t>A</w:t>
              </w:r>
            </w:ins>
          </w:p>
        </w:tc>
      </w:tr>
      <w:tr w:rsidR="00612CFD" w14:paraId="0C7F15F5" w14:textId="77777777" w:rsidTr="00612CFD">
        <w:trPr>
          <w:ins w:id="1288" w:author="Author"/>
        </w:trPr>
        <w:tc>
          <w:tcPr>
            <w:tcW w:w="1870" w:type="dxa"/>
          </w:tcPr>
          <w:p w14:paraId="6E0C7D39" w14:textId="77777777" w:rsidR="00612CFD" w:rsidRDefault="00612CFD" w:rsidP="00612CFD">
            <w:pPr>
              <w:jc w:val="center"/>
              <w:rPr>
                <w:ins w:id="1289" w:author="Author"/>
              </w:rPr>
            </w:pPr>
            <w:ins w:id="1290" w:author="Author">
              <w:r>
                <w:t>RGB</w:t>
              </w:r>
            </w:ins>
          </w:p>
        </w:tc>
        <w:tc>
          <w:tcPr>
            <w:tcW w:w="1870" w:type="dxa"/>
          </w:tcPr>
          <w:p w14:paraId="702CE419" w14:textId="77777777" w:rsidR="00612CFD" w:rsidRDefault="00612CFD" w:rsidP="00612CFD">
            <w:pPr>
              <w:jc w:val="center"/>
              <w:rPr>
                <w:ins w:id="1291" w:author="Author"/>
              </w:rPr>
            </w:pPr>
            <w:ins w:id="1292" w:author="Author">
              <w:r>
                <w:t>R</w:t>
              </w:r>
            </w:ins>
          </w:p>
        </w:tc>
        <w:tc>
          <w:tcPr>
            <w:tcW w:w="1870" w:type="dxa"/>
          </w:tcPr>
          <w:p w14:paraId="05377E9C" w14:textId="77777777" w:rsidR="00612CFD" w:rsidRDefault="00612CFD" w:rsidP="00612CFD">
            <w:pPr>
              <w:jc w:val="center"/>
              <w:rPr>
                <w:ins w:id="1293" w:author="Author"/>
              </w:rPr>
            </w:pPr>
            <w:ins w:id="1294" w:author="Author">
              <w:r>
                <w:t>G</w:t>
              </w:r>
            </w:ins>
          </w:p>
        </w:tc>
        <w:tc>
          <w:tcPr>
            <w:tcW w:w="1870" w:type="dxa"/>
          </w:tcPr>
          <w:p w14:paraId="3D00CCF6" w14:textId="77777777" w:rsidR="00612CFD" w:rsidRDefault="00612CFD" w:rsidP="00612CFD">
            <w:pPr>
              <w:jc w:val="center"/>
              <w:rPr>
                <w:ins w:id="1295" w:author="Author"/>
              </w:rPr>
            </w:pPr>
            <w:ins w:id="1296" w:author="Author">
              <w:r>
                <w:t>B</w:t>
              </w:r>
            </w:ins>
          </w:p>
        </w:tc>
        <w:tc>
          <w:tcPr>
            <w:tcW w:w="1870" w:type="dxa"/>
          </w:tcPr>
          <w:p w14:paraId="62C3CC3C" w14:textId="77777777" w:rsidR="00612CFD" w:rsidRDefault="00612CFD" w:rsidP="00612CFD">
            <w:pPr>
              <w:jc w:val="center"/>
              <w:rPr>
                <w:ins w:id="1297" w:author="Author"/>
              </w:rPr>
            </w:pPr>
            <w:ins w:id="1298" w:author="Author">
              <w:r>
                <w:t>#FF</w:t>
              </w:r>
            </w:ins>
          </w:p>
        </w:tc>
      </w:tr>
      <w:tr w:rsidR="00612CFD" w14:paraId="736D0656" w14:textId="77777777" w:rsidTr="00612CFD">
        <w:trPr>
          <w:ins w:id="1299" w:author="Author"/>
        </w:trPr>
        <w:tc>
          <w:tcPr>
            <w:tcW w:w="1870" w:type="dxa"/>
          </w:tcPr>
          <w:p w14:paraId="027A0AA9" w14:textId="77777777" w:rsidR="00612CFD" w:rsidRDefault="00612CFD" w:rsidP="00612CFD">
            <w:pPr>
              <w:jc w:val="center"/>
              <w:rPr>
                <w:ins w:id="1300" w:author="Author"/>
              </w:rPr>
            </w:pPr>
            <w:ins w:id="1301" w:author="Author">
              <w:r>
                <w:t>YA*</w:t>
              </w:r>
            </w:ins>
          </w:p>
        </w:tc>
        <w:tc>
          <w:tcPr>
            <w:tcW w:w="1870" w:type="dxa"/>
          </w:tcPr>
          <w:p w14:paraId="1EF7A0C8" w14:textId="77777777" w:rsidR="00612CFD" w:rsidRDefault="00612CFD" w:rsidP="00612CFD">
            <w:pPr>
              <w:jc w:val="center"/>
              <w:rPr>
                <w:ins w:id="1302" w:author="Author"/>
              </w:rPr>
            </w:pPr>
            <w:ins w:id="1303" w:author="Author">
              <w:r>
                <w:t>Y</w:t>
              </w:r>
            </w:ins>
          </w:p>
        </w:tc>
        <w:tc>
          <w:tcPr>
            <w:tcW w:w="1870" w:type="dxa"/>
          </w:tcPr>
          <w:p w14:paraId="1CDFD2A8" w14:textId="77777777" w:rsidR="00612CFD" w:rsidRDefault="00612CFD" w:rsidP="00612CFD">
            <w:pPr>
              <w:jc w:val="center"/>
              <w:rPr>
                <w:ins w:id="1304" w:author="Author"/>
              </w:rPr>
            </w:pPr>
            <w:ins w:id="1305" w:author="Author">
              <w:r>
                <w:t>Y</w:t>
              </w:r>
            </w:ins>
          </w:p>
        </w:tc>
        <w:tc>
          <w:tcPr>
            <w:tcW w:w="1870" w:type="dxa"/>
          </w:tcPr>
          <w:p w14:paraId="51A131C6" w14:textId="77777777" w:rsidR="00612CFD" w:rsidRDefault="00612CFD" w:rsidP="00612CFD">
            <w:pPr>
              <w:jc w:val="center"/>
              <w:rPr>
                <w:ins w:id="1306" w:author="Author"/>
              </w:rPr>
            </w:pPr>
            <w:ins w:id="1307" w:author="Author">
              <w:r>
                <w:t>Y</w:t>
              </w:r>
            </w:ins>
          </w:p>
        </w:tc>
        <w:tc>
          <w:tcPr>
            <w:tcW w:w="1870" w:type="dxa"/>
          </w:tcPr>
          <w:p w14:paraId="2FFF625B" w14:textId="77777777" w:rsidR="00612CFD" w:rsidRDefault="00612CFD" w:rsidP="00612CFD">
            <w:pPr>
              <w:jc w:val="center"/>
              <w:rPr>
                <w:ins w:id="1308" w:author="Author"/>
              </w:rPr>
            </w:pPr>
            <w:ins w:id="1309" w:author="Author">
              <w:r>
                <w:t>A</w:t>
              </w:r>
            </w:ins>
          </w:p>
        </w:tc>
      </w:tr>
      <w:tr w:rsidR="00612CFD" w14:paraId="074A19F2" w14:textId="77777777" w:rsidTr="00612CFD">
        <w:trPr>
          <w:ins w:id="1310" w:author="Author"/>
        </w:trPr>
        <w:tc>
          <w:tcPr>
            <w:tcW w:w="1870" w:type="dxa"/>
          </w:tcPr>
          <w:p w14:paraId="389903CF" w14:textId="77777777" w:rsidR="00612CFD" w:rsidRDefault="00612CFD" w:rsidP="00612CFD">
            <w:pPr>
              <w:jc w:val="center"/>
              <w:rPr>
                <w:ins w:id="1311" w:author="Author"/>
              </w:rPr>
            </w:pPr>
            <w:ins w:id="1312" w:author="Author">
              <w:r>
                <w:t>Y</w:t>
              </w:r>
            </w:ins>
          </w:p>
        </w:tc>
        <w:tc>
          <w:tcPr>
            <w:tcW w:w="1870" w:type="dxa"/>
          </w:tcPr>
          <w:p w14:paraId="6133EBB2" w14:textId="77777777" w:rsidR="00612CFD" w:rsidRDefault="00612CFD" w:rsidP="00612CFD">
            <w:pPr>
              <w:jc w:val="center"/>
              <w:rPr>
                <w:ins w:id="1313" w:author="Author"/>
              </w:rPr>
            </w:pPr>
            <w:ins w:id="1314" w:author="Author">
              <w:r w:rsidRPr="004C5426">
                <w:t>Y</w:t>
              </w:r>
            </w:ins>
          </w:p>
        </w:tc>
        <w:tc>
          <w:tcPr>
            <w:tcW w:w="1870" w:type="dxa"/>
          </w:tcPr>
          <w:p w14:paraId="1FE60127" w14:textId="77777777" w:rsidR="00612CFD" w:rsidRDefault="00612CFD" w:rsidP="00612CFD">
            <w:pPr>
              <w:jc w:val="center"/>
              <w:rPr>
                <w:ins w:id="1315" w:author="Author"/>
              </w:rPr>
            </w:pPr>
            <w:ins w:id="1316" w:author="Author">
              <w:r w:rsidRPr="004C5426">
                <w:t>Y</w:t>
              </w:r>
            </w:ins>
          </w:p>
        </w:tc>
        <w:tc>
          <w:tcPr>
            <w:tcW w:w="1870" w:type="dxa"/>
          </w:tcPr>
          <w:p w14:paraId="55C707D0" w14:textId="77777777" w:rsidR="00612CFD" w:rsidRDefault="00612CFD" w:rsidP="00612CFD">
            <w:pPr>
              <w:jc w:val="center"/>
              <w:rPr>
                <w:ins w:id="1317" w:author="Author"/>
              </w:rPr>
            </w:pPr>
            <w:ins w:id="1318" w:author="Author">
              <w:r w:rsidRPr="004C5426">
                <w:t>Y</w:t>
              </w:r>
            </w:ins>
          </w:p>
        </w:tc>
        <w:tc>
          <w:tcPr>
            <w:tcW w:w="1870" w:type="dxa"/>
          </w:tcPr>
          <w:p w14:paraId="4F839DD0" w14:textId="77777777" w:rsidR="00612CFD" w:rsidRDefault="00612CFD" w:rsidP="00612CFD">
            <w:pPr>
              <w:jc w:val="center"/>
              <w:rPr>
                <w:ins w:id="1319" w:author="Author"/>
              </w:rPr>
            </w:pPr>
            <w:ins w:id="1320" w:author="Author">
              <w:r>
                <w:t>#FF</w:t>
              </w:r>
            </w:ins>
          </w:p>
        </w:tc>
      </w:tr>
    </w:tbl>
    <w:p w14:paraId="40D2032D" w14:textId="77777777" w:rsidR="00612CFD" w:rsidRPr="00025365" w:rsidRDefault="00612CFD" w:rsidP="00612CFD">
      <w:pPr>
        <w:rPr>
          <w:ins w:id="1321" w:author="Author"/>
          <w:i/>
        </w:rPr>
      </w:pPr>
      <w:ins w:id="1322" w:author="Author">
        <w:r w:rsidRPr="00025365">
          <w:rPr>
            <w:i/>
          </w:rPr>
          <w:t>* These pixel layouts are only supported by the PNG format.</w:t>
        </w:r>
      </w:ins>
    </w:p>
    <w:p w14:paraId="53D099E8" w14:textId="13B6FD4A" w:rsidR="00612CFD" w:rsidRDefault="00612CFD" w:rsidP="00612CFD">
      <w:pPr>
        <w:spacing w:before="120"/>
        <w:rPr>
          <w:ins w:id="1323" w:author="Author"/>
        </w:rPr>
      </w:pPr>
      <w:ins w:id="1324" w:author="Author">
        <w:r>
          <w:t xml:space="preserve">If there is no alpha channel present in the texture, the default value #FF </w:t>
        </w:r>
        <w:r w:rsidR="009F2E88">
          <w:t>SHOULD</w:t>
        </w:r>
        <w:r>
          <w:t xml:space="preserve"> be used. Unless specified otherwise, alpha channel is assumed to be in linear space while color and grayscale channels are assumed to be in sRGB color space. </w:t>
        </w:r>
        <w:r w:rsidR="009A3D8A">
          <w:t>Texture filtering should be performed in sRGB, but a</w:t>
        </w:r>
        <w:r>
          <w:t xml:space="preserve"> client SHOULD perform conversion to linear </w:t>
        </w:r>
        <w:r w:rsidR="007D77E7">
          <w:t>RGB</w:t>
        </w:r>
        <w:r>
          <w:t xml:space="preserve"> </w:t>
        </w:r>
        <w:r w:rsidRPr="00EC5B54">
          <w:t>(</w:t>
        </w:r>
        <w:r w:rsidR="00501A8D" w:rsidRPr="00EC5B54">
          <w:t>see Chapter 1.2.</w:t>
        </w:r>
        <w:r w:rsidRPr="00EC5B54">
          <w:t>)</w:t>
        </w:r>
        <w:r>
          <w:t xml:space="preserve"> before linear operations such as multi property blending take place.</w:t>
        </w:r>
      </w:ins>
    </w:p>
    <w:p w14:paraId="310F6439" w14:textId="6EFBBBB8" w:rsidR="00612CFD" w:rsidRDefault="00612CFD" w:rsidP="00612CFD">
      <w:pPr>
        <w:spacing w:before="120"/>
        <w:rPr>
          <w:ins w:id="1325" w:author="Author"/>
        </w:rPr>
      </w:pPr>
      <w:ins w:id="1326" w:author="Author">
        <w:r>
          <w:lastRenderedPageBreak/>
          <w:t>The box attribute was DEPRECATED in version 1.2. Producers SHOULD NOT generate it and consumer SHOULD ignore it.</w:t>
        </w:r>
      </w:ins>
    </w:p>
    <w:p w14:paraId="2C0CA6EE" w14:textId="28A5B621" w:rsidR="00343C05" w:rsidRDefault="00886CAD" w:rsidP="003A1401">
      <w:pPr>
        <w:spacing w:before="120"/>
      </w:pPr>
      <w:ins w:id="1327" w:author="Author">
        <w:r>
          <w:rPr>
            <w:b/>
          </w:rPr>
          <w:t>t</w:t>
        </w:r>
        <w:r w:rsidRPr="00EC5B54">
          <w:rPr>
            <w:b/>
          </w:rPr>
          <w:t>ilestyleu, tilestylev</w:t>
        </w:r>
        <w:r>
          <w:t xml:space="preserve"> - </w:t>
        </w:r>
      </w:ins>
      <w:r w:rsidR="00343C05">
        <w:t xml:space="preserve">The tile style of </w:t>
      </w:r>
      <w:r w:rsidR="007D2E19">
        <w:t>wrap</w:t>
      </w:r>
      <w:r w:rsidR="00343C05">
        <w:t xml:space="preserve"> essentially means that the same texture </w:t>
      </w:r>
      <w:del w:id="1328" w:author="Author">
        <w:r w:rsidR="00343C05">
          <w:delText>should</w:delText>
        </w:r>
      </w:del>
      <w:ins w:id="1329" w:author="Author">
        <w:r w:rsidR="009F2E88">
          <w:t>SHOULD</w:t>
        </w:r>
      </w:ins>
      <w:r w:rsidR="009F2E88">
        <w:t xml:space="preserve"> </w:t>
      </w:r>
      <w:r w:rsidR="00343C05">
        <w:t>be repeated in the specified axis (both in the positive and</w:t>
      </w:r>
      <w:r w:rsidR="0081151B">
        <w:t xml:space="preserve"> negative directions), for the</w:t>
      </w:r>
      <w:r w:rsidR="00343C05">
        <w:t xml:space="preserve"> axis value</w:t>
      </w:r>
      <w:del w:id="1330" w:author="Author">
        <w:r w:rsidR="00343C05">
          <w:delText xml:space="preserve"> </w:delText>
        </w:r>
        <w:r w:rsidR="0081151B">
          <w:delText>modulo</w:delText>
        </w:r>
        <w:r w:rsidR="00464638">
          <w:delText xml:space="preserve"> the specified width or height of the bounding box</w:delText>
        </w:r>
        <w:r w:rsidR="00343C05">
          <w:delText>.</w:delText>
        </w:r>
      </w:del>
      <w:ins w:id="1331" w:author="Author">
        <w:r w:rsidR="00343C05">
          <w:t>.</w:t>
        </w:r>
      </w:ins>
      <w:r w:rsidR="00343C05">
        <w:t xml:space="preserve"> The tile style of </w:t>
      </w:r>
      <w:r w:rsidR="007D2E19">
        <w:t>mirror</w:t>
      </w:r>
      <w:r w:rsidR="00343C05">
        <w:t xml:space="preserve"> means that each time the texture width</w:t>
      </w:r>
      <w:r w:rsidR="00767AC6">
        <w:t xml:space="preserve"> or</w:t>
      </w:r>
      <w:r w:rsidR="00343C05">
        <w:t xml:space="preserve"> height is exceeded, the next repetition of the texture </w:t>
      </w:r>
      <w:del w:id="1332" w:author="Author">
        <w:r w:rsidR="00343C05">
          <w:delText>should</w:delText>
        </w:r>
      </w:del>
      <w:ins w:id="1333" w:author="Author">
        <w:r w:rsidR="009F2E88">
          <w:t>SHOULD</w:t>
        </w:r>
      </w:ins>
      <w:r w:rsidR="009F2E88">
        <w:t xml:space="preserve"> </w:t>
      </w:r>
      <w:r w:rsidR="00343C05">
        <w:t xml:space="preserve">be reflected across a plane </w:t>
      </w:r>
      <w:r w:rsidR="00464638">
        <w:t xml:space="preserve">perpendicular </w:t>
      </w:r>
      <w:r w:rsidR="00343C05">
        <w:t>to the axis in question.</w:t>
      </w:r>
      <w:r w:rsidR="0081151B">
        <w:t xml:space="preserve"> The tile style of clamp</w:t>
      </w:r>
      <w:r w:rsidR="00464638">
        <w:t xml:space="preserve"> means all </w:t>
      </w:r>
      <w:r w:rsidR="004A0CF4">
        <w:t xml:space="preserve">Texture 2D Coordinates </w:t>
      </w:r>
      <w:r w:rsidR="00464638">
        <w:t xml:space="preserve">outside of the range zero to one will be assigned the color </w:t>
      </w:r>
      <w:r w:rsidR="0081151B">
        <w:t>of the nearest edge pixel</w:t>
      </w:r>
      <w:r w:rsidR="00464638">
        <w:t>.</w:t>
      </w:r>
      <w:ins w:id="1334" w:author="Author">
        <w:r w:rsidR="003652CA" w:rsidRPr="003652CA">
          <w:t xml:space="preserve"> </w:t>
        </w:r>
        <w:r w:rsidR="003652CA">
          <w:t>The tile style of none means that all Texture 2D Coordinates outside the range zero to one will be assigned the color of the default object color. If the default object color is not defined the choice for the color is left to the consumer.</w:t>
        </w:r>
      </w:ins>
    </w:p>
    <w:p w14:paraId="6B3B92F7" w14:textId="7848DBBD" w:rsidR="00612CFD" w:rsidRDefault="004A0CF4" w:rsidP="003A1401">
      <w:pPr>
        <w:spacing w:before="120"/>
      </w:pPr>
      <w:r>
        <w:t>The only supported content types are JPEG and PNG, as more specifically specified in the 3MF core spec</w:t>
      </w:r>
      <w:r w:rsidR="00141581">
        <w:t xml:space="preserve"> under the Thumbnails section.</w:t>
      </w:r>
      <w:del w:id="1335" w:author="Author">
        <w:r w:rsidR="00141581">
          <w:delText xml:space="preserve"> Alpha transparency values are ignored, except in the case of </w:delText>
        </w:r>
        <w:r w:rsidR="007E34FC">
          <w:delText>multi-materials, as described in chapter 5.</w:delText>
        </w:r>
      </w:del>
    </w:p>
    <w:p w14:paraId="6BBCA98E" w14:textId="34B2F1D4" w:rsidR="00810FE6" w:rsidRDefault="00DC6F34" w:rsidP="003A1401">
      <w:pPr>
        <w:spacing w:before="120"/>
      </w:pPr>
      <w:bookmarkStart w:id="1336" w:name="_Hlk504998621"/>
      <w:ins w:id="1337" w:author="Author">
        <w:r>
          <w:rPr>
            <w:b/>
          </w:rPr>
          <w:t>filter</w:t>
        </w:r>
        <w:r w:rsidR="00886CAD">
          <w:t xml:space="preserve"> - </w:t>
        </w:r>
      </w:ins>
      <w:r w:rsidR="007D4BA6">
        <w:t xml:space="preserve">The </w:t>
      </w:r>
      <w:r w:rsidR="002C45B2">
        <w:t>p</w:t>
      </w:r>
      <w:r w:rsidR="007D4BA6">
        <w:t xml:space="preserve">roducer MAY require the use of a specific filter type by specifying either </w:t>
      </w:r>
      <w:r w:rsidR="007D4BA6" w:rsidRPr="00805F15">
        <w:t>“linear”</w:t>
      </w:r>
      <w:r w:rsidR="007D4BA6">
        <w:t xml:space="preserve"> for </w:t>
      </w:r>
      <w:r w:rsidR="000A0382">
        <w:t>bi</w:t>
      </w:r>
      <w:r w:rsidR="007D4BA6">
        <w:t xml:space="preserve">linear interpolation or </w:t>
      </w:r>
      <w:r w:rsidR="007D4BA6" w:rsidRPr="00805F15">
        <w:t>“nearest”</w:t>
      </w:r>
      <w:r w:rsidR="007D4BA6">
        <w:t xml:space="preserve"> for nearest neighbor interpolation. </w:t>
      </w:r>
      <w:r w:rsidR="00805F15">
        <w:t xml:space="preserve">The </w:t>
      </w:r>
      <w:r w:rsidR="002C45B2">
        <w:t>p</w:t>
      </w:r>
      <w:r w:rsidR="00805F15">
        <w:t xml:space="preserve">roducer SHOULD use </w:t>
      </w:r>
      <w:r w:rsidR="00805F15" w:rsidRPr="00805F15">
        <w:t>“auto”</w:t>
      </w:r>
      <w:r w:rsidR="00805F15">
        <w:t xml:space="preserve"> to indicate to the </w:t>
      </w:r>
      <w:r w:rsidR="002C45B2">
        <w:t>c</w:t>
      </w:r>
      <w:r w:rsidR="00805F15">
        <w:t xml:space="preserve">onsumer to use the highest quality filter available. </w:t>
      </w:r>
      <w:r w:rsidR="003A38E8">
        <w:t>If</w:t>
      </w:r>
      <w:r w:rsidR="003A38E8" w:rsidRPr="00805F15">
        <w:t xml:space="preserve"> source texture</w:t>
      </w:r>
      <w:r w:rsidR="003A38E8">
        <w:t xml:space="preserve"> is scaled with the model, the specified filter type MUST be applied to the scaling operation</w:t>
      </w:r>
      <w:r w:rsidR="003A38E8" w:rsidRPr="00805F15">
        <w:t xml:space="preserve">. </w:t>
      </w:r>
      <w:r w:rsidR="00805F15">
        <w:t>The default value is “auto”.</w:t>
      </w:r>
    </w:p>
    <w:bookmarkEnd w:id="1336"/>
    <w:p w14:paraId="7D532339" w14:textId="342243F4" w:rsidR="00612CFD" w:rsidRDefault="00612CFD" w:rsidP="00612CFD">
      <w:pPr>
        <w:spacing w:before="120"/>
        <w:rPr>
          <w:ins w:id="1338" w:author="Author"/>
        </w:rPr>
      </w:pPr>
      <w:ins w:id="1339" w:author="Author">
        <w:r>
          <w:t xml:space="preserve">The following example shows how the filter MUST </w:t>
        </w:r>
        <w:r w:rsidR="00D8481F">
          <w:t>be</w:t>
        </w:r>
        <w:r>
          <w:t xml:space="preserve"> applied to the texture. Figure 6-1 shows an example of a small texture which is tiled by vertically mirroring and horizontally wrapping. It illustrates that that the texture pixels are located at the center of each cell.</w:t>
        </w:r>
        <w:r w:rsidR="007D77E7">
          <w:t xml:space="preserve"> All the filter operations should be performed in sRGB.</w:t>
        </w:r>
      </w:ins>
    </w:p>
    <w:p w14:paraId="797B4A60" w14:textId="77777777" w:rsidR="00612CFD" w:rsidRDefault="00612CFD" w:rsidP="00612CFD">
      <w:pPr>
        <w:pStyle w:val="Caption"/>
        <w:outlineLvl w:val="9"/>
        <w:rPr>
          <w:ins w:id="1340" w:author="Author"/>
        </w:rPr>
      </w:pPr>
      <w:ins w:id="1341" w:author="Author">
        <w:r>
          <w:t xml:space="preserve">Figure 6-1:  </w:t>
        </w:r>
        <w:r w:rsidRPr="00A82798">
          <w:t>The image and tiling used as example, showing where the texture pixels are located</w:t>
        </w:r>
        <w: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612CFD" w14:paraId="34D0D3EF" w14:textId="77777777" w:rsidTr="00612CFD">
        <w:trPr>
          <w:ins w:id="1342" w:author="Author"/>
        </w:trPr>
        <w:tc>
          <w:tcPr>
            <w:tcW w:w="4675" w:type="dxa"/>
          </w:tcPr>
          <w:p w14:paraId="09E12AB5" w14:textId="77777777" w:rsidR="00612CFD" w:rsidRDefault="00612CFD" w:rsidP="00612CFD">
            <w:pPr>
              <w:autoSpaceDE w:val="0"/>
              <w:autoSpaceDN w:val="0"/>
              <w:adjustRightInd w:val="0"/>
              <w:rPr>
                <w:ins w:id="1343" w:author="Author"/>
                <w:rFonts w:ascii="LMRoman10-Regular" w:eastAsiaTheme="minorHAnsi" w:hAnsi="LMRoman10-Regular" w:cs="LMRoman10-Regular"/>
                <w:sz w:val="20"/>
                <w:szCs w:val="20"/>
              </w:rPr>
            </w:pPr>
            <w:ins w:id="1344" w:author="Author">
              <w:r w:rsidRPr="00404F06">
                <w:rPr>
                  <w:noProof/>
                </w:rPr>
                <w:drawing>
                  <wp:inline distT="0" distB="0" distL="0" distR="0" wp14:anchorId="3D61A8BA" wp14:editId="6692CC6C">
                    <wp:extent cx="289560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ins>
          </w:p>
        </w:tc>
        <w:tc>
          <w:tcPr>
            <w:tcW w:w="4675" w:type="dxa"/>
          </w:tcPr>
          <w:p w14:paraId="1E300F8A" w14:textId="77777777" w:rsidR="00612CFD" w:rsidRDefault="00612CFD" w:rsidP="00612CFD">
            <w:pPr>
              <w:autoSpaceDE w:val="0"/>
              <w:autoSpaceDN w:val="0"/>
              <w:adjustRightInd w:val="0"/>
              <w:rPr>
                <w:ins w:id="1345" w:author="Author"/>
                <w:rFonts w:ascii="LMRoman10-Regular" w:eastAsiaTheme="minorHAnsi" w:hAnsi="LMRoman10-Regular" w:cs="LMRoman10-Regular"/>
                <w:sz w:val="20"/>
                <w:szCs w:val="20"/>
              </w:rPr>
            </w:pPr>
            <w:ins w:id="1346" w:author="Author">
              <w:r>
                <w:rPr>
                  <w:noProof/>
                </w:rPr>
                <w:drawing>
                  <wp:inline distT="0" distB="0" distL="0" distR="0" wp14:anchorId="28B937CF" wp14:editId="649EBB3E">
                    <wp:extent cx="2889504" cy="2889504"/>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89504" cy="2889504"/>
                            </a:xfrm>
                            <a:prstGeom prst="rect">
                              <a:avLst/>
                            </a:prstGeom>
                          </pic:spPr>
                        </pic:pic>
                      </a:graphicData>
                    </a:graphic>
                  </wp:inline>
                </w:drawing>
              </w:r>
            </w:ins>
          </w:p>
        </w:tc>
      </w:tr>
      <w:tr w:rsidR="00612CFD" w14:paraId="724D89D4" w14:textId="77777777" w:rsidTr="00612CFD">
        <w:trPr>
          <w:ins w:id="1347" w:author="Author"/>
        </w:trPr>
        <w:tc>
          <w:tcPr>
            <w:tcW w:w="4675" w:type="dxa"/>
          </w:tcPr>
          <w:p w14:paraId="4A5F5782" w14:textId="77777777" w:rsidR="00612CFD" w:rsidRDefault="00612CFD" w:rsidP="00612CFD">
            <w:pPr>
              <w:autoSpaceDE w:val="0"/>
              <w:autoSpaceDN w:val="0"/>
              <w:adjustRightInd w:val="0"/>
              <w:rPr>
                <w:ins w:id="1348" w:author="Author"/>
                <w:rFonts w:ascii="LMRoman10-Regular" w:eastAsiaTheme="minorHAnsi" w:hAnsi="LMRoman10-Regular" w:cs="LMRoman10-Regular"/>
                <w:sz w:val="20"/>
                <w:szCs w:val="20"/>
              </w:rPr>
            </w:pPr>
            <w:ins w:id="1349" w:author="Author">
              <w:r>
                <w:rPr>
                  <w:rFonts w:ascii="LMRoman10-Regular" w:eastAsiaTheme="minorHAnsi" w:hAnsi="LMRoman10-Regular" w:cs="LMRoman10-Regular"/>
                  <w:sz w:val="20"/>
                  <w:szCs w:val="20"/>
                </w:rPr>
                <w:lastRenderedPageBreak/>
                <w:t xml:space="preserve">(a) Original 3 </w:t>
              </w:r>
              <w:r>
                <w:rPr>
                  <w:rFonts w:ascii="LMMathSymbols10-Regular" w:eastAsiaTheme="minorHAnsi" w:hAnsi="LMMathSymbols10-Regular" w:cs="LMMathSymbols10-Regular"/>
                  <w:sz w:val="20"/>
                  <w:szCs w:val="20"/>
                </w:rPr>
                <w:t xml:space="preserve">× </w:t>
              </w:r>
              <w:r>
                <w:rPr>
                  <w:rFonts w:ascii="LMRoman10-Regular" w:eastAsiaTheme="minorHAnsi" w:hAnsi="LMRoman10-Regular" w:cs="LMRoman10-Regular"/>
                  <w:sz w:val="20"/>
                  <w:szCs w:val="20"/>
                </w:rPr>
                <w:t>2 image. Texture coordinates (in red)</w:t>
              </w:r>
            </w:ins>
          </w:p>
          <w:p w14:paraId="46ACEE58" w14:textId="77777777" w:rsidR="00612CFD" w:rsidRDefault="00612CFD" w:rsidP="00612CFD">
            <w:pPr>
              <w:autoSpaceDE w:val="0"/>
              <w:autoSpaceDN w:val="0"/>
              <w:adjustRightInd w:val="0"/>
              <w:rPr>
                <w:ins w:id="1350" w:author="Author"/>
                <w:rFonts w:ascii="LMRoman10-Regular" w:eastAsiaTheme="minorHAnsi" w:hAnsi="LMRoman10-Regular" w:cs="LMRoman10-Regular"/>
                <w:sz w:val="20"/>
                <w:szCs w:val="20"/>
              </w:rPr>
            </w:pPr>
            <w:ins w:id="1351" w:author="Author">
              <w:r>
                <w:rPr>
                  <w:rFonts w:ascii="LMRoman10-Regular" w:eastAsiaTheme="minorHAnsi" w:hAnsi="LMRoman10-Regular" w:cs="LMRoman10-Regular"/>
                  <w:sz w:val="20"/>
                  <w:szCs w:val="20"/>
                </w:rPr>
                <w:t>have the origin at the bottom-left corner of the image</w:t>
              </w:r>
            </w:ins>
          </w:p>
          <w:p w14:paraId="734070D2" w14:textId="77777777" w:rsidR="00612CFD" w:rsidRDefault="00612CFD" w:rsidP="00612CFD">
            <w:pPr>
              <w:autoSpaceDE w:val="0"/>
              <w:autoSpaceDN w:val="0"/>
              <w:adjustRightInd w:val="0"/>
              <w:rPr>
                <w:ins w:id="1352" w:author="Author"/>
                <w:rFonts w:ascii="LMRoman10-Regular" w:eastAsiaTheme="minorHAnsi" w:hAnsi="LMRoman10-Regular" w:cs="LMRoman10-Regular"/>
                <w:sz w:val="20"/>
                <w:szCs w:val="20"/>
              </w:rPr>
            </w:pPr>
            <w:ins w:id="1353" w:author="Author">
              <w:r>
                <w:rPr>
                  <w:rFonts w:ascii="LMRoman10-Regular" w:eastAsiaTheme="minorHAnsi" w:hAnsi="LMRoman10-Regular" w:cs="LMRoman10-Regular"/>
                  <w:sz w:val="20"/>
                  <w:szCs w:val="20"/>
                </w:rPr>
                <w:t>and point (1</w:t>
              </w:r>
              <w:r>
                <w:rPr>
                  <w:rFonts w:ascii="LMMathItalic10-Regular" w:eastAsiaTheme="minorHAnsi" w:hAnsi="LMMathItalic10-Regular" w:cs="LMMathItalic10-Regular"/>
                  <w:i/>
                  <w:iCs/>
                  <w:sz w:val="20"/>
                  <w:szCs w:val="20"/>
                </w:rPr>
                <w:t xml:space="preserve">, </w:t>
              </w:r>
              <w:r>
                <w:rPr>
                  <w:rFonts w:ascii="LMRoman10-Regular" w:eastAsiaTheme="minorHAnsi" w:hAnsi="LMRoman10-Regular" w:cs="LMRoman10-Regular"/>
                  <w:sz w:val="20"/>
                  <w:szCs w:val="20"/>
                </w:rPr>
                <w:t>1) at the top-right corner. Coordinates</w:t>
              </w:r>
            </w:ins>
          </w:p>
          <w:p w14:paraId="0A3513BD" w14:textId="77777777" w:rsidR="00612CFD" w:rsidRDefault="00612CFD" w:rsidP="00612CFD">
            <w:pPr>
              <w:autoSpaceDE w:val="0"/>
              <w:autoSpaceDN w:val="0"/>
              <w:adjustRightInd w:val="0"/>
              <w:rPr>
                <w:ins w:id="1354" w:author="Author"/>
              </w:rPr>
            </w:pPr>
            <w:ins w:id="1355" w:author="Author">
              <w:r>
                <w:rPr>
                  <w:rFonts w:ascii="LMRoman10-Regular" w:eastAsiaTheme="minorHAnsi" w:hAnsi="LMRoman10-Regular" w:cs="LMRoman10-Regular"/>
                  <w:sz w:val="20"/>
                  <w:szCs w:val="20"/>
                </w:rPr>
                <w:t>in black indicate the standard pixel coordinates in the source image.</w:t>
              </w:r>
            </w:ins>
          </w:p>
        </w:tc>
        <w:tc>
          <w:tcPr>
            <w:tcW w:w="4675" w:type="dxa"/>
          </w:tcPr>
          <w:p w14:paraId="3142FF6B" w14:textId="77777777" w:rsidR="00612CFD" w:rsidRDefault="00612CFD" w:rsidP="00612CFD">
            <w:pPr>
              <w:autoSpaceDE w:val="0"/>
              <w:autoSpaceDN w:val="0"/>
              <w:adjustRightInd w:val="0"/>
              <w:rPr>
                <w:ins w:id="1356" w:author="Author"/>
              </w:rPr>
            </w:pPr>
            <w:ins w:id="1357" w:author="Author">
              <w:r>
                <w:rPr>
                  <w:rFonts w:ascii="LMRoman10-Regular" w:eastAsiaTheme="minorHAnsi" w:hAnsi="LMRoman10-Regular" w:cs="LMRoman10-Regular"/>
                  <w:sz w:val="20"/>
                  <w:szCs w:val="20"/>
                </w:rPr>
                <w:t xml:space="preserve">(b) Tiled image with </w:t>
              </w:r>
              <w:r>
                <w:rPr>
                  <w:rFonts w:ascii="LMMono10-Regular" w:eastAsiaTheme="minorHAnsi" w:hAnsi="LMMono10-Regular" w:cs="LMMono10-Regular"/>
                  <w:sz w:val="20"/>
                  <w:szCs w:val="20"/>
                </w:rPr>
                <w:t xml:space="preserve">tilestyleu=WRAP </w:t>
              </w:r>
              <w:r>
                <w:rPr>
                  <w:rFonts w:ascii="LMRoman10-Regular" w:eastAsiaTheme="minorHAnsi" w:hAnsi="LMRoman10-Regular" w:cs="LMRoman10-Regular"/>
                  <w:sz w:val="20"/>
                  <w:szCs w:val="20"/>
                </w:rPr>
                <w:t xml:space="preserve">and </w:t>
              </w:r>
              <w:r>
                <w:rPr>
                  <w:rFonts w:ascii="LMMono10-Regular" w:eastAsiaTheme="minorHAnsi" w:hAnsi="LMMono10-Regular" w:cs="LMMono10-Regular"/>
                  <w:sz w:val="20"/>
                  <w:szCs w:val="20"/>
                </w:rPr>
                <w:t>tilestylev=MIRROR</w:t>
              </w:r>
              <w:r w:rsidRPr="00D97E23">
                <w:rPr>
                  <w:rFonts w:ascii="LMRoman10-Regular" w:eastAsiaTheme="minorHAnsi" w:hAnsi="LMRoman10-Regular" w:cs="LMRoman10-Regular"/>
                  <w:sz w:val="20"/>
                  <w:szCs w:val="20"/>
                </w:rPr>
                <w:t xml:space="preserve">. </w:t>
              </w:r>
              <w:r w:rsidRPr="00747A1F">
                <w:rPr>
                  <w:rFonts w:ascii="LMRoman10-Regular" w:eastAsiaTheme="minorHAnsi" w:hAnsi="LMRoman10-Regular" w:cs="LMRoman10-Regular"/>
                  <w:sz w:val="20"/>
                  <w:szCs w:val="20"/>
                </w:rPr>
                <w:t>It defines the colors at dimensionless points centered in each pixel; colors elsewhere are defined by the assigned filters</w:t>
              </w:r>
            </w:ins>
          </w:p>
        </w:tc>
      </w:tr>
    </w:tbl>
    <w:p w14:paraId="23AD81AE" w14:textId="77777777" w:rsidR="00612CFD" w:rsidRDefault="00612CFD" w:rsidP="00612CFD">
      <w:pPr>
        <w:rPr>
          <w:ins w:id="1358" w:author="Author"/>
          <w:rFonts w:ascii="LMRoman10-Regular" w:eastAsiaTheme="minorHAnsi" w:hAnsi="LMRoman10-Regular" w:cs="LMRoman10-Regular"/>
        </w:rPr>
      </w:pPr>
    </w:p>
    <w:p w14:paraId="5254A6D5" w14:textId="77777777" w:rsidR="00612CFD" w:rsidRDefault="00612CFD" w:rsidP="00426EBB">
      <w:pPr>
        <w:rPr>
          <w:ins w:id="1359" w:author="Author"/>
          <w:rFonts w:eastAsiaTheme="minorHAnsi"/>
        </w:rPr>
      </w:pPr>
      <w:ins w:id="1360" w:author="Author">
        <w:r>
          <w:rPr>
            <w:rFonts w:eastAsiaTheme="minorHAnsi"/>
          </w:rPr>
          <w:t>Finally, Figure 6-2 shows the nearest and the linear filters output by filling the cells.</w:t>
        </w:r>
      </w:ins>
    </w:p>
    <w:p w14:paraId="1491232E" w14:textId="77777777" w:rsidR="00612CFD" w:rsidRPr="00426EBB" w:rsidRDefault="00612CFD" w:rsidP="00426EBB">
      <w:pPr>
        <w:rPr>
          <w:ins w:id="1361" w:author="Author"/>
          <w:rFonts w:eastAsiaTheme="minorHAnsi"/>
          <w:i/>
          <w:sz w:val="20"/>
          <w:szCs w:val="20"/>
        </w:rPr>
      </w:pPr>
      <w:ins w:id="1362" w:author="Author">
        <w:r w:rsidRPr="00426EBB">
          <w:rPr>
            <w:i/>
            <w:sz w:val="20"/>
            <w:szCs w:val="20"/>
          </w:rPr>
          <w:t>Figure 6-2:  Texture filtering of a 3 x 2 image (Figure 1a) with tilestyleu=WRAP and tilestylev=MIRROR.</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612CFD" w14:paraId="49AD16E2" w14:textId="77777777" w:rsidTr="00612CFD">
        <w:trPr>
          <w:ins w:id="1363" w:author="Author"/>
        </w:trPr>
        <w:tc>
          <w:tcPr>
            <w:tcW w:w="4680" w:type="dxa"/>
          </w:tcPr>
          <w:p w14:paraId="1EFF6179" w14:textId="77777777" w:rsidR="00612CFD" w:rsidRDefault="00612CFD" w:rsidP="00426EBB">
            <w:pPr>
              <w:rPr>
                <w:ins w:id="1364" w:author="Author"/>
                <w:rFonts w:eastAsiaTheme="minorHAnsi"/>
                <w:sz w:val="20"/>
                <w:szCs w:val="20"/>
              </w:rPr>
            </w:pPr>
            <w:ins w:id="1365" w:author="Author">
              <w:r w:rsidRPr="00551A9A">
                <w:rPr>
                  <w:rFonts w:eastAsiaTheme="minorHAnsi"/>
                  <w:noProof/>
                </w:rPr>
                <w:drawing>
                  <wp:inline distT="0" distB="0" distL="0" distR="0" wp14:anchorId="38821875" wp14:editId="71F11FA9">
                    <wp:extent cx="2952750" cy="295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ins>
          </w:p>
        </w:tc>
        <w:tc>
          <w:tcPr>
            <w:tcW w:w="4680" w:type="dxa"/>
          </w:tcPr>
          <w:p w14:paraId="464B168E" w14:textId="77777777" w:rsidR="00612CFD" w:rsidRDefault="00612CFD" w:rsidP="00426EBB">
            <w:pPr>
              <w:rPr>
                <w:ins w:id="1366" w:author="Author"/>
                <w:rFonts w:eastAsiaTheme="minorHAnsi"/>
                <w:sz w:val="20"/>
                <w:szCs w:val="20"/>
              </w:rPr>
            </w:pPr>
            <w:ins w:id="1367" w:author="Author">
              <w:r w:rsidRPr="00551A9A">
                <w:rPr>
                  <w:rFonts w:eastAsiaTheme="minorHAnsi"/>
                  <w:noProof/>
                </w:rPr>
                <w:drawing>
                  <wp:inline distT="0" distB="0" distL="0" distR="0" wp14:anchorId="4A588A75" wp14:editId="41C49248">
                    <wp:extent cx="294322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noFill/>
                            </a:ln>
                          </pic:spPr>
                        </pic:pic>
                      </a:graphicData>
                    </a:graphic>
                  </wp:inline>
                </w:drawing>
              </w:r>
            </w:ins>
          </w:p>
        </w:tc>
      </w:tr>
      <w:tr w:rsidR="00612CFD" w14:paraId="01480D53" w14:textId="77777777" w:rsidTr="00612CFD">
        <w:trPr>
          <w:ins w:id="1368" w:author="Author"/>
        </w:trPr>
        <w:tc>
          <w:tcPr>
            <w:tcW w:w="4680" w:type="dxa"/>
          </w:tcPr>
          <w:p w14:paraId="1053B904" w14:textId="77777777" w:rsidR="00612CFD" w:rsidRDefault="00612CFD" w:rsidP="00426EBB">
            <w:pPr>
              <w:rPr>
                <w:ins w:id="1369" w:author="Author"/>
                <w:rFonts w:eastAsiaTheme="minorHAnsi"/>
                <w:sz w:val="20"/>
                <w:szCs w:val="20"/>
              </w:rPr>
            </w:pPr>
            <w:ins w:id="1370" w:author="Author">
              <w:r>
                <w:rPr>
                  <w:rFonts w:eastAsiaTheme="minorHAnsi"/>
                  <w:sz w:val="20"/>
                  <w:szCs w:val="20"/>
                </w:rPr>
                <w:t>(a) Mapping from coordinates (</w:t>
              </w:r>
              <w:r>
                <w:rPr>
                  <w:rFonts w:ascii="LMMathItalic10-Regular" w:eastAsiaTheme="minorHAnsi" w:hAnsi="LMMathItalic10-Regular" w:cs="LMMathItalic10-Regular"/>
                  <w:i/>
                  <w:iCs/>
                  <w:sz w:val="20"/>
                  <w:szCs w:val="20"/>
                </w:rPr>
                <w:t>u, v</w:t>
              </w:r>
              <w:r>
                <w:rPr>
                  <w:rFonts w:eastAsiaTheme="minorHAnsi"/>
                  <w:sz w:val="20"/>
                  <w:szCs w:val="20"/>
                </w:rPr>
                <w:t xml:space="preserve">) </w:t>
              </w:r>
              <m:oMath>
                <m:r>
                  <w:rPr>
                    <w:rFonts w:ascii="Cambria Math" w:eastAsiaTheme="minorHAnsi" w:hAnsi="Cambria Math"/>
                    <w:sz w:val="20"/>
                    <w:szCs w:val="20"/>
                  </w:rPr>
                  <m:t>∈</m:t>
                </m:r>
                <m:sSup>
                  <m:sSupPr>
                    <m:ctrlPr>
                      <w:rPr>
                        <w:rFonts w:ascii="Cambria Math" w:eastAsiaTheme="minorHAnsi" w:hAnsi="Cambria Math"/>
                        <w:i/>
                        <w:sz w:val="20"/>
                        <w:szCs w:val="20"/>
                      </w:rPr>
                    </m:ctrlPr>
                  </m:sSupPr>
                  <m:e>
                    <m:r>
                      <m:rPr>
                        <m:scr m:val="double-struck"/>
                      </m:rPr>
                      <w:rPr>
                        <w:rFonts w:ascii="Cambria Math" w:eastAsiaTheme="minorHAnsi" w:hAnsi="Cambria Math"/>
                        <w:sz w:val="20"/>
                        <w:szCs w:val="20"/>
                      </w:rPr>
                      <m:t>R</m:t>
                    </m:r>
                  </m:e>
                  <m:sup>
                    <m:r>
                      <w:rPr>
                        <w:rFonts w:ascii="Cambria Math" w:eastAsiaTheme="minorHAnsi" w:hAnsi="Cambria Math"/>
                        <w:sz w:val="20"/>
                        <w:szCs w:val="20"/>
                      </w:rPr>
                      <m:t>2</m:t>
                    </m:r>
                  </m:sup>
                </m:sSup>
              </m:oMath>
              <w:r>
                <w:rPr>
                  <w:rFonts w:ascii="LMMathSymbols10-Regular" w:eastAsiaTheme="minorHAnsi" w:hAnsi="LMMathSymbols10-Regular" w:cs="LMMathSymbols10-Regular"/>
                  <w:sz w:val="20"/>
                  <w:szCs w:val="20"/>
                </w:rPr>
                <w:t xml:space="preserve"> </w:t>
              </w:r>
              <w:r>
                <w:rPr>
                  <w:rFonts w:eastAsiaTheme="minorHAnsi"/>
                  <w:sz w:val="20"/>
                  <w:szCs w:val="20"/>
                </w:rPr>
                <w:t>to their color</w:t>
              </w:r>
            </w:ins>
          </w:p>
          <w:p w14:paraId="76ED8AEB" w14:textId="77777777" w:rsidR="00612CFD" w:rsidRDefault="00612CFD" w:rsidP="00426EBB">
            <w:pPr>
              <w:rPr>
                <w:ins w:id="1371" w:author="Author"/>
              </w:rPr>
            </w:pPr>
            <w:ins w:id="1372" w:author="Author">
              <w:r>
                <w:rPr>
                  <w:rFonts w:eastAsiaTheme="minorHAnsi"/>
                  <w:sz w:val="20"/>
                  <w:szCs w:val="20"/>
                </w:rPr>
                <w:t>using nearest neighbor interpolation.</w:t>
              </w:r>
            </w:ins>
          </w:p>
        </w:tc>
        <w:tc>
          <w:tcPr>
            <w:tcW w:w="4680" w:type="dxa"/>
          </w:tcPr>
          <w:p w14:paraId="11F7499E" w14:textId="77777777" w:rsidR="00612CFD" w:rsidRDefault="00612CFD" w:rsidP="00426EBB">
            <w:pPr>
              <w:rPr>
                <w:ins w:id="1373" w:author="Author"/>
                <w:rFonts w:eastAsiaTheme="minorHAnsi"/>
                <w:sz w:val="20"/>
                <w:szCs w:val="20"/>
              </w:rPr>
            </w:pPr>
            <w:ins w:id="1374" w:author="Author">
              <w:r>
                <w:rPr>
                  <w:rFonts w:eastAsiaTheme="minorHAnsi"/>
                  <w:sz w:val="20"/>
                  <w:szCs w:val="20"/>
                </w:rPr>
                <w:t>(b) Mapping from coordinates (</w:t>
              </w:r>
              <w:r>
                <w:rPr>
                  <w:rFonts w:ascii="LMMathItalic10-Regular" w:eastAsiaTheme="minorHAnsi" w:hAnsi="LMMathItalic10-Regular" w:cs="LMMathItalic10-Regular"/>
                  <w:i/>
                  <w:iCs/>
                  <w:sz w:val="20"/>
                  <w:szCs w:val="20"/>
                </w:rPr>
                <w:t>u, v</w:t>
              </w:r>
              <w:r>
                <w:rPr>
                  <w:rFonts w:eastAsiaTheme="minorHAnsi"/>
                  <w:sz w:val="20"/>
                  <w:szCs w:val="20"/>
                </w:rPr>
                <w:t xml:space="preserve">) </w:t>
              </w:r>
              <m:oMath>
                <m:r>
                  <w:rPr>
                    <w:rFonts w:ascii="Cambria Math" w:eastAsiaTheme="minorHAnsi" w:hAnsi="Cambria Math"/>
                    <w:sz w:val="20"/>
                    <w:szCs w:val="20"/>
                  </w:rPr>
                  <m:t>∈</m:t>
                </m:r>
                <m:sSup>
                  <m:sSupPr>
                    <m:ctrlPr>
                      <w:rPr>
                        <w:rFonts w:ascii="Cambria Math" w:eastAsiaTheme="minorHAnsi" w:hAnsi="Cambria Math"/>
                        <w:i/>
                        <w:sz w:val="20"/>
                        <w:szCs w:val="20"/>
                      </w:rPr>
                    </m:ctrlPr>
                  </m:sSupPr>
                  <m:e>
                    <m:r>
                      <m:rPr>
                        <m:scr m:val="double-struck"/>
                      </m:rPr>
                      <w:rPr>
                        <w:rFonts w:ascii="Cambria Math" w:eastAsiaTheme="minorHAnsi" w:hAnsi="Cambria Math"/>
                        <w:sz w:val="20"/>
                        <w:szCs w:val="20"/>
                      </w:rPr>
                      <m:t>R</m:t>
                    </m:r>
                  </m:e>
                  <m:sup>
                    <m:r>
                      <w:rPr>
                        <w:rFonts w:ascii="Cambria Math" w:eastAsiaTheme="minorHAnsi" w:hAnsi="Cambria Math"/>
                        <w:sz w:val="20"/>
                        <w:szCs w:val="20"/>
                      </w:rPr>
                      <m:t>2</m:t>
                    </m:r>
                  </m:sup>
                </m:sSup>
              </m:oMath>
              <w:r>
                <w:rPr>
                  <w:rFonts w:ascii="LMRoman7-Regular" w:eastAsiaTheme="minorHAnsi" w:hAnsi="LMRoman7-Regular" w:cs="LMRoman7-Regular"/>
                  <w:sz w:val="14"/>
                  <w:szCs w:val="14"/>
                </w:rPr>
                <w:t xml:space="preserve"> </w:t>
              </w:r>
              <w:r>
                <w:rPr>
                  <w:rFonts w:eastAsiaTheme="minorHAnsi"/>
                  <w:sz w:val="20"/>
                  <w:szCs w:val="20"/>
                </w:rPr>
                <w:t>to their color</w:t>
              </w:r>
            </w:ins>
          </w:p>
          <w:p w14:paraId="56CFE9C5" w14:textId="77777777" w:rsidR="00612CFD" w:rsidRDefault="00612CFD" w:rsidP="00426EBB">
            <w:pPr>
              <w:rPr>
                <w:ins w:id="1375" w:author="Author"/>
              </w:rPr>
            </w:pPr>
            <w:ins w:id="1376" w:author="Author">
              <w:r>
                <w:rPr>
                  <w:rFonts w:eastAsiaTheme="minorHAnsi"/>
                  <w:sz w:val="20"/>
                  <w:szCs w:val="20"/>
                </w:rPr>
                <w:t>using (bi)linear interpolation</w:t>
              </w:r>
            </w:ins>
          </w:p>
        </w:tc>
      </w:tr>
      <w:tr w:rsidR="00612CFD" w14:paraId="2A37E53A" w14:textId="77777777" w:rsidTr="00612CFD">
        <w:trPr>
          <w:ins w:id="1377" w:author="Author"/>
        </w:trPr>
        <w:tc>
          <w:tcPr>
            <w:tcW w:w="4680" w:type="dxa"/>
          </w:tcPr>
          <w:p w14:paraId="4433EC10" w14:textId="77777777" w:rsidR="00612CFD" w:rsidRDefault="00612CFD" w:rsidP="00426EBB">
            <w:pPr>
              <w:rPr>
                <w:ins w:id="1378" w:author="Author"/>
                <w:rFonts w:eastAsiaTheme="minorHAnsi"/>
                <w:sz w:val="20"/>
                <w:szCs w:val="20"/>
              </w:rPr>
            </w:pPr>
          </w:p>
        </w:tc>
        <w:tc>
          <w:tcPr>
            <w:tcW w:w="4680" w:type="dxa"/>
          </w:tcPr>
          <w:p w14:paraId="16F40386" w14:textId="77777777" w:rsidR="00612CFD" w:rsidRDefault="00612CFD" w:rsidP="00426EBB">
            <w:pPr>
              <w:rPr>
                <w:ins w:id="1379" w:author="Author"/>
                <w:rFonts w:eastAsiaTheme="minorHAnsi"/>
                <w:sz w:val="20"/>
                <w:szCs w:val="20"/>
              </w:rPr>
            </w:pPr>
          </w:p>
        </w:tc>
      </w:tr>
    </w:tbl>
    <w:p w14:paraId="56E52EE8" w14:textId="560A9EA8" w:rsidR="00BC5C29" w:rsidRDefault="00972E35" w:rsidP="00EC5B54">
      <w:pPr>
        <w:pStyle w:val="Heading1"/>
        <w:numPr>
          <w:ilvl w:val="0"/>
          <w:numId w:val="24"/>
        </w:numPr>
        <w:rPr>
          <w:ins w:id="1380" w:author="Author"/>
        </w:rPr>
      </w:pPr>
      <w:bookmarkStart w:id="1381" w:name="_Toc512426527"/>
      <w:bookmarkStart w:id="1382" w:name="_Toc512426702"/>
      <w:bookmarkStart w:id="1383" w:name="_Toc512426883"/>
      <w:bookmarkStart w:id="1384" w:name="_Toc512427064"/>
      <w:bookmarkStart w:id="1385" w:name="_Toc512427239"/>
      <w:bookmarkStart w:id="1386" w:name="_Toc512427416"/>
      <w:bookmarkStart w:id="1387" w:name="_Toc512427592"/>
      <w:bookmarkStart w:id="1388" w:name="_Toc512427768"/>
      <w:bookmarkStart w:id="1389" w:name="_Toc512427943"/>
      <w:bookmarkStart w:id="1390" w:name="_Toc512428118"/>
      <w:bookmarkStart w:id="1391" w:name="_Toc513719014"/>
      <w:bookmarkStart w:id="1392" w:name="_Toc513815294"/>
      <w:bookmarkStart w:id="1393" w:name="_Toc514146127"/>
      <w:bookmarkStart w:id="1394" w:name="_Toc511814904"/>
      <w:bookmarkStart w:id="1395" w:name="_Toc511815036"/>
      <w:bookmarkStart w:id="1396" w:name="_Toc512426528"/>
      <w:bookmarkStart w:id="1397" w:name="_Toc512426703"/>
      <w:bookmarkStart w:id="1398" w:name="_Toc512426884"/>
      <w:bookmarkStart w:id="1399" w:name="_Toc512427065"/>
      <w:bookmarkStart w:id="1400" w:name="_Toc512427240"/>
      <w:bookmarkStart w:id="1401" w:name="_Toc512427417"/>
      <w:bookmarkStart w:id="1402" w:name="_Toc512427593"/>
      <w:bookmarkStart w:id="1403" w:name="_Toc512427769"/>
      <w:bookmarkStart w:id="1404" w:name="_Toc512427944"/>
      <w:bookmarkStart w:id="1405" w:name="_Toc512428119"/>
      <w:bookmarkStart w:id="1406" w:name="_Toc513719015"/>
      <w:bookmarkStart w:id="1407" w:name="_Toc513815295"/>
      <w:bookmarkStart w:id="1408" w:name="_Toc514146128"/>
      <w:bookmarkStart w:id="1409" w:name="_Toc504649026"/>
      <w:bookmarkStart w:id="1410" w:name="_Toc504649084"/>
      <w:bookmarkStart w:id="1411" w:name="_Toc504649243"/>
      <w:bookmarkStart w:id="1412" w:name="_Toc504740997"/>
      <w:bookmarkStart w:id="1413" w:name="_Toc504741196"/>
      <w:bookmarkStart w:id="1414" w:name="_Toc505773732"/>
      <w:bookmarkStart w:id="1415" w:name="_Toc505774648"/>
      <w:bookmarkStart w:id="1416" w:name="_Toc505774779"/>
      <w:bookmarkStart w:id="1417" w:name="_Toc511814905"/>
      <w:bookmarkStart w:id="1418" w:name="_Toc511815037"/>
      <w:bookmarkStart w:id="1419" w:name="_Toc512426529"/>
      <w:bookmarkStart w:id="1420" w:name="_Toc512426704"/>
      <w:bookmarkStart w:id="1421" w:name="_Toc512426885"/>
      <w:bookmarkStart w:id="1422" w:name="_Toc512427066"/>
      <w:bookmarkStart w:id="1423" w:name="_Toc512427241"/>
      <w:bookmarkStart w:id="1424" w:name="_Toc512427418"/>
      <w:bookmarkStart w:id="1425" w:name="_Toc512427594"/>
      <w:bookmarkStart w:id="1426" w:name="_Toc512427770"/>
      <w:bookmarkStart w:id="1427" w:name="_Toc512427945"/>
      <w:bookmarkStart w:id="1428" w:name="_Toc512428120"/>
      <w:bookmarkStart w:id="1429" w:name="_Toc513719016"/>
      <w:bookmarkStart w:id="1430" w:name="_Toc513815296"/>
      <w:bookmarkStart w:id="1431" w:name="_Toc514146129"/>
      <w:bookmarkStart w:id="1432" w:name="_Toc504649027"/>
      <w:bookmarkStart w:id="1433" w:name="_Toc504649085"/>
      <w:bookmarkStart w:id="1434" w:name="_Toc504649244"/>
      <w:bookmarkStart w:id="1435" w:name="_Toc504740998"/>
      <w:bookmarkStart w:id="1436" w:name="_Toc504741197"/>
      <w:bookmarkStart w:id="1437" w:name="_Toc505773733"/>
      <w:bookmarkStart w:id="1438" w:name="_Toc505774649"/>
      <w:bookmarkStart w:id="1439" w:name="_Toc505774780"/>
      <w:bookmarkStart w:id="1440" w:name="_Toc511814906"/>
      <w:bookmarkStart w:id="1441" w:name="_Toc511815038"/>
      <w:bookmarkStart w:id="1442" w:name="_Toc512426530"/>
      <w:bookmarkStart w:id="1443" w:name="_Toc512426705"/>
      <w:bookmarkStart w:id="1444" w:name="_Toc512426886"/>
      <w:bookmarkStart w:id="1445" w:name="_Toc512427067"/>
      <w:bookmarkStart w:id="1446" w:name="_Toc512427242"/>
      <w:bookmarkStart w:id="1447" w:name="_Toc512427419"/>
      <w:bookmarkStart w:id="1448" w:name="_Toc512427595"/>
      <w:bookmarkStart w:id="1449" w:name="_Toc512427771"/>
      <w:bookmarkStart w:id="1450" w:name="_Toc512427946"/>
      <w:bookmarkStart w:id="1451" w:name="_Toc512428121"/>
      <w:bookmarkStart w:id="1452" w:name="_Toc513719017"/>
      <w:bookmarkStart w:id="1453" w:name="_Toc513815297"/>
      <w:bookmarkStart w:id="1454" w:name="_Toc514146130"/>
      <w:bookmarkStart w:id="1455" w:name="_Toc504649055"/>
      <w:bookmarkStart w:id="1456" w:name="_Toc504649113"/>
      <w:bookmarkStart w:id="1457" w:name="_Toc504649272"/>
      <w:bookmarkStart w:id="1458" w:name="_Toc504741026"/>
      <w:bookmarkStart w:id="1459" w:name="_Toc504741225"/>
      <w:bookmarkStart w:id="1460" w:name="_Toc505773761"/>
      <w:bookmarkStart w:id="1461" w:name="_Toc505774677"/>
      <w:bookmarkStart w:id="1462" w:name="_Toc505774808"/>
      <w:bookmarkStart w:id="1463" w:name="_Toc511814934"/>
      <w:bookmarkStart w:id="1464" w:name="_Toc511815066"/>
      <w:bookmarkStart w:id="1465" w:name="_Toc512426558"/>
      <w:bookmarkStart w:id="1466" w:name="_Toc512426733"/>
      <w:bookmarkStart w:id="1467" w:name="_Toc512426914"/>
      <w:bookmarkStart w:id="1468" w:name="_Toc512427095"/>
      <w:bookmarkStart w:id="1469" w:name="_Toc512427270"/>
      <w:bookmarkStart w:id="1470" w:name="_Toc512427447"/>
      <w:bookmarkStart w:id="1471" w:name="_Toc512427623"/>
      <w:bookmarkStart w:id="1472" w:name="_Toc512427799"/>
      <w:bookmarkStart w:id="1473" w:name="_Toc512427974"/>
      <w:bookmarkStart w:id="1474" w:name="_Toc512428149"/>
      <w:bookmarkStart w:id="1475" w:name="_Toc513719045"/>
      <w:bookmarkStart w:id="1476" w:name="_Toc513815325"/>
      <w:bookmarkStart w:id="1477" w:name="_Toc514146158"/>
      <w:bookmarkStart w:id="1478" w:name="_Toc504649056"/>
      <w:bookmarkStart w:id="1479" w:name="_Toc504649114"/>
      <w:bookmarkStart w:id="1480" w:name="_Toc504649273"/>
      <w:bookmarkStart w:id="1481" w:name="_Toc504741027"/>
      <w:bookmarkStart w:id="1482" w:name="_Toc504741226"/>
      <w:bookmarkStart w:id="1483" w:name="_Toc505773762"/>
      <w:bookmarkStart w:id="1484" w:name="_Toc505774678"/>
      <w:bookmarkStart w:id="1485" w:name="_Toc505774809"/>
      <w:bookmarkStart w:id="1486" w:name="_Toc511814935"/>
      <w:bookmarkStart w:id="1487" w:name="_Toc511815067"/>
      <w:bookmarkStart w:id="1488" w:name="_Toc512426559"/>
      <w:bookmarkStart w:id="1489" w:name="_Toc512426734"/>
      <w:bookmarkStart w:id="1490" w:name="_Toc512426915"/>
      <w:bookmarkStart w:id="1491" w:name="_Toc512427096"/>
      <w:bookmarkStart w:id="1492" w:name="_Toc512427271"/>
      <w:bookmarkStart w:id="1493" w:name="_Toc512427448"/>
      <w:bookmarkStart w:id="1494" w:name="_Toc512427624"/>
      <w:bookmarkStart w:id="1495" w:name="_Toc512427800"/>
      <w:bookmarkStart w:id="1496" w:name="_Toc512427975"/>
      <w:bookmarkStart w:id="1497" w:name="_Toc512428150"/>
      <w:bookmarkStart w:id="1498" w:name="_Toc513719046"/>
      <w:bookmarkStart w:id="1499" w:name="_Toc513815326"/>
      <w:bookmarkStart w:id="1500" w:name="_Toc514146159"/>
      <w:bookmarkStart w:id="1501" w:name="_Toc520719639"/>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ins w:id="1502" w:author="Author">
        <w:r>
          <w:lastRenderedPageBreak/>
          <w:t>Display Properties</w:t>
        </w:r>
        <w:r w:rsidR="002F39B8">
          <w:t xml:space="preserve"> Overview</w:t>
        </w:r>
        <w:bookmarkEnd w:id="1501"/>
      </w:ins>
    </w:p>
    <w:p w14:paraId="1BEC6DB6" w14:textId="5FC5332C" w:rsidR="00972E35" w:rsidRDefault="00972E35" w:rsidP="00A30AD1">
      <w:pPr>
        <w:jc w:val="both"/>
        <w:rPr>
          <w:ins w:id="1503" w:author="Author"/>
        </w:rPr>
      </w:pPr>
      <w:ins w:id="1504" w:author="Author">
        <w:r>
          <w:t>Display properties contain extra information about the material to help how to describe it so that a material can be realistically and consistently rendered on the screen. For example, a metal material will be highly shiny and reflective, where a translucent material will allow light to pass through. This information is useful mainly for display purposes.</w:t>
        </w:r>
      </w:ins>
    </w:p>
    <w:p w14:paraId="07348A5C" w14:textId="1606BF7A" w:rsidR="00A30AD1" w:rsidRDefault="00A30AD1" w:rsidP="00A30AD1">
      <w:pPr>
        <w:jc w:val="both"/>
        <w:rPr>
          <w:ins w:id="1505" w:author="Author"/>
        </w:rPr>
      </w:pPr>
      <w:ins w:id="1506" w:author="Author">
        <w:r>
          <w:t>Physically based rendering (PBR) is an approach to real-time rendering of materials that delivers physically plausible surface reflections in a variety of lighting conditions. It can be viewed as an extension of color where the surface is defined also by its specular reflectance and roughness.</w:t>
        </w:r>
      </w:ins>
    </w:p>
    <w:p w14:paraId="05ACA246" w14:textId="77777777" w:rsidR="00A30AD1" w:rsidRDefault="00A30AD1" w:rsidP="00A30AD1">
      <w:pPr>
        <w:rPr>
          <w:ins w:id="1507" w:author="Author"/>
        </w:rPr>
      </w:pPr>
      <w:ins w:id="1508" w:author="Author">
        <w:r>
          <w:t>Most real-world materials fall into two categories:</w:t>
        </w:r>
      </w:ins>
    </w:p>
    <w:p w14:paraId="71AD16DD" w14:textId="3564FE68" w:rsidR="003F7C42" w:rsidRDefault="003F7C42" w:rsidP="003F7C42">
      <w:pPr>
        <w:pStyle w:val="ListParagraph"/>
        <w:numPr>
          <w:ilvl w:val="0"/>
          <w:numId w:val="32"/>
        </w:numPr>
        <w:spacing w:after="160" w:line="259" w:lineRule="auto"/>
        <w:jc w:val="both"/>
        <w:rPr>
          <w:ins w:id="1509" w:author="Author"/>
        </w:rPr>
      </w:pPr>
      <w:ins w:id="1510" w:author="Author">
        <w:r>
          <w:t>Non-metals (dielectrics). Materials like plastics or ceramics tend to be less reflective and the light that penetrates the surface is usually scattered and reemitted back into the environment. Because of that their diffuse reflectance can be extremely high while their specular reflectance is usually only around 4%. Specular reflections are usually uncolored.</w:t>
        </w:r>
      </w:ins>
    </w:p>
    <w:p w14:paraId="33933DDB" w14:textId="77777777" w:rsidR="003F7C42" w:rsidRDefault="003F7C42" w:rsidP="00EC5B54">
      <w:pPr>
        <w:pStyle w:val="ListParagraph"/>
        <w:spacing w:after="160" w:line="259" w:lineRule="auto"/>
        <w:jc w:val="both"/>
        <w:rPr>
          <w:ins w:id="1511" w:author="Author"/>
        </w:rPr>
      </w:pPr>
    </w:p>
    <w:p w14:paraId="29A7BA8B" w14:textId="26F31268" w:rsidR="00A30AD1" w:rsidRDefault="00A30AD1" w:rsidP="00EC5B54">
      <w:pPr>
        <w:pStyle w:val="ListParagraph"/>
        <w:numPr>
          <w:ilvl w:val="0"/>
          <w:numId w:val="32"/>
        </w:numPr>
        <w:spacing w:after="160" w:line="259" w:lineRule="auto"/>
        <w:jc w:val="both"/>
        <w:rPr>
          <w:ins w:id="1512" w:author="Author"/>
        </w:rPr>
      </w:pPr>
      <w:ins w:id="1513" w:author="Author">
        <w:r>
          <w:t xml:space="preserve">Metals (conductors). These materials tend to be very reflective and they usually absorb rather than scatter any light that happens to penetrate the surface. Therefore, their specular reflectance is </w:t>
        </w:r>
        <w:r w:rsidR="003F7C42">
          <w:t>extremely high</w:t>
        </w:r>
        <w:r>
          <w:t xml:space="preserve"> and their diffuse reflectance approaches zero. Specular reflections can be color tinted, e.g. in case of gold and copper. </w:t>
        </w:r>
      </w:ins>
    </w:p>
    <w:p w14:paraId="18461E1D" w14:textId="50D618B4" w:rsidR="003F7C42" w:rsidRDefault="00A74EAD" w:rsidP="00A30AD1">
      <w:pPr>
        <w:jc w:val="both"/>
        <w:rPr>
          <w:ins w:id="1514" w:author="Author"/>
        </w:rPr>
      </w:pPr>
      <w:ins w:id="1515" w:author="Author">
        <w:r>
          <w:br/>
        </w:r>
        <w:r w:rsidR="00A30AD1">
          <w:t xml:space="preserve">Because of this duality, some systems adopted the so-called </w:t>
        </w:r>
        <w:r w:rsidR="00A30AD1" w:rsidRPr="00EC5B54">
          <w:t>metallic workflow</w:t>
        </w:r>
        <w:r w:rsidR="00A30AD1">
          <w:t xml:space="preserve"> in which the material is defined by its surface color and the degree to which it behaves as a metal. Another widely adopted approach is the so-called </w:t>
        </w:r>
        <w:r w:rsidR="00A30AD1" w:rsidRPr="00EC5B54">
          <w:t>specular workflow</w:t>
        </w:r>
        <w:r w:rsidR="00A30AD1">
          <w:t xml:space="preserve"> in which both the diffuse reflectance and the specular reflectance are defined explicitly as </w:t>
        </w:r>
        <w:r w:rsidR="00C236CD">
          <w:t>s</w:t>
        </w:r>
        <w:r w:rsidR="00A30AD1">
          <w:t xml:space="preserve">RGB color triplets. </w:t>
        </w:r>
      </w:ins>
    </w:p>
    <w:p w14:paraId="40366E14" w14:textId="3F436EFF" w:rsidR="00A30AD1" w:rsidRDefault="00A30AD1" w:rsidP="00A30AD1">
      <w:pPr>
        <w:jc w:val="both"/>
        <w:rPr>
          <w:ins w:id="1516" w:author="Author"/>
        </w:rPr>
      </w:pPr>
      <w:ins w:id="1517" w:author="Author">
        <w:r>
          <w:t xml:space="preserve">Both workflows use an additional parameter that specifies surface </w:t>
        </w:r>
        <w:r w:rsidR="003F7C42">
          <w:t>roughness,</w:t>
        </w:r>
        <w:r>
          <w:t xml:space="preserve"> or its complimentary value called shininess (or smoothness). In this document, the terms ‘metallic workflow’ and ‘metallic representation’ as well as ‘specular workflow’ and ‘specular representation’ are used interchangeably.</w:t>
        </w:r>
      </w:ins>
    </w:p>
    <w:p w14:paraId="10C34D0A" w14:textId="5E368969" w:rsidR="007358F2" w:rsidRDefault="00A30AD1" w:rsidP="00EC5B54">
      <w:pPr>
        <w:jc w:val="both"/>
        <w:rPr>
          <w:ins w:id="1518" w:author="Author"/>
        </w:rPr>
      </w:pPr>
      <w:ins w:id="1519" w:author="Author">
        <w:r>
          <w:t xml:space="preserve">For both workflows 3MF defines both “plain” and </w:t>
        </w:r>
        <w:r w:rsidR="00F5191F">
          <w:t>“</w:t>
        </w:r>
        <w:r>
          <w:t>textured</w:t>
        </w:r>
        <w:r w:rsidR="00F5191F">
          <w:t>”</w:t>
        </w:r>
        <w:r>
          <w:t xml:space="preserve"> representation of the material.</w:t>
        </w:r>
      </w:ins>
    </w:p>
    <w:p w14:paraId="1AA3AA1E" w14:textId="192EACC2" w:rsidR="00817071" w:rsidRDefault="007358F2" w:rsidP="00EC5B54">
      <w:pPr>
        <w:rPr>
          <w:ins w:id="1520" w:author="Author"/>
        </w:rPr>
      </w:pPr>
      <w:ins w:id="1521" w:author="Author">
        <w:r>
          <w:t>Physically based materials specify only the appearance of material at the surface of the object. They do not describe the distribution of the material through the volume of the object. Similarly, they do not describe the chemical composition of the material.</w:t>
        </w:r>
      </w:ins>
    </w:p>
    <w:p w14:paraId="356CF1DC" w14:textId="7F729760" w:rsidR="00817071" w:rsidRDefault="00817071" w:rsidP="00817071">
      <w:pPr>
        <w:pStyle w:val="NoSpacing"/>
        <w:jc w:val="both"/>
        <w:rPr>
          <w:ins w:id="1522" w:author="Author"/>
        </w:rPr>
      </w:pPr>
      <w:ins w:id="1523" w:author="Author">
        <w:r>
          <w:t>Translucent materials have the quality of allowing light to pass through, unlike opaque materials which reflect some portions of electromagnetic spectrum while absorbing others. The portion of light that is not reflected into the environment is refracted and gradually absorbed as it travels through the material. Obje</w:t>
        </w:r>
        <w:r w:rsidRPr="00C65462">
          <w:t>ct thickness pla</w:t>
        </w:r>
        <w:r>
          <w:t xml:space="preserve">ys a significant role in how much </w:t>
        </w:r>
        <w:r w:rsidRPr="00C65462">
          <w:t xml:space="preserve">light is </w:t>
        </w:r>
        <w:r>
          <w:t xml:space="preserve">absorbed. While transparent materials only affect the amount of light they let through, translucent ones can even alter its path, resulting in more diffuse appearance. Such appearance can be attributed to a combination of two factors – surface scattering due to object’s surface roughness and volume scattering due to microscopic non-uniformities </w:t>
        </w:r>
        <w:r>
          <w:lastRenderedPageBreak/>
          <w:t>in the material. In the latter case, the light does not follow a straight path but bounces many times inside the object before it is absorbed or reemitted somewhere else.</w:t>
        </w:r>
      </w:ins>
    </w:p>
    <w:p w14:paraId="1FDF02D1" w14:textId="166B56FC" w:rsidR="00817071" w:rsidRDefault="00817071" w:rsidP="00817071">
      <w:pPr>
        <w:pStyle w:val="NoSpacing"/>
        <w:jc w:val="both"/>
        <w:rPr>
          <w:ins w:id="1524" w:author="Author"/>
        </w:rPr>
      </w:pPr>
    </w:p>
    <w:p w14:paraId="2EF4D000" w14:textId="59D0E95D" w:rsidR="00817071" w:rsidRDefault="00817071" w:rsidP="00817071">
      <w:pPr>
        <w:pStyle w:val="NoSpacing"/>
        <w:jc w:val="both"/>
        <w:rPr>
          <w:ins w:id="1525" w:author="Author"/>
        </w:rPr>
      </w:pPr>
      <w:ins w:id="1526" w:author="Author">
        <w:r>
          <w:t>Display properties are represented by these five types – specular, metallic, specular with texture, metallic with texture, and translucent.</w:t>
        </w:r>
      </w:ins>
    </w:p>
    <w:p w14:paraId="3E9578D1" w14:textId="6DD28BA5" w:rsidR="00A74EAD" w:rsidRDefault="00A74EAD" w:rsidP="00817071">
      <w:pPr>
        <w:pStyle w:val="NoSpacing"/>
        <w:jc w:val="both"/>
        <w:rPr>
          <w:ins w:id="1527" w:author="Author"/>
        </w:rPr>
      </w:pPr>
    </w:p>
    <w:p w14:paraId="4F5DA1A4" w14:textId="7B08BE29" w:rsidR="00A74EAD" w:rsidRDefault="00A74EAD" w:rsidP="00A74EAD">
      <w:pPr>
        <w:rPr>
          <w:ins w:id="1528" w:author="Author"/>
        </w:rPr>
      </w:pPr>
      <w:ins w:id="1529" w:author="Author">
        <w:r>
          <w:t>“metallic”</w:t>
        </w:r>
        <w:r w:rsidR="00271475">
          <w:t xml:space="preserve">, </w:t>
        </w:r>
        <w:r>
          <w:t>“specular”</w:t>
        </w:r>
        <w:r w:rsidR="00271475">
          <w:t>, and “translucent”</w:t>
        </w:r>
        <w:r>
          <w:t xml:space="preserve"> types are only valid for &lt;basematerials&gt;</w:t>
        </w:r>
        <w:r w:rsidR="00154F15">
          <w:t>, &lt;compositematerials&gt;</w:t>
        </w:r>
        <w:r>
          <w:t xml:space="preserve"> and &lt;colo</w:t>
        </w:r>
        <w:r w:rsidR="00154F15">
          <w:t>r</w:t>
        </w:r>
        <w:r>
          <w:t xml:space="preserve">group&gt;. Where “metallictexture” and “speculartexture” are only valid for &lt;texture2dgroup&gt;. </w:t>
        </w:r>
      </w:ins>
    </w:p>
    <w:p w14:paraId="1B0001CB" w14:textId="6C9458CB" w:rsidR="00D547CD" w:rsidRDefault="00695B3A" w:rsidP="00BB5B49">
      <w:pPr>
        <w:jc w:val="both"/>
        <w:rPr>
          <w:ins w:id="1530" w:author="Author"/>
        </w:rPr>
      </w:pPr>
      <w:ins w:id="1531" w:author="Author">
        <w:r>
          <w:t>The properties defined on a triangle that are from a display properties group MUST NOT form gradients, as interpolation between physically based materials is not defined in this specification. A consumer MUST apply the p1 property to the entire triangle. Properties p2 and p3 MUST be either unspecified or they MUST be equal to p1.</w:t>
        </w:r>
      </w:ins>
    </w:p>
    <w:p w14:paraId="0756714A" w14:textId="77777777" w:rsidR="00D547CD" w:rsidRPr="00D547CD" w:rsidRDefault="00D547CD" w:rsidP="00EC5B54">
      <w:pPr>
        <w:rPr>
          <w:ins w:id="1532" w:author="Author"/>
        </w:rPr>
      </w:pPr>
    </w:p>
    <w:p w14:paraId="3C39CCB2" w14:textId="48DCE88B" w:rsidR="00D547CD" w:rsidRPr="00D547CD" w:rsidRDefault="0074374D">
      <w:pPr>
        <w:pStyle w:val="Heading2"/>
        <w:numPr>
          <w:ilvl w:val="1"/>
          <w:numId w:val="24"/>
        </w:numPr>
        <w:rPr>
          <w:ins w:id="1533" w:author="Author"/>
        </w:rPr>
      </w:pPr>
      <w:bookmarkStart w:id="1534" w:name="_Toc505773764"/>
      <w:bookmarkStart w:id="1535" w:name="_Toc505774680"/>
      <w:bookmarkStart w:id="1536" w:name="_Toc505774811"/>
      <w:bookmarkStart w:id="1537" w:name="_Toc511814937"/>
      <w:bookmarkStart w:id="1538" w:name="_Toc511815069"/>
      <w:bookmarkStart w:id="1539" w:name="_Toc512427802"/>
      <w:bookmarkStart w:id="1540" w:name="_Toc512427977"/>
      <w:bookmarkStart w:id="1541" w:name="_Toc512428152"/>
      <w:bookmarkStart w:id="1542" w:name="_Toc513719048"/>
      <w:bookmarkStart w:id="1543" w:name="_Toc513815328"/>
      <w:bookmarkStart w:id="1544" w:name="_Toc514146161"/>
      <w:bookmarkStart w:id="1545" w:name="_Toc520719640"/>
      <w:bookmarkEnd w:id="1534"/>
      <w:bookmarkEnd w:id="1535"/>
      <w:bookmarkEnd w:id="1536"/>
      <w:bookmarkEnd w:id="1537"/>
      <w:bookmarkEnd w:id="1538"/>
      <w:bookmarkEnd w:id="1539"/>
      <w:bookmarkEnd w:id="1540"/>
      <w:bookmarkEnd w:id="1541"/>
      <w:bookmarkEnd w:id="1542"/>
      <w:bookmarkEnd w:id="1543"/>
      <w:bookmarkEnd w:id="1544"/>
      <w:ins w:id="1546" w:author="Author">
        <w:r>
          <w:t>Specular Display Properties</w:t>
        </w:r>
        <w:bookmarkEnd w:id="1545"/>
      </w:ins>
    </w:p>
    <w:p w14:paraId="3D7EC355" w14:textId="4A35E6D3" w:rsidR="006A2F3F" w:rsidRPr="00EC5B54" w:rsidRDefault="006A2F3F" w:rsidP="006A2F3F">
      <w:pPr>
        <w:keepNext/>
        <w:rPr>
          <w:ins w:id="1547" w:author="Author"/>
        </w:rPr>
      </w:pPr>
      <w:ins w:id="1548" w:author="Author">
        <w:r>
          <w:t xml:space="preserve">Element </w:t>
        </w:r>
        <w:r w:rsidRPr="00EC5B54">
          <w:t>&lt;</w:t>
        </w:r>
        <w:r w:rsidR="00842440" w:rsidRPr="00D547CD">
          <w:rPr>
            <w:b/>
          </w:rPr>
          <w:t>pb</w:t>
        </w:r>
        <w:r w:rsidR="00B63817" w:rsidRPr="00D547CD">
          <w:rPr>
            <w:b/>
          </w:rPr>
          <w:t>specular</w:t>
        </w:r>
        <w:r w:rsidRPr="00D547CD">
          <w:rPr>
            <w:b/>
          </w:rPr>
          <w:t>displayproperties</w:t>
        </w:r>
        <w:r w:rsidRPr="00EC5B54">
          <w:t>&gt;</w:t>
        </w:r>
      </w:ins>
    </w:p>
    <w:tbl>
      <w:tblPr>
        <w:tblW w:w="5325" w:type="pct"/>
        <w:tblLook w:val="0000" w:firstRow="0" w:lastRow="0" w:firstColumn="0" w:lastColumn="0" w:noHBand="0" w:noVBand="0"/>
      </w:tblPr>
      <w:tblGrid>
        <w:gridCol w:w="1312"/>
        <w:gridCol w:w="8646"/>
      </w:tblGrid>
      <w:tr w:rsidR="006A2F3F" w:rsidRPr="00161007" w14:paraId="22B8B565" w14:textId="77777777" w:rsidTr="00695B3A">
        <w:trPr>
          <w:ins w:id="1549" w:author="Author"/>
        </w:trPr>
        <w:tc>
          <w:tcPr>
            <w:tcW w:w="659" w:type="pct"/>
            <w:tcBorders>
              <w:top w:val="single" w:sz="4" w:space="0" w:color="auto"/>
              <w:left w:val="single" w:sz="4" w:space="0" w:color="auto"/>
              <w:bottom w:val="single" w:sz="4" w:space="0" w:color="auto"/>
              <w:right w:val="single" w:sz="4" w:space="0" w:color="auto"/>
            </w:tcBorders>
          </w:tcPr>
          <w:p w14:paraId="43186FBE" w14:textId="77777777" w:rsidR="006A2F3F" w:rsidRPr="00851A5A" w:rsidRDefault="006A2F3F" w:rsidP="00F453AB">
            <w:pPr>
              <w:jc w:val="both"/>
              <w:rPr>
                <w:ins w:id="1550" w:author="Author"/>
                <w:rFonts w:ascii="Arial" w:hAnsi="Arial" w:cs="Arial"/>
                <w:color w:val="808080"/>
                <w:sz w:val="16"/>
                <w:szCs w:val="16"/>
              </w:rPr>
            </w:pPr>
            <w:ins w:id="1551" w:author="Author">
              <w:r w:rsidRPr="00161007">
                <w:rPr>
                  <w:rFonts w:ascii="Arial" w:hAnsi="Arial" w:cs="Arial"/>
                  <w:color w:val="808080"/>
                  <w:sz w:val="16"/>
                  <w:szCs w:val="16"/>
                </w:rPr>
                <w:t>diagram</w:t>
              </w:r>
            </w:ins>
          </w:p>
        </w:tc>
        <w:tc>
          <w:tcPr>
            <w:tcW w:w="4341" w:type="pct"/>
            <w:tcBorders>
              <w:top w:val="single" w:sz="4" w:space="0" w:color="auto"/>
              <w:left w:val="single" w:sz="4" w:space="0" w:color="auto"/>
              <w:bottom w:val="single" w:sz="4" w:space="0" w:color="auto"/>
              <w:right w:val="single" w:sz="4" w:space="0" w:color="auto"/>
            </w:tcBorders>
          </w:tcPr>
          <w:p w14:paraId="1B839A07" w14:textId="6F598ADD" w:rsidR="006A2F3F" w:rsidRPr="00161007" w:rsidRDefault="006A2F3F" w:rsidP="00F453AB">
            <w:pPr>
              <w:jc w:val="both"/>
              <w:rPr>
                <w:ins w:id="1552" w:author="Author"/>
                <w:rFonts w:ascii="Arial" w:hAnsi="Arial" w:cs="Arial"/>
                <w:sz w:val="24"/>
                <w:szCs w:val="24"/>
              </w:rPr>
            </w:pPr>
            <w:ins w:id="1553" w:author="Author">
              <w:r w:rsidRPr="00851A5A">
                <w:rPr>
                  <w:rFonts w:ascii="Arial" w:hAnsi="Arial" w:cs="Arial"/>
                  <w:sz w:val="24"/>
                  <w:szCs w:val="24"/>
                </w:rPr>
                <w:t xml:space="preserve">  </w:t>
              </w:r>
              <w:r w:rsidR="00CE68A1">
                <w:rPr>
                  <w:noProof/>
                </w:rPr>
                <w:drawing>
                  <wp:inline distT="0" distB="0" distL="0" distR="0" wp14:anchorId="59312C7B" wp14:editId="4E844F9D">
                    <wp:extent cx="4943475" cy="1476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3475" cy="1476375"/>
                            </a:xfrm>
                            <a:prstGeom prst="rect">
                              <a:avLst/>
                            </a:prstGeom>
                          </pic:spPr>
                        </pic:pic>
                      </a:graphicData>
                    </a:graphic>
                  </wp:inline>
                </w:drawing>
              </w:r>
            </w:ins>
          </w:p>
        </w:tc>
      </w:tr>
      <w:tr w:rsidR="006A2F3F" w:rsidRPr="00161007" w14:paraId="35249756" w14:textId="77777777" w:rsidTr="00695B3A">
        <w:trPr>
          <w:ins w:id="1554" w:author="Author"/>
        </w:trPr>
        <w:tc>
          <w:tcPr>
            <w:tcW w:w="659" w:type="pct"/>
            <w:tcBorders>
              <w:top w:val="single" w:sz="4" w:space="0" w:color="auto"/>
              <w:left w:val="single" w:sz="4" w:space="0" w:color="auto"/>
              <w:bottom w:val="single" w:sz="4" w:space="0" w:color="auto"/>
              <w:right w:val="single" w:sz="4" w:space="0" w:color="auto"/>
            </w:tcBorders>
          </w:tcPr>
          <w:p w14:paraId="231395AC" w14:textId="77777777" w:rsidR="006A2F3F" w:rsidRPr="00851A5A" w:rsidRDefault="006A2F3F" w:rsidP="00F453AB">
            <w:pPr>
              <w:jc w:val="both"/>
              <w:rPr>
                <w:ins w:id="1555" w:author="Author"/>
                <w:rFonts w:ascii="Arial" w:hAnsi="Arial" w:cs="Arial"/>
                <w:color w:val="808080"/>
                <w:sz w:val="16"/>
                <w:szCs w:val="16"/>
              </w:rPr>
            </w:pPr>
            <w:ins w:id="1556" w:author="Author">
              <w:r w:rsidRPr="00161007">
                <w:rPr>
                  <w:rFonts w:ascii="Arial" w:hAnsi="Arial" w:cs="Arial"/>
                  <w:color w:val="808080"/>
                  <w:sz w:val="16"/>
                  <w:szCs w:val="16"/>
                </w:rPr>
                <w:t>attributes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56"/>
              <w:gridCol w:w="1905"/>
              <w:gridCol w:w="804"/>
              <w:gridCol w:w="723"/>
              <w:gridCol w:w="609"/>
              <w:gridCol w:w="2931"/>
            </w:tblGrid>
            <w:tr w:rsidR="006A2F3F" w:rsidRPr="00161007" w14:paraId="61785678" w14:textId="77777777" w:rsidTr="00B63817">
              <w:trPr>
                <w:ins w:id="1557" w:author="Author"/>
              </w:trPr>
              <w:tc>
                <w:tcPr>
                  <w:tcW w:w="864" w:type="pct"/>
                </w:tcPr>
                <w:p w14:paraId="4161A0E1" w14:textId="77777777" w:rsidR="006A2F3F" w:rsidRPr="00161007" w:rsidRDefault="006A2F3F" w:rsidP="00F453AB">
                  <w:pPr>
                    <w:widowControl w:val="0"/>
                    <w:autoSpaceDE w:val="0"/>
                    <w:autoSpaceDN w:val="0"/>
                    <w:adjustRightInd w:val="0"/>
                    <w:spacing w:before="60" w:after="60" w:line="240" w:lineRule="auto"/>
                    <w:rPr>
                      <w:ins w:id="1558" w:author="Author"/>
                      <w:rFonts w:ascii="Arial" w:hAnsi="Arial" w:cs="Arial"/>
                      <w:sz w:val="24"/>
                      <w:szCs w:val="24"/>
                    </w:rPr>
                  </w:pPr>
                  <w:ins w:id="1559" w:author="Author">
                    <w:r w:rsidRPr="00161007">
                      <w:rPr>
                        <w:rFonts w:ascii="Arial" w:hAnsi="Arial" w:cs="Arial"/>
                        <w:color w:val="808080"/>
                        <w:sz w:val="16"/>
                        <w:szCs w:val="16"/>
                      </w:rPr>
                      <w:t>Name</w:t>
                    </w:r>
                  </w:ins>
                </w:p>
              </w:tc>
              <w:tc>
                <w:tcPr>
                  <w:tcW w:w="1130" w:type="pct"/>
                </w:tcPr>
                <w:p w14:paraId="5965B6D2" w14:textId="77777777" w:rsidR="006A2F3F" w:rsidRPr="00161007" w:rsidRDefault="006A2F3F" w:rsidP="00F453AB">
                  <w:pPr>
                    <w:widowControl w:val="0"/>
                    <w:autoSpaceDE w:val="0"/>
                    <w:autoSpaceDN w:val="0"/>
                    <w:adjustRightInd w:val="0"/>
                    <w:spacing w:before="60" w:after="60" w:line="240" w:lineRule="auto"/>
                    <w:rPr>
                      <w:ins w:id="1560" w:author="Author"/>
                      <w:rFonts w:ascii="Arial" w:hAnsi="Arial" w:cs="Arial"/>
                      <w:sz w:val="24"/>
                      <w:szCs w:val="24"/>
                    </w:rPr>
                  </w:pPr>
                  <w:ins w:id="1561" w:author="Author">
                    <w:r w:rsidRPr="00161007">
                      <w:rPr>
                        <w:rFonts w:ascii="Arial" w:hAnsi="Arial" w:cs="Arial"/>
                        <w:color w:val="808080"/>
                        <w:sz w:val="16"/>
                        <w:szCs w:val="16"/>
                      </w:rPr>
                      <w:t>Type</w:t>
                    </w:r>
                  </w:ins>
                </w:p>
              </w:tc>
              <w:tc>
                <w:tcPr>
                  <w:tcW w:w="477" w:type="pct"/>
                </w:tcPr>
                <w:p w14:paraId="2E238363" w14:textId="77777777" w:rsidR="006A2F3F" w:rsidRPr="00161007" w:rsidRDefault="006A2F3F" w:rsidP="00F453AB">
                  <w:pPr>
                    <w:widowControl w:val="0"/>
                    <w:autoSpaceDE w:val="0"/>
                    <w:autoSpaceDN w:val="0"/>
                    <w:adjustRightInd w:val="0"/>
                    <w:spacing w:before="60" w:after="60" w:line="240" w:lineRule="auto"/>
                    <w:rPr>
                      <w:ins w:id="1562" w:author="Author"/>
                      <w:rFonts w:ascii="Arial" w:hAnsi="Arial" w:cs="Arial"/>
                      <w:sz w:val="24"/>
                      <w:szCs w:val="24"/>
                    </w:rPr>
                  </w:pPr>
                  <w:ins w:id="1563" w:author="Author">
                    <w:r w:rsidRPr="00161007">
                      <w:rPr>
                        <w:rFonts w:ascii="Arial" w:hAnsi="Arial" w:cs="Arial"/>
                        <w:color w:val="808080"/>
                        <w:sz w:val="16"/>
                        <w:szCs w:val="16"/>
                      </w:rPr>
                      <w:t>Use</w:t>
                    </w:r>
                  </w:ins>
                </w:p>
              </w:tc>
              <w:tc>
                <w:tcPr>
                  <w:tcW w:w="429" w:type="pct"/>
                </w:tcPr>
                <w:p w14:paraId="2374326D" w14:textId="77777777" w:rsidR="006A2F3F" w:rsidRPr="00161007" w:rsidRDefault="006A2F3F" w:rsidP="00F453AB">
                  <w:pPr>
                    <w:widowControl w:val="0"/>
                    <w:autoSpaceDE w:val="0"/>
                    <w:autoSpaceDN w:val="0"/>
                    <w:adjustRightInd w:val="0"/>
                    <w:spacing w:before="60" w:after="60" w:line="240" w:lineRule="auto"/>
                    <w:rPr>
                      <w:ins w:id="1564" w:author="Author"/>
                      <w:rFonts w:ascii="Arial" w:hAnsi="Arial" w:cs="Arial"/>
                      <w:sz w:val="24"/>
                      <w:szCs w:val="24"/>
                    </w:rPr>
                  </w:pPr>
                  <w:ins w:id="1565" w:author="Author">
                    <w:r w:rsidRPr="00161007">
                      <w:rPr>
                        <w:rFonts w:ascii="Arial" w:hAnsi="Arial" w:cs="Arial"/>
                        <w:color w:val="808080"/>
                        <w:sz w:val="16"/>
                        <w:szCs w:val="16"/>
                      </w:rPr>
                      <w:t>Default</w:t>
                    </w:r>
                  </w:ins>
                </w:p>
              </w:tc>
              <w:tc>
                <w:tcPr>
                  <w:tcW w:w="361" w:type="pct"/>
                </w:tcPr>
                <w:p w14:paraId="3BBF41AF" w14:textId="77777777" w:rsidR="006A2F3F" w:rsidRPr="00161007" w:rsidRDefault="006A2F3F" w:rsidP="00F453AB">
                  <w:pPr>
                    <w:widowControl w:val="0"/>
                    <w:autoSpaceDE w:val="0"/>
                    <w:autoSpaceDN w:val="0"/>
                    <w:adjustRightInd w:val="0"/>
                    <w:spacing w:before="60" w:after="60" w:line="240" w:lineRule="auto"/>
                    <w:rPr>
                      <w:ins w:id="1566" w:author="Author"/>
                      <w:rFonts w:ascii="Arial" w:hAnsi="Arial" w:cs="Arial"/>
                      <w:sz w:val="24"/>
                      <w:szCs w:val="24"/>
                    </w:rPr>
                  </w:pPr>
                  <w:ins w:id="1567" w:author="Author">
                    <w:r w:rsidRPr="00161007">
                      <w:rPr>
                        <w:rFonts w:ascii="Arial" w:hAnsi="Arial" w:cs="Arial"/>
                        <w:color w:val="808080"/>
                        <w:sz w:val="16"/>
                        <w:szCs w:val="16"/>
                      </w:rPr>
                      <w:t>Fixed</w:t>
                    </w:r>
                  </w:ins>
                </w:p>
              </w:tc>
              <w:tc>
                <w:tcPr>
                  <w:tcW w:w="1740" w:type="pct"/>
                </w:tcPr>
                <w:p w14:paraId="3347B85B" w14:textId="77777777" w:rsidR="006A2F3F" w:rsidRPr="00161007" w:rsidRDefault="006A2F3F" w:rsidP="00F453AB">
                  <w:pPr>
                    <w:widowControl w:val="0"/>
                    <w:autoSpaceDE w:val="0"/>
                    <w:autoSpaceDN w:val="0"/>
                    <w:adjustRightInd w:val="0"/>
                    <w:spacing w:before="60" w:after="60" w:line="240" w:lineRule="auto"/>
                    <w:rPr>
                      <w:ins w:id="1568" w:author="Author"/>
                      <w:rFonts w:ascii="Arial" w:hAnsi="Arial" w:cs="Arial"/>
                      <w:sz w:val="24"/>
                      <w:szCs w:val="24"/>
                    </w:rPr>
                  </w:pPr>
                  <w:ins w:id="1569" w:author="Author">
                    <w:r w:rsidRPr="00161007">
                      <w:rPr>
                        <w:rFonts w:ascii="Arial" w:hAnsi="Arial" w:cs="Arial"/>
                        <w:color w:val="808080"/>
                        <w:sz w:val="16"/>
                        <w:szCs w:val="16"/>
                      </w:rPr>
                      <w:t>Annotation</w:t>
                    </w:r>
                  </w:ins>
                </w:p>
              </w:tc>
            </w:tr>
            <w:tr w:rsidR="006A2F3F" w:rsidRPr="00161007" w14:paraId="6C4B4DA8" w14:textId="77777777" w:rsidTr="00B63817">
              <w:trPr>
                <w:ins w:id="1570" w:author="Author"/>
              </w:trPr>
              <w:tc>
                <w:tcPr>
                  <w:tcW w:w="864" w:type="pct"/>
                </w:tcPr>
                <w:p w14:paraId="609A2A82" w14:textId="5DD1FA74" w:rsidR="006A2F3F" w:rsidRPr="00EC5B54" w:rsidRDefault="00842440" w:rsidP="00F453AB">
                  <w:pPr>
                    <w:widowControl w:val="0"/>
                    <w:autoSpaceDE w:val="0"/>
                    <w:autoSpaceDN w:val="0"/>
                    <w:adjustRightInd w:val="0"/>
                    <w:spacing w:before="60" w:after="60" w:line="240" w:lineRule="auto"/>
                    <w:rPr>
                      <w:ins w:id="1571" w:author="Author"/>
                      <w:rFonts w:ascii="Arial" w:hAnsi="Arial" w:cs="Arial"/>
                      <w:b/>
                      <w:sz w:val="24"/>
                      <w:szCs w:val="24"/>
                    </w:rPr>
                  </w:pPr>
                  <w:ins w:id="1572" w:author="Author">
                    <w:r w:rsidRPr="00EC5B54">
                      <w:rPr>
                        <w:rFonts w:ascii="Arial" w:hAnsi="Arial" w:cs="Arial"/>
                        <w:b/>
                        <w:color w:val="000000"/>
                        <w:sz w:val="16"/>
                        <w:szCs w:val="16"/>
                      </w:rPr>
                      <w:t>i</w:t>
                    </w:r>
                    <w:r w:rsidR="006A2F3F" w:rsidRPr="00EC5B54">
                      <w:rPr>
                        <w:rFonts w:ascii="Arial" w:hAnsi="Arial" w:cs="Arial"/>
                        <w:b/>
                        <w:color w:val="000000"/>
                        <w:sz w:val="16"/>
                        <w:szCs w:val="16"/>
                      </w:rPr>
                      <w:t>d</w:t>
                    </w:r>
                  </w:ins>
                </w:p>
              </w:tc>
              <w:tc>
                <w:tcPr>
                  <w:tcW w:w="1130" w:type="pct"/>
                </w:tcPr>
                <w:p w14:paraId="155DB32B" w14:textId="77777777" w:rsidR="006A2F3F" w:rsidRPr="00161007" w:rsidRDefault="006A2F3F" w:rsidP="00F453AB">
                  <w:pPr>
                    <w:widowControl w:val="0"/>
                    <w:autoSpaceDE w:val="0"/>
                    <w:autoSpaceDN w:val="0"/>
                    <w:adjustRightInd w:val="0"/>
                    <w:spacing w:before="60" w:after="60" w:line="240" w:lineRule="auto"/>
                    <w:rPr>
                      <w:ins w:id="1573" w:author="Author"/>
                      <w:rFonts w:ascii="Arial" w:hAnsi="Arial" w:cs="Arial"/>
                      <w:sz w:val="24"/>
                      <w:szCs w:val="24"/>
                    </w:rPr>
                  </w:pPr>
                  <w:ins w:id="1574" w:author="Author">
                    <w:r>
                      <w:rPr>
                        <w:rFonts w:ascii="Arial" w:hAnsi="Arial" w:cs="Arial"/>
                        <w:b/>
                        <w:bCs/>
                        <w:color w:val="000000"/>
                        <w:sz w:val="16"/>
                        <w:szCs w:val="16"/>
                      </w:rPr>
                      <w:t>ST_ResourceID</w:t>
                    </w:r>
                  </w:ins>
                </w:p>
              </w:tc>
              <w:tc>
                <w:tcPr>
                  <w:tcW w:w="477" w:type="pct"/>
                </w:tcPr>
                <w:p w14:paraId="46AF285A" w14:textId="77777777" w:rsidR="006A2F3F" w:rsidRPr="00161007" w:rsidRDefault="006A2F3F" w:rsidP="00F453AB">
                  <w:pPr>
                    <w:widowControl w:val="0"/>
                    <w:autoSpaceDE w:val="0"/>
                    <w:autoSpaceDN w:val="0"/>
                    <w:adjustRightInd w:val="0"/>
                    <w:spacing w:before="60" w:after="60" w:line="240" w:lineRule="auto"/>
                    <w:rPr>
                      <w:ins w:id="1575" w:author="Author"/>
                      <w:rFonts w:ascii="Arial" w:hAnsi="Arial" w:cs="Arial"/>
                      <w:sz w:val="24"/>
                      <w:szCs w:val="24"/>
                    </w:rPr>
                  </w:pPr>
                  <w:ins w:id="1576" w:author="Author">
                    <w:r w:rsidRPr="00161007">
                      <w:rPr>
                        <w:rFonts w:ascii="Arial" w:hAnsi="Arial" w:cs="Arial"/>
                        <w:color w:val="000000"/>
                        <w:sz w:val="16"/>
                        <w:szCs w:val="16"/>
                      </w:rPr>
                      <w:t>required</w:t>
                    </w:r>
                  </w:ins>
                </w:p>
              </w:tc>
              <w:tc>
                <w:tcPr>
                  <w:tcW w:w="429" w:type="pct"/>
                </w:tcPr>
                <w:p w14:paraId="48ABD338" w14:textId="77777777" w:rsidR="006A2F3F" w:rsidRPr="00161007" w:rsidRDefault="006A2F3F" w:rsidP="00F453AB">
                  <w:pPr>
                    <w:widowControl w:val="0"/>
                    <w:autoSpaceDE w:val="0"/>
                    <w:autoSpaceDN w:val="0"/>
                    <w:adjustRightInd w:val="0"/>
                    <w:spacing w:before="60" w:after="60" w:line="240" w:lineRule="auto"/>
                    <w:rPr>
                      <w:ins w:id="1577" w:author="Author"/>
                      <w:rFonts w:ascii="Arial" w:hAnsi="Arial" w:cs="Arial"/>
                      <w:sz w:val="24"/>
                      <w:szCs w:val="24"/>
                    </w:rPr>
                  </w:pPr>
                </w:p>
              </w:tc>
              <w:tc>
                <w:tcPr>
                  <w:tcW w:w="361" w:type="pct"/>
                </w:tcPr>
                <w:p w14:paraId="02D2F2F9" w14:textId="77777777" w:rsidR="006A2F3F" w:rsidRPr="00161007" w:rsidRDefault="006A2F3F" w:rsidP="00F453AB">
                  <w:pPr>
                    <w:widowControl w:val="0"/>
                    <w:autoSpaceDE w:val="0"/>
                    <w:autoSpaceDN w:val="0"/>
                    <w:adjustRightInd w:val="0"/>
                    <w:spacing w:before="60" w:after="60" w:line="240" w:lineRule="auto"/>
                    <w:rPr>
                      <w:ins w:id="1578" w:author="Author"/>
                      <w:rFonts w:ascii="Arial" w:hAnsi="Arial" w:cs="Arial"/>
                      <w:sz w:val="24"/>
                      <w:szCs w:val="24"/>
                    </w:rPr>
                  </w:pPr>
                </w:p>
              </w:tc>
              <w:tc>
                <w:tcPr>
                  <w:tcW w:w="1740" w:type="pct"/>
                </w:tcPr>
                <w:p w14:paraId="71BFF5F3" w14:textId="724D319E" w:rsidR="006A2F3F" w:rsidRPr="00161007" w:rsidRDefault="006A2F3F" w:rsidP="00F453AB">
                  <w:pPr>
                    <w:widowControl w:val="0"/>
                    <w:autoSpaceDE w:val="0"/>
                    <w:autoSpaceDN w:val="0"/>
                    <w:adjustRightInd w:val="0"/>
                    <w:spacing w:before="60" w:after="60" w:line="240" w:lineRule="auto"/>
                    <w:rPr>
                      <w:ins w:id="1579" w:author="Author"/>
                      <w:rFonts w:ascii="Arial" w:hAnsi="Arial" w:cs="Arial"/>
                      <w:sz w:val="24"/>
                      <w:szCs w:val="24"/>
                    </w:rPr>
                  </w:pPr>
                  <w:ins w:id="1580" w:author="Author">
                    <w:r>
                      <w:rPr>
                        <w:rFonts w:ascii="Arial" w:hAnsi="Arial" w:cs="Arial"/>
                        <w:color w:val="000000"/>
                        <w:sz w:val="16"/>
                        <w:szCs w:val="16"/>
                      </w:rPr>
                      <w:t xml:space="preserve">Unique ID among all </w:t>
                    </w:r>
                    <w:r w:rsidR="00E97383">
                      <w:rPr>
                        <w:rFonts w:ascii="Arial" w:hAnsi="Arial" w:cs="Arial"/>
                        <w:color w:val="000000"/>
                        <w:sz w:val="16"/>
                        <w:szCs w:val="16"/>
                      </w:rPr>
                      <w:t xml:space="preserve">resources </w:t>
                    </w:r>
                    <w:r>
                      <w:rPr>
                        <w:rFonts w:ascii="Arial" w:hAnsi="Arial" w:cs="Arial"/>
                        <w:color w:val="000000"/>
                        <w:sz w:val="16"/>
                        <w:szCs w:val="16"/>
                      </w:rPr>
                      <w:t>indicating the ID for this element</w:t>
                    </w:r>
                  </w:ins>
                </w:p>
              </w:tc>
            </w:tr>
            <w:tr w:rsidR="006A2F3F" w:rsidRPr="00161007" w14:paraId="2AB03B1B" w14:textId="77777777" w:rsidTr="00B63817">
              <w:trPr>
                <w:ins w:id="1581" w:author="Author"/>
              </w:trPr>
              <w:tc>
                <w:tcPr>
                  <w:tcW w:w="864" w:type="pct"/>
                </w:tcPr>
                <w:p w14:paraId="379C1F96" w14:textId="77777777" w:rsidR="006A2F3F" w:rsidRPr="00161007" w:rsidRDefault="006A2F3F" w:rsidP="00F453AB">
                  <w:pPr>
                    <w:widowControl w:val="0"/>
                    <w:autoSpaceDE w:val="0"/>
                    <w:autoSpaceDN w:val="0"/>
                    <w:adjustRightInd w:val="0"/>
                    <w:spacing w:before="60" w:after="60" w:line="240" w:lineRule="auto"/>
                    <w:rPr>
                      <w:ins w:id="1582" w:author="Author"/>
                      <w:rFonts w:ascii="Arial" w:hAnsi="Arial" w:cs="Arial"/>
                      <w:color w:val="000000"/>
                      <w:sz w:val="16"/>
                      <w:szCs w:val="16"/>
                    </w:rPr>
                  </w:pPr>
                </w:p>
              </w:tc>
              <w:tc>
                <w:tcPr>
                  <w:tcW w:w="1130" w:type="pct"/>
                </w:tcPr>
                <w:p w14:paraId="7B748BCA" w14:textId="77777777" w:rsidR="006A2F3F" w:rsidRDefault="006A2F3F" w:rsidP="00F453AB">
                  <w:pPr>
                    <w:widowControl w:val="0"/>
                    <w:autoSpaceDE w:val="0"/>
                    <w:autoSpaceDN w:val="0"/>
                    <w:adjustRightInd w:val="0"/>
                    <w:spacing w:before="60" w:after="60" w:line="240" w:lineRule="auto"/>
                    <w:rPr>
                      <w:ins w:id="1583" w:author="Author"/>
                      <w:rFonts w:ascii="Arial" w:hAnsi="Arial" w:cs="Arial"/>
                      <w:b/>
                      <w:bCs/>
                      <w:color w:val="000000"/>
                      <w:sz w:val="16"/>
                      <w:szCs w:val="16"/>
                    </w:rPr>
                  </w:pPr>
                </w:p>
              </w:tc>
              <w:tc>
                <w:tcPr>
                  <w:tcW w:w="477" w:type="pct"/>
                </w:tcPr>
                <w:p w14:paraId="4123BD78" w14:textId="77777777" w:rsidR="006A2F3F" w:rsidRPr="00161007" w:rsidRDefault="006A2F3F" w:rsidP="00F453AB">
                  <w:pPr>
                    <w:widowControl w:val="0"/>
                    <w:autoSpaceDE w:val="0"/>
                    <w:autoSpaceDN w:val="0"/>
                    <w:adjustRightInd w:val="0"/>
                    <w:spacing w:before="60" w:after="60" w:line="240" w:lineRule="auto"/>
                    <w:rPr>
                      <w:ins w:id="1584" w:author="Author"/>
                      <w:rFonts w:ascii="Arial" w:hAnsi="Arial" w:cs="Arial"/>
                      <w:color w:val="000000"/>
                      <w:sz w:val="16"/>
                      <w:szCs w:val="16"/>
                    </w:rPr>
                  </w:pPr>
                </w:p>
              </w:tc>
              <w:tc>
                <w:tcPr>
                  <w:tcW w:w="429" w:type="pct"/>
                </w:tcPr>
                <w:p w14:paraId="13286C74" w14:textId="77777777" w:rsidR="006A2F3F" w:rsidRPr="00161007" w:rsidRDefault="006A2F3F" w:rsidP="00F453AB">
                  <w:pPr>
                    <w:widowControl w:val="0"/>
                    <w:autoSpaceDE w:val="0"/>
                    <w:autoSpaceDN w:val="0"/>
                    <w:adjustRightInd w:val="0"/>
                    <w:spacing w:before="60" w:after="60" w:line="240" w:lineRule="auto"/>
                    <w:rPr>
                      <w:ins w:id="1585" w:author="Author"/>
                      <w:rFonts w:ascii="Arial" w:hAnsi="Arial" w:cs="Arial"/>
                      <w:sz w:val="24"/>
                      <w:szCs w:val="24"/>
                    </w:rPr>
                  </w:pPr>
                </w:p>
              </w:tc>
              <w:tc>
                <w:tcPr>
                  <w:tcW w:w="361" w:type="pct"/>
                </w:tcPr>
                <w:p w14:paraId="10D5590A" w14:textId="77777777" w:rsidR="006A2F3F" w:rsidRPr="00161007" w:rsidRDefault="006A2F3F" w:rsidP="00F453AB">
                  <w:pPr>
                    <w:widowControl w:val="0"/>
                    <w:autoSpaceDE w:val="0"/>
                    <w:autoSpaceDN w:val="0"/>
                    <w:adjustRightInd w:val="0"/>
                    <w:spacing w:before="60" w:after="60" w:line="240" w:lineRule="auto"/>
                    <w:rPr>
                      <w:ins w:id="1586" w:author="Author"/>
                      <w:rFonts w:ascii="Arial" w:hAnsi="Arial" w:cs="Arial"/>
                      <w:sz w:val="24"/>
                      <w:szCs w:val="24"/>
                    </w:rPr>
                  </w:pPr>
                </w:p>
              </w:tc>
              <w:tc>
                <w:tcPr>
                  <w:tcW w:w="1740" w:type="pct"/>
                </w:tcPr>
                <w:p w14:paraId="63C57F44" w14:textId="77777777" w:rsidR="006A2F3F" w:rsidRDefault="006A2F3F" w:rsidP="00F453AB">
                  <w:pPr>
                    <w:widowControl w:val="0"/>
                    <w:autoSpaceDE w:val="0"/>
                    <w:autoSpaceDN w:val="0"/>
                    <w:adjustRightInd w:val="0"/>
                    <w:spacing w:before="60" w:after="60" w:line="240" w:lineRule="auto"/>
                    <w:rPr>
                      <w:ins w:id="1587" w:author="Author"/>
                      <w:rFonts w:ascii="Arial" w:hAnsi="Arial" w:cs="Arial"/>
                      <w:color w:val="000000"/>
                      <w:sz w:val="16"/>
                      <w:szCs w:val="16"/>
                    </w:rPr>
                  </w:pPr>
                </w:p>
              </w:tc>
            </w:tr>
          </w:tbl>
          <w:p w14:paraId="1FEF29D5" w14:textId="77777777" w:rsidR="006A2F3F" w:rsidRPr="00161007" w:rsidRDefault="006A2F3F" w:rsidP="00F453AB">
            <w:pPr>
              <w:jc w:val="both"/>
              <w:rPr>
                <w:ins w:id="1588" w:author="Author"/>
                <w:rFonts w:ascii="Arial" w:hAnsi="Arial" w:cs="Arial"/>
                <w:sz w:val="24"/>
                <w:szCs w:val="24"/>
              </w:rPr>
            </w:pPr>
          </w:p>
        </w:tc>
      </w:tr>
      <w:tr w:rsidR="00695B3A" w:rsidRPr="00747A1F" w14:paraId="18E59196" w14:textId="77777777" w:rsidTr="00695B3A">
        <w:trPr>
          <w:ins w:id="1589" w:author="Author"/>
        </w:trPr>
        <w:tc>
          <w:tcPr>
            <w:tcW w:w="659" w:type="pct"/>
            <w:tcBorders>
              <w:top w:val="single" w:sz="4" w:space="0" w:color="auto"/>
              <w:left w:val="single" w:sz="4" w:space="0" w:color="auto"/>
              <w:bottom w:val="single" w:sz="4" w:space="0" w:color="auto"/>
              <w:right w:val="single" w:sz="4" w:space="0" w:color="auto"/>
            </w:tcBorders>
          </w:tcPr>
          <w:p w14:paraId="54E02170" w14:textId="77777777" w:rsidR="00695B3A" w:rsidRPr="00747A1F" w:rsidRDefault="00695B3A" w:rsidP="00F453AB">
            <w:pPr>
              <w:widowControl w:val="0"/>
              <w:autoSpaceDE w:val="0"/>
              <w:autoSpaceDN w:val="0"/>
              <w:adjustRightInd w:val="0"/>
              <w:spacing w:before="60" w:after="60" w:line="240" w:lineRule="auto"/>
              <w:rPr>
                <w:ins w:id="1590" w:author="Author"/>
                <w:rFonts w:ascii="Arial" w:hAnsi="Arial" w:cs="Arial"/>
                <w:color w:val="808080"/>
                <w:sz w:val="16"/>
                <w:szCs w:val="16"/>
              </w:rPr>
            </w:pPr>
          </w:p>
        </w:tc>
        <w:tc>
          <w:tcPr>
            <w:tcW w:w="4341" w:type="pct"/>
            <w:tcBorders>
              <w:top w:val="single" w:sz="4" w:space="0" w:color="auto"/>
              <w:left w:val="single" w:sz="4" w:space="0" w:color="auto"/>
              <w:bottom w:val="single" w:sz="4" w:space="0" w:color="auto"/>
              <w:right w:val="single" w:sz="4" w:space="0" w:color="auto"/>
            </w:tcBorders>
          </w:tcPr>
          <w:p w14:paraId="356FB0FC" w14:textId="51AA2CF5" w:rsidR="00695B3A" w:rsidRPr="00161007" w:rsidRDefault="00695B3A" w:rsidP="00F453AB">
            <w:pPr>
              <w:widowControl w:val="0"/>
              <w:autoSpaceDE w:val="0"/>
              <w:autoSpaceDN w:val="0"/>
              <w:adjustRightInd w:val="0"/>
              <w:spacing w:before="60" w:after="60" w:line="240" w:lineRule="auto"/>
              <w:rPr>
                <w:ins w:id="1591" w:author="Author"/>
                <w:rFonts w:ascii="Arial" w:hAnsi="Arial" w:cs="Arial"/>
                <w:color w:val="808080"/>
                <w:sz w:val="16"/>
                <w:szCs w:val="16"/>
              </w:rPr>
            </w:pPr>
            <w:ins w:id="1592" w:author="Author">
              <w:r>
                <w:rPr>
                  <w:rFonts w:ascii="Arial" w:hAnsi="Arial" w:cs="Arial"/>
                  <w:color w:val="808080"/>
                  <w:sz w:val="16"/>
                  <w:szCs w:val="16"/>
                </w:rPr>
                <w:t>@anyAttribute</w:t>
              </w:r>
            </w:ins>
          </w:p>
        </w:tc>
      </w:tr>
      <w:tr w:rsidR="006A2F3F" w:rsidRPr="00747A1F" w14:paraId="78A2BADD" w14:textId="77777777" w:rsidTr="00695B3A">
        <w:trPr>
          <w:ins w:id="1593" w:author="Author"/>
        </w:trPr>
        <w:tc>
          <w:tcPr>
            <w:tcW w:w="659" w:type="pct"/>
            <w:tcBorders>
              <w:top w:val="single" w:sz="4" w:space="0" w:color="auto"/>
              <w:left w:val="single" w:sz="4" w:space="0" w:color="auto"/>
              <w:bottom w:val="single" w:sz="4" w:space="0" w:color="auto"/>
              <w:right w:val="single" w:sz="4" w:space="0" w:color="auto"/>
            </w:tcBorders>
          </w:tcPr>
          <w:p w14:paraId="57CE989B" w14:textId="77777777" w:rsidR="006A2F3F" w:rsidRPr="00C93753" w:rsidRDefault="006A2F3F" w:rsidP="00F453AB">
            <w:pPr>
              <w:widowControl w:val="0"/>
              <w:autoSpaceDE w:val="0"/>
              <w:autoSpaceDN w:val="0"/>
              <w:adjustRightInd w:val="0"/>
              <w:spacing w:before="60" w:after="60" w:line="240" w:lineRule="auto"/>
              <w:rPr>
                <w:ins w:id="1594" w:author="Author"/>
                <w:rFonts w:ascii="Arial" w:hAnsi="Arial" w:cs="Arial"/>
                <w:color w:val="808080"/>
                <w:sz w:val="16"/>
                <w:szCs w:val="16"/>
              </w:rPr>
            </w:pPr>
            <w:ins w:id="1595" w:author="Author">
              <w:r w:rsidRPr="00747A1F">
                <w:rPr>
                  <w:rFonts w:ascii="Arial" w:hAnsi="Arial" w:cs="Arial"/>
                  <w:color w:val="808080"/>
                  <w:sz w:val="16"/>
                  <w:szCs w:val="16"/>
                </w:rPr>
                <w:t>elements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35"/>
              <w:gridCol w:w="1968"/>
              <w:gridCol w:w="804"/>
              <w:gridCol w:w="723"/>
              <w:gridCol w:w="608"/>
              <w:gridCol w:w="2890"/>
            </w:tblGrid>
            <w:tr w:rsidR="00E97383" w:rsidRPr="00161007" w14:paraId="43BEDC97" w14:textId="77777777" w:rsidTr="00E97383">
              <w:trPr>
                <w:ins w:id="1596" w:author="Author"/>
              </w:trPr>
              <w:tc>
                <w:tcPr>
                  <w:tcW w:w="861" w:type="pct"/>
                </w:tcPr>
                <w:p w14:paraId="2BC14E66" w14:textId="77777777" w:rsidR="006A2F3F" w:rsidRPr="00161007" w:rsidRDefault="006A2F3F" w:rsidP="00F453AB">
                  <w:pPr>
                    <w:widowControl w:val="0"/>
                    <w:autoSpaceDE w:val="0"/>
                    <w:autoSpaceDN w:val="0"/>
                    <w:adjustRightInd w:val="0"/>
                    <w:spacing w:before="60" w:after="60" w:line="240" w:lineRule="auto"/>
                    <w:rPr>
                      <w:ins w:id="1597" w:author="Author"/>
                      <w:rFonts w:ascii="Arial" w:hAnsi="Arial" w:cs="Arial"/>
                      <w:sz w:val="24"/>
                      <w:szCs w:val="24"/>
                    </w:rPr>
                  </w:pPr>
                  <w:ins w:id="1598" w:author="Author">
                    <w:r w:rsidRPr="00161007">
                      <w:rPr>
                        <w:rFonts w:ascii="Arial" w:hAnsi="Arial" w:cs="Arial"/>
                        <w:color w:val="808080"/>
                        <w:sz w:val="16"/>
                        <w:szCs w:val="16"/>
                      </w:rPr>
                      <w:t>Name</w:t>
                    </w:r>
                  </w:ins>
                </w:p>
              </w:tc>
              <w:tc>
                <w:tcPr>
                  <w:tcW w:w="1177" w:type="pct"/>
                </w:tcPr>
                <w:p w14:paraId="31E95B99" w14:textId="77777777" w:rsidR="006A2F3F" w:rsidRPr="00161007" w:rsidRDefault="006A2F3F" w:rsidP="00F453AB">
                  <w:pPr>
                    <w:widowControl w:val="0"/>
                    <w:autoSpaceDE w:val="0"/>
                    <w:autoSpaceDN w:val="0"/>
                    <w:adjustRightInd w:val="0"/>
                    <w:spacing w:before="60" w:after="60" w:line="240" w:lineRule="auto"/>
                    <w:rPr>
                      <w:ins w:id="1599" w:author="Author"/>
                      <w:rFonts w:ascii="Arial" w:hAnsi="Arial" w:cs="Arial"/>
                      <w:sz w:val="24"/>
                      <w:szCs w:val="24"/>
                    </w:rPr>
                  </w:pPr>
                  <w:ins w:id="1600" w:author="Author">
                    <w:r w:rsidRPr="00161007">
                      <w:rPr>
                        <w:rFonts w:ascii="Arial" w:hAnsi="Arial" w:cs="Arial"/>
                        <w:color w:val="808080"/>
                        <w:sz w:val="16"/>
                        <w:szCs w:val="16"/>
                      </w:rPr>
                      <w:t xml:space="preserve">Type  </w:t>
                    </w:r>
                  </w:ins>
                </w:p>
              </w:tc>
              <w:tc>
                <w:tcPr>
                  <w:tcW w:w="440" w:type="pct"/>
                </w:tcPr>
                <w:p w14:paraId="606BCD6E" w14:textId="77777777" w:rsidR="006A2F3F" w:rsidRPr="00161007" w:rsidRDefault="006A2F3F" w:rsidP="00F453AB">
                  <w:pPr>
                    <w:widowControl w:val="0"/>
                    <w:autoSpaceDE w:val="0"/>
                    <w:autoSpaceDN w:val="0"/>
                    <w:adjustRightInd w:val="0"/>
                    <w:spacing w:before="60" w:after="60" w:line="240" w:lineRule="auto"/>
                    <w:rPr>
                      <w:ins w:id="1601" w:author="Author"/>
                      <w:rFonts w:ascii="Arial" w:hAnsi="Arial" w:cs="Arial"/>
                      <w:sz w:val="24"/>
                      <w:szCs w:val="24"/>
                    </w:rPr>
                  </w:pPr>
                  <w:ins w:id="1602" w:author="Author">
                    <w:r w:rsidRPr="00161007">
                      <w:rPr>
                        <w:rFonts w:ascii="Arial" w:hAnsi="Arial" w:cs="Arial"/>
                        <w:color w:val="808080"/>
                        <w:sz w:val="16"/>
                        <w:szCs w:val="16"/>
                      </w:rPr>
                      <w:t>Use</w:t>
                    </w:r>
                  </w:ins>
                </w:p>
              </w:tc>
              <w:tc>
                <w:tcPr>
                  <w:tcW w:w="429" w:type="pct"/>
                </w:tcPr>
                <w:p w14:paraId="22B4CE6D" w14:textId="77777777" w:rsidR="006A2F3F" w:rsidRPr="00161007" w:rsidRDefault="006A2F3F" w:rsidP="00F453AB">
                  <w:pPr>
                    <w:widowControl w:val="0"/>
                    <w:autoSpaceDE w:val="0"/>
                    <w:autoSpaceDN w:val="0"/>
                    <w:adjustRightInd w:val="0"/>
                    <w:spacing w:before="60" w:after="60" w:line="240" w:lineRule="auto"/>
                    <w:rPr>
                      <w:ins w:id="1603" w:author="Author"/>
                      <w:rFonts w:ascii="Arial" w:hAnsi="Arial" w:cs="Arial"/>
                      <w:sz w:val="24"/>
                      <w:szCs w:val="24"/>
                    </w:rPr>
                  </w:pPr>
                  <w:ins w:id="1604" w:author="Author">
                    <w:r w:rsidRPr="00161007">
                      <w:rPr>
                        <w:rFonts w:ascii="Arial" w:hAnsi="Arial" w:cs="Arial"/>
                        <w:color w:val="808080"/>
                        <w:sz w:val="16"/>
                        <w:szCs w:val="16"/>
                      </w:rPr>
                      <w:t>Default</w:t>
                    </w:r>
                  </w:ins>
                </w:p>
              </w:tc>
              <w:tc>
                <w:tcPr>
                  <w:tcW w:w="361" w:type="pct"/>
                </w:tcPr>
                <w:p w14:paraId="0D6000CB" w14:textId="77777777" w:rsidR="006A2F3F" w:rsidRPr="00161007" w:rsidRDefault="006A2F3F" w:rsidP="00F453AB">
                  <w:pPr>
                    <w:widowControl w:val="0"/>
                    <w:autoSpaceDE w:val="0"/>
                    <w:autoSpaceDN w:val="0"/>
                    <w:adjustRightInd w:val="0"/>
                    <w:spacing w:before="60" w:after="60" w:line="240" w:lineRule="auto"/>
                    <w:rPr>
                      <w:ins w:id="1605" w:author="Author"/>
                      <w:rFonts w:ascii="Arial" w:hAnsi="Arial" w:cs="Arial"/>
                      <w:sz w:val="24"/>
                      <w:szCs w:val="24"/>
                    </w:rPr>
                  </w:pPr>
                  <w:ins w:id="1606" w:author="Author">
                    <w:r w:rsidRPr="00161007">
                      <w:rPr>
                        <w:rFonts w:ascii="Arial" w:hAnsi="Arial" w:cs="Arial"/>
                        <w:color w:val="808080"/>
                        <w:sz w:val="16"/>
                        <w:szCs w:val="16"/>
                      </w:rPr>
                      <w:t>Fixed</w:t>
                    </w:r>
                  </w:ins>
                </w:p>
              </w:tc>
              <w:tc>
                <w:tcPr>
                  <w:tcW w:w="1732" w:type="pct"/>
                </w:tcPr>
                <w:p w14:paraId="370B3361" w14:textId="77777777" w:rsidR="006A2F3F" w:rsidRPr="00161007" w:rsidRDefault="006A2F3F" w:rsidP="00F453AB">
                  <w:pPr>
                    <w:widowControl w:val="0"/>
                    <w:autoSpaceDE w:val="0"/>
                    <w:autoSpaceDN w:val="0"/>
                    <w:adjustRightInd w:val="0"/>
                    <w:spacing w:before="60" w:after="60" w:line="240" w:lineRule="auto"/>
                    <w:rPr>
                      <w:ins w:id="1607" w:author="Author"/>
                      <w:rFonts w:ascii="Arial" w:hAnsi="Arial" w:cs="Arial"/>
                      <w:sz w:val="24"/>
                      <w:szCs w:val="24"/>
                    </w:rPr>
                  </w:pPr>
                  <w:ins w:id="1608" w:author="Author">
                    <w:r w:rsidRPr="00161007">
                      <w:rPr>
                        <w:rFonts w:ascii="Arial" w:hAnsi="Arial" w:cs="Arial"/>
                        <w:color w:val="808080"/>
                        <w:sz w:val="16"/>
                        <w:szCs w:val="16"/>
                      </w:rPr>
                      <w:t>Annotation</w:t>
                    </w:r>
                  </w:ins>
                </w:p>
              </w:tc>
            </w:tr>
            <w:tr w:rsidR="00E97383" w:rsidRPr="00161007" w14:paraId="49CFF6E3" w14:textId="77777777" w:rsidTr="00E97383">
              <w:trPr>
                <w:ins w:id="1609" w:author="Author"/>
              </w:trPr>
              <w:tc>
                <w:tcPr>
                  <w:tcW w:w="861" w:type="pct"/>
                </w:tcPr>
                <w:p w14:paraId="0C216A38" w14:textId="5B822BCD" w:rsidR="006A2F3F" w:rsidRPr="00BA0F23" w:rsidRDefault="00D015BF" w:rsidP="00F453AB">
                  <w:pPr>
                    <w:widowControl w:val="0"/>
                    <w:autoSpaceDE w:val="0"/>
                    <w:autoSpaceDN w:val="0"/>
                    <w:adjustRightInd w:val="0"/>
                    <w:spacing w:before="60" w:after="60" w:line="240" w:lineRule="auto"/>
                    <w:rPr>
                      <w:ins w:id="1610" w:author="Author"/>
                      <w:rFonts w:ascii="Arial" w:hAnsi="Arial" w:cs="Arial"/>
                      <w:b/>
                      <w:color w:val="808080"/>
                      <w:sz w:val="16"/>
                      <w:szCs w:val="16"/>
                    </w:rPr>
                  </w:pPr>
                  <w:ins w:id="1611" w:author="Author">
                    <w:r>
                      <w:rPr>
                        <w:rFonts w:ascii="Arial" w:hAnsi="Arial" w:cs="Arial"/>
                        <w:b/>
                        <w:color w:val="000000"/>
                        <w:sz w:val="16"/>
                        <w:szCs w:val="16"/>
                      </w:rPr>
                      <w:t>pb</w:t>
                    </w:r>
                    <w:r w:rsidR="00817071">
                      <w:rPr>
                        <w:rFonts w:ascii="Arial" w:hAnsi="Arial" w:cs="Arial"/>
                        <w:b/>
                        <w:color w:val="000000"/>
                        <w:sz w:val="16"/>
                        <w:szCs w:val="16"/>
                      </w:rPr>
                      <w:t>s</w:t>
                    </w:r>
                    <w:r w:rsidR="006A2F3F" w:rsidRPr="00BA0F23">
                      <w:rPr>
                        <w:rFonts w:ascii="Arial" w:hAnsi="Arial" w:cs="Arial"/>
                        <w:b/>
                        <w:color w:val="000000"/>
                        <w:sz w:val="16"/>
                        <w:szCs w:val="16"/>
                      </w:rPr>
                      <w:t>pecular</w:t>
                    </w:r>
                  </w:ins>
                </w:p>
              </w:tc>
              <w:tc>
                <w:tcPr>
                  <w:tcW w:w="1177" w:type="pct"/>
                </w:tcPr>
                <w:p w14:paraId="78F4A641" w14:textId="25294A35" w:rsidR="006A2F3F" w:rsidRPr="00161007" w:rsidRDefault="006A2F3F" w:rsidP="00F453AB">
                  <w:pPr>
                    <w:widowControl w:val="0"/>
                    <w:autoSpaceDE w:val="0"/>
                    <w:autoSpaceDN w:val="0"/>
                    <w:adjustRightInd w:val="0"/>
                    <w:spacing w:before="60" w:after="60" w:line="240" w:lineRule="auto"/>
                    <w:rPr>
                      <w:ins w:id="1612" w:author="Author"/>
                      <w:rFonts w:ascii="Arial" w:hAnsi="Arial" w:cs="Arial"/>
                      <w:color w:val="808080"/>
                      <w:sz w:val="16"/>
                      <w:szCs w:val="16"/>
                    </w:rPr>
                  </w:pPr>
                  <w:ins w:id="1613" w:author="Author">
                    <w:r w:rsidRPr="00BA0F23">
                      <w:rPr>
                        <w:rFonts w:ascii="Arial" w:hAnsi="Arial" w:cs="Arial"/>
                        <w:b/>
                        <w:bCs/>
                        <w:color w:val="000000"/>
                        <w:sz w:val="16"/>
                        <w:szCs w:val="16"/>
                      </w:rPr>
                      <w:t>CT</w:t>
                    </w:r>
                    <w:r w:rsidRPr="00747A1F">
                      <w:rPr>
                        <w:rFonts w:ascii="Arial" w:hAnsi="Arial" w:cs="Arial"/>
                        <w:color w:val="000000"/>
                        <w:sz w:val="16"/>
                        <w:szCs w:val="16"/>
                      </w:rPr>
                      <w:t>_</w:t>
                    </w:r>
                    <w:r w:rsidR="00D015BF">
                      <w:rPr>
                        <w:rFonts w:ascii="Arial" w:hAnsi="Arial" w:cs="Arial"/>
                        <w:color w:val="000000"/>
                        <w:sz w:val="16"/>
                        <w:szCs w:val="16"/>
                      </w:rPr>
                      <w:t>PB</w:t>
                    </w:r>
                    <w:r w:rsidR="00D015BF">
                      <w:rPr>
                        <w:rFonts w:ascii="Arial" w:hAnsi="Arial" w:cs="Arial"/>
                        <w:b/>
                        <w:bCs/>
                        <w:color w:val="000000"/>
                        <w:sz w:val="16"/>
                        <w:szCs w:val="16"/>
                      </w:rPr>
                      <w:t>S</w:t>
                    </w:r>
                    <w:r w:rsidR="006133DC">
                      <w:rPr>
                        <w:rFonts w:ascii="Arial" w:hAnsi="Arial" w:cs="Arial"/>
                        <w:b/>
                        <w:bCs/>
                        <w:color w:val="000000"/>
                        <w:sz w:val="16"/>
                        <w:szCs w:val="16"/>
                      </w:rPr>
                      <w:t>p</w:t>
                    </w:r>
                    <w:r w:rsidRPr="00BA0F23">
                      <w:rPr>
                        <w:rFonts w:ascii="Arial" w:hAnsi="Arial" w:cs="Arial"/>
                        <w:b/>
                        <w:bCs/>
                        <w:color w:val="000000"/>
                        <w:sz w:val="16"/>
                        <w:szCs w:val="16"/>
                      </w:rPr>
                      <w:t>ecular</w:t>
                    </w:r>
                  </w:ins>
                </w:p>
              </w:tc>
              <w:tc>
                <w:tcPr>
                  <w:tcW w:w="440" w:type="pct"/>
                </w:tcPr>
                <w:p w14:paraId="5C9B097E" w14:textId="32F10239" w:rsidR="006A2F3F" w:rsidRPr="00161007" w:rsidRDefault="00E97383" w:rsidP="00F453AB">
                  <w:pPr>
                    <w:widowControl w:val="0"/>
                    <w:autoSpaceDE w:val="0"/>
                    <w:autoSpaceDN w:val="0"/>
                    <w:adjustRightInd w:val="0"/>
                    <w:spacing w:before="60" w:after="60" w:line="240" w:lineRule="auto"/>
                    <w:rPr>
                      <w:ins w:id="1614" w:author="Author"/>
                      <w:rFonts w:ascii="Arial" w:hAnsi="Arial" w:cs="Arial"/>
                      <w:color w:val="808080"/>
                      <w:sz w:val="16"/>
                      <w:szCs w:val="16"/>
                    </w:rPr>
                  </w:pPr>
                  <w:ins w:id="1615" w:author="Author">
                    <w:r>
                      <w:rPr>
                        <w:rFonts w:ascii="Arial" w:hAnsi="Arial" w:cs="Arial"/>
                        <w:color w:val="000000"/>
                        <w:sz w:val="16"/>
                        <w:szCs w:val="16"/>
                      </w:rPr>
                      <w:t>required</w:t>
                    </w:r>
                  </w:ins>
                </w:p>
              </w:tc>
              <w:tc>
                <w:tcPr>
                  <w:tcW w:w="429" w:type="pct"/>
                </w:tcPr>
                <w:p w14:paraId="42C8069B" w14:textId="77777777" w:rsidR="006A2F3F" w:rsidRPr="00161007" w:rsidRDefault="006A2F3F" w:rsidP="00F453AB">
                  <w:pPr>
                    <w:widowControl w:val="0"/>
                    <w:autoSpaceDE w:val="0"/>
                    <w:autoSpaceDN w:val="0"/>
                    <w:adjustRightInd w:val="0"/>
                    <w:spacing w:before="60" w:after="60" w:line="240" w:lineRule="auto"/>
                    <w:rPr>
                      <w:ins w:id="1616" w:author="Author"/>
                      <w:rFonts w:ascii="Arial" w:hAnsi="Arial" w:cs="Arial"/>
                      <w:color w:val="808080"/>
                      <w:sz w:val="16"/>
                      <w:szCs w:val="16"/>
                    </w:rPr>
                  </w:pPr>
                </w:p>
              </w:tc>
              <w:tc>
                <w:tcPr>
                  <w:tcW w:w="361" w:type="pct"/>
                </w:tcPr>
                <w:p w14:paraId="0EB24E5D" w14:textId="77777777" w:rsidR="006A2F3F" w:rsidRPr="00161007" w:rsidRDefault="006A2F3F" w:rsidP="00F453AB">
                  <w:pPr>
                    <w:widowControl w:val="0"/>
                    <w:autoSpaceDE w:val="0"/>
                    <w:autoSpaceDN w:val="0"/>
                    <w:adjustRightInd w:val="0"/>
                    <w:spacing w:before="60" w:after="60" w:line="240" w:lineRule="auto"/>
                    <w:rPr>
                      <w:ins w:id="1617" w:author="Author"/>
                      <w:rFonts w:ascii="Arial" w:hAnsi="Arial" w:cs="Arial"/>
                      <w:color w:val="808080"/>
                      <w:sz w:val="16"/>
                      <w:szCs w:val="16"/>
                    </w:rPr>
                  </w:pPr>
                </w:p>
              </w:tc>
              <w:tc>
                <w:tcPr>
                  <w:tcW w:w="1732" w:type="pct"/>
                </w:tcPr>
                <w:p w14:paraId="69750865" w14:textId="0C2011C6" w:rsidR="006A2F3F" w:rsidRPr="00161007" w:rsidRDefault="006A2F3F" w:rsidP="00F453AB">
                  <w:pPr>
                    <w:widowControl w:val="0"/>
                    <w:autoSpaceDE w:val="0"/>
                    <w:autoSpaceDN w:val="0"/>
                    <w:adjustRightInd w:val="0"/>
                    <w:spacing w:before="60" w:after="60" w:line="240" w:lineRule="auto"/>
                    <w:rPr>
                      <w:ins w:id="1618" w:author="Author"/>
                      <w:rFonts w:ascii="Arial" w:hAnsi="Arial" w:cs="Arial"/>
                      <w:color w:val="808080"/>
                      <w:sz w:val="16"/>
                      <w:szCs w:val="16"/>
                    </w:rPr>
                  </w:pPr>
                </w:p>
              </w:tc>
            </w:tr>
          </w:tbl>
          <w:p w14:paraId="4A3F4765" w14:textId="77777777" w:rsidR="006A2F3F" w:rsidRPr="00747A1F" w:rsidRDefault="006A2F3F" w:rsidP="00F453AB">
            <w:pPr>
              <w:widowControl w:val="0"/>
              <w:autoSpaceDE w:val="0"/>
              <w:autoSpaceDN w:val="0"/>
              <w:adjustRightInd w:val="0"/>
              <w:spacing w:before="60" w:after="60" w:line="240" w:lineRule="auto"/>
              <w:rPr>
                <w:ins w:id="1619" w:author="Author"/>
                <w:rFonts w:ascii="Arial" w:hAnsi="Arial" w:cs="Arial"/>
                <w:color w:val="000000"/>
                <w:sz w:val="16"/>
                <w:szCs w:val="16"/>
              </w:rPr>
            </w:pPr>
          </w:p>
        </w:tc>
      </w:tr>
    </w:tbl>
    <w:p w14:paraId="15E7B3F0" w14:textId="77777777" w:rsidR="006A2F3F" w:rsidRPr="005C455F" w:rsidRDefault="006A2F3F" w:rsidP="006A2F3F">
      <w:pPr>
        <w:pStyle w:val="NoSpacing"/>
        <w:rPr>
          <w:ins w:id="1620" w:author="Author"/>
        </w:rPr>
      </w:pPr>
    </w:p>
    <w:p w14:paraId="4EC2C776" w14:textId="3C108AA0" w:rsidR="00817071" w:rsidRDefault="00F453AB" w:rsidP="006A2F3F">
      <w:pPr>
        <w:jc w:val="both"/>
        <w:rPr>
          <w:ins w:id="1621" w:author="Author"/>
        </w:rPr>
      </w:pPr>
      <w:ins w:id="1622" w:author="Author">
        <w:r>
          <w:t>The &lt;</w:t>
        </w:r>
        <w:r w:rsidR="00842440">
          <w:t>pb</w:t>
        </w:r>
        <w:r w:rsidR="00B63817">
          <w:t>specular</w:t>
        </w:r>
        <w:r>
          <w:t>d</w:t>
        </w:r>
        <w:r w:rsidR="00817071">
          <w:t>isplay</w:t>
        </w:r>
        <w:r>
          <w:t>p</w:t>
        </w:r>
        <w:r w:rsidR="00817071">
          <w:t>roperties</w:t>
        </w:r>
        <w:r>
          <w:t>&gt;</w:t>
        </w:r>
        <w:r w:rsidR="00817071">
          <w:t xml:space="preserve"> </w:t>
        </w:r>
        <w:r w:rsidR="002F39B8">
          <w:t xml:space="preserve">are located under &lt;resources&gt; and </w:t>
        </w:r>
        <w:r>
          <w:t>contain a set of properties describing how to realistic</w:t>
        </w:r>
        <w:r w:rsidR="00D015BF">
          <w:t>ally</w:t>
        </w:r>
        <w:r>
          <w:t xml:space="preserve"> display a </w:t>
        </w:r>
        <w:r w:rsidR="00B63817">
          <w:t xml:space="preserve">specular </w:t>
        </w:r>
        <w:r>
          <w:t xml:space="preserve">material. </w:t>
        </w:r>
        <w:r w:rsidR="002F39B8">
          <w:t>They are optionally associated with specific materials through a “displayproperties</w:t>
        </w:r>
        <w:r w:rsidR="00BA49BF">
          <w:t>id</w:t>
        </w:r>
        <w:r w:rsidR="002F39B8">
          <w:t>” attribute.</w:t>
        </w:r>
      </w:ins>
    </w:p>
    <w:p w14:paraId="725448A0" w14:textId="7DAC0DBE" w:rsidR="00695B3A" w:rsidRDefault="00695B3A" w:rsidP="006A2F3F">
      <w:pPr>
        <w:jc w:val="both"/>
        <w:rPr>
          <w:ins w:id="1623" w:author="Author"/>
        </w:rPr>
      </w:pPr>
      <w:ins w:id="1624" w:author="Author">
        <w:r>
          <w:t>&lt;</w:t>
        </w:r>
        <w:r w:rsidR="00842440">
          <w:t>pb</w:t>
        </w:r>
        <w:r>
          <w:t>sp</w:t>
        </w:r>
        <w:r w:rsidR="00842440">
          <w:t>e</w:t>
        </w:r>
        <w:r>
          <w:t>culardisplayproperties&gt; is a container for one or more &lt;</w:t>
        </w:r>
        <w:r w:rsidR="00D015BF">
          <w:t>pb</w:t>
        </w:r>
        <w:r>
          <w:t>specular&gt; elements.</w:t>
        </w:r>
      </w:ins>
    </w:p>
    <w:p w14:paraId="19E1FE4B" w14:textId="51A0DD50" w:rsidR="00C62FD1" w:rsidRDefault="00C62FD1" w:rsidP="00C62FD1">
      <w:pPr>
        <w:rPr>
          <w:ins w:id="1625" w:author="Author"/>
        </w:rPr>
      </w:pPr>
      <w:ins w:id="1626" w:author="Author">
        <w:r>
          <w:lastRenderedPageBreak/>
          <w:t>The order and count of the elements</w:t>
        </w:r>
        <w:r w:rsidRPr="00BF09AF">
          <w:t xml:space="preserve"> </w:t>
        </w:r>
        <w:r>
          <w:t>forms an implicit 0-based index in the same as the order and count of elements of the associated material group. For example, if a &lt;basematerials&gt; group includes a “displaypropertiesid” attribute pointing to a &lt;pbspeculardisplayproperties&gt; element, there will be the same number of &lt;pbspecular&gt; elements as &lt;basematerial&gt; elements where the first &lt;pbspecular&gt; element describes the first &lt;basematerial&gt; in the group.</w:t>
        </w:r>
      </w:ins>
    </w:p>
    <w:p w14:paraId="65756147" w14:textId="77777777" w:rsidR="00995DAF" w:rsidRDefault="00995DAF" w:rsidP="003A0B3E">
      <w:pPr>
        <w:jc w:val="both"/>
        <w:rPr>
          <w:ins w:id="1627" w:author="Author"/>
        </w:rPr>
      </w:pPr>
    </w:p>
    <w:p w14:paraId="53A10C98" w14:textId="5DA9D88D" w:rsidR="00A30AD1" w:rsidRPr="0081245A" w:rsidRDefault="00995DAF" w:rsidP="00EC5B54">
      <w:pPr>
        <w:pStyle w:val="Heading2"/>
        <w:numPr>
          <w:ilvl w:val="2"/>
          <w:numId w:val="24"/>
        </w:numPr>
        <w:rPr>
          <w:ins w:id="1628" w:author="Author"/>
        </w:rPr>
      </w:pPr>
      <w:bookmarkStart w:id="1629" w:name="_Toc520719641"/>
      <w:ins w:id="1630" w:author="Author">
        <w:r w:rsidRPr="0081245A">
          <w:t>Specular</w:t>
        </w:r>
        <w:bookmarkEnd w:id="1629"/>
      </w:ins>
    </w:p>
    <w:p w14:paraId="713DD843" w14:textId="22DF4011" w:rsidR="00995DAF" w:rsidRPr="00EC5B54" w:rsidRDefault="00995DAF" w:rsidP="00EC5B54">
      <w:pPr>
        <w:keepNext/>
        <w:rPr>
          <w:ins w:id="1631" w:author="Author"/>
          <w:b/>
        </w:rPr>
      </w:pPr>
      <w:ins w:id="1632" w:author="Author">
        <w:r>
          <w:t xml:space="preserve">Element </w:t>
        </w:r>
        <w:r w:rsidRPr="00EC5B54">
          <w:rPr>
            <w:b/>
          </w:rPr>
          <w:t>&lt;</w:t>
        </w:r>
        <w:r w:rsidR="00D015BF">
          <w:rPr>
            <w:b/>
          </w:rPr>
          <w:t>pb</w:t>
        </w:r>
        <w:r w:rsidRPr="00EC5B54">
          <w:rPr>
            <w:b/>
          </w:rPr>
          <w:t>specular&gt;</w:t>
        </w:r>
      </w:ins>
    </w:p>
    <w:tbl>
      <w:tblPr>
        <w:tblW w:w="4999" w:type="pct"/>
        <w:tblLook w:val="0000" w:firstRow="0" w:lastRow="0" w:firstColumn="0" w:lastColumn="0" w:noHBand="0" w:noVBand="0"/>
      </w:tblPr>
      <w:tblGrid>
        <w:gridCol w:w="935"/>
        <w:gridCol w:w="8413"/>
      </w:tblGrid>
      <w:tr w:rsidR="00995DAF" w:rsidRPr="00161007" w14:paraId="1312BE25" w14:textId="77777777" w:rsidTr="00E21353">
        <w:trPr>
          <w:ins w:id="1633" w:author="Author"/>
        </w:trPr>
        <w:tc>
          <w:tcPr>
            <w:tcW w:w="490" w:type="pct"/>
            <w:tcBorders>
              <w:top w:val="single" w:sz="4" w:space="0" w:color="auto"/>
              <w:left w:val="single" w:sz="4" w:space="0" w:color="auto"/>
              <w:bottom w:val="single" w:sz="4" w:space="0" w:color="auto"/>
              <w:right w:val="single" w:sz="4" w:space="0" w:color="auto"/>
            </w:tcBorders>
          </w:tcPr>
          <w:p w14:paraId="69FE3FEC" w14:textId="291BD309" w:rsidR="00995DAF" w:rsidRPr="00161007" w:rsidRDefault="00695B3A" w:rsidP="00E21353">
            <w:pPr>
              <w:widowControl w:val="0"/>
              <w:autoSpaceDE w:val="0"/>
              <w:autoSpaceDN w:val="0"/>
              <w:adjustRightInd w:val="0"/>
              <w:spacing w:before="75" w:after="75" w:line="240" w:lineRule="auto"/>
              <w:rPr>
                <w:ins w:id="1634" w:author="Author"/>
                <w:rFonts w:ascii="Arial" w:hAnsi="Arial" w:cs="Arial"/>
                <w:sz w:val="24"/>
                <w:szCs w:val="24"/>
              </w:rPr>
            </w:pPr>
            <w:ins w:id="1635" w:author="Author">
              <w:r w:rsidRPr="00161007">
                <w:rPr>
                  <w:rFonts w:ascii="Arial" w:hAnsi="Arial" w:cs="Arial"/>
                  <w:color w:val="808080"/>
                  <w:sz w:val="16"/>
                  <w:szCs w:val="16"/>
                </w:rPr>
                <w:t>D</w:t>
              </w:r>
              <w:r w:rsidR="00995DAF" w:rsidRPr="00161007">
                <w:rPr>
                  <w:rFonts w:ascii="Arial" w:hAnsi="Arial" w:cs="Arial"/>
                  <w:color w:val="808080"/>
                  <w:sz w:val="16"/>
                  <w:szCs w:val="16"/>
                </w:rPr>
                <w:t>iagram</w:t>
              </w:r>
            </w:ins>
          </w:p>
        </w:tc>
        <w:tc>
          <w:tcPr>
            <w:tcW w:w="4410" w:type="pct"/>
            <w:tcBorders>
              <w:top w:val="single" w:sz="4" w:space="0" w:color="auto"/>
              <w:left w:val="single" w:sz="4" w:space="0" w:color="auto"/>
              <w:bottom w:val="single" w:sz="4" w:space="0" w:color="auto"/>
              <w:right w:val="single" w:sz="4" w:space="0" w:color="auto"/>
            </w:tcBorders>
          </w:tcPr>
          <w:p w14:paraId="59E72211" w14:textId="30B792A5" w:rsidR="00995DAF" w:rsidRPr="00161007" w:rsidRDefault="00995DAF" w:rsidP="00E21353">
            <w:pPr>
              <w:widowControl w:val="0"/>
              <w:autoSpaceDE w:val="0"/>
              <w:autoSpaceDN w:val="0"/>
              <w:adjustRightInd w:val="0"/>
              <w:spacing w:before="75" w:after="75" w:line="240" w:lineRule="auto"/>
              <w:rPr>
                <w:ins w:id="1636" w:author="Author"/>
                <w:rFonts w:ascii="Arial" w:hAnsi="Arial" w:cs="Arial"/>
                <w:sz w:val="24"/>
                <w:szCs w:val="24"/>
              </w:rPr>
            </w:pPr>
            <w:ins w:id="1637" w:author="Author">
              <w:r>
                <w:t xml:space="preserve"> </w:t>
              </w:r>
              <w:r w:rsidR="00CE68A1">
                <w:rPr>
                  <w:noProof/>
                </w:rPr>
                <w:drawing>
                  <wp:inline distT="0" distB="0" distL="0" distR="0" wp14:anchorId="62EEECC3" wp14:editId="02FDF379">
                    <wp:extent cx="3257550" cy="1771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57550" cy="1771650"/>
                            </a:xfrm>
                            <a:prstGeom prst="rect">
                              <a:avLst/>
                            </a:prstGeom>
                          </pic:spPr>
                        </pic:pic>
                      </a:graphicData>
                    </a:graphic>
                  </wp:inline>
                </w:drawing>
              </w:r>
            </w:ins>
          </w:p>
        </w:tc>
      </w:tr>
      <w:tr w:rsidR="00995DAF" w:rsidRPr="00161007" w14:paraId="67FD1CF9" w14:textId="77777777" w:rsidTr="00E21353">
        <w:trPr>
          <w:ins w:id="1638" w:author="Author"/>
        </w:trPr>
        <w:tc>
          <w:tcPr>
            <w:tcW w:w="490" w:type="pct"/>
            <w:tcBorders>
              <w:top w:val="single" w:sz="4" w:space="0" w:color="auto"/>
              <w:left w:val="single" w:sz="4" w:space="0" w:color="auto"/>
              <w:bottom w:val="single" w:sz="4" w:space="0" w:color="auto"/>
              <w:right w:val="single" w:sz="4" w:space="0" w:color="auto"/>
            </w:tcBorders>
          </w:tcPr>
          <w:p w14:paraId="51154E5B" w14:textId="492BF8B0" w:rsidR="00995DAF" w:rsidRPr="00161007" w:rsidRDefault="00695B3A" w:rsidP="00E21353">
            <w:pPr>
              <w:widowControl w:val="0"/>
              <w:autoSpaceDE w:val="0"/>
              <w:autoSpaceDN w:val="0"/>
              <w:adjustRightInd w:val="0"/>
              <w:spacing w:before="60" w:after="60" w:line="240" w:lineRule="auto"/>
              <w:rPr>
                <w:ins w:id="1639" w:author="Author"/>
                <w:rFonts w:ascii="Arial" w:hAnsi="Arial" w:cs="Arial"/>
                <w:sz w:val="24"/>
                <w:szCs w:val="24"/>
              </w:rPr>
            </w:pPr>
            <w:ins w:id="1640" w:author="Author">
              <w:r w:rsidRPr="00161007">
                <w:rPr>
                  <w:rFonts w:ascii="Arial" w:hAnsi="Arial" w:cs="Arial"/>
                  <w:color w:val="808080"/>
                  <w:sz w:val="16"/>
                  <w:szCs w:val="16"/>
                </w:rPr>
                <w:t>A</w:t>
              </w:r>
              <w:r w:rsidR="00995DAF" w:rsidRPr="00161007">
                <w:rPr>
                  <w:rFonts w:ascii="Arial" w:hAnsi="Arial" w:cs="Arial"/>
                  <w:color w:val="808080"/>
                  <w:sz w:val="16"/>
                  <w:szCs w:val="16"/>
                </w:rPr>
                <w:t>ttributes</w:t>
              </w:r>
            </w:ins>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66"/>
              <w:gridCol w:w="2466"/>
              <w:gridCol w:w="804"/>
              <w:gridCol w:w="839"/>
              <w:gridCol w:w="608"/>
              <w:gridCol w:w="2212"/>
            </w:tblGrid>
            <w:tr w:rsidR="00995DAF" w:rsidRPr="00161007" w14:paraId="1009804B" w14:textId="77777777" w:rsidTr="00EC5B54">
              <w:trPr>
                <w:ins w:id="1641" w:author="Author"/>
              </w:trPr>
              <w:tc>
                <w:tcPr>
                  <w:tcW w:w="238" w:type="pct"/>
                </w:tcPr>
                <w:p w14:paraId="396BECC0" w14:textId="77777777" w:rsidR="00995DAF" w:rsidRPr="00161007" w:rsidRDefault="00995DAF" w:rsidP="00E21353">
                  <w:pPr>
                    <w:widowControl w:val="0"/>
                    <w:autoSpaceDE w:val="0"/>
                    <w:autoSpaceDN w:val="0"/>
                    <w:adjustRightInd w:val="0"/>
                    <w:spacing w:before="60" w:after="60" w:line="240" w:lineRule="auto"/>
                    <w:rPr>
                      <w:ins w:id="1642" w:author="Author"/>
                      <w:rFonts w:ascii="Arial" w:hAnsi="Arial" w:cs="Arial"/>
                      <w:sz w:val="24"/>
                      <w:szCs w:val="24"/>
                    </w:rPr>
                  </w:pPr>
                  <w:ins w:id="1643" w:author="Author">
                    <w:r w:rsidRPr="00161007">
                      <w:rPr>
                        <w:rFonts w:ascii="Arial" w:hAnsi="Arial" w:cs="Arial"/>
                        <w:color w:val="808080"/>
                        <w:sz w:val="16"/>
                        <w:szCs w:val="16"/>
                      </w:rPr>
                      <w:t>Name</w:t>
                    </w:r>
                  </w:ins>
                </w:p>
              </w:tc>
              <w:tc>
                <w:tcPr>
                  <w:tcW w:w="1683" w:type="pct"/>
                </w:tcPr>
                <w:p w14:paraId="7C66469B" w14:textId="77777777" w:rsidR="00995DAF" w:rsidRPr="00161007" w:rsidRDefault="00995DAF" w:rsidP="00E21353">
                  <w:pPr>
                    <w:widowControl w:val="0"/>
                    <w:autoSpaceDE w:val="0"/>
                    <w:autoSpaceDN w:val="0"/>
                    <w:adjustRightInd w:val="0"/>
                    <w:spacing w:before="60" w:after="60" w:line="240" w:lineRule="auto"/>
                    <w:rPr>
                      <w:ins w:id="1644" w:author="Author"/>
                      <w:rFonts w:ascii="Arial" w:hAnsi="Arial" w:cs="Arial"/>
                      <w:sz w:val="24"/>
                      <w:szCs w:val="24"/>
                    </w:rPr>
                  </w:pPr>
                  <w:ins w:id="1645" w:author="Author">
                    <w:r w:rsidRPr="00161007">
                      <w:rPr>
                        <w:rFonts w:ascii="Arial" w:hAnsi="Arial" w:cs="Arial"/>
                        <w:color w:val="808080"/>
                        <w:sz w:val="16"/>
                        <w:szCs w:val="16"/>
                      </w:rPr>
                      <w:t xml:space="preserve">Type  </w:t>
                    </w:r>
                  </w:ins>
                </w:p>
              </w:tc>
              <w:tc>
                <w:tcPr>
                  <w:tcW w:w="491" w:type="pct"/>
                </w:tcPr>
                <w:p w14:paraId="7AAFA5BC" w14:textId="77777777" w:rsidR="00995DAF" w:rsidRPr="00161007" w:rsidRDefault="00995DAF" w:rsidP="00E21353">
                  <w:pPr>
                    <w:widowControl w:val="0"/>
                    <w:autoSpaceDE w:val="0"/>
                    <w:autoSpaceDN w:val="0"/>
                    <w:adjustRightInd w:val="0"/>
                    <w:spacing w:before="60" w:after="60" w:line="240" w:lineRule="auto"/>
                    <w:rPr>
                      <w:ins w:id="1646" w:author="Author"/>
                      <w:rFonts w:ascii="Arial" w:hAnsi="Arial" w:cs="Arial"/>
                      <w:sz w:val="24"/>
                      <w:szCs w:val="24"/>
                    </w:rPr>
                  </w:pPr>
                  <w:ins w:id="1647" w:author="Author">
                    <w:r w:rsidRPr="00161007">
                      <w:rPr>
                        <w:rFonts w:ascii="Arial" w:hAnsi="Arial" w:cs="Arial"/>
                        <w:color w:val="808080"/>
                        <w:sz w:val="16"/>
                        <w:szCs w:val="16"/>
                      </w:rPr>
                      <w:t>Use</w:t>
                    </w:r>
                  </w:ins>
                </w:p>
              </w:tc>
              <w:tc>
                <w:tcPr>
                  <w:tcW w:w="512" w:type="pct"/>
                </w:tcPr>
                <w:p w14:paraId="3F762032" w14:textId="77777777" w:rsidR="00995DAF" w:rsidRPr="00161007" w:rsidRDefault="00995DAF" w:rsidP="00E21353">
                  <w:pPr>
                    <w:widowControl w:val="0"/>
                    <w:autoSpaceDE w:val="0"/>
                    <w:autoSpaceDN w:val="0"/>
                    <w:adjustRightInd w:val="0"/>
                    <w:spacing w:before="60" w:after="60" w:line="240" w:lineRule="auto"/>
                    <w:rPr>
                      <w:ins w:id="1648" w:author="Author"/>
                      <w:rFonts w:ascii="Arial" w:hAnsi="Arial" w:cs="Arial"/>
                      <w:sz w:val="24"/>
                      <w:szCs w:val="24"/>
                    </w:rPr>
                  </w:pPr>
                  <w:ins w:id="1649" w:author="Author">
                    <w:r w:rsidRPr="00161007">
                      <w:rPr>
                        <w:rFonts w:ascii="Arial" w:hAnsi="Arial" w:cs="Arial"/>
                        <w:color w:val="808080"/>
                        <w:sz w:val="16"/>
                        <w:szCs w:val="16"/>
                      </w:rPr>
                      <w:t>Default</w:t>
                    </w:r>
                  </w:ins>
                </w:p>
              </w:tc>
              <w:tc>
                <w:tcPr>
                  <w:tcW w:w="371" w:type="pct"/>
                </w:tcPr>
                <w:p w14:paraId="31BE0498" w14:textId="77777777" w:rsidR="00995DAF" w:rsidRPr="00161007" w:rsidRDefault="00995DAF" w:rsidP="00E21353">
                  <w:pPr>
                    <w:widowControl w:val="0"/>
                    <w:autoSpaceDE w:val="0"/>
                    <w:autoSpaceDN w:val="0"/>
                    <w:adjustRightInd w:val="0"/>
                    <w:spacing w:before="60" w:after="60" w:line="240" w:lineRule="auto"/>
                    <w:rPr>
                      <w:ins w:id="1650" w:author="Author"/>
                      <w:rFonts w:ascii="Arial" w:hAnsi="Arial" w:cs="Arial"/>
                      <w:sz w:val="24"/>
                      <w:szCs w:val="24"/>
                    </w:rPr>
                  </w:pPr>
                  <w:ins w:id="1651" w:author="Author">
                    <w:r w:rsidRPr="00161007">
                      <w:rPr>
                        <w:rFonts w:ascii="Arial" w:hAnsi="Arial" w:cs="Arial"/>
                        <w:color w:val="808080"/>
                        <w:sz w:val="16"/>
                        <w:szCs w:val="16"/>
                      </w:rPr>
                      <w:t>Fixed</w:t>
                    </w:r>
                  </w:ins>
                </w:p>
              </w:tc>
              <w:tc>
                <w:tcPr>
                  <w:tcW w:w="1705" w:type="pct"/>
                </w:tcPr>
                <w:p w14:paraId="61C2FA4E" w14:textId="77777777" w:rsidR="00995DAF" w:rsidRPr="00161007" w:rsidRDefault="00995DAF" w:rsidP="00E21353">
                  <w:pPr>
                    <w:widowControl w:val="0"/>
                    <w:autoSpaceDE w:val="0"/>
                    <w:autoSpaceDN w:val="0"/>
                    <w:adjustRightInd w:val="0"/>
                    <w:spacing w:before="60" w:after="60" w:line="240" w:lineRule="auto"/>
                    <w:rPr>
                      <w:ins w:id="1652" w:author="Author"/>
                      <w:rFonts w:ascii="Arial" w:hAnsi="Arial" w:cs="Arial"/>
                      <w:sz w:val="24"/>
                      <w:szCs w:val="24"/>
                    </w:rPr>
                  </w:pPr>
                  <w:ins w:id="1653" w:author="Author">
                    <w:r w:rsidRPr="00161007">
                      <w:rPr>
                        <w:rFonts w:ascii="Arial" w:hAnsi="Arial" w:cs="Arial"/>
                        <w:color w:val="808080"/>
                        <w:sz w:val="16"/>
                        <w:szCs w:val="16"/>
                      </w:rPr>
                      <w:t>Annotation</w:t>
                    </w:r>
                  </w:ins>
                </w:p>
              </w:tc>
            </w:tr>
            <w:tr w:rsidR="00995DAF" w:rsidRPr="00161007" w14:paraId="2D2A351C" w14:textId="77777777" w:rsidTr="00EC5B54">
              <w:trPr>
                <w:ins w:id="1654" w:author="Author"/>
              </w:trPr>
              <w:tc>
                <w:tcPr>
                  <w:tcW w:w="238" w:type="pct"/>
                  <w:tcBorders>
                    <w:bottom w:val="single" w:sz="4" w:space="0" w:color="auto"/>
                  </w:tcBorders>
                </w:tcPr>
                <w:p w14:paraId="578B7DAF" w14:textId="1F063A8D" w:rsidR="00995DAF" w:rsidRPr="00EC5B54" w:rsidRDefault="00995DAF" w:rsidP="00E21353">
                  <w:pPr>
                    <w:widowControl w:val="0"/>
                    <w:autoSpaceDE w:val="0"/>
                    <w:autoSpaceDN w:val="0"/>
                    <w:adjustRightInd w:val="0"/>
                    <w:spacing w:before="60" w:after="60" w:line="240" w:lineRule="auto"/>
                    <w:rPr>
                      <w:ins w:id="1655" w:author="Author"/>
                      <w:rFonts w:ascii="Arial" w:hAnsi="Arial" w:cs="Arial"/>
                      <w:b/>
                      <w:sz w:val="24"/>
                      <w:szCs w:val="24"/>
                    </w:rPr>
                  </w:pPr>
                  <w:ins w:id="1656" w:author="Author">
                    <w:r w:rsidRPr="00EC5B54">
                      <w:rPr>
                        <w:rFonts w:ascii="Arial" w:hAnsi="Arial" w:cs="Arial"/>
                        <w:b/>
                        <w:color w:val="000000"/>
                        <w:sz w:val="16"/>
                        <w:szCs w:val="16"/>
                      </w:rPr>
                      <w:t>name</w:t>
                    </w:r>
                  </w:ins>
                </w:p>
              </w:tc>
              <w:tc>
                <w:tcPr>
                  <w:tcW w:w="1683" w:type="pct"/>
                  <w:tcBorders>
                    <w:bottom w:val="single" w:sz="4" w:space="0" w:color="auto"/>
                  </w:tcBorders>
                </w:tcPr>
                <w:p w14:paraId="1D618482" w14:textId="1FBCC29D" w:rsidR="00995DAF" w:rsidRPr="00161007" w:rsidRDefault="003F7C42" w:rsidP="00E21353">
                  <w:pPr>
                    <w:widowControl w:val="0"/>
                    <w:autoSpaceDE w:val="0"/>
                    <w:autoSpaceDN w:val="0"/>
                    <w:adjustRightInd w:val="0"/>
                    <w:spacing w:before="60" w:after="60" w:line="240" w:lineRule="auto"/>
                    <w:rPr>
                      <w:ins w:id="1657" w:author="Author"/>
                      <w:rFonts w:ascii="Arial" w:hAnsi="Arial" w:cs="Arial"/>
                      <w:sz w:val="24"/>
                      <w:szCs w:val="24"/>
                    </w:rPr>
                  </w:pPr>
                  <w:ins w:id="1658" w:author="Author">
                    <w:r>
                      <w:rPr>
                        <w:rFonts w:ascii="Arial" w:hAnsi="Arial" w:cs="Arial"/>
                        <w:b/>
                        <w:bCs/>
                        <w:color w:val="000000"/>
                        <w:sz w:val="16"/>
                        <w:szCs w:val="16"/>
                      </w:rPr>
                      <w:t>x</w:t>
                    </w:r>
                    <w:r w:rsidR="00995DAF">
                      <w:rPr>
                        <w:rFonts w:ascii="Arial" w:hAnsi="Arial" w:cs="Arial"/>
                        <w:b/>
                        <w:bCs/>
                        <w:color w:val="000000"/>
                        <w:sz w:val="16"/>
                        <w:szCs w:val="16"/>
                      </w:rPr>
                      <w:t>s:string</w:t>
                    </w:r>
                  </w:ins>
                </w:p>
              </w:tc>
              <w:tc>
                <w:tcPr>
                  <w:tcW w:w="491" w:type="pct"/>
                  <w:tcBorders>
                    <w:bottom w:val="single" w:sz="4" w:space="0" w:color="auto"/>
                  </w:tcBorders>
                </w:tcPr>
                <w:p w14:paraId="41253236" w14:textId="77777777" w:rsidR="00995DAF" w:rsidRPr="00161007" w:rsidRDefault="00995DAF" w:rsidP="00E21353">
                  <w:pPr>
                    <w:widowControl w:val="0"/>
                    <w:autoSpaceDE w:val="0"/>
                    <w:autoSpaceDN w:val="0"/>
                    <w:adjustRightInd w:val="0"/>
                    <w:spacing w:before="60" w:after="60" w:line="240" w:lineRule="auto"/>
                    <w:rPr>
                      <w:ins w:id="1659" w:author="Author"/>
                      <w:rFonts w:ascii="Arial" w:hAnsi="Arial" w:cs="Arial"/>
                      <w:sz w:val="24"/>
                      <w:szCs w:val="24"/>
                    </w:rPr>
                  </w:pPr>
                  <w:ins w:id="1660" w:author="Author">
                    <w:r w:rsidRPr="00161007">
                      <w:rPr>
                        <w:rFonts w:ascii="Arial" w:hAnsi="Arial" w:cs="Arial"/>
                        <w:color w:val="000000"/>
                        <w:sz w:val="16"/>
                        <w:szCs w:val="16"/>
                      </w:rPr>
                      <w:t>required</w:t>
                    </w:r>
                  </w:ins>
                </w:p>
              </w:tc>
              <w:tc>
                <w:tcPr>
                  <w:tcW w:w="512" w:type="pct"/>
                  <w:tcBorders>
                    <w:bottom w:val="single" w:sz="4" w:space="0" w:color="auto"/>
                  </w:tcBorders>
                </w:tcPr>
                <w:p w14:paraId="4B042A4B" w14:textId="77777777" w:rsidR="00995DAF" w:rsidRPr="00161007" w:rsidRDefault="00995DAF" w:rsidP="00E21353">
                  <w:pPr>
                    <w:widowControl w:val="0"/>
                    <w:autoSpaceDE w:val="0"/>
                    <w:autoSpaceDN w:val="0"/>
                    <w:adjustRightInd w:val="0"/>
                    <w:spacing w:before="60" w:after="60" w:line="240" w:lineRule="auto"/>
                    <w:rPr>
                      <w:ins w:id="1661" w:author="Author"/>
                      <w:rFonts w:ascii="Arial" w:hAnsi="Arial" w:cs="Arial"/>
                      <w:sz w:val="24"/>
                      <w:szCs w:val="24"/>
                    </w:rPr>
                  </w:pPr>
                </w:p>
              </w:tc>
              <w:tc>
                <w:tcPr>
                  <w:tcW w:w="371" w:type="pct"/>
                  <w:tcBorders>
                    <w:bottom w:val="single" w:sz="4" w:space="0" w:color="auto"/>
                  </w:tcBorders>
                </w:tcPr>
                <w:p w14:paraId="79D74F91" w14:textId="77777777" w:rsidR="00995DAF" w:rsidRPr="00161007" w:rsidRDefault="00995DAF" w:rsidP="00E21353">
                  <w:pPr>
                    <w:widowControl w:val="0"/>
                    <w:autoSpaceDE w:val="0"/>
                    <w:autoSpaceDN w:val="0"/>
                    <w:adjustRightInd w:val="0"/>
                    <w:spacing w:before="60" w:after="60" w:line="240" w:lineRule="auto"/>
                    <w:rPr>
                      <w:ins w:id="1662" w:author="Author"/>
                      <w:rFonts w:ascii="Arial" w:hAnsi="Arial" w:cs="Arial"/>
                      <w:sz w:val="24"/>
                      <w:szCs w:val="24"/>
                    </w:rPr>
                  </w:pPr>
                </w:p>
              </w:tc>
              <w:tc>
                <w:tcPr>
                  <w:tcW w:w="1705" w:type="pct"/>
                  <w:tcBorders>
                    <w:bottom w:val="single" w:sz="4" w:space="0" w:color="auto"/>
                  </w:tcBorders>
                </w:tcPr>
                <w:p w14:paraId="54146316" w14:textId="16F04B62" w:rsidR="00995DAF" w:rsidRPr="00161007" w:rsidRDefault="00995DAF" w:rsidP="00E21353">
                  <w:pPr>
                    <w:widowControl w:val="0"/>
                    <w:autoSpaceDE w:val="0"/>
                    <w:autoSpaceDN w:val="0"/>
                    <w:adjustRightInd w:val="0"/>
                    <w:spacing w:before="60" w:after="60" w:line="240" w:lineRule="auto"/>
                    <w:rPr>
                      <w:ins w:id="1663" w:author="Author"/>
                      <w:rFonts w:ascii="Arial" w:hAnsi="Arial" w:cs="Arial"/>
                      <w:sz w:val="24"/>
                      <w:szCs w:val="24"/>
                    </w:rPr>
                  </w:pPr>
                  <w:ins w:id="1664" w:author="Author">
                    <w:r>
                      <w:rPr>
                        <w:rFonts w:ascii="Arial" w:hAnsi="Arial" w:cs="Arial"/>
                        <w:color w:val="000000"/>
                        <w:sz w:val="16"/>
                        <w:szCs w:val="16"/>
                      </w:rPr>
                      <w:t>Specifies the material name</w:t>
                    </w:r>
                  </w:ins>
                </w:p>
              </w:tc>
            </w:tr>
            <w:tr w:rsidR="00995DAF" w:rsidRPr="00161007" w14:paraId="7145B974" w14:textId="77777777" w:rsidTr="00EC5B54">
              <w:trPr>
                <w:ins w:id="1665" w:author="Author"/>
              </w:trPr>
              <w:tc>
                <w:tcPr>
                  <w:tcW w:w="238" w:type="pct"/>
                  <w:tcBorders>
                    <w:bottom w:val="single" w:sz="4" w:space="0" w:color="auto"/>
                  </w:tcBorders>
                </w:tcPr>
                <w:p w14:paraId="047A74E2" w14:textId="525523F9" w:rsidR="00995DAF" w:rsidRPr="00EC5B54" w:rsidRDefault="00995DAF" w:rsidP="00995DAF">
                  <w:pPr>
                    <w:widowControl w:val="0"/>
                    <w:autoSpaceDE w:val="0"/>
                    <w:autoSpaceDN w:val="0"/>
                    <w:adjustRightInd w:val="0"/>
                    <w:spacing w:before="60" w:after="60" w:line="240" w:lineRule="auto"/>
                    <w:rPr>
                      <w:ins w:id="1666" w:author="Author"/>
                      <w:rFonts w:ascii="Arial" w:hAnsi="Arial" w:cs="Arial"/>
                      <w:b/>
                      <w:color w:val="000000"/>
                      <w:sz w:val="16"/>
                      <w:szCs w:val="16"/>
                    </w:rPr>
                  </w:pPr>
                  <w:ins w:id="1667" w:author="Author">
                    <w:r w:rsidRPr="00EC5B54">
                      <w:rPr>
                        <w:rFonts w:ascii="Arial" w:hAnsi="Arial" w:cs="Arial"/>
                        <w:b/>
                        <w:color w:val="000000"/>
                        <w:sz w:val="16"/>
                        <w:szCs w:val="16"/>
                      </w:rPr>
                      <w:t>specularcolor</w:t>
                    </w:r>
                  </w:ins>
                </w:p>
              </w:tc>
              <w:tc>
                <w:tcPr>
                  <w:tcW w:w="1683" w:type="pct"/>
                  <w:tcBorders>
                    <w:bottom w:val="single" w:sz="4" w:space="0" w:color="auto"/>
                  </w:tcBorders>
                </w:tcPr>
                <w:p w14:paraId="68E2AAB6" w14:textId="4C9A73EF" w:rsidR="00995DAF" w:rsidRPr="00161007" w:rsidRDefault="00995DAF" w:rsidP="00995DAF">
                  <w:pPr>
                    <w:widowControl w:val="0"/>
                    <w:autoSpaceDE w:val="0"/>
                    <w:autoSpaceDN w:val="0"/>
                    <w:adjustRightInd w:val="0"/>
                    <w:spacing w:before="60" w:after="60" w:line="240" w:lineRule="auto"/>
                    <w:rPr>
                      <w:ins w:id="1668" w:author="Author"/>
                      <w:rFonts w:ascii="Arial" w:hAnsi="Arial" w:cs="Arial"/>
                      <w:b/>
                      <w:bCs/>
                      <w:color w:val="000000"/>
                      <w:sz w:val="16"/>
                      <w:szCs w:val="16"/>
                    </w:rPr>
                  </w:pPr>
                  <w:ins w:id="1669" w:author="Author">
                    <w:r>
                      <w:rPr>
                        <w:rFonts w:ascii="Arial" w:hAnsi="Arial" w:cs="Arial"/>
                        <w:b/>
                        <w:bCs/>
                        <w:color w:val="000000"/>
                        <w:sz w:val="16"/>
                        <w:szCs w:val="16"/>
                      </w:rPr>
                      <w:t>ST_ColorValue</w:t>
                    </w:r>
                  </w:ins>
                </w:p>
              </w:tc>
              <w:tc>
                <w:tcPr>
                  <w:tcW w:w="491" w:type="pct"/>
                  <w:tcBorders>
                    <w:bottom w:val="single" w:sz="4" w:space="0" w:color="auto"/>
                  </w:tcBorders>
                </w:tcPr>
                <w:p w14:paraId="5ABBF330" w14:textId="5DC9D966" w:rsidR="00995DAF" w:rsidRPr="00161007" w:rsidRDefault="00995DAF" w:rsidP="00995DAF">
                  <w:pPr>
                    <w:widowControl w:val="0"/>
                    <w:autoSpaceDE w:val="0"/>
                    <w:autoSpaceDN w:val="0"/>
                    <w:adjustRightInd w:val="0"/>
                    <w:spacing w:before="60" w:after="60" w:line="240" w:lineRule="auto"/>
                    <w:rPr>
                      <w:ins w:id="1670" w:author="Author"/>
                      <w:rFonts w:ascii="Arial" w:hAnsi="Arial" w:cs="Arial"/>
                      <w:color w:val="000000"/>
                      <w:sz w:val="16"/>
                      <w:szCs w:val="16"/>
                    </w:rPr>
                  </w:pPr>
                </w:p>
              </w:tc>
              <w:tc>
                <w:tcPr>
                  <w:tcW w:w="512" w:type="pct"/>
                  <w:tcBorders>
                    <w:bottom w:val="single" w:sz="4" w:space="0" w:color="auto"/>
                  </w:tcBorders>
                </w:tcPr>
                <w:p w14:paraId="776D67EE" w14:textId="23A5FEF0" w:rsidR="00995DAF" w:rsidRPr="00161007" w:rsidRDefault="00995DAF" w:rsidP="00995DAF">
                  <w:pPr>
                    <w:widowControl w:val="0"/>
                    <w:autoSpaceDE w:val="0"/>
                    <w:autoSpaceDN w:val="0"/>
                    <w:adjustRightInd w:val="0"/>
                    <w:spacing w:before="60" w:after="60" w:line="240" w:lineRule="auto"/>
                    <w:rPr>
                      <w:ins w:id="1671" w:author="Author"/>
                      <w:rFonts w:ascii="Arial" w:hAnsi="Arial" w:cs="Arial"/>
                      <w:color w:val="000000"/>
                      <w:sz w:val="16"/>
                      <w:szCs w:val="16"/>
                    </w:rPr>
                  </w:pPr>
                  <w:ins w:id="1672" w:author="Author">
                    <w:r w:rsidRPr="00560DED">
                      <w:rPr>
                        <w:rFonts w:ascii="Arial" w:hAnsi="Arial" w:cs="Arial"/>
                        <w:color w:val="000000"/>
                        <w:sz w:val="16"/>
                        <w:szCs w:val="16"/>
                      </w:rPr>
                      <w:t>#383838</w:t>
                    </w:r>
                  </w:ins>
                </w:p>
              </w:tc>
              <w:tc>
                <w:tcPr>
                  <w:tcW w:w="371" w:type="pct"/>
                  <w:tcBorders>
                    <w:bottom w:val="single" w:sz="4" w:space="0" w:color="auto"/>
                  </w:tcBorders>
                </w:tcPr>
                <w:p w14:paraId="3B38FA17" w14:textId="77777777" w:rsidR="00995DAF" w:rsidRPr="00161007" w:rsidRDefault="00995DAF" w:rsidP="00995DAF">
                  <w:pPr>
                    <w:widowControl w:val="0"/>
                    <w:autoSpaceDE w:val="0"/>
                    <w:autoSpaceDN w:val="0"/>
                    <w:adjustRightInd w:val="0"/>
                    <w:spacing w:before="60" w:after="60" w:line="240" w:lineRule="auto"/>
                    <w:rPr>
                      <w:ins w:id="1673" w:author="Author"/>
                      <w:rFonts w:ascii="Arial" w:hAnsi="Arial" w:cs="Arial"/>
                      <w:color w:val="000000"/>
                      <w:sz w:val="16"/>
                      <w:szCs w:val="16"/>
                    </w:rPr>
                  </w:pPr>
                </w:p>
              </w:tc>
              <w:tc>
                <w:tcPr>
                  <w:tcW w:w="1705" w:type="pct"/>
                  <w:tcBorders>
                    <w:bottom w:val="single" w:sz="4" w:space="0" w:color="auto"/>
                  </w:tcBorders>
                </w:tcPr>
                <w:p w14:paraId="13DF1C19" w14:textId="507CB0C7" w:rsidR="00995DAF" w:rsidRDefault="00995DAF" w:rsidP="00995DAF">
                  <w:pPr>
                    <w:widowControl w:val="0"/>
                    <w:autoSpaceDE w:val="0"/>
                    <w:autoSpaceDN w:val="0"/>
                    <w:adjustRightInd w:val="0"/>
                    <w:spacing w:before="60" w:after="60" w:line="240" w:lineRule="auto"/>
                    <w:rPr>
                      <w:ins w:id="1674" w:author="Author"/>
                      <w:rFonts w:ascii="Arial" w:hAnsi="Arial" w:cs="Arial"/>
                      <w:color w:val="000000"/>
                      <w:sz w:val="16"/>
                      <w:szCs w:val="16"/>
                    </w:rPr>
                  </w:pPr>
                  <w:ins w:id="1675" w:author="Author">
                    <w:r>
                      <w:rPr>
                        <w:rFonts w:ascii="Arial" w:hAnsi="Arial" w:cs="Arial"/>
                        <w:color w:val="000000"/>
                        <w:sz w:val="16"/>
                        <w:szCs w:val="16"/>
                      </w:rPr>
                      <w:t>Specular reflectance value</w:t>
                    </w:r>
                  </w:ins>
                </w:p>
              </w:tc>
            </w:tr>
            <w:tr w:rsidR="00995DAF" w:rsidRPr="00161007" w14:paraId="77F4E0AF" w14:textId="77777777" w:rsidTr="00EC5B54">
              <w:trPr>
                <w:ins w:id="1676" w:author="Author"/>
              </w:trPr>
              <w:tc>
                <w:tcPr>
                  <w:tcW w:w="238" w:type="pct"/>
                  <w:tcBorders>
                    <w:top w:val="single" w:sz="4" w:space="0" w:color="auto"/>
                    <w:bottom w:val="single" w:sz="4" w:space="0" w:color="auto"/>
                  </w:tcBorders>
                </w:tcPr>
                <w:p w14:paraId="76470F63" w14:textId="14450AC9" w:rsidR="00995DAF" w:rsidRPr="00EC5B54" w:rsidRDefault="00995DAF" w:rsidP="00995DAF">
                  <w:pPr>
                    <w:widowControl w:val="0"/>
                    <w:autoSpaceDE w:val="0"/>
                    <w:autoSpaceDN w:val="0"/>
                    <w:adjustRightInd w:val="0"/>
                    <w:spacing w:before="60" w:after="60" w:line="240" w:lineRule="auto"/>
                    <w:rPr>
                      <w:ins w:id="1677" w:author="Author"/>
                      <w:rFonts w:ascii="Arial" w:hAnsi="Arial" w:cs="Arial"/>
                      <w:b/>
                      <w:color w:val="000000"/>
                      <w:sz w:val="16"/>
                      <w:szCs w:val="16"/>
                    </w:rPr>
                  </w:pPr>
                  <w:ins w:id="1678" w:author="Author">
                    <w:r w:rsidRPr="00EC5B54">
                      <w:rPr>
                        <w:rFonts w:ascii="Arial" w:hAnsi="Arial" w:cs="Arial"/>
                        <w:b/>
                        <w:color w:val="000000"/>
                        <w:sz w:val="16"/>
                        <w:szCs w:val="16"/>
                      </w:rPr>
                      <w:t>glossiness</w:t>
                    </w:r>
                  </w:ins>
                </w:p>
              </w:tc>
              <w:tc>
                <w:tcPr>
                  <w:tcW w:w="1683" w:type="pct"/>
                  <w:tcBorders>
                    <w:top w:val="single" w:sz="4" w:space="0" w:color="auto"/>
                    <w:bottom w:val="single" w:sz="4" w:space="0" w:color="auto"/>
                  </w:tcBorders>
                </w:tcPr>
                <w:p w14:paraId="1F263636" w14:textId="7711AE40" w:rsidR="00995DAF" w:rsidRDefault="00995DAF" w:rsidP="00995DAF">
                  <w:pPr>
                    <w:widowControl w:val="0"/>
                    <w:autoSpaceDE w:val="0"/>
                    <w:autoSpaceDN w:val="0"/>
                    <w:adjustRightInd w:val="0"/>
                    <w:spacing w:before="60" w:after="60" w:line="240" w:lineRule="auto"/>
                    <w:rPr>
                      <w:ins w:id="1679" w:author="Author"/>
                      <w:rFonts w:ascii="Arial" w:hAnsi="Arial" w:cs="Arial"/>
                      <w:b/>
                      <w:bCs/>
                      <w:color w:val="000000"/>
                      <w:sz w:val="16"/>
                      <w:szCs w:val="16"/>
                    </w:rPr>
                  </w:pPr>
                  <w:ins w:id="1680" w:author="Author">
                    <w:r>
                      <w:rPr>
                        <w:rFonts w:ascii="Arial" w:hAnsi="Arial" w:cs="Arial"/>
                        <w:b/>
                        <w:bCs/>
                        <w:color w:val="000000"/>
                        <w:sz w:val="16"/>
                        <w:szCs w:val="16"/>
                      </w:rPr>
                      <w:t>ST_Number</w:t>
                    </w:r>
                  </w:ins>
                </w:p>
              </w:tc>
              <w:tc>
                <w:tcPr>
                  <w:tcW w:w="491" w:type="pct"/>
                  <w:tcBorders>
                    <w:top w:val="single" w:sz="4" w:space="0" w:color="auto"/>
                    <w:bottom w:val="single" w:sz="4" w:space="0" w:color="auto"/>
                  </w:tcBorders>
                </w:tcPr>
                <w:p w14:paraId="17FA892A" w14:textId="69CBFEE3" w:rsidR="00995DAF" w:rsidRPr="00161007" w:rsidRDefault="00995DAF" w:rsidP="00995DAF">
                  <w:pPr>
                    <w:widowControl w:val="0"/>
                    <w:autoSpaceDE w:val="0"/>
                    <w:autoSpaceDN w:val="0"/>
                    <w:adjustRightInd w:val="0"/>
                    <w:spacing w:before="60" w:after="60" w:line="240" w:lineRule="auto"/>
                    <w:rPr>
                      <w:ins w:id="1681" w:author="Author"/>
                      <w:rFonts w:ascii="Arial" w:hAnsi="Arial" w:cs="Arial"/>
                      <w:color w:val="000000"/>
                      <w:sz w:val="16"/>
                      <w:szCs w:val="16"/>
                    </w:rPr>
                  </w:pPr>
                </w:p>
              </w:tc>
              <w:tc>
                <w:tcPr>
                  <w:tcW w:w="512" w:type="pct"/>
                  <w:tcBorders>
                    <w:top w:val="single" w:sz="4" w:space="0" w:color="auto"/>
                    <w:bottom w:val="single" w:sz="4" w:space="0" w:color="auto"/>
                  </w:tcBorders>
                </w:tcPr>
                <w:p w14:paraId="016CD80B" w14:textId="24F2FD2B" w:rsidR="00995DAF" w:rsidRPr="00560DED" w:rsidRDefault="00995DAF" w:rsidP="00995DAF">
                  <w:pPr>
                    <w:widowControl w:val="0"/>
                    <w:autoSpaceDE w:val="0"/>
                    <w:autoSpaceDN w:val="0"/>
                    <w:adjustRightInd w:val="0"/>
                    <w:spacing w:before="60" w:after="60" w:line="240" w:lineRule="auto"/>
                    <w:rPr>
                      <w:ins w:id="1682" w:author="Author"/>
                      <w:rFonts w:ascii="Arial" w:hAnsi="Arial" w:cs="Arial"/>
                      <w:color w:val="000000"/>
                      <w:sz w:val="16"/>
                      <w:szCs w:val="16"/>
                    </w:rPr>
                  </w:pPr>
                  <w:ins w:id="1683" w:author="Author">
                    <w:r>
                      <w:rPr>
                        <w:rFonts w:ascii="Arial" w:hAnsi="Arial" w:cs="Arial"/>
                        <w:color w:val="000000"/>
                        <w:sz w:val="16"/>
                        <w:szCs w:val="16"/>
                      </w:rPr>
                      <w:t>0</w:t>
                    </w:r>
                  </w:ins>
                </w:p>
              </w:tc>
              <w:tc>
                <w:tcPr>
                  <w:tcW w:w="371" w:type="pct"/>
                  <w:tcBorders>
                    <w:top w:val="single" w:sz="4" w:space="0" w:color="auto"/>
                    <w:bottom w:val="single" w:sz="4" w:space="0" w:color="auto"/>
                  </w:tcBorders>
                </w:tcPr>
                <w:p w14:paraId="47A8D1EC" w14:textId="77777777" w:rsidR="00995DAF" w:rsidRPr="00161007" w:rsidRDefault="00995DAF" w:rsidP="00995DAF">
                  <w:pPr>
                    <w:widowControl w:val="0"/>
                    <w:autoSpaceDE w:val="0"/>
                    <w:autoSpaceDN w:val="0"/>
                    <w:adjustRightInd w:val="0"/>
                    <w:spacing w:before="60" w:after="60" w:line="240" w:lineRule="auto"/>
                    <w:rPr>
                      <w:ins w:id="1684" w:author="Author"/>
                      <w:rFonts w:ascii="Arial" w:hAnsi="Arial" w:cs="Arial"/>
                      <w:color w:val="000000"/>
                      <w:sz w:val="16"/>
                      <w:szCs w:val="16"/>
                    </w:rPr>
                  </w:pPr>
                </w:p>
              </w:tc>
              <w:tc>
                <w:tcPr>
                  <w:tcW w:w="1705" w:type="pct"/>
                  <w:tcBorders>
                    <w:top w:val="single" w:sz="4" w:space="0" w:color="auto"/>
                    <w:bottom w:val="single" w:sz="4" w:space="0" w:color="auto"/>
                  </w:tcBorders>
                </w:tcPr>
                <w:p w14:paraId="328A1FDB" w14:textId="22AA2F56" w:rsidR="00995DAF" w:rsidRDefault="00995DAF" w:rsidP="00995DAF">
                  <w:pPr>
                    <w:widowControl w:val="0"/>
                    <w:autoSpaceDE w:val="0"/>
                    <w:autoSpaceDN w:val="0"/>
                    <w:adjustRightInd w:val="0"/>
                    <w:spacing w:before="60" w:after="60" w:line="240" w:lineRule="auto"/>
                    <w:rPr>
                      <w:ins w:id="1685" w:author="Author"/>
                      <w:rFonts w:ascii="Arial" w:hAnsi="Arial" w:cs="Arial"/>
                      <w:color w:val="000000"/>
                      <w:sz w:val="16"/>
                      <w:szCs w:val="16"/>
                    </w:rPr>
                  </w:pPr>
                  <w:ins w:id="1686" w:author="Author">
                    <w:r>
                      <w:rPr>
                        <w:rFonts w:ascii="Arial" w:hAnsi="Arial" w:cs="Arial"/>
                        <w:color w:val="000000"/>
                        <w:sz w:val="16"/>
                        <w:szCs w:val="16"/>
                      </w:rPr>
                      <w:t>Surface glossiness (smoothness) value</w:t>
                    </w:r>
                  </w:ins>
                </w:p>
              </w:tc>
            </w:tr>
            <w:tr w:rsidR="00697422" w:rsidRPr="00161007" w14:paraId="57F3C7EE" w14:textId="77777777" w:rsidTr="00EC5B54">
              <w:trPr>
                <w:ins w:id="1687" w:author="Author"/>
              </w:trPr>
              <w:tc>
                <w:tcPr>
                  <w:tcW w:w="238" w:type="pct"/>
                  <w:tcBorders>
                    <w:top w:val="single" w:sz="4" w:space="0" w:color="auto"/>
                  </w:tcBorders>
                </w:tcPr>
                <w:p w14:paraId="04914580" w14:textId="1093D8E2" w:rsidR="00697422" w:rsidRPr="008508DC" w:rsidRDefault="00697422" w:rsidP="00995DAF">
                  <w:pPr>
                    <w:widowControl w:val="0"/>
                    <w:autoSpaceDE w:val="0"/>
                    <w:autoSpaceDN w:val="0"/>
                    <w:adjustRightInd w:val="0"/>
                    <w:spacing w:before="60" w:after="60" w:line="240" w:lineRule="auto"/>
                    <w:rPr>
                      <w:ins w:id="1688" w:author="Author"/>
                      <w:rFonts w:ascii="Arial" w:hAnsi="Arial" w:cs="Arial"/>
                      <w:color w:val="000000"/>
                      <w:sz w:val="16"/>
                      <w:szCs w:val="16"/>
                    </w:rPr>
                  </w:pPr>
                  <w:ins w:id="1689" w:author="Author">
                    <w:r w:rsidRPr="008508DC">
                      <w:rPr>
                        <w:rFonts w:ascii="Arial" w:hAnsi="Arial" w:cs="Arial"/>
                        <w:color w:val="000000"/>
                        <w:sz w:val="16"/>
                        <w:szCs w:val="16"/>
                      </w:rPr>
                      <w:t>@any</w:t>
                    </w:r>
                    <w:r w:rsidR="0023334C" w:rsidRPr="008508DC">
                      <w:rPr>
                        <w:rFonts w:ascii="Arial" w:hAnsi="Arial" w:cs="Arial"/>
                        <w:color w:val="000000"/>
                        <w:sz w:val="16"/>
                        <w:szCs w:val="16"/>
                      </w:rPr>
                      <w:t>A</w:t>
                    </w:r>
                    <w:r w:rsidRPr="008508DC">
                      <w:rPr>
                        <w:rFonts w:ascii="Arial" w:hAnsi="Arial" w:cs="Arial"/>
                        <w:color w:val="000000"/>
                        <w:sz w:val="16"/>
                        <w:szCs w:val="16"/>
                      </w:rPr>
                      <w:t>ttribute</w:t>
                    </w:r>
                  </w:ins>
                </w:p>
              </w:tc>
              <w:tc>
                <w:tcPr>
                  <w:tcW w:w="1683" w:type="pct"/>
                  <w:tcBorders>
                    <w:top w:val="single" w:sz="4" w:space="0" w:color="auto"/>
                  </w:tcBorders>
                </w:tcPr>
                <w:p w14:paraId="5423EDF4" w14:textId="77777777" w:rsidR="00697422" w:rsidRDefault="00697422" w:rsidP="00995DAF">
                  <w:pPr>
                    <w:widowControl w:val="0"/>
                    <w:autoSpaceDE w:val="0"/>
                    <w:autoSpaceDN w:val="0"/>
                    <w:adjustRightInd w:val="0"/>
                    <w:spacing w:before="60" w:after="60" w:line="240" w:lineRule="auto"/>
                    <w:rPr>
                      <w:ins w:id="1690" w:author="Author"/>
                      <w:rFonts w:ascii="Arial" w:hAnsi="Arial" w:cs="Arial"/>
                      <w:b/>
                      <w:bCs/>
                      <w:color w:val="000000"/>
                      <w:sz w:val="16"/>
                      <w:szCs w:val="16"/>
                    </w:rPr>
                  </w:pPr>
                </w:p>
              </w:tc>
              <w:tc>
                <w:tcPr>
                  <w:tcW w:w="491" w:type="pct"/>
                  <w:tcBorders>
                    <w:top w:val="single" w:sz="4" w:space="0" w:color="auto"/>
                  </w:tcBorders>
                </w:tcPr>
                <w:p w14:paraId="016C9B29" w14:textId="77777777" w:rsidR="00697422" w:rsidRPr="00161007" w:rsidRDefault="00697422" w:rsidP="00995DAF">
                  <w:pPr>
                    <w:widowControl w:val="0"/>
                    <w:autoSpaceDE w:val="0"/>
                    <w:autoSpaceDN w:val="0"/>
                    <w:adjustRightInd w:val="0"/>
                    <w:spacing w:before="60" w:after="60" w:line="240" w:lineRule="auto"/>
                    <w:rPr>
                      <w:ins w:id="1691" w:author="Author"/>
                      <w:rFonts w:ascii="Arial" w:hAnsi="Arial" w:cs="Arial"/>
                      <w:color w:val="000000"/>
                      <w:sz w:val="16"/>
                      <w:szCs w:val="16"/>
                    </w:rPr>
                  </w:pPr>
                </w:p>
              </w:tc>
              <w:tc>
                <w:tcPr>
                  <w:tcW w:w="512" w:type="pct"/>
                  <w:tcBorders>
                    <w:top w:val="single" w:sz="4" w:space="0" w:color="auto"/>
                  </w:tcBorders>
                </w:tcPr>
                <w:p w14:paraId="3E892E7D" w14:textId="77777777" w:rsidR="00697422" w:rsidRDefault="00697422" w:rsidP="00995DAF">
                  <w:pPr>
                    <w:widowControl w:val="0"/>
                    <w:autoSpaceDE w:val="0"/>
                    <w:autoSpaceDN w:val="0"/>
                    <w:adjustRightInd w:val="0"/>
                    <w:spacing w:before="60" w:after="60" w:line="240" w:lineRule="auto"/>
                    <w:rPr>
                      <w:ins w:id="1692" w:author="Author"/>
                      <w:rFonts w:ascii="Arial" w:hAnsi="Arial" w:cs="Arial"/>
                      <w:color w:val="000000"/>
                      <w:sz w:val="16"/>
                      <w:szCs w:val="16"/>
                    </w:rPr>
                  </w:pPr>
                </w:p>
              </w:tc>
              <w:tc>
                <w:tcPr>
                  <w:tcW w:w="371" w:type="pct"/>
                  <w:tcBorders>
                    <w:top w:val="single" w:sz="4" w:space="0" w:color="auto"/>
                  </w:tcBorders>
                </w:tcPr>
                <w:p w14:paraId="2FC94CE6" w14:textId="77777777" w:rsidR="00697422" w:rsidRPr="00161007" w:rsidRDefault="00697422" w:rsidP="00995DAF">
                  <w:pPr>
                    <w:widowControl w:val="0"/>
                    <w:autoSpaceDE w:val="0"/>
                    <w:autoSpaceDN w:val="0"/>
                    <w:adjustRightInd w:val="0"/>
                    <w:spacing w:before="60" w:after="60" w:line="240" w:lineRule="auto"/>
                    <w:rPr>
                      <w:ins w:id="1693" w:author="Author"/>
                      <w:rFonts w:ascii="Arial" w:hAnsi="Arial" w:cs="Arial"/>
                      <w:color w:val="000000"/>
                      <w:sz w:val="16"/>
                      <w:szCs w:val="16"/>
                    </w:rPr>
                  </w:pPr>
                </w:p>
              </w:tc>
              <w:tc>
                <w:tcPr>
                  <w:tcW w:w="1705" w:type="pct"/>
                  <w:tcBorders>
                    <w:top w:val="single" w:sz="4" w:space="0" w:color="auto"/>
                  </w:tcBorders>
                </w:tcPr>
                <w:p w14:paraId="5897F08A" w14:textId="77777777" w:rsidR="00697422" w:rsidRDefault="00697422" w:rsidP="00995DAF">
                  <w:pPr>
                    <w:widowControl w:val="0"/>
                    <w:autoSpaceDE w:val="0"/>
                    <w:autoSpaceDN w:val="0"/>
                    <w:adjustRightInd w:val="0"/>
                    <w:spacing w:before="60" w:after="60" w:line="240" w:lineRule="auto"/>
                    <w:rPr>
                      <w:ins w:id="1694" w:author="Author"/>
                      <w:rFonts w:ascii="Arial" w:hAnsi="Arial" w:cs="Arial"/>
                      <w:color w:val="000000"/>
                      <w:sz w:val="16"/>
                      <w:szCs w:val="16"/>
                    </w:rPr>
                  </w:pPr>
                </w:p>
              </w:tc>
            </w:tr>
          </w:tbl>
          <w:p w14:paraId="1AE89732" w14:textId="77777777" w:rsidR="00995DAF" w:rsidRPr="00161007" w:rsidRDefault="00995DAF" w:rsidP="00E21353">
            <w:pPr>
              <w:widowControl w:val="0"/>
              <w:autoSpaceDE w:val="0"/>
              <w:autoSpaceDN w:val="0"/>
              <w:adjustRightInd w:val="0"/>
              <w:spacing w:before="60" w:after="60" w:line="240" w:lineRule="auto"/>
              <w:rPr>
                <w:ins w:id="1695" w:author="Author"/>
                <w:rFonts w:ascii="Arial" w:hAnsi="Arial" w:cs="Arial"/>
                <w:sz w:val="24"/>
                <w:szCs w:val="24"/>
              </w:rPr>
            </w:pPr>
          </w:p>
        </w:tc>
      </w:tr>
    </w:tbl>
    <w:p w14:paraId="35B8417F" w14:textId="34D1D9BA" w:rsidR="00995DAF" w:rsidRDefault="00995DAF" w:rsidP="00BB5B49">
      <w:pPr>
        <w:pStyle w:val="ListParagraph"/>
        <w:ind w:left="0"/>
        <w:rPr>
          <w:ins w:id="1696" w:author="Author"/>
          <w:rFonts w:ascii="Arial" w:hAnsi="Arial" w:cs="Arial"/>
          <w:b/>
          <w:sz w:val="24"/>
          <w:szCs w:val="24"/>
        </w:rPr>
      </w:pPr>
    </w:p>
    <w:p w14:paraId="29A0702E" w14:textId="7BAD2377" w:rsidR="00501F82" w:rsidRDefault="00501F82" w:rsidP="00501F82">
      <w:pPr>
        <w:jc w:val="both"/>
        <w:rPr>
          <w:ins w:id="1697" w:author="Author"/>
        </w:rPr>
      </w:pPr>
      <w:ins w:id="1698" w:author="Author">
        <w:r>
          <w:t xml:space="preserve">The </w:t>
        </w:r>
        <w:r w:rsidR="00D015BF">
          <w:t>&lt;pb</w:t>
        </w:r>
        <w:r>
          <w:t>s</w:t>
        </w:r>
        <w:r w:rsidR="008D2D00">
          <w:t>pecular</w:t>
        </w:r>
        <w:r w:rsidR="00D015BF">
          <w:t>&gt;</w:t>
        </w:r>
        <w:r w:rsidR="008D2D00">
          <w:t xml:space="preserve"> </w:t>
        </w:r>
        <w:r w:rsidR="00E97383">
          <w:t>element</w:t>
        </w:r>
        <w:r>
          <w:t xml:space="preserve"> infers</w:t>
        </w:r>
        <w:r w:rsidR="008D2D00">
          <w:t xml:space="preserve"> a </w:t>
        </w:r>
        <w:r>
          <w:t xml:space="preserve">diffuse color from the color attribute of the material it is associated with. For example, when </w:t>
        </w:r>
        <w:r w:rsidR="00C62FD1">
          <w:t>&lt;</w:t>
        </w:r>
        <w:r w:rsidR="00842440">
          <w:t>pb</w:t>
        </w:r>
        <w:r>
          <w:t>specular</w:t>
        </w:r>
        <w:r w:rsidR="00C62FD1">
          <w:t>&gt;</w:t>
        </w:r>
        <w:r>
          <w:t xml:space="preserve"> </w:t>
        </w:r>
        <w:r w:rsidR="00C62FD1">
          <w:t>display properties are</w:t>
        </w:r>
        <w:r>
          <w:t xml:space="preserve"> associated with a </w:t>
        </w:r>
        <w:r w:rsidR="00C62FD1">
          <w:t>&lt;</w:t>
        </w:r>
        <w:r>
          <w:t>basematerial</w:t>
        </w:r>
        <w:r w:rsidR="00C62FD1">
          <w:t>&gt;</w:t>
        </w:r>
        <w:r>
          <w:t xml:space="preserve">, the </w:t>
        </w:r>
        <w:r w:rsidR="00C62FD1">
          <w:t>“</w:t>
        </w:r>
        <w:r>
          <w:t>displaycolor</w:t>
        </w:r>
        <w:r w:rsidR="00C62FD1">
          <w:t>”</w:t>
        </w:r>
        <w:r>
          <w:t xml:space="preserve"> attribute </w:t>
        </w:r>
        <w:r w:rsidR="00C62FD1">
          <w:t xml:space="preserve">from basematerial </w:t>
        </w:r>
        <w:r>
          <w:t xml:space="preserve">specifies </w:t>
        </w:r>
        <w:r w:rsidR="00C62FD1">
          <w:t>a</w:t>
        </w:r>
        <w:r>
          <w:t xml:space="preserve"> diffuse color to apply</w:t>
        </w:r>
        <w:r w:rsidR="00C62FD1">
          <w:t xml:space="preserve"> using pbspecular display properties</w:t>
        </w:r>
        <w:r>
          <w:t xml:space="preserve">. Similarly, when </w:t>
        </w:r>
        <w:r w:rsidR="00C62FD1">
          <w:t>&lt;</w:t>
        </w:r>
        <w:r w:rsidR="00842440">
          <w:t>pb</w:t>
        </w:r>
        <w:r>
          <w:t>specular</w:t>
        </w:r>
        <w:r w:rsidR="00C62FD1">
          <w:t>&gt;</w:t>
        </w:r>
        <w:r>
          <w:t xml:space="preserve"> </w:t>
        </w:r>
        <w:r w:rsidR="00C62FD1">
          <w:t xml:space="preserve">display properties </w:t>
        </w:r>
        <w:r>
          <w:t xml:space="preserve">are associated with a </w:t>
        </w:r>
        <w:r w:rsidR="00C62FD1">
          <w:t>&lt;</w:t>
        </w:r>
        <w:r>
          <w:t>color</w:t>
        </w:r>
        <w:r w:rsidR="00C62FD1">
          <w:t>&gt;</w:t>
        </w:r>
        <w:r>
          <w:t xml:space="preserve"> material, the </w:t>
        </w:r>
        <w:r w:rsidR="00154F15">
          <w:t>“</w:t>
        </w:r>
        <w:r w:rsidR="00C62FD1">
          <w:t>color</w:t>
        </w:r>
        <w:r w:rsidR="00154F15">
          <w:t>”</w:t>
        </w:r>
        <w:r w:rsidR="00C62FD1">
          <w:t xml:space="preserve"> </w:t>
        </w:r>
        <w:r w:rsidR="00154F15">
          <w:t>attribute</w:t>
        </w:r>
        <w:r>
          <w:t xml:space="preserve"> specifies the diffuse color to apply.</w:t>
        </w:r>
      </w:ins>
    </w:p>
    <w:p w14:paraId="0E90FA63" w14:textId="6E1FB408" w:rsidR="008D2D00" w:rsidRDefault="00501F82" w:rsidP="008D2D00">
      <w:pPr>
        <w:jc w:val="both"/>
        <w:rPr>
          <w:ins w:id="1699" w:author="Author"/>
        </w:rPr>
      </w:pPr>
      <w:ins w:id="1700" w:author="Author">
        <w:r>
          <w:t xml:space="preserve">The </w:t>
        </w:r>
        <w:r w:rsidR="00C62FD1">
          <w:t>diffuse color</w:t>
        </w:r>
        <w:r w:rsidR="008D2D00">
          <w:t xml:space="preserve"> </w:t>
        </w:r>
        <w:r w:rsidR="008E3578">
          <w:t>describes the surface color. It is</w:t>
        </w:r>
        <w:r w:rsidR="008D2D00">
          <w:t xml:space="preserve"> a</w:t>
        </w:r>
        <w:r w:rsidR="00D015BF">
          <w:t>n</w:t>
        </w:r>
        <w:r w:rsidR="008D2D00">
          <w:t xml:space="preserve"> sRGB color triplet that specifies diffuse reflectance of the surface. It represents the proportion of light which is reflected off the surface in diffuse fashion in respective red, green and blue wavelength</w:t>
        </w:r>
        <w:r w:rsidR="00C236CD">
          <w:t xml:space="preserve"> regions</w:t>
        </w:r>
        <w:r w:rsidR="008D2D00">
          <w:t xml:space="preserve">. Diffuse reflection is an idealized concept in which the incident light scatters in all directions independently of the angle at which it arrives. </w:t>
        </w:r>
      </w:ins>
    </w:p>
    <w:p w14:paraId="6AE26E05" w14:textId="6BD93B89" w:rsidR="008D2D00" w:rsidRDefault="008D2D00" w:rsidP="008D2D00">
      <w:pPr>
        <w:jc w:val="both"/>
        <w:rPr>
          <w:ins w:id="1701" w:author="Author"/>
          <w:color w:val="FF0000"/>
        </w:rPr>
      </w:pPr>
      <w:ins w:id="1702" w:author="Author">
        <w:r w:rsidRPr="00E97383">
          <w:lastRenderedPageBreak/>
          <w:t xml:space="preserve">In order to obtain RGB coefficients in </w:t>
        </w:r>
        <w:r w:rsidR="00F94821">
          <w:t xml:space="preserve">the </w:t>
        </w:r>
        <w:r w:rsidRPr="00E97383">
          <w:t xml:space="preserve">0..1 range that can be used in lighting calculations, </w:t>
        </w:r>
        <w:r w:rsidR="00F94821">
          <w:t xml:space="preserve">the inverse color component transfer function </w:t>
        </w:r>
        <w:r>
          <w:t xml:space="preserve">(see </w:t>
        </w:r>
        <w:r w:rsidRPr="00165A52">
          <w:t xml:space="preserve"> </w:t>
        </w:r>
        <w:r>
          <w:t xml:space="preserve">Chapter </w:t>
        </w:r>
        <w:r w:rsidRPr="00165A52">
          <w:t xml:space="preserve">1.2. sRGB </w:t>
        </w:r>
        <w:r w:rsidR="00F94821">
          <w:t xml:space="preserve">and linear RGB </w:t>
        </w:r>
        <w:r w:rsidRPr="00165A52">
          <w:t>color values</w:t>
        </w:r>
        <w:r>
          <w:t>) MUST be applied to convert color</w:t>
        </w:r>
        <w:r w:rsidR="00F94821">
          <w:t>s</w:t>
        </w:r>
        <w:r>
          <w:t xml:space="preserve"> from sRGB color space to linear </w:t>
        </w:r>
        <w:r w:rsidR="00F94821">
          <w:t>RGB space</w:t>
        </w:r>
        <w:r>
          <w:t>.</w:t>
        </w:r>
      </w:ins>
    </w:p>
    <w:p w14:paraId="0532F08D" w14:textId="77777777" w:rsidR="00995DAF" w:rsidRDefault="00995DAF" w:rsidP="00995DAF">
      <w:pPr>
        <w:rPr>
          <w:ins w:id="1703" w:author="Author"/>
          <w:b/>
        </w:rPr>
      </w:pPr>
      <w:ins w:id="1704" w:author="Author">
        <w:r>
          <w:rPr>
            <w:b/>
          </w:rPr>
          <w:t>name</w:t>
        </w:r>
      </w:ins>
    </w:p>
    <w:p w14:paraId="0E430154" w14:textId="6FC34858" w:rsidR="00995DAF" w:rsidRDefault="00995DAF" w:rsidP="00995DAF">
      <w:pPr>
        <w:jc w:val="both"/>
        <w:rPr>
          <w:ins w:id="1705" w:author="Author"/>
          <w:rFonts w:eastAsia="Times New Roman" w:cstheme="minorHAnsi"/>
        </w:rPr>
      </w:pPr>
      <w:ins w:id="1706" w:author="Author">
        <w:r w:rsidRPr="008E463B">
          <w:rPr>
            <w:rFonts w:cstheme="minorHAnsi"/>
          </w:rPr>
          <w:t>Material name is intended to convey design intent. P</w:t>
        </w:r>
        <w:r w:rsidRPr="008E463B">
          <w:rPr>
            <w:rFonts w:eastAsia="Times New Roman" w:cstheme="minorHAnsi"/>
          </w:rPr>
          <w:t xml:space="preserve">roducers SHOULD avoid machine-specific naming in favor of more portable descriptions. </w:t>
        </w:r>
      </w:ins>
    </w:p>
    <w:p w14:paraId="1D1DE605" w14:textId="77777777" w:rsidR="00995DAF" w:rsidRDefault="00995DAF" w:rsidP="00995DAF">
      <w:pPr>
        <w:pStyle w:val="NoSpacing"/>
        <w:rPr>
          <w:ins w:id="1707" w:author="Author"/>
        </w:rPr>
      </w:pPr>
    </w:p>
    <w:p w14:paraId="1F0E1EE4" w14:textId="32EFAE6C" w:rsidR="00995DAF" w:rsidRPr="00610A21" w:rsidRDefault="00995DAF" w:rsidP="00995DAF">
      <w:pPr>
        <w:pStyle w:val="NoSpacing"/>
        <w:rPr>
          <w:ins w:id="1708" w:author="Author"/>
          <w:b/>
        </w:rPr>
      </w:pPr>
      <w:ins w:id="1709" w:author="Author">
        <w:r>
          <w:rPr>
            <w:b/>
          </w:rPr>
          <w:t>specular</w:t>
        </w:r>
        <w:r w:rsidR="00815FA9">
          <w:rPr>
            <w:b/>
          </w:rPr>
          <w:t>c</w:t>
        </w:r>
        <w:r w:rsidRPr="00610A21">
          <w:rPr>
            <w:b/>
          </w:rPr>
          <w:t>olor</w:t>
        </w:r>
      </w:ins>
    </w:p>
    <w:p w14:paraId="7BC3D8D5" w14:textId="77777777" w:rsidR="00995DAF" w:rsidRDefault="00995DAF" w:rsidP="00995DAF">
      <w:pPr>
        <w:pStyle w:val="NoSpacing"/>
        <w:rPr>
          <w:ins w:id="1710" w:author="Author"/>
        </w:rPr>
      </w:pPr>
    </w:p>
    <w:p w14:paraId="23625293" w14:textId="07CDE4FE" w:rsidR="00995DAF" w:rsidRDefault="00995DAF" w:rsidP="00995DAF">
      <w:pPr>
        <w:jc w:val="both"/>
        <w:rPr>
          <w:ins w:id="1711" w:author="Author"/>
        </w:rPr>
      </w:pPr>
      <w:ins w:id="1712" w:author="Author">
        <w:r>
          <w:t>Specular color is a sRGB color triplet that specifies specular reflectance of the surface at normal incidence (the condition in which the light beam is perpendicular to the surface). It represents the proportion of light which is reflected off the surface in mirror-like fashion in respective red, green and blue wavelength</w:t>
        </w:r>
        <w:r w:rsidR="00F94821">
          <w:t xml:space="preserve"> regions</w:t>
        </w:r>
        <w:r>
          <w:t>. Unlike diffuse reflection, specular reflection depends on the position of the observer and the angle of incidence. Intuitively, the parameter describes the intensity and color tint of surface reflections.</w:t>
        </w:r>
      </w:ins>
    </w:p>
    <w:p w14:paraId="0E069A29" w14:textId="77777777" w:rsidR="00995DAF" w:rsidRDefault="00995DAF" w:rsidP="00995DAF">
      <w:pPr>
        <w:jc w:val="both"/>
        <w:rPr>
          <w:ins w:id="1713" w:author="Author"/>
        </w:rPr>
      </w:pPr>
      <w:ins w:id="1714" w:author="Author">
        <w:r>
          <w:t>The default value #383838 corresponds to a linear specular reflectance value of (0.04, 0.04, 0.04) common for plastics and other dielectric materials.</w:t>
        </w:r>
      </w:ins>
    </w:p>
    <w:p w14:paraId="2E54D8AF" w14:textId="44A7E57D" w:rsidR="00995DAF" w:rsidRDefault="00995DAF" w:rsidP="00995DAF">
      <w:pPr>
        <w:jc w:val="both"/>
        <w:rPr>
          <w:ins w:id="1715" w:author="Author"/>
        </w:rPr>
      </w:pPr>
      <w:ins w:id="1716" w:author="Author">
        <w:r>
          <w:t xml:space="preserve">In order to obtain linear RGB coefficients in </w:t>
        </w:r>
        <w:r w:rsidR="00F94821">
          <w:t xml:space="preserve">the </w:t>
        </w:r>
        <w:r>
          <w:t xml:space="preserve">0..1 range that can be used for lighting calculations, </w:t>
        </w:r>
        <w:r w:rsidR="00F94821">
          <w:t>the inverse color component transfer function</w:t>
        </w:r>
        <w:r>
          <w:t xml:space="preserve"> </w:t>
        </w:r>
        <w:r w:rsidR="00194654">
          <w:t xml:space="preserve">(see </w:t>
        </w:r>
        <w:r w:rsidR="00194654" w:rsidRPr="00165A52">
          <w:t xml:space="preserve"> </w:t>
        </w:r>
        <w:r w:rsidR="00194654">
          <w:t xml:space="preserve">Chapter </w:t>
        </w:r>
        <w:r w:rsidR="00194654" w:rsidRPr="00165A52">
          <w:t xml:space="preserve">1.2. sRGB </w:t>
        </w:r>
        <w:r w:rsidR="00F94821">
          <w:t xml:space="preserve">and linear RGB </w:t>
        </w:r>
        <w:r w:rsidR="00194654" w:rsidRPr="00165A52">
          <w:t>color values</w:t>
        </w:r>
        <w:r w:rsidR="00194654">
          <w:t xml:space="preserve">) </w:t>
        </w:r>
        <w:r w:rsidR="009F2E88">
          <w:t>MUST</w:t>
        </w:r>
        <w:r>
          <w:t xml:space="preserve"> be applied.</w:t>
        </w:r>
      </w:ins>
    </w:p>
    <w:p w14:paraId="0809777C" w14:textId="77777777" w:rsidR="00995DAF" w:rsidRDefault="00995DAF" w:rsidP="00995DAF">
      <w:pPr>
        <w:jc w:val="both"/>
        <w:rPr>
          <w:ins w:id="1717" w:author="Author"/>
          <w:b/>
        </w:rPr>
      </w:pPr>
      <w:ins w:id="1718" w:author="Author">
        <w:r>
          <w:rPr>
            <w:b/>
          </w:rPr>
          <w:t>g</w:t>
        </w:r>
        <w:r w:rsidRPr="00610A21">
          <w:rPr>
            <w:b/>
          </w:rPr>
          <w:t>lossiness</w:t>
        </w:r>
      </w:ins>
    </w:p>
    <w:p w14:paraId="6E399594" w14:textId="45C5CA76" w:rsidR="00995DAF" w:rsidRDefault="00995DAF" w:rsidP="00995DAF">
      <w:pPr>
        <w:jc w:val="both"/>
        <w:rPr>
          <w:ins w:id="1719" w:author="Author"/>
        </w:rPr>
      </w:pPr>
      <w:ins w:id="1720" w:author="Author">
        <w:r>
          <w:t>Glossiness is a scalar surface property in 0..1 range that specifies how smooth the surface is. Real-world surfaces have microscopic imperfections which can cause scattering of incident light. Because these imperfections are beyond the resolution of common 3D printers and displays, it is assumed that their scattering properties can be modeled statistically using micro-facet surface model</w:t>
        </w:r>
        <w:r w:rsidR="00194654">
          <w:t xml:space="preserve"> (see </w:t>
        </w:r>
        <w:r w:rsidR="00194654" w:rsidRPr="00194654">
          <w:t>Appendix D. Micro-facet Surface Model and BRDF</w:t>
        </w:r>
        <w:r w:rsidR="00194654">
          <w:t>)</w:t>
        </w:r>
        <w:r>
          <w:t xml:space="preserve"> in which the surface consists of infinitesimally small, mirror-like facets which only reflect light in a single direction according to their orientation (normal). A value of 1 means that the surface is ideally smooth, with micro-facet normals oriented the same way as the surface normal. A value of 0 means a very rough surface for which the distribution of micro-facet normals is a uniform hemisphere. </w:t>
        </w:r>
      </w:ins>
    </w:p>
    <w:p w14:paraId="08D9C700" w14:textId="513EAA9C" w:rsidR="001347FF" w:rsidRDefault="00995DAF" w:rsidP="00EC5B54">
      <w:pPr>
        <w:rPr>
          <w:ins w:id="1721" w:author="Author"/>
        </w:rPr>
      </w:pPr>
      <w:ins w:id="1722" w:author="Author">
        <w:r w:rsidRPr="007530CD">
          <w:t>A consumer SHOULD follow the GLTF specified behavior for determining surface reflectance properties from the roughness / glossiness material parameter to obtain consistent visual results.</w:t>
        </w:r>
        <w:r>
          <w:t xml:space="preserve"> </w:t>
        </w:r>
        <w:r w:rsidR="00194654">
          <w:t>For more information, r</w:t>
        </w:r>
        <w:r w:rsidRPr="003357A9">
          <w:t xml:space="preserve">efer to </w:t>
        </w:r>
        <w:r w:rsidR="00194654" w:rsidRPr="00194654">
          <w:t>Appendix D. Micro-facet Surface Model and BRDF</w:t>
        </w:r>
        <w:r w:rsidR="00194654">
          <w:t xml:space="preserve"> or to the </w:t>
        </w:r>
        <w:r w:rsidRPr="003357A9">
          <w:t>GLTF 2.0 specification Appendix B: BRDF Implementation.</w:t>
        </w:r>
      </w:ins>
    </w:p>
    <w:p w14:paraId="70885A51" w14:textId="668C5F85" w:rsidR="00F5191F" w:rsidRPr="0081245A" w:rsidRDefault="00F5191F" w:rsidP="00F5191F">
      <w:pPr>
        <w:pStyle w:val="Heading2"/>
        <w:numPr>
          <w:ilvl w:val="1"/>
          <w:numId w:val="24"/>
        </w:numPr>
        <w:rPr>
          <w:ins w:id="1723" w:author="Author"/>
        </w:rPr>
      </w:pPr>
      <w:bookmarkStart w:id="1724" w:name="_Toc512426564"/>
      <w:bookmarkStart w:id="1725" w:name="_Toc512426739"/>
      <w:bookmarkStart w:id="1726" w:name="_Toc512426920"/>
      <w:bookmarkStart w:id="1727" w:name="_Toc512427101"/>
      <w:bookmarkStart w:id="1728" w:name="_Toc512427276"/>
      <w:bookmarkStart w:id="1729" w:name="_Toc512427453"/>
      <w:bookmarkStart w:id="1730" w:name="_Toc512427629"/>
      <w:bookmarkStart w:id="1731" w:name="_Toc512427805"/>
      <w:bookmarkStart w:id="1732" w:name="_Toc512427980"/>
      <w:bookmarkStart w:id="1733" w:name="_Toc512428155"/>
      <w:bookmarkStart w:id="1734" w:name="_Toc513719051"/>
      <w:bookmarkStart w:id="1735" w:name="_Toc513815331"/>
      <w:bookmarkStart w:id="1736" w:name="_Toc514146164"/>
      <w:bookmarkStart w:id="1737" w:name="_Toc512426565"/>
      <w:bookmarkStart w:id="1738" w:name="_Toc512426740"/>
      <w:bookmarkStart w:id="1739" w:name="_Toc512426921"/>
      <w:bookmarkStart w:id="1740" w:name="_Toc512427102"/>
      <w:bookmarkStart w:id="1741" w:name="_Toc512427277"/>
      <w:bookmarkStart w:id="1742" w:name="_Toc512427454"/>
      <w:bookmarkStart w:id="1743" w:name="_Toc512427630"/>
      <w:bookmarkStart w:id="1744" w:name="_Toc512427806"/>
      <w:bookmarkStart w:id="1745" w:name="_Toc512427981"/>
      <w:bookmarkStart w:id="1746" w:name="_Toc512428156"/>
      <w:bookmarkStart w:id="1747" w:name="_Toc513719052"/>
      <w:bookmarkStart w:id="1748" w:name="_Toc513815332"/>
      <w:bookmarkStart w:id="1749" w:name="_Toc514146165"/>
      <w:bookmarkStart w:id="1750" w:name="_Toc520719642"/>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ins w:id="1751" w:author="Author">
        <w:r>
          <w:lastRenderedPageBreak/>
          <w:t>Metallic Display Properties</w:t>
        </w:r>
        <w:bookmarkEnd w:id="1750"/>
      </w:ins>
    </w:p>
    <w:p w14:paraId="39FDC91E" w14:textId="5B78E298" w:rsidR="00F5191F" w:rsidRDefault="00F5191F" w:rsidP="00F5191F">
      <w:pPr>
        <w:keepNext/>
        <w:rPr>
          <w:ins w:id="1752" w:author="Author"/>
          <w:b/>
        </w:rPr>
      </w:pPr>
      <w:ins w:id="1753" w:author="Author">
        <w:r>
          <w:t xml:space="preserve">Element </w:t>
        </w:r>
        <w:r w:rsidRPr="001F33F1">
          <w:rPr>
            <w:b/>
          </w:rPr>
          <w:t>&lt;</w:t>
        </w:r>
        <w:r w:rsidR="00842440">
          <w:rPr>
            <w:b/>
          </w:rPr>
          <w:t>pb</w:t>
        </w:r>
        <w:r>
          <w:rPr>
            <w:b/>
          </w:rPr>
          <w:t>metallicdisplayproperties</w:t>
        </w:r>
        <w:r w:rsidRPr="001F33F1">
          <w:rPr>
            <w:b/>
          </w:rPr>
          <w:t>&gt;</w:t>
        </w:r>
      </w:ins>
    </w:p>
    <w:tbl>
      <w:tblPr>
        <w:tblW w:w="5325" w:type="pct"/>
        <w:tblLook w:val="0000" w:firstRow="0" w:lastRow="0" w:firstColumn="0" w:lastColumn="0" w:noHBand="0" w:noVBand="0"/>
      </w:tblPr>
      <w:tblGrid>
        <w:gridCol w:w="1312"/>
        <w:gridCol w:w="8646"/>
      </w:tblGrid>
      <w:tr w:rsidR="00F5191F" w:rsidRPr="00161007" w14:paraId="3FF2DDE2" w14:textId="77777777" w:rsidTr="001D42A4">
        <w:trPr>
          <w:ins w:id="1754" w:author="Author"/>
        </w:trPr>
        <w:tc>
          <w:tcPr>
            <w:tcW w:w="659" w:type="pct"/>
            <w:tcBorders>
              <w:top w:val="single" w:sz="4" w:space="0" w:color="auto"/>
              <w:left w:val="single" w:sz="4" w:space="0" w:color="auto"/>
              <w:bottom w:val="single" w:sz="4" w:space="0" w:color="auto"/>
              <w:right w:val="single" w:sz="4" w:space="0" w:color="auto"/>
            </w:tcBorders>
          </w:tcPr>
          <w:p w14:paraId="581948C2" w14:textId="77777777" w:rsidR="00F5191F" w:rsidRPr="00851A5A" w:rsidRDefault="00F5191F" w:rsidP="001D42A4">
            <w:pPr>
              <w:jc w:val="both"/>
              <w:rPr>
                <w:ins w:id="1755" w:author="Author"/>
                <w:rFonts w:ascii="Arial" w:hAnsi="Arial" w:cs="Arial"/>
                <w:color w:val="808080"/>
                <w:sz w:val="16"/>
                <w:szCs w:val="16"/>
              </w:rPr>
            </w:pPr>
            <w:ins w:id="1756" w:author="Author">
              <w:r w:rsidRPr="00161007">
                <w:rPr>
                  <w:rFonts w:ascii="Arial" w:hAnsi="Arial" w:cs="Arial"/>
                  <w:color w:val="808080"/>
                  <w:sz w:val="16"/>
                  <w:szCs w:val="16"/>
                </w:rPr>
                <w:t>diagram</w:t>
              </w:r>
            </w:ins>
          </w:p>
        </w:tc>
        <w:tc>
          <w:tcPr>
            <w:tcW w:w="4341" w:type="pct"/>
            <w:tcBorders>
              <w:top w:val="single" w:sz="4" w:space="0" w:color="auto"/>
              <w:left w:val="single" w:sz="4" w:space="0" w:color="auto"/>
              <w:bottom w:val="single" w:sz="4" w:space="0" w:color="auto"/>
              <w:right w:val="single" w:sz="4" w:space="0" w:color="auto"/>
            </w:tcBorders>
          </w:tcPr>
          <w:p w14:paraId="5D09118B" w14:textId="24837E6F" w:rsidR="00F5191F" w:rsidRPr="00161007" w:rsidRDefault="00F5191F" w:rsidP="001D42A4">
            <w:pPr>
              <w:jc w:val="both"/>
              <w:rPr>
                <w:ins w:id="1757" w:author="Author"/>
                <w:rFonts w:ascii="Arial" w:hAnsi="Arial" w:cs="Arial"/>
                <w:sz w:val="24"/>
                <w:szCs w:val="24"/>
              </w:rPr>
            </w:pPr>
            <w:ins w:id="1758" w:author="Author">
              <w:r w:rsidRPr="00851A5A">
                <w:rPr>
                  <w:rFonts w:ascii="Arial" w:hAnsi="Arial" w:cs="Arial"/>
                  <w:sz w:val="24"/>
                  <w:szCs w:val="24"/>
                </w:rPr>
                <w:t xml:space="preserve"> </w:t>
              </w:r>
              <w:r w:rsidR="00FB5707">
                <w:rPr>
                  <w:noProof/>
                </w:rPr>
                <w:drawing>
                  <wp:inline distT="0" distB="0" distL="0" distR="0" wp14:anchorId="6C41446E" wp14:editId="1EEB2441">
                    <wp:extent cx="4067175" cy="12096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7175" cy="1209675"/>
                            </a:xfrm>
                            <a:prstGeom prst="rect">
                              <a:avLst/>
                            </a:prstGeom>
                          </pic:spPr>
                        </pic:pic>
                      </a:graphicData>
                    </a:graphic>
                  </wp:inline>
                </w:drawing>
              </w:r>
            </w:ins>
          </w:p>
        </w:tc>
      </w:tr>
      <w:tr w:rsidR="00F5191F" w:rsidRPr="00161007" w14:paraId="7A9FEE43" w14:textId="77777777" w:rsidTr="001D42A4">
        <w:trPr>
          <w:ins w:id="1759" w:author="Author"/>
        </w:trPr>
        <w:tc>
          <w:tcPr>
            <w:tcW w:w="659" w:type="pct"/>
            <w:tcBorders>
              <w:top w:val="single" w:sz="4" w:space="0" w:color="auto"/>
              <w:left w:val="single" w:sz="4" w:space="0" w:color="auto"/>
              <w:bottom w:val="single" w:sz="4" w:space="0" w:color="auto"/>
              <w:right w:val="single" w:sz="4" w:space="0" w:color="auto"/>
            </w:tcBorders>
          </w:tcPr>
          <w:p w14:paraId="6336FF84" w14:textId="77777777" w:rsidR="00F5191F" w:rsidRPr="00851A5A" w:rsidRDefault="00F5191F" w:rsidP="001D42A4">
            <w:pPr>
              <w:jc w:val="both"/>
              <w:rPr>
                <w:ins w:id="1760" w:author="Author"/>
                <w:rFonts w:ascii="Arial" w:hAnsi="Arial" w:cs="Arial"/>
                <w:color w:val="808080"/>
                <w:sz w:val="16"/>
                <w:szCs w:val="16"/>
              </w:rPr>
            </w:pPr>
            <w:ins w:id="1761" w:author="Author">
              <w:r w:rsidRPr="00161007">
                <w:rPr>
                  <w:rFonts w:ascii="Arial" w:hAnsi="Arial" w:cs="Arial"/>
                  <w:color w:val="808080"/>
                  <w:sz w:val="16"/>
                  <w:szCs w:val="16"/>
                </w:rPr>
                <w:t>attributes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56"/>
              <w:gridCol w:w="1905"/>
              <w:gridCol w:w="804"/>
              <w:gridCol w:w="723"/>
              <w:gridCol w:w="609"/>
              <w:gridCol w:w="2931"/>
            </w:tblGrid>
            <w:tr w:rsidR="00F5191F" w:rsidRPr="00161007" w14:paraId="7616AA81" w14:textId="77777777" w:rsidTr="001D42A4">
              <w:trPr>
                <w:ins w:id="1762" w:author="Author"/>
              </w:trPr>
              <w:tc>
                <w:tcPr>
                  <w:tcW w:w="864" w:type="pct"/>
                </w:tcPr>
                <w:p w14:paraId="4FF551AE" w14:textId="77777777" w:rsidR="00F5191F" w:rsidRPr="00161007" w:rsidRDefault="00F5191F" w:rsidP="001D42A4">
                  <w:pPr>
                    <w:widowControl w:val="0"/>
                    <w:autoSpaceDE w:val="0"/>
                    <w:autoSpaceDN w:val="0"/>
                    <w:adjustRightInd w:val="0"/>
                    <w:spacing w:before="60" w:after="60" w:line="240" w:lineRule="auto"/>
                    <w:rPr>
                      <w:ins w:id="1763" w:author="Author"/>
                      <w:rFonts w:ascii="Arial" w:hAnsi="Arial" w:cs="Arial"/>
                      <w:sz w:val="24"/>
                      <w:szCs w:val="24"/>
                    </w:rPr>
                  </w:pPr>
                  <w:ins w:id="1764" w:author="Author">
                    <w:r w:rsidRPr="00161007">
                      <w:rPr>
                        <w:rFonts w:ascii="Arial" w:hAnsi="Arial" w:cs="Arial"/>
                        <w:color w:val="808080"/>
                        <w:sz w:val="16"/>
                        <w:szCs w:val="16"/>
                      </w:rPr>
                      <w:t>Name</w:t>
                    </w:r>
                  </w:ins>
                </w:p>
              </w:tc>
              <w:tc>
                <w:tcPr>
                  <w:tcW w:w="1130" w:type="pct"/>
                </w:tcPr>
                <w:p w14:paraId="114B5B2D" w14:textId="77777777" w:rsidR="00F5191F" w:rsidRPr="00161007" w:rsidRDefault="00F5191F" w:rsidP="001D42A4">
                  <w:pPr>
                    <w:widowControl w:val="0"/>
                    <w:autoSpaceDE w:val="0"/>
                    <w:autoSpaceDN w:val="0"/>
                    <w:adjustRightInd w:val="0"/>
                    <w:spacing w:before="60" w:after="60" w:line="240" w:lineRule="auto"/>
                    <w:rPr>
                      <w:ins w:id="1765" w:author="Author"/>
                      <w:rFonts w:ascii="Arial" w:hAnsi="Arial" w:cs="Arial"/>
                      <w:sz w:val="24"/>
                      <w:szCs w:val="24"/>
                    </w:rPr>
                  </w:pPr>
                  <w:ins w:id="1766" w:author="Author">
                    <w:r w:rsidRPr="00161007">
                      <w:rPr>
                        <w:rFonts w:ascii="Arial" w:hAnsi="Arial" w:cs="Arial"/>
                        <w:color w:val="808080"/>
                        <w:sz w:val="16"/>
                        <w:szCs w:val="16"/>
                      </w:rPr>
                      <w:t>Type</w:t>
                    </w:r>
                  </w:ins>
                </w:p>
              </w:tc>
              <w:tc>
                <w:tcPr>
                  <w:tcW w:w="477" w:type="pct"/>
                </w:tcPr>
                <w:p w14:paraId="12F59475" w14:textId="77777777" w:rsidR="00F5191F" w:rsidRPr="00161007" w:rsidRDefault="00F5191F" w:rsidP="001D42A4">
                  <w:pPr>
                    <w:widowControl w:val="0"/>
                    <w:autoSpaceDE w:val="0"/>
                    <w:autoSpaceDN w:val="0"/>
                    <w:adjustRightInd w:val="0"/>
                    <w:spacing w:before="60" w:after="60" w:line="240" w:lineRule="auto"/>
                    <w:rPr>
                      <w:ins w:id="1767" w:author="Author"/>
                      <w:rFonts w:ascii="Arial" w:hAnsi="Arial" w:cs="Arial"/>
                      <w:sz w:val="24"/>
                      <w:szCs w:val="24"/>
                    </w:rPr>
                  </w:pPr>
                  <w:ins w:id="1768" w:author="Author">
                    <w:r w:rsidRPr="00161007">
                      <w:rPr>
                        <w:rFonts w:ascii="Arial" w:hAnsi="Arial" w:cs="Arial"/>
                        <w:color w:val="808080"/>
                        <w:sz w:val="16"/>
                        <w:szCs w:val="16"/>
                      </w:rPr>
                      <w:t>Use</w:t>
                    </w:r>
                  </w:ins>
                </w:p>
              </w:tc>
              <w:tc>
                <w:tcPr>
                  <w:tcW w:w="429" w:type="pct"/>
                </w:tcPr>
                <w:p w14:paraId="724D0E70" w14:textId="77777777" w:rsidR="00F5191F" w:rsidRPr="00161007" w:rsidRDefault="00F5191F" w:rsidP="001D42A4">
                  <w:pPr>
                    <w:widowControl w:val="0"/>
                    <w:autoSpaceDE w:val="0"/>
                    <w:autoSpaceDN w:val="0"/>
                    <w:adjustRightInd w:val="0"/>
                    <w:spacing w:before="60" w:after="60" w:line="240" w:lineRule="auto"/>
                    <w:rPr>
                      <w:ins w:id="1769" w:author="Author"/>
                      <w:rFonts w:ascii="Arial" w:hAnsi="Arial" w:cs="Arial"/>
                      <w:sz w:val="24"/>
                      <w:szCs w:val="24"/>
                    </w:rPr>
                  </w:pPr>
                  <w:ins w:id="1770" w:author="Author">
                    <w:r w:rsidRPr="00161007">
                      <w:rPr>
                        <w:rFonts w:ascii="Arial" w:hAnsi="Arial" w:cs="Arial"/>
                        <w:color w:val="808080"/>
                        <w:sz w:val="16"/>
                        <w:szCs w:val="16"/>
                      </w:rPr>
                      <w:t>Default</w:t>
                    </w:r>
                  </w:ins>
                </w:p>
              </w:tc>
              <w:tc>
                <w:tcPr>
                  <w:tcW w:w="361" w:type="pct"/>
                </w:tcPr>
                <w:p w14:paraId="112FD8E6" w14:textId="77777777" w:rsidR="00F5191F" w:rsidRPr="00161007" w:rsidRDefault="00F5191F" w:rsidP="001D42A4">
                  <w:pPr>
                    <w:widowControl w:val="0"/>
                    <w:autoSpaceDE w:val="0"/>
                    <w:autoSpaceDN w:val="0"/>
                    <w:adjustRightInd w:val="0"/>
                    <w:spacing w:before="60" w:after="60" w:line="240" w:lineRule="auto"/>
                    <w:rPr>
                      <w:ins w:id="1771" w:author="Author"/>
                      <w:rFonts w:ascii="Arial" w:hAnsi="Arial" w:cs="Arial"/>
                      <w:sz w:val="24"/>
                      <w:szCs w:val="24"/>
                    </w:rPr>
                  </w:pPr>
                  <w:ins w:id="1772" w:author="Author">
                    <w:r w:rsidRPr="00161007">
                      <w:rPr>
                        <w:rFonts w:ascii="Arial" w:hAnsi="Arial" w:cs="Arial"/>
                        <w:color w:val="808080"/>
                        <w:sz w:val="16"/>
                        <w:szCs w:val="16"/>
                      </w:rPr>
                      <w:t>Fixed</w:t>
                    </w:r>
                  </w:ins>
                </w:p>
              </w:tc>
              <w:tc>
                <w:tcPr>
                  <w:tcW w:w="1740" w:type="pct"/>
                </w:tcPr>
                <w:p w14:paraId="73A0ACEB" w14:textId="77777777" w:rsidR="00F5191F" w:rsidRPr="00161007" w:rsidRDefault="00F5191F" w:rsidP="001D42A4">
                  <w:pPr>
                    <w:widowControl w:val="0"/>
                    <w:autoSpaceDE w:val="0"/>
                    <w:autoSpaceDN w:val="0"/>
                    <w:adjustRightInd w:val="0"/>
                    <w:spacing w:before="60" w:after="60" w:line="240" w:lineRule="auto"/>
                    <w:rPr>
                      <w:ins w:id="1773" w:author="Author"/>
                      <w:rFonts w:ascii="Arial" w:hAnsi="Arial" w:cs="Arial"/>
                      <w:sz w:val="24"/>
                      <w:szCs w:val="24"/>
                    </w:rPr>
                  </w:pPr>
                  <w:ins w:id="1774" w:author="Author">
                    <w:r w:rsidRPr="00161007">
                      <w:rPr>
                        <w:rFonts w:ascii="Arial" w:hAnsi="Arial" w:cs="Arial"/>
                        <w:color w:val="808080"/>
                        <w:sz w:val="16"/>
                        <w:szCs w:val="16"/>
                      </w:rPr>
                      <w:t>Annotation</w:t>
                    </w:r>
                  </w:ins>
                </w:p>
              </w:tc>
            </w:tr>
            <w:tr w:rsidR="00F5191F" w:rsidRPr="00161007" w14:paraId="23DE63FD" w14:textId="77777777" w:rsidTr="001D42A4">
              <w:trPr>
                <w:ins w:id="1775" w:author="Author"/>
              </w:trPr>
              <w:tc>
                <w:tcPr>
                  <w:tcW w:w="864" w:type="pct"/>
                </w:tcPr>
                <w:p w14:paraId="5E980FDF" w14:textId="63962145" w:rsidR="00F5191F" w:rsidRPr="00161007" w:rsidRDefault="001D42A4" w:rsidP="001D42A4">
                  <w:pPr>
                    <w:widowControl w:val="0"/>
                    <w:autoSpaceDE w:val="0"/>
                    <w:autoSpaceDN w:val="0"/>
                    <w:adjustRightInd w:val="0"/>
                    <w:spacing w:before="60" w:after="60" w:line="240" w:lineRule="auto"/>
                    <w:rPr>
                      <w:ins w:id="1776" w:author="Author"/>
                      <w:rFonts w:ascii="Arial" w:hAnsi="Arial" w:cs="Arial"/>
                      <w:sz w:val="24"/>
                      <w:szCs w:val="24"/>
                    </w:rPr>
                  </w:pPr>
                  <w:ins w:id="1777" w:author="Author">
                    <w:r>
                      <w:rPr>
                        <w:rFonts w:ascii="Arial" w:hAnsi="Arial" w:cs="Arial"/>
                        <w:b/>
                        <w:color w:val="000000"/>
                        <w:sz w:val="16"/>
                        <w:szCs w:val="16"/>
                      </w:rPr>
                      <w:t>i</w:t>
                    </w:r>
                    <w:r w:rsidR="00F5191F" w:rsidRPr="00EC5B54">
                      <w:rPr>
                        <w:rFonts w:ascii="Arial" w:hAnsi="Arial" w:cs="Arial"/>
                        <w:b/>
                        <w:color w:val="000000"/>
                        <w:sz w:val="16"/>
                        <w:szCs w:val="16"/>
                      </w:rPr>
                      <w:t>d</w:t>
                    </w:r>
                  </w:ins>
                </w:p>
              </w:tc>
              <w:tc>
                <w:tcPr>
                  <w:tcW w:w="1130" w:type="pct"/>
                </w:tcPr>
                <w:p w14:paraId="0AA5C557" w14:textId="77777777" w:rsidR="00F5191F" w:rsidRPr="00161007" w:rsidRDefault="00F5191F" w:rsidP="001D42A4">
                  <w:pPr>
                    <w:widowControl w:val="0"/>
                    <w:autoSpaceDE w:val="0"/>
                    <w:autoSpaceDN w:val="0"/>
                    <w:adjustRightInd w:val="0"/>
                    <w:spacing w:before="60" w:after="60" w:line="240" w:lineRule="auto"/>
                    <w:rPr>
                      <w:ins w:id="1778" w:author="Author"/>
                      <w:rFonts w:ascii="Arial" w:hAnsi="Arial" w:cs="Arial"/>
                      <w:sz w:val="24"/>
                      <w:szCs w:val="24"/>
                    </w:rPr>
                  </w:pPr>
                  <w:ins w:id="1779" w:author="Author">
                    <w:r>
                      <w:rPr>
                        <w:rFonts w:ascii="Arial" w:hAnsi="Arial" w:cs="Arial"/>
                        <w:b/>
                        <w:bCs/>
                        <w:color w:val="000000"/>
                        <w:sz w:val="16"/>
                        <w:szCs w:val="16"/>
                      </w:rPr>
                      <w:t>ST_ResourceID</w:t>
                    </w:r>
                  </w:ins>
                </w:p>
              </w:tc>
              <w:tc>
                <w:tcPr>
                  <w:tcW w:w="477" w:type="pct"/>
                </w:tcPr>
                <w:p w14:paraId="14906097" w14:textId="77777777" w:rsidR="00F5191F" w:rsidRPr="00161007" w:rsidRDefault="00F5191F" w:rsidP="001D42A4">
                  <w:pPr>
                    <w:widowControl w:val="0"/>
                    <w:autoSpaceDE w:val="0"/>
                    <w:autoSpaceDN w:val="0"/>
                    <w:adjustRightInd w:val="0"/>
                    <w:spacing w:before="60" w:after="60" w:line="240" w:lineRule="auto"/>
                    <w:rPr>
                      <w:ins w:id="1780" w:author="Author"/>
                      <w:rFonts w:ascii="Arial" w:hAnsi="Arial" w:cs="Arial"/>
                      <w:sz w:val="24"/>
                      <w:szCs w:val="24"/>
                    </w:rPr>
                  </w:pPr>
                  <w:ins w:id="1781" w:author="Author">
                    <w:r w:rsidRPr="00161007">
                      <w:rPr>
                        <w:rFonts w:ascii="Arial" w:hAnsi="Arial" w:cs="Arial"/>
                        <w:color w:val="000000"/>
                        <w:sz w:val="16"/>
                        <w:szCs w:val="16"/>
                      </w:rPr>
                      <w:t>required</w:t>
                    </w:r>
                  </w:ins>
                </w:p>
              </w:tc>
              <w:tc>
                <w:tcPr>
                  <w:tcW w:w="429" w:type="pct"/>
                </w:tcPr>
                <w:p w14:paraId="01D64D5D" w14:textId="77777777" w:rsidR="00F5191F" w:rsidRPr="00161007" w:rsidRDefault="00F5191F" w:rsidP="001D42A4">
                  <w:pPr>
                    <w:widowControl w:val="0"/>
                    <w:autoSpaceDE w:val="0"/>
                    <w:autoSpaceDN w:val="0"/>
                    <w:adjustRightInd w:val="0"/>
                    <w:spacing w:before="60" w:after="60" w:line="240" w:lineRule="auto"/>
                    <w:rPr>
                      <w:ins w:id="1782" w:author="Author"/>
                      <w:rFonts w:ascii="Arial" w:hAnsi="Arial" w:cs="Arial"/>
                      <w:sz w:val="24"/>
                      <w:szCs w:val="24"/>
                    </w:rPr>
                  </w:pPr>
                </w:p>
              </w:tc>
              <w:tc>
                <w:tcPr>
                  <w:tcW w:w="361" w:type="pct"/>
                </w:tcPr>
                <w:p w14:paraId="1562875C" w14:textId="77777777" w:rsidR="00F5191F" w:rsidRPr="00161007" w:rsidRDefault="00F5191F" w:rsidP="001D42A4">
                  <w:pPr>
                    <w:widowControl w:val="0"/>
                    <w:autoSpaceDE w:val="0"/>
                    <w:autoSpaceDN w:val="0"/>
                    <w:adjustRightInd w:val="0"/>
                    <w:spacing w:before="60" w:after="60" w:line="240" w:lineRule="auto"/>
                    <w:rPr>
                      <w:ins w:id="1783" w:author="Author"/>
                      <w:rFonts w:ascii="Arial" w:hAnsi="Arial" w:cs="Arial"/>
                      <w:sz w:val="24"/>
                      <w:szCs w:val="24"/>
                    </w:rPr>
                  </w:pPr>
                </w:p>
              </w:tc>
              <w:tc>
                <w:tcPr>
                  <w:tcW w:w="1740" w:type="pct"/>
                </w:tcPr>
                <w:p w14:paraId="7FEF8C18" w14:textId="0A043EF7" w:rsidR="00F5191F" w:rsidRPr="00161007" w:rsidRDefault="00E97383" w:rsidP="001D42A4">
                  <w:pPr>
                    <w:widowControl w:val="0"/>
                    <w:autoSpaceDE w:val="0"/>
                    <w:autoSpaceDN w:val="0"/>
                    <w:adjustRightInd w:val="0"/>
                    <w:spacing w:before="60" w:after="60" w:line="240" w:lineRule="auto"/>
                    <w:rPr>
                      <w:ins w:id="1784" w:author="Author"/>
                      <w:rFonts w:ascii="Arial" w:hAnsi="Arial" w:cs="Arial"/>
                      <w:sz w:val="24"/>
                      <w:szCs w:val="24"/>
                    </w:rPr>
                  </w:pPr>
                  <w:ins w:id="1785" w:author="Author">
                    <w:r>
                      <w:rPr>
                        <w:rFonts w:ascii="Arial" w:hAnsi="Arial" w:cs="Arial"/>
                        <w:color w:val="000000"/>
                        <w:sz w:val="16"/>
                        <w:szCs w:val="16"/>
                      </w:rPr>
                      <w:t>Unique ID among all resources (which could include elements from extensions to the spec).</w:t>
                    </w:r>
                  </w:ins>
                </w:p>
              </w:tc>
            </w:tr>
            <w:tr w:rsidR="00F5191F" w:rsidRPr="00161007" w14:paraId="6A82B04C" w14:textId="77777777" w:rsidTr="001D42A4">
              <w:trPr>
                <w:ins w:id="1786" w:author="Author"/>
              </w:trPr>
              <w:tc>
                <w:tcPr>
                  <w:tcW w:w="864" w:type="pct"/>
                </w:tcPr>
                <w:p w14:paraId="25AEB0B6" w14:textId="77777777" w:rsidR="00F5191F" w:rsidRPr="00161007" w:rsidRDefault="00F5191F" w:rsidP="001D42A4">
                  <w:pPr>
                    <w:widowControl w:val="0"/>
                    <w:autoSpaceDE w:val="0"/>
                    <w:autoSpaceDN w:val="0"/>
                    <w:adjustRightInd w:val="0"/>
                    <w:spacing w:before="60" w:after="60" w:line="240" w:lineRule="auto"/>
                    <w:rPr>
                      <w:ins w:id="1787" w:author="Author"/>
                      <w:rFonts w:ascii="Arial" w:hAnsi="Arial" w:cs="Arial"/>
                      <w:color w:val="000000"/>
                      <w:sz w:val="16"/>
                      <w:szCs w:val="16"/>
                    </w:rPr>
                  </w:pPr>
                </w:p>
              </w:tc>
              <w:tc>
                <w:tcPr>
                  <w:tcW w:w="1130" w:type="pct"/>
                </w:tcPr>
                <w:p w14:paraId="39BDFAC1" w14:textId="77777777" w:rsidR="00F5191F" w:rsidRDefault="00F5191F" w:rsidP="001D42A4">
                  <w:pPr>
                    <w:widowControl w:val="0"/>
                    <w:autoSpaceDE w:val="0"/>
                    <w:autoSpaceDN w:val="0"/>
                    <w:adjustRightInd w:val="0"/>
                    <w:spacing w:before="60" w:after="60" w:line="240" w:lineRule="auto"/>
                    <w:rPr>
                      <w:ins w:id="1788" w:author="Author"/>
                      <w:rFonts w:ascii="Arial" w:hAnsi="Arial" w:cs="Arial"/>
                      <w:b/>
                      <w:bCs/>
                      <w:color w:val="000000"/>
                      <w:sz w:val="16"/>
                      <w:szCs w:val="16"/>
                    </w:rPr>
                  </w:pPr>
                </w:p>
              </w:tc>
              <w:tc>
                <w:tcPr>
                  <w:tcW w:w="477" w:type="pct"/>
                </w:tcPr>
                <w:p w14:paraId="48498046" w14:textId="77777777" w:rsidR="00F5191F" w:rsidRPr="00161007" w:rsidRDefault="00F5191F" w:rsidP="001D42A4">
                  <w:pPr>
                    <w:widowControl w:val="0"/>
                    <w:autoSpaceDE w:val="0"/>
                    <w:autoSpaceDN w:val="0"/>
                    <w:adjustRightInd w:val="0"/>
                    <w:spacing w:before="60" w:after="60" w:line="240" w:lineRule="auto"/>
                    <w:rPr>
                      <w:ins w:id="1789" w:author="Author"/>
                      <w:rFonts w:ascii="Arial" w:hAnsi="Arial" w:cs="Arial"/>
                      <w:color w:val="000000"/>
                      <w:sz w:val="16"/>
                      <w:szCs w:val="16"/>
                    </w:rPr>
                  </w:pPr>
                </w:p>
              </w:tc>
              <w:tc>
                <w:tcPr>
                  <w:tcW w:w="429" w:type="pct"/>
                </w:tcPr>
                <w:p w14:paraId="46CAE62E" w14:textId="77777777" w:rsidR="00F5191F" w:rsidRPr="00161007" w:rsidRDefault="00F5191F" w:rsidP="001D42A4">
                  <w:pPr>
                    <w:widowControl w:val="0"/>
                    <w:autoSpaceDE w:val="0"/>
                    <w:autoSpaceDN w:val="0"/>
                    <w:adjustRightInd w:val="0"/>
                    <w:spacing w:before="60" w:after="60" w:line="240" w:lineRule="auto"/>
                    <w:rPr>
                      <w:ins w:id="1790" w:author="Author"/>
                      <w:rFonts w:ascii="Arial" w:hAnsi="Arial" w:cs="Arial"/>
                      <w:sz w:val="24"/>
                      <w:szCs w:val="24"/>
                    </w:rPr>
                  </w:pPr>
                </w:p>
              </w:tc>
              <w:tc>
                <w:tcPr>
                  <w:tcW w:w="361" w:type="pct"/>
                </w:tcPr>
                <w:p w14:paraId="70ED4A00" w14:textId="77777777" w:rsidR="00F5191F" w:rsidRPr="00161007" w:rsidRDefault="00F5191F" w:rsidP="001D42A4">
                  <w:pPr>
                    <w:widowControl w:val="0"/>
                    <w:autoSpaceDE w:val="0"/>
                    <w:autoSpaceDN w:val="0"/>
                    <w:adjustRightInd w:val="0"/>
                    <w:spacing w:before="60" w:after="60" w:line="240" w:lineRule="auto"/>
                    <w:rPr>
                      <w:ins w:id="1791" w:author="Author"/>
                      <w:rFonts w:ascii="Arial" w:hAnsi="Arial" w:cs="Arial"/>
                      <w:sz w:val="24"/>
                      <w:szCs w:val="24"/>
                    </w:rPr>
                  </w:pPr>
                </w:p>
              </w:tc>
              <w:tc>
                <w:tcPr>
                  <w:tcW w:w="1740" w:type="pct"/>
                </w:tcPr>
                <w:p w14:paraId="5A3CD34A" w14:textId="77777777" w:rsidR="00F5191F" w:rsidRDefault="00F5191F" w:rsidP="001D42A4">
                  <w:pPr>
                    <w:widowControl w:val="0"/>
                    <w:autoSpaceDE w:val="0"/>
                    <w:autoSpaceDN w:val="0"/>
                    <w:adjustRightInd w:val="0"/>
                    <w:spacing w:before="60" w:after="60" w:line="240" w:lineRule="auto"/>
                    <w:rPr>
                      <w:ins w:id="1792" w:author="Author"/>
                      <w:rFonts w:ascii="Arial" w:hAnsi="Arial" w:cs="Arial"/>
                      <w:color w:val="000000"/>
                      <w:sz w:val="16"/>
                      <w:szCs w:val="16"/>
                    </w:rPr>
                  </w:pPr>
                </w:p>
              </w:tc>
            </w:tr>
          </w:tbl>
          <w:p w14:paraId="32B23B76" w14:textId="77777777" w:rsidR="00F5191F" w:rsidRPr="00161007" w:rsidRDefault="00F5191F" w:rsidP="001D42A4">
            <w:pPr>
              <w:jc w:val="both"/>
              <w:rPr>
                <w:ins w:id="1793" w:author="Author"/>
                <w:rFonts w:ascii="Arial" w:hAnsi="Arial" w:cs="Arial"/>
                <w:sz w:val="24"/>
                <w:szCs w:val="24"/>
              </w:rPr>
            </w:pPr>
          </w:p>
        </w:tc>
      </w:tr>
      <w:tr w:rsidR="00F5191F" w:rsidRPr="00747A1F" w14:paraId="3B720096" w14:textId="77777777" w:rsidTr="001D42A4">
        <w:trPr>
          <w:ins w:id="1794" w:author="Author"/>
        </w:trPr>
        <w:tc>
          <w:tcPr>
            <w:tcW w:w="659" w:type="pct"/>
            <w:tcBorders>
              <w:top w:val="single" w:sz="4" w:space="0" w:color="auto"/>
              <w:left w:val="single" w:sz="4" w:space="0" w:color="auto"/>
              <w:bottom w:val="single" w:sz="4" w:space="0" w:color="auto"/>
              <w:right w:val="single" w:sz="4" w:space="0" w:color="auto"/>
            </w:tcBorders>
          </w:tcPr>
          <w:p w14:paraId="64847CB8" w14:textId="77777777" w:rsidR="00F5191F" w:rsidRPr="00747A1F" w:rsidRDefault="00F5191F" w:rsidP="001D42A4">
            <w:pPr>
              <w:widowControl w:val="0"/>
              <w:autoSpaceDE w:val="0"/>
              <w:autoSpaceDN w:val="0"/>
              <w:adjustRightInd w:val="0"/>
              <w:spacing w:before="60" w:after="60" w:line="240" w:lineRule="auto"/>
              <w:rPr>
                <w:ins w:id="1795" w:author="Author"/>
                <w:rFonts w:ascii="Arial" w:hAnsi="Arial" w:cs="Arial"/>
                <w:color w:val="808080"/>
                <w:sz w:val="16"/>
                <w:szCs w:val="16"/>
              </w:rPr>
            </w:pPr>
          </w:p>
        </w:tc>
        <w:tc>
          <w:tcPr>
            <w:tcW w:w="4341" w:type="pct"/>
            <w:tcBorders>
              <w:top w:val="single" w:sz="4" w:space="0" w:color="auto"/>
              <w:left w:val="single" w:sz="4" w:space="0" w:color="auto"/>
              <w:bottom w:val="single" w:sz="4" w:space="0" w:color="auto"/>
              <w:right w:val="single" w:sz="4" w:space="0" w:color="auto"/>
            </w:tcBorders>
          </w:tcPr>
          <w:p w14:paraId="49B18CC3" w14:textId="77777777" w:rsidR="00F5191F" w:rsidRPr="008508DC" w:rsidRDefault="00F5191F" w:rsidP="001D42A4">
            <w:pPr>
              <w:widowControl w:val="0"/>
              <w:autoSpaceDE w:val="0"/>
              <w:autoSpaceDN w:val="0"/>
              <w:adjustRightInd w:val="0"/>
              <w:spacing w:before="60" w:after="60" w:line="240" w:lineRule="auto"/>
              <w:rPr>
                <w:ins w:id="1796" w:author="Author"/>
                <w:rFonts w:ascii="Arial" w:hAnsi="Arial" w:cs="Arial"/>
                <w:color w:val="808080"/>
                <w:sz w:val="16"/>
                <w:szCs w:val="16"/>
              </w:rPr>
            </w:pPr>
            <w:ins w:id="1797" w:author="Author">
              <w:r w:rsidRPr="00EC5B54">
                <w:rPr>
                  <w:rFonts w:ascii="Arial" w:hAnsi="Arial" w:cs="Arial"/>
                  <w:color w:val="000000"/>
                  <w:sz w:val="16"/>
                  <w:szCs w:val="16"/>
                </w:rPr>
                <w:t>@anyAttribute</w:t>
              </w:r>
            </w:ins>
          </w:p>
        </w:tc>
      </w:tr>
      <w:tr w:rsidR="00F5191F" w:rsidRPr="00747A1F" w14:paraId="00C805E8" w14:textId="77777777" w:rsidTr="001D42A4">
        <w:trPr>
          <w:ins w:id="1798" w:author="Author"/>
        </w:trPr>
        <w:tc>
          <w:tcPr>
            <w:tcW w:w="659" w:type="pct"/>
            <w:tcBorders>
              <w:top w:val="single" w:sz="4" w:space="0" w:color="auto"/>
              <w:left w:val="single" w:sz="4" w:space="0" w:color="auto"/>
              <w:bottom w:val="single" w:sz="4" w:space="0" w:color="auto"/>
              <w:right w:val="single" w:sz="4" w:space="0" w:color="auto"/>
            </w:tcBorders>
          </w:tcPr>
          <w:p w14:paraId="1F8D5BFA" w14:textId="77777777" w:rsidR="00F5191F" w:rsidRPr="00C93753" w:rsidRDefault="00F5191F" w:rsidP="001D42A4">
            <w:pPr>
              <w:widowControl w:val="0"/>
              <w:autoSpaceDE w:val="0"/>
              <w:autoSpaceDN w:val="0"/>
              <w:adjustRightInd w:val="0"/>
              <w:spacing w:before="60" w:after="60" w:line="240" w:lineRule="auto"/>
              <w:rPr>
                <w:ins w:id="1799" w:author="Author"/>
                <w:rFonts w:ascii="Arial" w:hAnsi="Arial" w:cs="Arial"/>
                <w:color w:val="808080"/>
                <w:sz w:val="16"/>
                <w:szCs w:val="16"/>
              </w:rPr>
            </w:pPr>
            <w:ins w:id="1800" w:author="Author">
              <w:r w:rsidRPr="00747A1F">
                <w:rPr>
                  <w:rFonts w:ascii="Arial" w:hAnsi="Arial" w:cs="Arial"/>
                  <w:color w:val="808080"/>
                  <w:sz w:val="16"/>
                  <w:szCs w:val="16"/>
                </w:rPr>
                <w:t>elements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55"/>
              <w:gridCol w:w="1945"/>
              <w:gridCol w:w="804"/>
              <w:gridCol w:w="723"/>
              <w:gridCol w:w="609"/>
              <w:gridCol w:w="2892"/>
            </w:tblGrid>
            <w:tr w:rsidR="00F5191F" w:rsidRPr="00161007" w14:paraId="43E5D9F1" w14:textId="77777777" w:rsidTr="00BF09AF">
              <w:trPr>
                <w:ins w:id="1801" w:author="Author"/>
              </w:trPr>
              <w:tc>
                <w:tcPr>
                  <w:tcW w:w="863" w:type="pct"/>
                </w:tcPr>
                <w:p w14:paraId="0D0E455D" w14:textId="77777777" w:rsidR="00F5191F" w:rsidRPr="00161007" w:rsidRDefault="00F5191F" w:rsidP="001D42A4">
                  <w:pPr>
                    <w:widowControl w:val="0"/>
                    <w:autoSpaceDE w:val="0"/>
                    <w:autoSpaceDN w:val="0"/>
                    <w:adjustRightInd w:val="0"/>
                    <w:spacing w:before="60" w:after="60" w:line="240" w:lineRule="auto"/>
                    <w:rPr>
                      <w:ins w:id="1802" w:author="Author"/>
                      <w:rFonts w:ascii="Arial" w:hAnsi="Arial" w:cs="Arial"/>
                      <w:sz w:val="24"/>
                      <w:szCs w:val="24"/>
                    </w:rPr>
                  </w:pPr>
                  <w:ins w:id="1803" w:author="Author">
                    <w:r w:rsidRPr="00161007">
                      <w:rPr>
                        <w:rFonts w:ascii="Arial" w:hAnsi="Arial" w:cs="Arial"/>
                        <w:color w:val="808080"/>
                        <w:sz w:val="16"/>
                        <w:szCs w:val="16"/>
                      </w:rPr>
                      <w:t>Name</w:t>
                    </w:r>
                  </w:ins>
                </w:p>
              </w:tc>
              <w:tc>
                <w:tcPr>
                  <w:tcW w:w="1154" w:type="pct"/>
                </w:tcPr>
                <w:p w14:paraId="7787B575" w14:textId="77777777" w:rsidR="00F5191F" w:rsidRPr="00161007" w:rsidRDefault="00F5191F" w:rsidP="001D42A4">
                  <w:pPr>
                    <w:widowControl w:val="0"/>
                    <w:autoSpaceDE w:val="0"/>
                    <w:autoSpaceDN w:val="0"/>
                    <w:adjustRightInd w:val="0"/>
                    <w:spacing w:before="60" w:after="60" w:line="240" w:lineRule="auto"/>
                    <w:rPr>
                      <w:ins w:id="1804" w:author="Author"/>
                      <w:rFonts w:ascii="Arial" w:hAnsi="Arial" w:cs="Arial"/>
                      <w:sz w:val="24"/>
                      <w:szCs w:val="24"/>
                    </w:rPr>
                  </w:pPr>
                  <w:ins w:id="1805" w:author="Author">
                    <w:r w:rsidRPr="00161007">
                      <w:rPr>
                        <w:rFonts w:ascii="Arial" w:hAnsi="Arial" w:cs="Arial"/>
                        <w:color w:val="808080"/>
                        <w:sz w:val="16"/>
                        <w:szCs w:val="16"/>
                      </w:rPr>
                      <w:t xml:space="preserve">Type  </w:t>
                    </w:r>
                  </w:ins>
                </w:p>
              </w:tc>
              <w:tc>
                <w:tcPr>
                  <w:tcW w:w="477" w:type="pct"/>
                </w:tcPr>
                <w:p w14:paraId="2C493DF2" w14:textId="77777777" w:rsidR="00F5191F" w:rsidRPr="00161007" w:rsidRDefault="00F5191F" w:rsidP="001D42A4">
                  <w:pPr>
                    <w:widowControl w:val="0"/>
                    <w:autoSpaceDE w:val="0"/>
                    <w:autoSpaceDN w:val="0"/>
                    <w:adjustRightInd w:val="0"/>
                    <w:spacing w:before="60" w:after="60" w:line="240" w:lineRule="auto"/>
                    <w:rPr>
                      <w:ins w:id="1806" w:author="Author"/>
                      <w:rFonts w:ascii="Arial" w:hAnsi="Arial" w:cs="Arial"/>
                      <w:sz w:val="24"/>
                      <w:szCs w:val="24"/>
                    </w:rPr>
                  </w:pPr>
                  <w:ins w:id="1807" w:author="Author">
                    <w:r w:rsidRPr="00161007">
                      <w:rPr>
                        <w:rFonts w:ascii="Arial" w:hAnsi="Arial" w:cs="Arial"/>
                        <w:color w:val="808080"/>
                        <w:sz w:val="16"/>
                        <w:szCs w:val="16"/>
                      </w:rPr>
                      <w:t>Use</w:t>
                    </w:r>
                  </w:ins>
                </w:p>
              </w:tc>
              <w:tc>
                <w:tcPr>
                  <w:tcW w:w="429" w:type="pct"/>
                </w:tcPr>
                <w:p w14:paraId="10DA2AE2" w14:textId="77777777" w:rsidR="00F5191F" w:rsidRPr="00161007" w:rsidRDefault="00F5191F" w:rsidP="001D42A4">
                  <w:pPr>
                    <w:widowControl w:val="0"/>
                    <w:autoSpaceDE w:val="0"/>
                    <w:autoSpaceDN w:val="0"/>
                    <w:adjustRightInd w:val="0"/>
                    <w:spacing w:before="60" w:after="60" w:line="240" w:lineRule="auto"/>
                    <w:rPr>
                      <w:ins w:id="1808" w:author="Author"/>
                      <w:rFonts w:ascii="Arial" w:hAnsi="Arial" w:cs="Arial"/>
                      <w:sz w:val="24"/>
                      <w:szCs w:val="24"/>
                    </w:rPr>
                  </w:pPr>
                  <w:ins w:id="1809" w:author="Author">
                    <w:r w:rsidRPr="00161007">
                      <w:rPr>
                        <w:rFonts w:ascii="Arial" w:hAnsi="Arial" w:cs="Arial"/>
                        <w:color w:val="808080"/>
                        <w:sz w:val="16"/>
                        <w:szCs w:val="16"/>
                      </w:rPr>
                      <w:t>Default</w:t>
                    </w:r>
                  </w:ins>
                </w:p>
              </w:tc>
              <w:tc>
                <w:tcPr>
                  <w:tcW w:w="361" w:type="pct"/>
                </w:tcPr>
                <w:p w14:paraId="1CABDBE6" w14:textId="77777777" w:rsidR="00F5191F" w:rsidRPr="00161007" w:rsidRDefault="00F5191F" w:rsidP="001D42A4">
                  <w:pPr>
                    <w:widowControl w:val="0"/>
                    <w:autoSpaceDE w:val="0"/>
                    <w:autoSpaceDN w:val="0"/>
                    <w:adjustRightInd w:val="0"/>
                    <w:spacing w:before="60" w:after="60" w:line="240" w:lineRule="auto"/>
                    <w:rPr>
                      <w:ins w:id="1810" w:author="Author"/>
                      <w:rFonts w:ascii="Arial" w:hAnsi="Arial" w:cs="Arial"/>
                      <w:sz w:val="24"/>
                      <w:szCs w:val="24"/>
                    </w:rPr>
                  </w:pPr>
                  <w:ins w:id="1811" w:author="Author">
                    <w:r w:rsidRPr="00161007">
                      <w:rPr>
                        <w:rFonts w:ascii="Arial" w:hAnsi="Arial" w:cs="Arial"/>
                        <w:color w:val="808080"/>
                        <w:sz w:val="16"/>
                        <w:szCs w:val="16"/>
                      </w:rPr>
                      <w:t>Fixed</w:t>
                    </w:r>
                  </w:ins>
                </w:p>
              </w:tc>
              <w:tc>
                <w:tcPr>
                  <w:tcW w:w="1716" w:type="pct"/>
                </w:tcPr>
                <w:p w14:paraId="081FB816" w14:textId="77777777" w:rsidR="00F5191F" w:rsidRPr="00161007" w:rsidRDefault="00F5191F" w:rsidP="001D42A4">
                  <w:pPr>
                    <w:widowControl w:val="0"/>
                    <w:autoSpaceDE w:val="0"/>
                    <w:autoSpaceDN w:val="0"/>
                    <w:adjustRightInd w:val="0"/>
                    <w:spacing w:before="60" w:after="60" w:line="240" w:lineRule="auto"/>
                    <w:rPr>
                      <w:ins w:id="1812" w:author="Author"/>
                      <w:rFonts w:ascii="Arial" w:hAnsi="Arial" w:cs="Arial"/>
                      <w:sz w:val="24"/>
                      <w:szCs w:val="24"/>
                    </w:rPr>
                  </w:pPr>
                  <w:ins w:id="1813" w:author="Author">
                    <w:r w:rsidRPr="00161007">
                      <w:rPr>
                        <w:rFonts w:ascii="Arial" w:hAnsi="Arial" w:cs="Arial"/>
                        <w:color w:val="808080"/>
                        <w:sz w:val="16"/>
                        <w:szCs w:val="16"/>
                      </w:rPr>
                      <w:t>Annotation</w:t>
                    </w:r>
                  </w:ins>
                </w:p>
              </w:tc>
            </w:tr>
            <w:tr w:rsidR="00F5191F" w:rsidRPr="00161007" w14:paraId="7A4E2CB5" w14:textId="77777777" w:rsidTr="00BF09AF">
              <w:trPr>
                <w:ins w:id="1814" w:author="Author"/>
              </w:trPr>
              <w:tc>
                <w:tcPr>
                  <w:tcW w:w="863" w:type="pct"/>
                </w:tcPr>
                <w:p w14:paraId="63E6C3FF" w14:textId="7E3ADB35" w:rsidR="00F5191F" w:rsidRPr="00BA0F23" w:rsidRDefault="00D015BF" w:rsidP="001D42A4">
                  <w:pPr>
                    <w:widowControl w:val="0"/>
                    <w:autoSpaceDE w:val="0"/>
                    <w:autoSpaceDN w:val="0"/>
                    <w:adjustRightInd w:val="0"/>
                    <w:spacing w:before="60" w:after="60" w:line="240" w:lineRule="auto"/>
                    <w:rPr>
                      <w:ins w:id="1815" w:author="Author"/>
                      <w:rFonts w:ascii="Arial" w:hAnsi="Arial" w:cs="Arial"/>
                      <w:b/>
                      <w:color w:val="808080"/>
                      <w:sz w:val="16"/>
                      <w:szCs w:val="16"/>
                    </w:rPr>
                  </w:pPr>
                  <w:ins w:id="1816" w:author="Author">
                    <w:r>
                      <w:rPr>
                        <w:rFonts w:ascii="Arial" w:hAnsi="Arial" w:cs="Arial"/>
                        <w:b/>
                        <w:color w:val="000000"/>
                        <w:sz w:val="16"/>
                        <w:szCs w:val="16"/>
                      </w:rPr>
                      <w:t>pb</w:t>
                    </w:r>
                    <w:r w:rsidR="00F5191F">
                      <w:rPr>
                        <w:rFonts w:ascii="Arial" w:hAnsi="Arial" w:cs="Arial"/>
                        <w:b/>
                        <w:color w:val="000000"/>
                        <w:sz w:val="16"/>
                        <w:szCs w:val="16"/>
                      </w:rPr>
                      <w:t>metallic</w:t>
                    </w:r>
                  </w:ins>
                </w:p>
              </w:tc>
              <w:tc>
                <w:tcPr>
                  <w:tcW w:w="1154" w:type="pct"/>
                </w:tcPr>
                <w:p w14:paraId="26F9F87C" w14:textId="0D8AD379" w:rsidR="00F5191F" w:rsidRPr="00161007" w:rsidRDefault="00F5191F" w:rsidP="001D42A4">
                  <w:pPr>
                    <w:widowControl w:val="0"/>
                    <w:autoSpaceDE w:val="0"/>
                    <w:autoSpaceDN w:val="0"/>
                    <w:adjustRightInd w:val="0"/>
                    <w:spacing w:before="60" w:after="60" w:line="240" w:lineRule="auto"/>
                    <w:rPr>
                      <w:ins w:id="1817" w:author="Author"/>
                      <w:rFonts w:ascii="Arial" w:hAnsi="Arial" w:cs="Arial"/>
                      <w:color w:val="808080"/>
                      <w:sz w:val="16"/>
                      <w:szCs w:val="16"/>
                    </w:rPr>
                  </w:pPr>
                  <w:ins w:id="1818" w:author="Author">
                    <w:r w:rsidRPr="00BA0F23">
                      <w:rPr>
                        <w:rFonts w:ascii="Arial" w:hAnsi="Arial" w:cs="Arial"/>
                        <w:b/>
                        <w:bCs/>
                        <w:color w:val="000000"/>
                        <w:sz w:val="16"/>
                        <w:szCs w:val="16"/>
                      </w:rPr>
                      <w:t>CT</w:t>
                    </w:r>
                    <w:r w:rsidRPr="00747A1F">
                      <w:rPr>
                        <w:rFonts w:ascii="Arial" w:hAnsi="Arial" w:cs="Arial"/>
                        <w:color w:val="000000"/>
                        <w:sz w:val="16"/>
                        <w:szCs w:val="16"/>
                      </w:rPr>
                      <w:t>_</w:t>
                    </w:r>
                    <w:r w:rsidR="00D015BF">
                      <w:rPr>
                        <w:rFonts w:ascii="Arial" w:hAnsi="Arial" w:cs="Arial"/>
                        <w:color w:val="000000"/>
                        <w:sz w:val="16"/>
                        <w:szCs w:val="16"/>
                      </w:rPr>
                      <w:t>PB</w:t>
                    </w:r>
                    <w:r>
                      <w:rPr>
                        <w:rFonts w:ascii="Arial" w:hAnsi="Arial" w:cs="Arial"/>
                        <w:b/>
                        <w:bCs/>
                        <w:color w:val="000000"/>
                        <w:sz w:val="16"/>
                        <w:szCs w:val="16"/>
                      </w:rPr>
                      <w:t>Metallic</w:t>
                    </w:r>
                  </w:ins>
                </w:p>
              </w:tc>
              <w:tc>
                <w:tcPr>
                  <w:tcW w:w="477" w:type="pct"/>
                </w:tcPr>
                <w:p w14:paraId="5EBE87A2" w14:textId="3DEBB2DF" w:rsidR="00F5191F" w:rsidRPr="00161007" w:rsidRDefault="00BF09AF" w:rsidP="001D42A4">
                  <w:pPr>
                    <w:widowControl w:val="0"/>
                    <w:autoSpaceDE w:val="0"/>
                    <w:autoSpaceDN w:val="0"/>
                    <w:adjustRightInd w:val="0"/>
                    <w:spacing w:before="60" w:after="60" w:line="240" w:lineRule="auto"/>
                    <w:rPr>
                      <w:ins w:id="1819" w:author="Author"/>
                      <w:rFonts w:ascii="Arial" w:hAnsi="Arial" w:cs="Arial"/>
                      <w:color w:val="808080"/>
                      <w:sz w:val="16"/>
                      <w:szCs w:val="16"/>
                    </w:rPr>
                  </w:pPr>
                  <w:ins w:id="1820" w:author="Author">
                    <w:r>
                      <w:rPr>
                        <w:rFonts w:ascii="Arial" w:hAnsi="Arial" w:cs="Arial"/>
                        <w:color w:val="000000"/>
                        <w:sz w:val="16"/>
                        <w:szCs w:val="16"/>
                      </w:rPr>
                      <w:t>required</w:t>
                    </w:r>
                  </w:ins>
                </w:p>
              </w:tc>
              <w:tc>
                <w:tcPr>
                  <w:tcW w:w="429" w:type="pct"/>
                </w:tcPr>
                <w:p w14:paraId="4E6642D8" w14:textId="77777777" w:rsidR="00F5191F" w:rsidRPr="00161007" w:rsidRDefault="00F5191F" w:rsidP="001D42A4">
                  <w:pPr>
                    <w:widowControl w:val="0"/>
                    <w:autoSpaceDE w:val="0"/>
                    <w:autoSpaceDN w:val="0"/>
                    <w:adjustRightInd w:val="0"/>
                    <w:spacing w:before="60" w:after="60" w:line="240" w:lineRule="auto"/>
                    <w:rPr>
                      <w:ins w:id="1821" w:author="Author"/>
                      <w:rFonts w:ascii="Arial" w:hAnsi="Arial" w:cs="Arial"/>
                      <w:color w:val="808080"/>
                      <w:sz w:val="16"/>
                      <w:szCs w:val="16"/>
                    </w:rPr>
                  </w:pPr>
                </w:p>
              </w:tc>
              <w:tc>
                <w:tcPr>
                  <w:tcW w:w="361" w:type="pct"/>
                </w:tcPr>
                <w:p w14:paraId="441F2F03" w14:textId="77777777" w:rsidR="00F5191F" w:rsidRPr="00161007" w:rsidRDefault="00F5191F" w:rsidP="001D42A4">
                  <w:pPr>
                    <w:widowControl w:val="0"/>
                    <w:autoSpaceDE w:val="0"/>
                    <w:autoSpaceDN w:val="0"/>
                    <w:adjustRightInd w:val="0"/>
                    <w:spacing w:before="60" w:after="60" w:line="240" w:lineRule="auto"/>
                    <w:rPr>
                      <w:ins w:id="1822" w:author="Author"/>
                      <w:rFonts w:ascii="Arial" w:hAnsi="Arial" w:cs="Arial"/>
                      <w:color w:val="808080"/>
                      <w:sz w:val="16"/>
                      <w:szCs w:val="16"/>
                    </w:rPr>
                  </w:pPr>
                </w:p>
              </w:tc>
              <w:tc>
                <w:tcPr>
                  <w:tcW w:w="1716" w:type="pct"/>
                </w:tcPr>
                <w:p w14:paraId="7B5B580F" w14:textId="77777777" w:rsidR="00F5191F" w:rsidRPr="00161007" w:rsidRDefault="00F5191F" w:rsidP="001D42A4">
                  <w:pPr>
                    <w:widowControl w:val="0"/>
                    <w:autoSpaceDE w:val="0"/>
                    <w:autoSpaceDN w:val="0"/>
                    <w:adjustRightInd w:val="0"/>
                    <w:spacing w:before="60" w:after="60" w:line="240" w:lineRule="auto"/>
                    <w:rPr>
                      <w:ins w:id="1823" w:author="Author"/>
                      <w:rFonts w:ascii="Arial" w:hAnsi="Arial" w:cs="Arial"/>
                      <w:color w:val="808080"/>
                      <w:sz w:val="16"/>
                      <w:szCs w:val="16"/>
                    </w:rPr>
                  </w:pPr>
                </w:p>
              </w:tc>
            </w:tr>
          </w:tbl>
          <w:p w14:paraId="2416264C" w14:textId="77777777" w:rsidR="00F5191F" w:rsidRPr="00747A1F" w:rsidRDefault="00F5191F" w:rsidP="001D42A4">
            <w:pPr>
              <w:widowControl w:val="0"/>
              <w:autoSpaceDE w:val="0"/>
              <w:autoSpaceDN w:val="0"/>
              <w:adjustRightInd w:val="0"/>
              <w:spacing w:before="60" w:after="60" w:line="240" w:lineRule="auto"/>
              <w:rPr>
                <w:ins w:id="1824" w:author="Author"/>
                <w:rFonts w:ascii="Arial" w:hAnsi="Arial" w:cs="Arial"/>
                <w:color w:val="000000"/>
                <w:sz w:val="16"/>
                <w:szCs w:val="16"/>
              </w:rPr>
            </w:pPr>
          </w:p>
        </w:tc>
      </w:tr>
    </w:tbl>
    <w:p w14:paraId="14975606" w14:textId="77777777" w:rsidR="00F5191F" w:rsidRPr="005C455F" w:rsidRDefault="00F5191F" w:rsidP="00F5191F">
      <w:pPr>
        <w:pStyle w:val="NoSpacing"/>
        <w:rPr>
          <w:ins w:id="1825" w:author="Author"/>
        </w:rPr>
      </w:pPr>
    </w:p>
    <w:p w14:paraId="0CCBD543" w14:textId="0E57457E" w:rsidR="00F5191F" w:rsidRDefault="00F5191F" w:rsidP="00C62FD1">
      <w:pPr>
        <w:rPr>
          <w:ins w:id="1826" w:author="Author"/>
        </w:rPr>
      </w:pPr>
      <w:ins w:id="1827" w:author="Author">
        <w:r>
          <w:t>The &lt;</w:t>
        </w:r>
        <w:r w:rsidR="00842440">
          <w:t>pb</w:t>
        </w:r>
        <w:r w:rsidRPr="00EC5B54">
          <w:t>metallicdisplayproperties</w:t>
        </w:r>
        <w:r>
          <w:t>&gt; are located under &lt;resources&gt; and contain a set of properties describing how to realistic</w:t>
        </w:r>
        <w:r w:rsidR="00F94821">
          <w:t>ally</w:t>
        </w:r>
        <w:r>
          <w:t xml:space="preserve"> display a metallic material. They are optionally associated with specific materials through a “displaypropertiesid” attribute.</w:t>
        </w:r>
      </w:ins>
    </w:p>
    <w:p w14:paraId="02C12959" w14:textId="0A3DEBDA" w:rsidR="00F5191F" w:rsidRDefault="00F5191F" w:rsidP="00C62FD1">
      <w:pPr>
        <w:rPr>
          <w:ins w:id="1828" w:author="Author"/>
        </w:rPr>
      </w:pPr>
      <w:ins w:id="1829" w:author="Author">
        <w:r>
          <w:t>&lt;</w:t>
        </w:r>
        <w:r w:rsidR="00842440">
          <w:t>pb</w:t>
        </w:r>
        <w:r w:rsidRPr="00EC5B54">
          <w:t>metallicdisplayproperties</w:t>
        </w:r>
        <w:r>
          <w:t>&gt; is a container for one or more &lt;</w:t>
        </w:r>
        <w:r w:rsidR="00D015BF">
          <w:t>pb</w:t>
        </w:r>
        <w:r>
          <w:t>metallic&gt; elements.</w:t>
        </w:r>
      </w:ins>
    </w:p>
    <w:p w14:paraId="11FB888F" w14:textId="0647AEDE" w:rsidR="00BF09AF" w:rsidRDefault="00BF09AF" w:rsidP="00C62FD1">
      <w:pPr>
        <w:rPr>
          <w:ins w:id="1830" w:author="Author"/>
        </w:rPr>
      </w:pPr>
      <w:ins w:id="1831" w:author="Author">
        <w:r>
          <w:t>The order and count of the elements</w:t>
        </w:r>
        <w:r w:rsidRPr="00BF09AF">
          <w:t xml:space="preserve"> </w:t>
        </w:r>
        <w:r>
          <w:t xml:space="preserve">forms an implicit 0-based index in the same as the order and count of elements of the associated material group. For example, if a </w:t>
        </w:r>
        <w:r w:rsidR="00C62FD1">
          <w:t>&lt;basematerial</w:t>
        </w:r>
        <w:r>
          <w:t>group</w:t>
        </w:r>
        <w:r w:rsidR="00C62FD1">
          <w:t>&gt;</w:t>
        </w:r>
        <w:r>
          <w:t xml:space="preserve"> includes a </w:t>
        </w:r>
        <w:r w:rsidR="00C62FD1">
          <w:t>“</w:t>
        </w:r>
        <w:r>
          <w:t>displaypropertiesid</w:t>
        </w:r>
        <w:r w:rsidR="00C62FD1">
          <w:t>”</w:t>
        </w:r>
        <w:r>
          <w:t xml:space="preserve"> attribute pointing to a </w:t>
        </w:r>
        <w:r w:rsidR="00C62FD1">
          <w:t>&lt;</w:t>
        </w:r>
        <w:r>
          <w:t>pbmetallicdisplayproperties</w:t>
        </w:r>
        <w:r w:rsidR="00C62FD1">
          <w:t>&gt;</w:t>
        </w:r>
        <w:r>
          <w:t xml:space="preserve"> element, there will be the same number of </w:t>
        </w:r>
        <w:r w:rsidR="00C62FD1">
          <w:t>&lt;</w:t>
        </w:r>
        <w:r>
          <w:t>pbmetallic</w:t>
        </w:r>
        <w:r w:rsidR="00C62FD1">
          <w:t>&gt;</w:t>
        </w:r>
        <w:r>
          <w:t xml:space="preserve"> elements as </w:t>
        </w:r>
        <w:r w:rsidR="00C62FD1">
          <w:t>&lt;</w:t>
        </w:r>
        <w:r>
          <w:t>basematerial</w:t>
        </w:r>
        <w:r w:rsidR="00C62FD1">
          <w:t>&gt;</w:t>
        </w:r>
        <w:r>
          <w:t xml:space="preserve"> elements where the first </w:t>
        </w:r>
        <w:r w:rsidR="00C62FD1">
          <w:t>&lt;</w:t>
        </w:r>
        <w:r>
          <w:t>pbmetallic</w:t>
        </w:r>
        <w:r w:rsidR="00C62FD1">
          <w:t>&gt;</w:t>
        </w:r>
        <w:r>
          <w:t xml:space="preserve"> describes the first </w:t>
        </w:r>
        <w:r w:rsidR="00C62FD1">
          <w:t>&lt;</w:t>
        </w:r>
        <w:r>
          <w:t>basematerial</w:t>
        </w:r>
        <w:r w:rsidR="00C62FD1">
          <w:t>&gt;</w:t>
        </w:r>
        <w:r>
          <w:t xml:space="preserve"> in the group.</w:t>
        </w:r>
      </w:ins>
    </w:p>
    <w:p w14:paraId="7E90D9E5" w14:textId="77777777" w:rsidR="004B4D03" w:rsidRDefault="004B4D03" w:rsidP="00BB5B49">
      <w:pPr>
        <w:rPr>
          <w:ins w:id="1832" w:author="Author"/>
        </w:rPr>
      </w:pPr>
    </w:p>
    <w:p w14:paraId="11322569" w14:textId="623540A7" w:rsidR="004B4D03" w:rsidRPr="00A7150A" w:rsidRDefault="004B4D03" w:rsidP="00EC5B54">
      <w:pPr>
        <w:pStyle w:val="Heading2"/>
        <w:numPr>
          <w:ilvl w:val="2"/>
          <w:numId w:val="24"/>
        </w:numPr>
        <w:rPr>
          <w:ins w:id="1833" w:author="Author"/>
        </w:rPr>
      </w:pPr>
      <w:bookmarkStart w:id="1834" w:name="_Toc520719643"/>
      <w:ins w:id="1835" w:author="Author">
        <w:r w:rsidRPr="00A7150A">
          <w:t>Metallic</w:t>
        </w:r>
        <w:bookmarkEnd w:id="1834"/>
        <w:r w:rsidRPr="00A7150A">
          <w:t xml:space="preserve"> </w:t>
        </w:r>
      </w:ins>
    </w:p>
    <w:p w14:paraId="61B008B0" w14:textId="39789D25" w:rsidR="00E21353" w:rsidRPr="005C455F" w:rsidRDefault="00E21353" w:rsidP="00EC5B54">
      <w:pPr>
        <w:pStyle w:val="NoSpacing"/>
        <w:rPr>
          <w:ins w:id="1836" w:author="Author"/>
        </w:rPr>
      </w:pPr>
      <w:ins w:id="1837" w:author="Author">
        <w:r w:rsidRPr="005C455F">
          <w:t xml:space="preserve">Element </w:t>
        </w:r>
        <w:r w:rsidRPr="005C455F">
          <w:rPr>
            <w:b/>
          </w:rPr>
          <w:t>&lt;</w:t>
        </w:r>
        <w:r w:rsidR="00842440">
          <w:rPr>
            <w:b/>
          </w:rPr>
          <w:t>pb</w:t>
        </w:r>
        <w:r w:rsidRPr="005C455F">
          <w:rPr>
            <w:b/>
          </w:rPr>
          <w:t>metallic&gt;</w:t>
        </w:r>
        <w:r w:rsidRPr="005C455F">
          <w:t xml:space="preserve"> </w:t>
        </w:r>
      </w:ins>
    </w:p>
    <w:p w14:paraId="2314C73E" w14:textId="43AEB2F9" w:rsidR="00995DAF" w:rsidRDefault="00995DAF" w:rsidP="00BB5B49">
      <w:pPr>
        <w:rPr>
          <w:ins w:id="1838" w:author="Author"/>
        </w:rPr>
      </w:pPr>
    </w:p>
    <w:tbl>
      <w:tblPr>
        <w:tblW w:w="4999" w:type="pct"/>
        <w:tblLook w:val="0000" w:firstRow="0" w:lastRow="0" w:firstColumn="0" w:lastColumn="0" w:noHBand="0" w:noVBand="0"/>
      </w:tblPr>
      <w:tblGrid>
        <w:gridCol w:w="935"/>
        <w:gridCol w:w="8413"/>
      </w:tblGrid>
      <w:tr w:rsidR="00E21353" w:rsidRPr="00161007" w14:paraId="774A4853" w14:textId="77777777" w:rsidTr="00E21353">
        <w:trPr>
          <w:ins w:id="1839" w:author="Author"/>
        </w:trPr>
        <w:tc>
          <w:tcPr>
            <w:tcW w:w="490" w:type="pct"/>
            <w:tcBorders>
              <w:top w:val="single" w:sz="4" w:space="0" w:color="auto"/>
              <w:left w:val="single" w:sz="4" w:space="0" w:color="auto"/>
              <w:bottom w:val="single" w:sz="4" w:space="0" w:color="auto"/>
              <w:right w:val="single" w:sz="4" w:space="0" w:color="auto"/>
            </w:tcBorders>
          </w:tcPr>
          <w:p w14:paraId="6E670EAE" w14:textId="77777777" w:rsidR="00E21353" w:rsidRPr="00161007" w:rsidRDefault="00E21353" w:rsidP="00E21353">
            <w:pPr>
              <w:widowControl w:val="0"/>
              <w:autoSpaceDE w:val="0"/>
              <w:autoSpaceDN w:val="0"/>
              <w:adjustRightInd w:val="0"/>
              <w:spacing w:before="75" w:after="75" w:line="240" w:lineRule="auto"/>
              <w:rPr>
                <w:ins w:id="1840" w:author="Author"/>
                <w:rFonts w:ascii="Arial" w:hAnsi="Arial" w:cs="Arial"/>
                <w:sz w:val="24"/>
                <w:szCs w:val="24"/>
              </w:rPr>
            </w:pPr>
            <w:ins w:id="1841" w:author="Author">
              <w:r w:rsidRPr="00161007">
                <w:rPr>
                  <w:rFonts w:ascii="Arial" w:hAnsi="Arial" w:cs="Arial"/>
                  <w:color w:val="808080"/>
                  <w:sz w:val="16"/>
                  <w:szCs w:val="16"/>
                </w:rPr>
                <w:lastRenderedPageBreak/>
                <w:t>diagram</w:t>
              </w:r>
            </w:ins>
          </w:p>
        </w:tc>
        <w:tc>
          <w:tcPr>
            <w:tcW w:w="4410" w:type="pct"/>
            <w:tcBorders>
              <w:top w:val="single" w:sz="4" w:space="0" w:color="auto"/>
              <w:left w:val="single" w:sz="4" w:space="0" w:color="auto"/>
              <w:bottom w:val="single" w:sz="4" w:space="0" w:color="auto"/>
              <w:right w:val="single" w:sz="4" w:space="0" w:color="auto"/>
            </w:tcBorders>
          </w:tcPr>
          <w:p w14:paraId="02AB0E25" w14:textId="65D26C40" w:rsidR="00E21353" w:rsidRPr="00161007" w:rsidRDefault="00E21353" w:rsidP="00E21353">
            <w:pPr>
              <w:widowControl w:val="0"/>
              <w:autoSpaceDE w:val="0"/>
              <w:autoSpaceDN w:val="0"/>
              <w:adjustRightInd w:val="0"/>
              <w:spacing w:before="75" w:after="75" w:line="240" w:lineRule="auto"/>
              <w:rPr>
                <w:ins w:id="1842" w:author="Author"/>
                <w:rFonts w:ascii="Arial" w:hAnsi="Arial" w:cs="Arial"/>
                <w:sz w:val="24"/>
                <w:szCs w:val="24"/>
              </w:rPr>
            </w:pPr>
            <w:ins w:id="1843" w:author="Author">
              <w:r>
                <w:t xml:space="preserve"> </w:t>
              </w:r>
              <w:r w:rsidR="00FB5707">
                <w:rPr>
                  <w:noProof/>
                </w:rPr>
                <w:drawing>
                  <wp:inline distT="0" distB="0" distL="0" distR="0" wp14:anchorId="548FC703" wp14:editId="2AD2B048">
                    <wp:extent cx="2705100" cy="1466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5100" cy="1466850"/>
                            </a:xfrm>
                            <a:prstGeom prst="rect">
                              <a:avLst/>
                            </a:prstGeom>
                          </pic:spPr>
                        </pic:pic>
                      </a:graphicData>
                    </a:graphic>
                  </wp:inline>
                </w:drawing>
              </w:r>
            </w:ins>
          </w:p>
        </w:tc>
      </w:tr>
      <w:tr w:rsidR="00E21353" w:rsidRPr="00161007" w14:paraId="02D32F17" w14:textId="77777777" w:rsidTr="00E21353">
        <w:trPr>
          <w:ins w:id="1844" w:author="Author"/>
        </w:trPr>
        <w:tc>
          <w:tcPr>
            <w:tcW w:w="490" w:type="pct"/>
            <w:tcBorders>
              <w:top w:val="single" w:sz="4" w:space="0" w:color="auto"/>
              <w:left w:val="single" w:sz="4" w:space="0" w:color="auto"/>
              <w:bottom w:val="single" w:sz="4" w:space="0" w:color="auto"/>
              <w:right w:val="single" w:sz="4" w:space="0" w:color="auto"/>
            </w:tcBorders>
          </w:tcPr>
          <w:p w14:paraId="77C5A2C5" w14:textId="77777777" w:rsidR="00E21353" w:rsidRPr="00161007" w:rsidRDefault="00E21353" w:rsidP="00E21353">
            <w:pPr>
              <w:widowControl w:val="0"/>
              <w:autoSpaceDE w:val="0"/>
              <w:autoSpaceDN w:val="0"/>
              <w:adjustRightInd w:val="0"/>
              <w:spacing w:before="60" w:after="60" w:line="240" w:lineRule="auto"/>
              <w:rPr>
                <w:ins w:id="1845" w:author="Author"/>
                <w:rFonts w:ascii="Arial" w:hAnsi="Arial" w:cs="Arial"/>
                <w:sz w:val="24"/>
                <w:szCs w:val="24"/>
              </w:rPr>
            </w:pPr>
            <w:ins w:id="1846" w:author="Author">
              <w:r w:rsidRPr="00161007">
                <w:rPr>
                  <w:rFonts w:ascii="Arial" w:hAnsi="Arial" w:cs="Arial"/>
                  <w:color w:val="808080"/>
                  <w:sz w:val="16"/>
                  <w:szCs w:val="16"/>
                </w:rPr>
                <w:t>attributes</w:t>
              </w:r>
            </w:ins>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391"/>
              <w:gridCol w:w="1827"/>
              <w:gridCol w:w="805"/>
              <w:gridCol w:w="729"/>
              <w:gridCol w:w="608"/>
              <w:gridCol w:w="2835"/>
            </w:tblGrid>
            <w:tr w:rsidR="00E21353" w:rsidRPr="00161007" w14:paraId="0D2AF009" w14:textId="77777777" w:rsidTr="008D2D00">
              <w:trPr>
                <w:ins w:id="1847" w:author="Author"/>
              </w:trPr>
              <w:tc>
                <w:tcPr>
                  <w:tcW w:w="848" w:type="pct"/>
                </w:tcPr>
                <w:p w14:paraId="740251D4" w14:textId="77777777" w:rsidR="00E21353" w:rsidRPr="00161007" w:rsidRDefault="00E21353" w:rsidP="00E21353">
                  <w:pPr>
                    <w:widowControl w:val="0"/>
                    <w:autoSpaceDE w:val="0"/>
                    <w:autoSpaceDN w:val="0"/>
                    <w:adjustRightInd w:val="0"/>
                    <w:spacing w:before="60" w:after="60" w:line="240" w:lineRule="auto"/>
                    <w:rPr>
                      <w:ins w:id="1848" w:author="Author"/>
                      <w:rFonts w:ascii="Arial" w:hAnsi="Arial" w:cs="Arial"/>
                      <w:sz w:val="24"/>
                      <w:szCs w:val="24"/>
                    </w:rPr>
                  </w:pPr>
                  <w:ins w:id="1849" w:author="Author">
                    <w:r w:rsidRPr="00161007">
                      <w:rPr>
                        <w:rFonts w:ascii="Arial" w:hAnsi="Arial" w:cs="Arial"/>
                        <w:color w:val="808080"/>
                        <w:sz w:val="16"/>
                        <w:szCs w:val="16"/>
                      </w:rPr>
                      <w:t>Name</w:t>
                    </w:r>
                  </w:ins>
                </w:p>
              </w:tc>
              <w:tc>
                <w:tcPr>
                  <w:tcW w:w="1115" w:type="pct"/>
                </w:tcPr>
                <w:p w14:paraId="180A325F" w14:textId="77777777" w:rsidR="00E21353" w:rsidRPr="00161007" w:rsidRDefault="00E21353" w:rsidP="00E21353">
                  <w:pPr>
                    <w:widowControl w:val="0"/>
                    <w:autoSpaceDE w:val="0"/>
                    <w:autoSpaceDN w:val="0"/>
                    <w:adjustRightInd w:val="0"/>
                    <w:spacing w:before="60" w:after="60" w:line="240" w:lineRule="auto"/>
                    <w:rPr>
                      <w:ins w:id="1850" w:author="Author"/>
                      <w:rFonts w:ascii="Arial" w:hAnsi="Arial" w:cs="Arial"/>
                      <w:sz w:val="24"/>
                      <w:szCs w:val="24"/>
                    </w:rPr>
                  </w:pPr>
                  <w:ins w:id="1851" w:author="Author">
                    <w:r w:rsidRPr="00161007">
                      <w:rPr>
                        <w:rFonts w:ascii="Arial" w:hAnsi="Arial" w:cs="Arial"/>
                        <w:color w:val="808080"/>
                        <w:sz w:val="16"/>
                        <w:szCs w:val="16"/>
                      </w:rPr>
                      <w:t xml:space="preserve">Type  </w:t>
                    </w:r>
                  </w:ins>
                </w:p>
              </w:tc>
              <w:tc>
                <w:tcPr>
                  <w:tcW w:w="491" w:type="pct"/>
                </w:tcPr>
                <w:p w14:paraId="5A3B1FD5" w14:textId="77777777" w:rsidR="00E21353" w:rsidRPr="00161007" w:rsidRDefault="00E21353" w:rsidP="00E21353">
                  <w:pPr>
                    <w:widowControl w:val="0"/>
                    <w:autoSpaceDE w:val="0"/>
                    <w:autoSpaceDN w:val="0"/>
                    <w:adjustRightInd w:val="0"/>
                    <w:spacing w:before="60" w:after="60" w:line="240" w:lineRule="auto"/>
                    <w:rPr>
                      <w:ins w:id="1852" w:author="Author"/>
                      <w:rFonts w:ascii="Arial" w:hAnsi="Arial" w:cs="Arial"/>
                      <w:sz w:val="24"/>
                      <w:szCs w:val="24"/>
                    </w:rPr>
                  </w:pPr>
                  <w:ins w:id="1853" w:author="Author">
                    <w:r w:rsidRPr="00161007">
                      <w:rPr>
                        <w:rFonts w:ascii="Arial" w:hAnsi="Arial" w:cs="Arial"/>
                        <w:color w:val="808080"/>
                        <w:sz w:val="16"/>
                        <w:szCs w:val="16"/>
                      </w:rPr>
                      <w:t>Use</w:t>
                    </w:r>
                  </w:ins>
                </w:p>
              </w:tc>
              <w:tc>
                <w:tcPr>
                  <w:tcW w:w="445" w:type="pct"/>
                </w:tcPr>
                <w:p w14:paraId="2941067F" w14:textId="77777777" w:rsidR="00E21353" w:rsidRPr="00161007" w:rsidRDefault="00E21353" w:rsidP="00E21353">
                  <w:pPr>
                    <w:widowControl w:val="0"/>
                    <w:autoSpaceDE w:val="0"/>
                    <w:autoSpaceDN w:val="0"/>
                    <w:adjustRightInd w:val="0"/>
                    <w:spacing w:before="60" w:after="60" w:line="240" w:lineRule="auto"/>
                    <w:rPr>
                      <w:ins w:id="1854" w:author="Author"/>
                      <w:rFonts w:ascii="Arial" w:hAnsi="Arial" w:cs="Arial"/>
                      <w:sz w:val="24"/>
                      <w:szCs w:val="24"/>
                    </w:rPr>
                  </w:pPr>
                  <w:ins w:id="1855" w:author="Author">
                    <w:r w:rsidRPr="00161007">
                      <w:rPr>
                        <w:rFonts w:ascii="Arial" w:hAnsi="Arial" w:cs="Arial"/>
                        <w:color w:val="808080"/>
                        <w:sz w:val="16"/>
                        <w:szCs w:val="16"/>
                      </w:rPr>
                      <w:t>Default</w:t>
                    </w:r>
                  </w:ins>
                </w:p>
              </w:tc>
              <w:tc>
                <w:tcPr>
                  <w:tcW w:w="371" w:type="pct"/>
                </w:tcPr>
                <w:p w14:paraId="3EA300FE" w14:textId="77777777" w:rsidR="00E21353" w:rsidRPr="00161007" w:rsidRDefault="00E21353" w:rsidP="00E21353">
                  <w:pPr>
                    <w:widowControl w:val="0"/>
                    <w:autoSpaceDE w:val="0"/>
                    <w:autoSpaceDN w:val="0"/>
                    <w:adjustRightInd w:val="0"/>
                    <w:spacing w:before="60" w:after="60" w:line="240" w:lineRule="auto"/>
                    <w:rPr>
                      <w:ins w:id="1856" w:author="Author"/>
                      <w:rFonts w:ascii="Arial" w:hAnsi="Arial" w:cs="Arial"/>
                      <w:sz w:val="24"/>
                      <w:szCs w:val="24"/>
                    </w:rPr>
                  </w:pPr>
                  <w:ins w:id="1857" w:author="Author">
                    <w:r w:rsidRPr="00161007">
                      <w:rPr>
                        <w:rFonts w:ascii="Arial" w:hAnsi="Arial" w:cs="Arial"/>
                        <w:color w:val="808080"/>
                        <w:sz w:val="16"/>
                        <w:szCs w:val="16"/>
                      </w:rPr>
                      <w:t>Fixed</w:t>
                    </w:r>
                  </w:ins>
                </w:p>
              </w:tc>
              <w:tc>
                <w:tcPr>
                  <w:tcW w:w="1730" w:type="pct"/>
                </w:tcPr>
                <w:p w14:paraId="0E69D55C" w14:textId="77777777" w:rsidR="00E21353" w:rsidRPr="00161007" w:rsidRDefault="00E21353" w:rsidP="00E21353">
                  <w:pPr>
                    <w:widowControl w:val="0"/>
                    <w:autoSpaceDE w:val="0"/>
                    <w:autoSpaceDN w:val="0"/>
                    <w:adjustRightInd w:val="0"/>
                    <w:spacing w:before="60" w:after="60" w:line="240" w:lineRule="auto"/>
                    <w:rPr>
                      <w:ins w:id="1858" w:author="Author"/>
                      <w:rFonts w:ascii="Arial" w:hAnsi="Arial" w:cs="Arial"/>
                      <w:sz w:val="24"/>
                      <w:szCs w:val="24"/>
                    </w:rPr>
                  </w:pPr>
                  <w:ins w:id="1859" w:author="Author">
                    <w:r w:rsidRPr="00161007">
                      <w:rPr>
                        <w:rFonts w:ascii="Arial" w:hAnsi="Arial" w:cs="Arial"/>
                        <w:color w:val="808080"/>
                        <w:sz w:val="16"/>
                        <w:szCs w:val="16"/>
                      </w:rPr>
                      <w:t>Annotation</w:t>
                    </w:r>
                  </w:ins>
                </w:p>
              </w:tc>
            </w:tr>
            <w:tr w:rsidR="00E21353" w:rsidRPr="00161007" w14:paraId="66BFD2A9" w14:textId="77777777" w:rsidTr="00EC5B54">
              <w:trPr>
                <w:ins w:id="1860" w:author="Author"/>
              </w:trPr>
              <w:tc>
                <w:tcPr>
                  <w:tcW w:w="848" w:type="pct"/>
                  <w:tcBorders>
                    <w:bottom w:val="single" w:sz="4" w:space="0" w:color="auto"/>
                  </w:tcBorders>
                </w:tcPr>
                <w:p w14:paraId="434732EE" w14:textId="77777777" w:rsidR="00E21353" w:rsidRPr="00EC5B54" w:rsidRDefault="00E21353" w:rsidP="00E21353">
                  <w:pPr>
                    <w:widowControl w:val="0"/>
                    <w:autoSpaceDE w:val="0"/>
                    <w:autoSpaceDN w:val="0"/>
                    <w:adjustRightInd w:val="0"/>
                    <w:spacing w:before="60" w:after="60" w:line="240" w:lineRule="auto"/>
                    <w:rPr>
                      <w:ins w:id="1861" w:author="Author"/>
                      <w:rFonts w:ascii="Arial" w:hAnsi="Arial" w:cs="Arial"/>
                      <w:b/>
                      <w:sz w:val="24"/>
                      <w:szCs w:val="24"/>
                    </w:rPr>
                  </w:pPr>
                  <w:ins w:id="1862" w:author="Author">
                    <w:r w:rsidRPr="00EC5B54">
                      <w:rPr>
                        <w:rFonts w:ascii="Arial" w:hAnsi="Arial" w:cs="Arial"/>
                        <w:b/>
                        <w:color w:val="000000"/>
                        <w:sz w:val="16"/>
                        <w:szCs w:val="16"/>
                      </w:rPr>
                      <w:t>name</w:t>
                    </w:r>
                  </w:ins>
                </w:p>
              </w:tc>
              <w:tc>
                <w:tcPr>
                  <w:tcW w:w="1115" w:type="pct"/>
                  <w:tcBorders>
                    <w:bottom w:val="single" w:sz="4" w:space="0" w:color="auto"/>
                  </w:tcBorders>
                </w:tcPr>
                <w:p w14:paraId="1D79AE01" w14:textId="77777777" w:rsidR="00E21353" w:rsidRPr="00161007" w:rsidRDefault="00E21353" w:rsidP="00E21353">
                  <w:pPr>
                    <w:widowControl w:val="0"/>
                    <w:autoSpaceDE w:val="0"/>
                    <w:autoSpaceDN w:val="0"/>
                    <w:adjustRightInd w:val="0"/>
                    <w:spacing w:before="60" w:after="60" w:line="240" w:lineRule="auto"/>
                    <w:rPr>
                      <w:ins w:id="1863" w:author="Author"/>
                      <w:rFonts w:ascii="Arial" w:hAnsi="Arial" w:cs="Arial"/>
                      <w:sz w:val="24"/>
                      <w:szCs w:val="24"/>
                    </w:rPr>
                  </w:pPr>
                  <w:ins w:id="1864" w:author="Author">
                    <w:r>
                      <w:rPr>
                        <w:rFonts w:ascii="Arial" w:hAnsi="Arial" w:cs="Arial"/>
                        <w:b/>
                        <w:bCs/>
                        <w:color w:val="000000"/>
                        <w:sz w:val="16"/>
                        <w:szCs w:val="16"/>
                      </w:rPr>
                      <w:t>xs:string</w:t>
                    </w:r>
                  </w:ins>
                </w:p>
              </w:tc>
              <w:tc>
                <w:tcPr>
                  <w:tcW w:w="491" w:type="pct"/>
                  <w:tcBorders>
                    <w:bottom w:val="single" w:sz="4" w:space="0" w:color="auto"/>
                  </w:tcBorders>
                </w:tcPr>
                <w:p w14:paraId="60151229" w14:textId="77777777" w:rsidR="00E21353" w:rsidRPr="00161007" w:rsidRDefault="00E21353" w:rsidP="00E21353">
                  <w:pPr>
                    <w:widowControl w:val="0"/>
                    <w:autoSpaceDE w:val="0"/>
                    <w:autoSpaceDN w:val="0"/>
                    <w:adjustRightInd w:val="0"/>
                    <w:spacing w:before="60" w:after="60" w:line="240" w:lineRule="auto"/>
                    <w:rPr>
                      <w:ins w:id="1865" w:author="Author"/>
                      <w:rFonts w:ascii="Arial" w:hAnsi="Arial" w:cs="Arial"/>
                      <w:sz w:val="24"/>
                      <w:szCs w:val="24"/>
                    </w:rPr>
                  </w:pPr>
                  <w:ins w:id="1866" w:author="Author">
                    <w:r w:rsidRPr="00161007">
                      <w:rPr>
                        <w:rFonts w:ascii="Arial" w:hAnsi="Arial" w:cs="Arial"/>
                        <w:color w:val="000000"/>
                        <w:sz w:val="16"/>
                        <w:szCs w:val="16"/>
                      </w:rPr>
                      <w:t>required</w:t>
                    </w:r>
                  </w:ins>
                </w:p>
              </w:tc>
              <w:tc>
                <w:tcPr>
                  <w:tcW w:w="445" w:type="pct"/>
                  <w:tcBorders>
                    <w:bottom w:val="single" w:sz="4" w:space="0" w:color="auto"/>
                  </w:tcBorders>
                </w:tcPr>
                <w:p w14:paraId="236698C5" w14:textId="77777777" w:rsidR="00E21353" w:rsidRPr="00161007" w:rsidRDefault="00E21353" w:rsidP="00E21353">
                  <w:pPr>
                    <w:widowControl w:val="0"/>
                    <w:autoSpaceDE w:val="0"/>
                    <w:autoSpaceDN w:val="0"/>
                    <w:adjustRightInd w:val="0"/>
                    <w:spacing w:before="60" w:after="60" w:line="240" w:lineRule="auto"/>
                    <w:rPr>
                      <w:ins w:id="1867" w:author="Author"/>
                      <w:rFonts w:ascii="Arial" w:hAnsi="Arial" w:cs="Arial"/>
                      <w:sz w:val="24"/>
                      <w:szCs w:val="24"/>
                    </w:rPr>
                  </w:pPr>
                </w:p>
              </w:tc>
              <w:tc>
                <w:tcPr>
                  <w:tcW w:w="371" w:type="pct"/>
                  <w:tcBorders>
                    <w:bottom w:val="single" w:sz="4" w:space="0" w:color="auto"/>
                  </w:tcBorders>
                </w:tcPr>
                <w:p w14:paraId="31FF8A4B" w14:textId="77777777" w:rsidR="00E21353" w:rsidRPr="00161007" w:rsidRDefault="00E21353" w:rsidP="00E21353">
                  <w:pPr>
                    <w:widowControl w:val="0"/>
                    <w:autoSpaceDE w:val="0"/>
                    <w:autoSpaceDN w:val="0"/>
                    <w:adjustRightInd w:val="0"/>
                    <w:spacing w:before="60" w:after="60" w:line="240" w:lineRule="auto"/>
                    <w:rPr>
                      <w:ins w:id="1868" w:author="Author"/>
                      <w:rFonts w:ascii="Arial" w:hAnsi="Arial" w:cs="Arial"/>
                      <w:sz w:val="24"/>
                      <w:szCs w:val="24"/>
                    </w:rPr>
                  </w:pPr>
                </w:p>
              </w:tc>
              <w:tc>
                <w:tcPr>
                  <w:tcW w:w="1730" w:type="pct"/>
                  <w:tcBorders>
                    <w:bottom w:val="single" w:sz="4" w:space="0" w:color="auto"/>
                  </w:tcBorders>
                </w:tcPr>
                <w:p w14:paraId="33693916" w14:textId="77777777" w:rsidR="00E21353" w:rsidRPr="00161007" w:rsidRDefault="00E21353" w:rsidP="00E21353">
                  <w:pPr>
                    <w:widowControl w:val="0"/>
                    <w:autoSpaceDE w:val="0"/>
                    <w:autoSpaceDN w:val="0"/>
                    <w:adjustRightInd w:val="0"/>
                    <w:spacing w:before="60" w:after="60" w:line="240" w:lineRule="auto"/>
                    <w:rPr>
                      <w:ins w:id="1869" w:author="Author"/>
                      <w:rFonts w:ascii="Arial" w:hAnsi="Arial" w:cs="Arial"/>
                      <w:sz w:val="24"/>
                      <w:szCs w:val="24"/>
                    </w:rPr>
                  </w:pPr>
                  <w:ins w:id="1870" w:author="Author">
                    <w:r>
                      <w:rPr>
                        <w:rFonts w:ascii="Arial" w:hAnsi="Arial" w:cs="Arial"/>
                        <w:color w:val="000000"/>
                        <w:sz w:val="16"/>
                        <w:szCs w:val="16"/>
                      </w:rPr>
                      <w:t>Specifies the material name</w:t>
                    </w:r>
                  </w:ins>
                </w:p>
              </w:tc>
            </w:tr>
            <w:tr w:rsidR="00E21353" w:rsidRPr="00161007" w14:paraId="2231D0E2" w14:textId="77777777" w:rsidTr="00EC5B54">
              <w:trPr>
                <w:ins w:id="1871" w:author="Author"/>
              </w:trPr>
              <w:tc>
                <w:tcPr>
                  <w:tcW w:w="848" w:type="pct"/>
                  <w:tcBorders>
                    <w:bottom w:val="single" w:sz="4" w:space="0" w:color="auto"/>
                  </w:tcBorders>
                </w:tcPr>
                <w:p w14:paraId="6CD6446A" w14:textId="60570DFA" w:rsidR="00E21353" w:rsidRPr="00EC5B54" w:rsidRDefault="00E21353" w:rsidP="00E21353">
                  <w:pPr>
                    <w:widowControl w:val="0"/>
                    <w:autoSpaceDE w:val="0"/>
                    <w:autoSpaceDN w:val="0"/>
                    <w:adjustRightInd w:val="0"/>
                    <w:spacing w:before="60" w:after="60" w:line="240" w:lineRule="auto"/>
                    <w:rPr>
                      <w:ins w:id="1872" w:author="Author"/>
                      <w:rFonts w:ascii="Arial" w:hAnsi="Arial" w:cs="Arial"/>
                      <w:b/>
                      <w:color w:val="000000"/>
                      <w:sz w:val="16"/>
                      <w:szCs w:val="16"/>
                    </w:rPr>
                  </w:pPr>
                  <w:ins w:id="1873" w:author="Author">
                    <w:r w:rsidRPr="00EC5B54">
                      <w:rPr>
                        <w:rFonts w:ascii="Arial" w:hAnsi="Arial" w:cs="Arial"/>
                        <w:b/>
                        <w:color w:val="000000"/>
                        <w:sz w:val="16"/>
                        <w:szCs w:val="16"/>
                      </w:rPr>
                      <w:t>metallicness</w:t>
                    </w:r>
                  </w:ins>
                </w:p>
              </w:tc>
              <w:tc>
                <w:tcPr>
                  <w:tcW w:w="1115" w:type="pct"/>
                  <w:tcBorders>
                    <w:bottom w:val="single" w:sz="4" w:space="0" w:color="auto"/>
                  </w:tcBorders>
                </w:tcPr>
                <w:p w14:paraId="730B96DB" w14:textId="29FA28C4" w:rsidR="00E21353" w:rsidRPr="00161007" w:rsidRDefault="00E21353" w:rsidP="00E21353">
                  <w:pPr>
                    <w:widowControl w:val="0"/>
                    <w:autoSpaceDE w:val="0"/>
                    <w:autoSpaceDN w:val="0"/>
                    <w:adjustRightInd w:val="0"/>
                    <w:spacing w:before="60" w:after="60" w:line="240" w:lineRule="auto"/>
                    <w:rPr>
                      <w:ins w:id="1874" w:author="Author"/>
                      <w:rFonts w:ascii="Arial" w:hAnsi="Arial" w:cs="Arial"/>
                      <w:b/>
                      <w:bCs/>
                      <w:color w:val="000000"/>
                      <w:sz w:val="16"/>
                      <w:szCs w:val="16"/>
                    </w:rPr>
                  </w:pPr>
                  <w:ins w:id="1875" w:author="Author">
                    <w:r>
                      <w:rPr>
                        <w:rFonts w:ascii="Arial" w:hAnsi="Arial" w:cs="Arial"/>
                        <w:b/>
                        <w:bCs/>
                        <w:color w:val="000000"/>
                        <w:sz w:val="16"/>
                        <w:szCs w:val="16"/>
                      </w:rPr>
                      <w:t>ST_Number</w:t>
                    </w:r>
                  </w:ins>
                </w:p>
              </w:tc>
              <w:tc>
                <w:tcPr>
                  <w:tcW w:w="491" w:type="pct"/>
                  <w:tcBorders>
                    <w:bottom w:val="single" w:sz="4" w:space="0" w:color="auto"/>
                  </w:tcBorders>
                </w:tcPr>
                <w:p w14:paraId="1EA7559C" w14:textId="77777777" w:rsidR="00E21353" w:rsidRPr="00161007" w:rsidRDefault="00E21353" w:rsidP="00E21353">
                  <w:pPr>
                    <w:widowControl w:val="0"/>
                    <w:autoSpaceDE w:val="0"/>
                    <w:autoSpaceDN w:val="0"/>
                    <w:adjustRightInd w:val="0"/>
                    <w:spacing w:before="60" w:after="60" w:line="240" w:lineRule="auto"/>
                    <w:rPr>
                      <w:ins w:id="1876" w:author="Author"/>
                      <w:rFonts w:ascii="Arial" w:hAnsi="Arial" w:cs="Arial"/>
                      <w:color w:val="000000"/>
                      <w:sz w:val="16"/>
                      <w:szCs w:val="16"/>
                    </w:rPr>
                  </w:pPr>
                </w:p>
              </w:tc>
              <w:tc>
                <w:tcPr>
                  <w:tcW w:w="445" w:type="pct"/>
                  <w:tcBorders>
                    <w:bottom w:val="single" w:sz="4" w:space="0" w:color="auto"/>
                  </w:tcBorders>
                </w:tcPr>
                <w:p w14:paraId="148BF381" w14:textId="2D4860A6" w:rsidR="00E21353" w:rsidRPr="00161007" w:rsidRDefault="00E21353" w:rsidP="00E21353">
                  <w:pPr>
                    <w:widowControl w:val="0"/>
                    <w:autoSpaceDE w:val="0"/>
                    <w:autoSpaceDN w:val="0"/>
                    <w:adjustRightInd w:val="0"/>
                    <w:spacing w:before="60" w:after="60" w:line="240" w:lineRule="auto"/>
                    <w:rPr>
                      <w:ins w:id="1877" w:author="Author"/>
                      <w:rFonts w:ascii="Arial" w:hAnsi="Arial" w:cs="Arial"/>
                      <w:color w:val="000000"/>
                      <w:sz w:val="16"/>
                      <w:szCs w:val="16"/>
                    </w:rPr>
                  </w:pPr>
                  <w:ins w:id="1878" w:author="Author">
                    <w:r>
                      <w:rPr>
                        <w:rFonts w:ascii="Arial" w:hAnsi="Arial" w:cs="Arial"/>
                        <w:color w:val="000000"/>
                        <w:sz w:val="16"/>
                        <w:szCs w:val="16"/>
                      </w:rPr>
                      <w:t>0</w:t>
                    </w:r>
                  </w:ins>
                </w:p>
              </w:tc>
              <w:tc>
                <w:tcPr>
                  <w:tcW w:w="371" w:type="pct"/>
                  <w:tcBorders>
                    <w:bottom w:val="single" w:sz="4" w:space="0" w:color="auto"/>
                  </w:tcBorders>
                </w:tcPr>
                <w:p w14:paraId="58094752" w14:textId="77777777" w:rsidR="00E21353" w:rsidRPr="00161007" w:rsidRDefault="00E21353" w:rsidP="00E21353">
                  <w:pPr>
                    <w:widowControl w:val="0"/>
                    <w:autoSpaceDE w:val="0"/>
                    <w:autoSpaceDN w:val="0"/>
                    <w:adjustRightInd w:val="0"/>
                    <w:spacing w:before="60" w:after="60" w:line="240" w:lineRule="auto"/>
                    <w:rPr>
                      <w:ins w:id="1879" w:author="Author"/>
                      <w:rFonts w:ascii="Arial" w:hAnsi="Arial" w:cs="Arial"/>
                      <w:color w:val="000000"/>
                      <w:sz w:val="16"/>
                      <w:szCs w:val="16"/>
                    </w:rPr>
                  </w:pPr>
                </w:p>
              </w:tc>
              <w:tc>
                <w:tcPr>
                  <w:tcW w:w="1730" w:type="pct"/>
                  <w:tcBorders>
                    <w:bottom w:val="single" w:sz="4" w:space="0" w:color="auto"/>
                  </w:tcBorders>
                </w:tcPr>
                <w:p w14:paraId="7701FC1D" w14:textId="36013816" w:rsidR="00E21353" w:rsidRDefault="00E21353" w:rsidP="00E21353">
                  <w:pPr>
                    <w:widowControl w:val="0"/>
                    <w:autoSpaceDE w:val="0"/>
                    <w:autoSpaceDN w:val="0"/>
                    <w:adjustRightInd w:val="0"/>
                    <w:spacing w:before="60" w:after="60" w:line="240" w:lineRule="auto"/>
                    <w:rPr>
                      <w:ins w:id="1880" w:author="Author"/>
                      <w:rFonts w:ascii="Arial" w:hAnsi="Arial" w:cs="Arial"/>
                      <w:color w:val="000000"/>
                      <w:sz w:val="16"/>
                      <w:szCs w:val="16"/>
                    </w:rPr>
                  </w:pPr>
                  <w:ins w:id="1881" w:author="Author">
                    <w:r>
                      <w:rPr>
                        <w:rFonts w:ascii="Arial" w:hAnsi="Arial" w:cs="Arial"/>
                        <w:color w:val="000000"/>
                        <w:sz w:val="16"/>
                        <w:szCs w:val="16"/>
                      </w:rPr>
                      <w:t>Surface metallicness</w:t>
                    </w:r>
                  </w:ins>
                </w:p>
              </w:tc>
            </w:tr>
            <w:tr w:rsidR="00E21353" w:rsidRPr="00161007" w14:paraId="01525236" w14:textId="77777777" w:rsidTr="00EC5B54">
              <w:trPr>
                <w:ins w:id="1882" w:author="Author"/>
              </w:trPr>
              <w:tc>
                <w:tcPr>
                  <w:tcW w:w="848" w:type="pct"/>
                  <w:tcBorders>
                    <w:top w:val="single" w:sz="4" w:space="0" w:color="auto"/>
                    <w:bottom w:val="single" w:sz="4" w:space="0" w:color="auto"/>
                  </w:tcBorders>
                </w:tcPr>
                <w:p w14:paraId="6C273AC0" w14:textId="4A77BA2B" w:rsidR="00E21353" w:rsidRPr="00EC5B54" w:rsidRDefault="00E21353" w:rsidP="00E21353">
                  <w:pPr>
                    <w:widowControl w:val="0"/>
                    <w:autoSpaceDE w:val="0"/>
                    <w:autoSpaceDN w:val="0"/>
                    <w:adjustRightInd w:val="0"/>
                    <w:spacing w:before="60" w:after="60" w:line="240" w:lineRule="auto"/>
                    <w:rPr>
                      <w:ins w:id="1883" w:author="Author"/>
                      <w:rFonts w:ascii="Arial" w:hAnsi="Arial" w:cs="Arial"/>
                      <w:b/>
                      <w:color w:val="000000"/>
                      <w:sz w:val="16"/>
                      <w:szCs w:val="16"/>
                    </w:rPr>
                  </w:pPr>
                  <w:ins w:id="1884" w:author="Author">
                    <w:r w:rsidRPr="00EC5B54">
                      <w:rPr>
                        <w:rFonts w:ascii="Arial" w:hAnsi="Arial" w:cs="Arial"/>
                        <w:b/>
                        <w:color w:val="000000"/>
                        <w:sz w:val="16"/>
                        <w:szCs w:val="16"/>
                      </w:rPr>
                      <w:t>roughness</w:t>
                    </w:r>
                  </w:ins>
                </w:p>
              </w:tc>
              <w:tc>
                <w:tcPr>
                  <w:tcW w:w="1115" w:type="pct"/>
                  <w:tcBorders>
                    <w:top w:val="single" w:sz="4" w:space="0" w:color="auto"/>
                    <w:bottom w:val="single" w:sz="4" w:space="0" w:color="auto"/>
                  </w:tcBorders>
                </w:tcPr>
                <w:p w14:paraId="3805D0FC" w14:textId="77777777" w:rsidR="00E21353" w:rsidRDefault="00E21353" w:rsidP="00E21353">
                  <w:pPr>
                    <w:widowControl w:val="0"/>
                    <w:autoSpaceDE w:val="0"/>
                    <w:autoSpaceDN w:val="0"/>
                    <w:adjustRightInd w:val="0"/>
                    <w:spacing w:before="60" w:after="60" w:line="240" w:lineRule="auto"/>
                    <w:rPr>
                      <w:ins w:id="1885" w:author="Author"/>
                      <w:rFonts w:ascii="Arial" w:hAnsi="Arial" w:cs="Arial"/>
                      <w:b/>
                      <w:bCs/>
                      <w:color w:val="000000"/>
                      <w:sz w:val="16"/>
                      <w:szCs w:val="16"/>
                    </w:rPr>
                  </w:pPr>
                  <w:ins w:id="1886" w:author="Author">
                    <w:r>
                      <w:rPr>
                        <w:rFonts w:ascii="Arial" w:hAnsi="Arial" w:cs="Arial"/>
                        <w:b/>
                        <w:bCs/>
                        <w:color w:val="000000"/>
                        <w:sz w:val="16"/>
                        <w:szCs w:val="16"/>
                      </w:rPr>
                      <w:t>ST_Number</w:t>
                    </w:r>
                  </w:ins>
                </w:p>
              </w:tc>
              <w:tc>
                <w:tcPr>
                  <w:tcW w:w="491" w:type="pct"/>
                  <w:tcBorders>
                    <w:top w:val="single" w:sz="4" w:space="0" w:color="auto"/>
                    <w:bottom w:val="single" w:sz="4" w:space="0" w:color="auto"/>
                  </w:tcBorders>
                </w:tcPr>
                <w:p w14:paraId="522F297D" w14:textId="77777777" w:rsidR="00E21353" w:rsidRPr="00161007" w:rsidRDefault="00E21353" w:rsidP="00E21353">
                  <w:pPr>
                    <w:widowControl w:val="0"/>
                    <w:autoSpaceDE w:val="0"/>
                    <w:autoSpaceDN w:val="0"/>
                    <w:adjustRightInd w:val="0"/>
                    <w:spacing w:before="60" w:after="60" w:line="240" w:lineRule="auto"/>
                    <w:rPr>
                      <w:ins w:id="1887" w:author="Author"/>
                      <w:rFonts w:ascii="Arial" w:hAnsi="Arial" w:cs="Arial"/>
                      <w:color w:val="000000"/>
                      <w:sz w:val="16"/>
                      <w:szCs w:val="16"/>
                    </w:rPr>
                  </w:pPr>
                </w:p>
              </w:tc>
              <w:tc>
                <w:tcPr>
                  <w:tcW w:w="445" w:type="pct"/>
                  <w:tcBorders>
                    <w:top w:val="single" w:sz="4" w:space="0" w:color="auto"/>
                    <w:bottom w:val="single" w:sz="4" w:space="0" w:color="auto"/>
                  </w:tcBorders>
                </w:tcPr>
                <w:p w14:paraId="7657875C" w14:textId="06253F51" w:rsidR="00E21353" w:rsidRPr="00560DED" w:rsidRDefault="00E21353" w:rsidP="00E21353">
                  <w:pPr>
                    <w:widowControl w:val="0"/>
                    <w:autoSpaceDE w:val="0"/>
                    <w:autoSpaceDN w:val="0"/>
                    <w:adjustRightInd w:val="0"/>
                    <w:spacing w:before="60" w:after="60" w:line="240" w:lineRule="auto"/>
                    <w:rPr>
                      <w:ins w:id="1888" w:author="Author"/>
                      <w:rFonts w:ascii="Arial" w:hAnsi="Arial" w:cs="Arial"/>
                      <w:color w:val="000000"/>
                      <w:sz w:val="16"/>
                      <w:szCs w:val="16"/>
                    </w:rPr>
                  </w:pPr>
                  <w:ins w:id="1889" w:author="Author">
                    <w:r>
                      <w:rPr>
                        <w:rFonts w:ascii="Arial" w:hAnsi="Arial" w:cs="Arial"/>
                        <w:color w:val="000000"/>
                        <w:sz w:val="16"/>
                        <w:szCs w:val="16"/>
                      </w:rPr>
                      <w:t>1</w:t>
                    </w:r>
                  </w:ins>
                </w:p>
              </w:tc>
              <w:tc>
                <w:tcPr>
                  <w:tcW w:w="371" w:type="pct"/>
                  <w:tcBorders>
                    <w:top w:val="single" w:sz="4" w:space="0" w:color="auto"/>
                    <w:bottom w:val="single" w:sz="4" w:space="0" w:color="auto"/>
                  </w:tcBorders>
                </w:tcPr>
                <w:p w14:paraId="16F0C44B" w14:textId="77777777" w:rsidR="00E21353" w:rsidRPr="00161007" w:rsidRDefault="00E21353" w:rsidP="00E21353">
                  <w:pPr>
                    <w:widowControl w:val="0"/>
                    <w:autoSpaceDE w:val="0"/>
                    <w:autoSpaceDN w:val="0"/>
                    <w:adjustRightInd w:val="0"/>
                    <w:spacing w:before="60" w:after="60" w:line="240" w:lineRule="auto"/>
                    <w:rPr>
                      <w:ins w:id="1890" w:author="Author"/>
                      <w:rFonts w:ascii="Arial" w:hAnsi="Arial" w:cs="Arial"/>
                      <w:color w:val="000000"/>
                      <w:sz w:val="16"/>
                      <w:szCs w:val="16"/>
                    </w:rPr>
                  </w:pPr>
                </w:p>
              </w:tc>
              <w:tc>
                <w:tcPr>
                  <w:tcW w:w="1730" w:type="pct"/>
                  <w:tcBorders>
                    <w:top w:val="single" w:sz="4" w:space="0" w:color="auto"/>
                    <w:bottom w:val="single" w:sz="4" w:space="0" w:color="auto"/>
                  </w:tcBorders>
                </w:tcPr>
                <w:p w14:paraId="2DA72C11" w14:textId="738D460B" w:rsidR="00E21353" w:rsidRDefault="00E21353" w:rsidP="00E21353">
                  <w:pPr>
                    <w:widowControl w:val="0"/>
                    <w:autoSpaceDE w:val="0"/>
                    <w:autoSpaceDN w:val="0"/>
                    <w:adjustRightInd w:val="0"/>
                    <w:spacing w:before="60" w:after="60" w:line="240" w:lineRule="auto"/>
                    <w:rPr>
                      <w:ins w:id="1891" w:author="Author"/>
                      <w:rFonts w:ascii="Arial" w:hAnsi="Arial" w:cs="Arial"/>
                      <w:color w:val="000000"/>
                      <w:sz w:val="16"/>
                      <w:szCs w:val="16"/>
                    </w:rPr>
                  </w:pPr>
                  <w:ins w:id="1892" w:author="Author">
                    <w:r>
                      <w:rPr>
                        <w:rFonts w:ascii="Arial" w:hAnsi="Arial" w:cs="Arial"/>
                        <w:color w:val="000000"/>
                        <w:sz w:val="16"/>
                        <w:szCs w:val="16"/>
                      </w:rPr>
                      <w:t>Surface roughness</w:t>
                    </w:r>
                  </w:ins>
                </w:p>
              </w:tc>
            </w:tr>
            <w:tr w:rsidR="00697422" w:rsidRPr="00161007" w14:paraId="4AB0578C" w14:textId="77777777" w:rsidTr="008D2D00">
              <w:trPr>
                <w:ins w:id="1893" w:author="Author"/>
              </w:trPr>
              <w:tc>
                <w:tcPr>
                  <w:tcW w:w="848" w:type="pct"/>
                  <w:tcBorders>
                    <w:top w:val="single" w:sz="4" w:space="0" w:color="auto"/>
                  </w:tcBorders>
                </w:tcPr>
                <w:p w14:paraId="329832D9" w14:textId="30623EB6" w:rsidR="00697422" w:rsidRPr="008508DC" w:rsidRDefault="00697422" w:rsidP="00E21353">
                  <w:pPr>
                    <w:widowControl w:val="0"/>
                    <w:autoSpaceDE w:val="0"/>
                    <w:autoSpaceDN w:val="0"/>
                    <w:adjustRightInd w:val="0"/>
                    <w:spacing w:before="60" w:after="60" w:line="240" w:lineRule="auto"/>
                    <w:rPr>
                      <w:ins w:id="1894" w:author="Author"/>
                      <w:rFonts w:ascii="Arial" w:hAnsi="Arial" w:cs="Arial"/>
                      <w:color w:val="000000"/>
                      <w:sz w:val="16"/>
                      <w:szCs w:val="16"/>
                    </w:rPr>
                  </w:pPr>
                  <w:ins w:id="1895" w:author="Author">
                    <w:r w:rsidRPr="008508DC">
                      <w:rPr>
                        <w:rFonts w:ascii="Arial" w:hAnsi="Arial" w:cs="Arial"/>
                        <w:color w:val="000000"/>
                        <w:sz w:val="16"/>
                        <w:szCs w:val="16"/>
                      </w:rPr>
                      <w:t>@any</w:t>
                    </w:r>
                    <w:r w:rsidR="0023334C" w:rsidRPr="008508DC">
                      <w:rPr>
                        <w:rFonts w:ascii="Arial" w:hAnsi="Arial" w:cs="Arial"/>
                        <w:color w:val="000000"/>
                        <w:sz w:val="16"/>
                        <w:szCs w:val="16"/>
                      </w:rPr>
                      <w:t>A</w:t>
                    </w:r>
                    <w:r w:rsidRPr="008508DC">
                      <w:rPr>
                        <w:rFonts w:ascii="Arial" w:hAnsi="Arial" w:cs="Arial"/>
                        <w:color w:val="000000"/>
                        <w:sz w:val="16"/>
                        <w:szCs w:val="16"/>
                      </w:rPr>
                      <w:t>ttribute</w:t>
                    </w:r>
                  </w:ins>
                </w:p>
              </w:tc>
              <w:tc>
                <w:tcPr>
                  <w:tcW w:w="1115" w:type="pct"/>
                  <w:tcBorders>
                    <w:top w:val="single" w:sz="4" w:space="0" w:color="auto"/>
                  </w:tcBorders>
                </w:tcPr>
                <w:p w14:paraId="13E38A9F" w14:textId="77777777" w:rsidR="00697422" w:rsidRDefault="00697422" w:rsidP="00E21353">
                  <w:pPr>
                    <w:widowControl w:val="0"/>
                    <w:autoSpaceDE w:val="0"/>
                    <w:autoSpaceDN w:val="0"/>
                    <w:adjustRightInd w:val="0"/>
                    <w:spacing w:before="60" w:after="60" w:line="240" w:lineRule="auto"/>
                    <w:rPr>
                      <w:ins w:id="1896" w:author="Author"/>
                      <w:rFonts w:ascii="Arial" w:hAnsi="Arial" w:cs="Arial"/>
                      <w:b/>
                      <w:bCs/>
                      <w:color w:val="000000"/>
                      <w:sz w:val="16"/>
                      <w:szCs w:val="16"/>
                    </w:rPr>
                  </w:pPr>
                </w:p>
              </w:tc>
              <w:tc>
                <w:tcPr>
                  <w:tcW w:w="491" w:type="pct"/>
                  <w:tcBorders>
                    <w:top w:val="single" w:sz="4" w:space="0" w:color="auto"/>
                  </w:tcBorders>
                </w:tcPr>
                <w:p w14:paraId="1B49BCCC" w14:textId="77777777" w:rsidR="00697422" w:rsidRPr="00161007" w:rsidRDefault="00697422" w:rsidP="00E21353">
                  <w:pPr>
                    <w:widowControl w:val="0"/>
                    <w:autoSpaceDE w:val="0"/>
                    <w:autoSpaceDN w:val="0"/>
                    <w:adjustRightInd w:val="0"/>
                    <w:spacing w:before="60" w:after="60" w:line="240" w:lineRule="auto"/>
                    <w:rPr>
                      <w:ins w:id="1897" w:author="Author"/>
                      <w:rFonts w:ascii="Arial" w:hAnsi="Arial" w:cs="Arial"/>
                      <w:color w:val="000000"/>
                      <w:sz w:val="16"/>
                      <w:szCs w:val="16"/>
                    </w:rPr>
                  </w:pPr>
                </w:p>
              </w:tc>
              <w:tc>
                <w:tcPr>
                  <w:tcW w:w="445" w:type="pct"/>
                  <w:tcBorders>
                    <w:top w:val="single" w:sz="4" w:space="0" w:color="auto"/>
                  </w:tcBorders>
                </w:tcPr>
                <w:p w14:paraId="76DC9913" w14:textId="77777777" w:rsidR="00697422" w:rsidRDefault="00697422" w:rsidP="00E21353">
                  <w:pPr>
                    <w:widowControl w:val="0"/>
                    <w:autoSpaceDE w:val="0"/>
                    <w:autoSpaceDN w:val="0"/>
                    <w:adjustRightInd w:val="0"/>
                    <w:spacing w:before="60" w:after="60" w:line="240" w:lineRule="auto"/>
                    <w:rPr>
                      <w:ins w:id="1898" w:author="Author"/>
                      <w:rFonts w:ascii="Arial" w:hAnsi="Arial" w:cs="Arial"/>
                      <w:color w:val="000000"/>
                      <w:sz w:val="16"/>
                      <w:szCs w:val="16"/>
                    </w:rPr>
                  </w:pPr>
                </w:p>
              </w:tc>
              <w:tc>
                <w:tcPr>
                  <w:tcW w:w="371" w:type="pct"/>
                  <w:tcBorders>
                    <w:top w:val="single" w:sz="4" w:space="0" w:color="auto"/>
                  </w:tcBorders>
                </w:tcPr>
                <w:p w14:paraId="07E96C3C" w14:textId="77777777" w:rsidR="00697422" w:rsidRPr="00161007" w:rsidRDefault="00697422" w:rsidP="00E21353">
                  <w:pPr>
                    <w:widowControl w:val="0"/>
                    <w:autoSpaceDE w:val="0"/>
                    <w:autoSpaceDN w:val="0"/>
                    <w:adjustRightInd w:val="0"/>
                    <w:spacing w:before="60" w:after="60" w:line="240" w:lineRule="auto"/>
                    <w:rPr>
                      <w:ins w:id="1899" w:author="Author"/>
                      <w:rFonts w:ascii="Arial" w:hAnsi="Arial" w:cs="Arial"/>
                      <w:color w:val="000000"/>
                      <w:sz w:val="16"/>
                      <w:szCs w:val="16"/>
                    </w:rPr>
                  </w:pPr>
                </w:p>
              </w:tc>
              <w:tc>
                <w:tcPr>
                  <w:tcW w:w="1730" w:type="pct"/>
                  <w:tcBorders>
                    <w:top w:val="single" w:sz="4" w:space="0" w:color="auto"/>
                  </w:tcBorders>
                </w:tcPr>
                <w:p w14:paraId="20E9F6DE" w14:textId="77777777" w:rsidR="00697422" w:rsidRDefault="00697422" w:rsidP="00E21353">
                  <w:pPr>
                    <w:widowControl w:val="0"/>
                    <w:autoSpaceDE w:val="0"/>
                    <w:autoSpaceDN w:val="0"/>
                    <w:adjustRightInd w:val="0"/>
                    <w:spacing w:before="60" w:after="60" w:line="240" w:lineRule="auto"/>
                    <w:rPr>
                      <w:ins w:id="1900" w:author="Author"/>
                      <w:rFonts w:ascii="Arial" w:hAnsi="Arial" w:cs="Arial"/>
                      <w:color w:val="000000"/>
                      <w:sz w:val="16"/>
                      <w:szCs w:val="16"/>
                    </w:rPr>
                  </w:pPr>
                </w:p>
              </w:tc>
            </w:tr>
          </w:tbl>
          <w:p w14:paraId="4E28806A" w14:textId="77777777" w:rsidR="00E21353" w:rsidRPr="00161007" w:rsidRDefault="00E21353" w:rsidP="00E21353">
            <w:pPr>
              <w:widowControl w:val="0"/>
              <w:autoSpaceDE w:val="0"/>
              <w:autoSpaceDN w:val="0"/>
              <w:adjustRightInd w:val="0"/>
              <w:spacing w:before="60" w:after="60" w:line="240" w:lineRule="auto"/>
              <w:rPr>
                <w:ins w:id="1901" w:author="Author"/>
                <w:rFonts w:ascii="Arial" w:hAnsi="Arial" w:cs="Arial"/>
                <w:sz w:val="24"/>
                <w:szCs w:val="24"/>
              </w:rPr>
            </w:pPr>
          </w:p>
        </w:tc>
      </w:tr>
    </w:tbl>
    <w:p w14:paraId="2014D0DA" w14:textId="3051F108" w:rsidR="00E21353" w:rsidRDefault="00E21353" w:rsidP="00BB5B49">
      <w:pPr>
        <w:rPr>
          <w:ins w:id="1902" w:author="Author"/>
        </w:rPr>
      </w:pPr>
    </w:p>
    <w:p w14:paraId="5F999F9C" w14:textId="75E5811A" w:rsidR="008D2D00" w:rsidRDefault="008D2D00" w:rsidP="008D2D00">
      <w:pPr>
        <w:jc w:val="both"/>
        <w:rPr>
          <w:ins w:id="1903" w:author="Author"/>
        </w:rPr>
      </w:pPr>
      <w:ins w:id="1904" w:author="Author">
        <w:r>
          <w:t xml:space="preserve">A metallic </w:t>
        </w:r>
        <w:r w:rsidR="00501F82">
          <w:t>property</w:t>
        </w:r>
        <w:r>
          <w:t xml:space="preserve"> </w:t>
        </w:r>
        <w:r w:rsidR="005C5A04">
          <w:t>infers</w:t>
        </w:r>
        <w:r>
          <w:t xml:space="preserve"> a base color</w:t>
        </w:r>
        <w:r w:rsidR="005C5A04">
          <w:t xml:space="preserve"> from the </w:t>
        </w:r>
        <w:r w:rsidR="00501F82">
          <w:t xml:space="preserve">color attribute of the </w:t>
        </w:r>
        <w:r w:rsidR="00924274">
          <w:t xml:space="preserve">specific </w:t>
        </w:r>
        <w:r w:rsidR="005C5A04">
          <w:t>material it is associated with</w:t>
        </w:r>
        <w:r w:rsidR="00924274">
          <w:t xml:space="preserve"> (displaycolor from a base material, for example)</w:t>
        </w:r>
        <w:r>
          <w:t>:</w:t>
        </w:r>
      </w:ins>
    </w:p>
    <w:p w14:paraId="238D0FF2" w14:textId="0096B6D0" w:rsidR="008D2D00" w:rsidRDefault="008D2D00" w:rsidP="008D2D00">
      <w:pPr>
        <w:pStyle w:val="ListParagraph"/>
        <w:numPr>
          <w:ilvl w:val="0"/>
          <w:numId w:val="34"/>
        </w:numPr>
        <w:spacing w:after="160" w:line="259" w:lineRule="auto"/>
        <w:jc w:val="both"/>
        <w:rPr>
          <w:ins w:id="1905" w:author="Author"/>
        </w:rPr>
      </w:pPr>
      <w:ins w:id="1906" w:author="Author">
        <w:r>
          <w:t>For metallicness = 0 it represents ‘diffusecolor’ as described in Chapter 7.</w:t>
        </w:r>
        <w:r w:rsidR="00D015BF">
          <w:t>1.1</w:t>
        </w:r>
        <w:r>
          <w:t>. Specular reflectance defaults to (0.04, 0.04, 0.04) in this case.</w:t>
        </w:r>
      </w:ins>
    </w:p>
    <w:p w14:paraId="75A97C72" w14:textId="30F0007C" w:rsidR="008D2D00" w:rsidRDefault="008D2D00" w:rsidP="008D2D00">
      <w:pPr>
        <w:pStyle w:val="ListParagraph"/>
        <w:numPr>
          <w:ilvl w:val="0"/>
          <w:numId w:val="34"/>
        </w:numPr>
        <w:spacing w:after="160" w:line="259" w:lineRule="auto"/>
        <w:jc w:val="both"/>
        <w:rPr>
          <w:ins w:id="1907" w:author="Author"/>
        </w:rPr>
      </w:pPr>
      <w:ins w:id="1908" w:author="Author">
        <w:r>
          <w:t>For metallicness = 1 it represents ‘specularcolor’ as described in Chapter 7.</w:t>
        </w:r>
        <w:r w:rsidR="00D015BF">
          <w:t>1.1</w:t>
        </w:r>
        <w:r>
          <w:t>. In this case diffuse reflectance defaults to (0, 0, 0).</w:t>
        </w:r>
      </w:ins>
    </w:p>
    <w:p w14:paraId="021810D6" w14:textId="781BCFB0" w:rsidR="008D2D00" w:rsidRDefault="008D2D00" w:rsidP="008D2D00">
      <w:pPr>
        <w:jc w:val="both"/>
        <w:rPr>
          <w:ins w:id="1909" w:author="Author"/>
        </w:rPr>
      </w:pPr>
      <w:ins w:id="1910" w:author="Author">
        <w:r>
          <w:t xml:space="preserve">In both cases, </w:t>
        </w:r>
        <w:r w:rsidR="00F94821">
          <w:t>the inverse color component transfer function</w:t>
        </w:r>
        <w:r>
          <w:t xml:space="preserve"> as described in Chapter 1.2 MUST be performed to obtain linear RGB values for lighting calculations. For arbitrary values of metallicness, the equivalent diffuse color and specular color values SHOULD be calculated according to the following formulas:</w:t>
        </w:r>
      </w:ins>
    </w:p>
    <w:p w14:paraId="63A3A73C" w14:textId="60987551" w:rsidR="008D2D00" w:rsidRDefault="00D015BF" w:rsidP="00EC5B54">
      <w:pPr>
        <w:pStyle w:val="ListParagraph"/>
        <w:rPr>
          <w:ins w:id="1911" w:author="Author"/>
          <w:b/>
        </w:rPr>
      </w:pPr>
      <w:ins w:id="1912" w:author="Author">
        <w:r>
          <w:rPr>
            <w:rFonts w:ascii="Consolas" w:hAnsi="Consolas"/>
            <w:sz w:val="18"/>
            <w:szCs w:val="18"/>
          </w:rPr>
          <w:t>diffusecolor = (1 - metallicness) * (1 – sRgbToLinear(#383838)) * baseColor</w:t>
        </w:r>
      </w:ins>
    </w:p>
    <w:p w14:paraId="1853887C" w14:textId="5DFB9217" w:rsidR="008D2D00" w:rsidRPr="00F948A6" w:rsidRDefault="008D2D00" w:rsidP="008D2D00">
      <w:pPr>
        <w:spacing w:after="0"/>
        <w:rPr>
          <w:ins w:id="1913" w:author="Author"/>
        </w:rPr>
      </w:pPr>
      <w:ins w:id="1914" w:author="Author">
        <w:r>
          <w:t xml:space="preserve">where sRgbToLinear(#383838) denotes </w:t>
        </w:r>
        <w:r w:rsidR="00F94821">
          <w:t>a</w:t>
        </w:r>
        <w:r w:rsidR="004A650E">
          <w:t xml:space="preserve"> </w:t>
        </w:r>
        <w:r w:rsidR="00F94821">
          <w:t>linear</w:t>
        </w:r>
        <w:r>
          <w:t xml:space="preserve"> default specular reflectance value which equals roughly (0.04, 0.04, 0.04).</w:t>
        </w:r>
      </w:ins>
    </w:p>
    <w:p w14:paraId="56E9B953" w14:textId="77777777" w:rsidR="008D2D00" w:rsidRDefault="008D2D00" w:rsidP="00E21353">
      <w:pPr>
        <w:rPr>
          <w:ins w:id="1915" w:author="Author"/>
          <w:b/>
        </w:rPr>
      </w:pPr>
    </w:p>
    <w:p w14:paraId="29DD975A" w14:textId="57A7AECC" w:rsidR="00E21353" w:rsidRDefault="00E21353" w:rsidP="00E21353">
      <w:pPr>
        <w:rPr>
          <w:ins w:id="1916" w:author="Author"/>
          <w:b/>
        </w:rPr>
      </w:pPr>
      <w:ins w:id="1917" w:author="Author">
        <w:r>
          <w:rPr>
            <w:b/>
          </w:rPr>
          <w:t>name</w:t>
        </w:r>
      </w:ins>
    </w:p>
    <w:p w14:paraId="350421CD" w14:textId="66F4668E" w:rsidR="00E21353" w:rsidRDefault="006133DC" w:rsidP="00E21353">
      <w:pPr>
        <w:jc w:val="both"/>
        <w:rPr>
          <w:ins w:id="1918" w:author="Author"/>
          <w:rFonts w:eastAsia="Times New Roman" w:cstheme="minorHAnsi"/>
        </w:rPr>
      </w:pPr>
      <w:ins w:id="1919" w:author="Author">
        <w:r>
          <w:rPr>
            <w:rFonts w:cstheme="minorHAnsi"/>
          </w:rPr>
          <w:t xml:space="preserve">The </w:t>
        </w:r>
        <w:r w:rsidR="00E21353" w:rsidRPr="008E463B">
          <w:rPr>
            <w:rFonts w:cstheme="minorHAnsi"/>
          </w:rPr>
          <w:t xml:space="preserve">name </w:t>
        </w:r>
        <w:r>
          <w:rPr>
            <w:rFonts w:cstheme="minorHAnsi"/>
          </w:rPr>
          <w:t xml:space="preserve">attribute </w:t>
        </w:r>
        <w:r w:rsidR="00E21353" w:rsidRPr="008E463B">
          <w:rPr>
            <w:rFonts w:cstheme="minorHAnsi"/>
          </w:rPr>
          <w:t>is intended to convey design intent. P</w:t>
        </w:r>
        <w:r w:rsidR="00E21353" w:rsidRPr="008E463B">
          <w:rPr>
            <w:rFonts w:eastAsia="Times New Roman" w:cstheme="minorHAnsi"/>
          </w:rPr>
          <w:t>roducers SHOULD avoid machine-specific naming in favor of more portable descriptions.</w:t>
        </w:r>
      </w:ins>
    </w:p>
    <w:p w14:paraId="184A2808" w14:textId="00D30521" w:rsidR="00E21353" w:rsidRDefault="00E21353" w:rsidP="00E21353">
      <w:pPr>
        <w:rPr>
          <w:ins w:id="1920" w:author="Author"/>
          <w:b/>
        </w:rPr>
      </w:pPr>
      <w:ins w:id="1921" w:author="Author">
        <w:r>
          <w:rPr>
            <w:b/>
          </w:rPr>
          <w:br/>
          <w:t>metallicness</w:t>
        </w:r>
      </w:ins>
    </w:p>
    <w:p w14:paraId="6FEE8B4D" w14:textId="77777777" w:rsidR="00E21353" w:rsidRPr="00D27802" w:rsidRDefault="00E21353" w:rsidP="00E21353">
      <w:pPr>
        <w:jc w:val="both"/>
        <w:rPr>
          <w:ins w:id="1922" w:author="Author"/>
        </w:rPr>
      </w:pPr>
      <w:ins w:id="1923" w:author="Author">
        <w:r>
          <w:t xml:space="preserve">Metallicness is a scalar value in 0..1 range that describes the quality of material being metallic. A value of 1 means pure metal while a value of 0 represents non-metallic (dielectric) surface. The use of intermediate </w:t>
        </w:r>
        <w:r>
          <w:lastRenderedPageBreak/>
          <w:t>values is possible but discouraged, unless the design intent is to represent composite materials or metallic materials with impurities.</w:t>
        </w:r>
      </w:ins>
    </w:p>
    <w:p w14:paraId="65BCC9DE" w14:textId="77777777" w:rsidR="00E21353" w:rsidRPr="00801D9B" w:rsidRDefault="00E21353" w:rsidP="00E21353">
      <w:pPr>
        <w:rPr>
          <w:ins w:id="1924" w:author="Author"/>
          <w:b/>
        </w:rPr>
      </w:pPr>
      <w:ins w:id="1925" w:author="Author">
        <w:r>
          <w:rPr>
            <w:b/>
          </w:rPr>
          <w:t>roughness</w:t>
        </w:r>
      </w:ins>
    </w:p>
    <w:p w14:paraId="169937CC" w14:textId="26E905A4" w:rsidR="00E21353" w:rsidRPr="009F5A73" w:rsidRDefault="00E21353" w:rsidP="00E21353">
      <w:pPr>
        <w:jc w:val="both"/>
        <w:rPr>
          <w:ins w:id="1926" w:author="Author"/>
        </w:rPr>
      </w:pPr>
      <w:ins w:id="1927" w:author="Author">
        <w:r>
          <w:t xml:space="preserve">A scalar value in 0..1 range that represents surface roughness. A value of (1 – roughness) has the same meaning as ‘glossiness’ described </w:t>
        </w:r>
        <w:r w:rsidRPr="00D12AB5">
          <w:t>in</w:t>
        </w:r>
        <w:r w:rsidRPr="00EC5B54">
          <w:rPr>
            <w:b/>
          </w:rPr>
          <w:t xml:space="preserve"> </w:t>
        </w:r>
        <w:r w:rsidRPr="009F5A73">
          <w:t xml:space="preserve">Chapter </w:t>
        </w:r>
        <w:r w:rsidRPr="00EC5B54">
          <w:t>7</w:t>
        </w:r>
        <w:r w:rsidRPr="009F5A73">
          <w:t>.</w:t>
        </w:r>
        <w:r w:rsidR="00D015BF">
          <w:t>1.1</w:t>
        </w:r>
        <w:r w:rsidRPr="009F5A73">
          <w:t>.</w:t>
        </w:r>
      </w:ins>
    </w:p>
    <w:p w14:paraId="7B77B628" w14:textId="77777777" w:rsidR="00D12AB5" w:rsidRDefault="00D12AB5" w:rsidP="00E21353">
      <w:pPr>
        <w:jc w:val="both"/>
        <w:rPr>
          <w:ins w:id="1928" w:author="Author"/>
        </w:rPr>
      </w:pPr>
    </w:p>
    <w:p w14:paraId="572A91DF" w14:textId="71CC037B" w:rsidR="00D12AB5" w:rsidRPr="00A7150A" w:rsidRDefault="00D916CF" w:rsidP="00EC5B54">
      <w:pPr>
        <w:pStyle w:val="Heading2"/>
        <w:numPr>
          <w:ilvl w:val="1"/>
          <w:numId w:val="24"/>
        </w:numPr>
        <w:rPr>
          <w:ins w:id="1929" w:author="Author"/>
        </w:rPr>
      </w:pPr>
      <w:bookmarkStart w:id="1930" w:name="_Toc520719644"/>
      <w:ins w:id="1931" w:author="Author">
        <w:r>
          <w:t>Specular Texture</w:t>
        </w:r>
        <w:r w:rsidR="00F5191F">
          <w:t xml:space="preserve"> Display Properties</w:t>
        </w:r>
        <w:bookmarkEnd w:id="1930"/>
      </w:ins>
    </w:p>
    <w:p w14:paraId="0C7A1D1F" w14:textId="29CBC470" w:rsidR="00D12AB5" w:rsidRDefault="00D12AB5" w:rsidP="00EC5B54">
      <w:pPr>
        <w:pStyle w:val="NoSpacing"/>
        <w:rPr>
          <w:ins w:id="1932" w:author="Author"/>
        </w:rPr>
      </w:pPr>
      <w:ins w:id="1933" w:author="Author">
        <w:r w:rsidRPr="005C455F">
          <w:t xml:space="preserve">Element </w:t>
        </w:r>
        <w:r w:rsidRPr="005C455F">
          <w:rPr>
            <w:b/>
          </w:rPr>
          <w:t>&lt;</w:t>
        </w:r>
        <w:r w:rsidR="00A1015C">
          <w:rPr>
            <w:b/>
          </w:rPr>
          <w:t>pb</w:t>
        </w:r>
        <w:r>
          <w:rPr>
            <w:b/>
          </w:rPr>
          <w:t>speculartexture</w:t>
        </w:r>
        <w:r w:rsidR="00695B3A">
          <w:rPr>
            <w:b/>
          </w:rPr>
          <w:t>displayproperties</w:t>
        </w:r>
        <w:r w:rsidRPr="005C455F">
          <w:rPr>
            <w:b/>
          </w:rPr>
          <w:t>&gt;</w:t>
        </w:r>
      </w:ins>
    </w:p>
    <w:p w14:paraId="52988D15" w14:textId="581FFECA" w:rsidR="00E21353" w:rsidRDefault="00E21353" w:rsidP="00BB5B49">
      <w:pPr>
        <w:rPr>
          <w:ins w:id="1934" w:author="Author"/>
        </w:rPr>
      </w:pPr>
    </w:p>
    <w:tbl>
      <w:tblPr>
        <w:tblW w:w="4999" w:type="pct"/>
        <w:tblLook w:val="0000" w:firstRow="0" w:lastRow="0" w:firstColumn="0" w:lastColumn="0" w:noHBand="0" w:noVBand="0"/>
      </w:tblPr>
      <w:tblGrid>
        <w:gridCol w:w="871"/>
        <w:gridCol w:w="8479"/>
      </w:tblGrid>
      <w:tr w:rsidR="00D12AB5" w:rsidRPr="00161007" w14:paraId="518ABA04" w14:textId="77777777" w:rsidTr="00AB67A8">
        <w:trPr>
          <w:ins w:id="1935" w:author="Author"/>
        </w:trPr>
        <w:tc>
          <w:tcPr>
            <w:tcW w:w="500" w:type="pct"/>
            <w:tcBorders>
              <w:top w:val="single" w:sz="4" w:space="0" w:color="auto"/>
              <w:left w:val="single" w:sz="4" w:space="0" w:color="auto"/>
              <w:bottom w:val="single" w:sz="4" w:space="0" w:color="auto"/>
              <w:right w:val="single" w:sz="4" w:space="0" w:color="auto"/>
            </w:tcBorders>
          </w:tcPr>
          <w:p w14:paraId="0F0B0C30" w14:textId="77777777" w:rsidR="00D12AB5" w:rsidRPr="00161007" w:rsidRDefault="00D12AB5" w:rsidP="0023334C">
            <w:pPr>
              <w:widowControl w:val="0"/>
              <w:autoSpaceDE w:val="0"/>
              <w:autoSpaceDN w:val="0"/>
              <w:adjustRightInd w:val="0"/>
              <w:spacing w:before="75" w:after="75" w:line="240" w:lineRule="auto"/>
              <w:rPr>
                <w:ins w:id="1936" w:author="Author"/>
                <w:rFonts w:ascii="Arial" w:hAnsi="Arial" w:cs="Arial"/>
                <w:sz w:val="24"/>
                <w:szCs w:val="24"/>
              </w:rPr>
            </w:pPr>
            <w:ins w:id="1937" w:author="Author">
              <w:r w:rsidRPr="00161007">
                <w:rPr>
                  <w:rFonts w:ascii="Arial" w:hAnsi="Arial" w:cs="Arial"/>
                  <w:color w:val="808080"/>
                  <w:sz w:val="16"/>
                  <w:szCs w:val="16"/>
                </w:rPr>
                <w:t>diagram</w:t>
              </w:r>
            </w:ins>
          </w:p>
        </w:tc>
        <w:tc>
          <w:tcPr>
            <w:tcW w:w="4500" w:type="pct"/>
            <w:tcBorders>
              <w:top w:val="single" w:sz="4" w:space="0" w:color="auto"/>
              <w:left w:val="single" w:sz="4" w:space="0" w:color="auto"/>
              <w:bottom w:val="single" w:sz="4" w:space="0" w:color="auto"/>
              <w:right w:val="single" w:sz="4" w:space="0" w:color="auto"/>
            </w:tcBorders>
          </w:tcPr>
          <w:p w14:paraId="35DF45EF" w14:textId="0D2C899A" w:rsidR="00D12AB5" w:rsidRPr="00161007" w:rsidRDefault="00810947" w:rsidP="0023334C">
            <w:pPr>
              <w:widowControl w:val="0"/>
              <w:autoSpaceDE w:val="0"/>
              <w:autoSpaceDN w:val="0"/>
              <w:adjustRightInd w:val="0"/>
              <w:spacing w:before="75" w:after="75" w:line="240" w:lineRule="auto"/>
              <w:rPr>
                <w:ins w:id="1938" w:author="Author"/>
                <w:rFonts w:ascii="Arial" w:hAnsi="Arial" w:cs="Arial"/>
                <w:sz w:val="24"/>
                <w:szCs w:val="24"/>
              </w:rPr>
            </w:pPr>
            <w:ins w:id="1939" w:author="Author">
              <w:r>
                <w:rPr>
                  <w:noProof/>
                </w:rPr>
                <w:drawing>
                  <wp:inline distT="0" distB="0" distL="0" distR="0" wp14:anchorId="6061240F" wp14:editId="09B13995">
                    <wp:extent cx="5267325" cy="2647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7325" cy="2647950"/>
                            </a:xfrm>
                            <a:prstGeom prst="rect">
                              <a:avLst/>
                            </a:prstGeom>
                          </pic:spPr>
                        </pic:pic>
                      </a:graphicData>
                    </a:graphic>
                  </wp:inline>
                </w:drawing>
              </w:r>
            </w:ins>
          </w:p>
        </w:tc>
      </w:tr>
      <w:tr w:rsidR="00D12AB5" w:rsidRPr="00161007" w14:paraId="112844EC" w14:textId="77777777" w:rsidTr="00AB67A8">
        <w:trPr>
          <w:ins w:id="1940" w:author="Author"/>
        </w:trPr>
        <w:tc>
          <w:tcPr>
            <w:tcW w:w="500" w:type="pct"/>
            <w:tcBorders>
              <w:top w:val="single" w:sz="4" w:space="0" w:color="auto"/>
              <w:left w:val="single" w:sz="4" w:space="0" w:color="auto"/>
              <w:bottom w:val="single" w:sz="4" w:space="0" w:color="auto"/>
              <w:right w:val="single" w:sz="4" w:space="0" w:color="auto"/>
            </w:tcBorders>
          </w:tcPr>
          <w:p w14:paraId="520EFD46" w14:textId="77777777" w:rsidR="00D12AB5" w:rsidRPr="00161007" w:rsidRDefault="00D12AB5" w:rsidP="0023334C">
            <w:pPr>
              <w:widowControl w:val="0"/>
              <w:autoSpaceDE w:val="0"/>
              <w:autoSpaceDN w:val="0"/>
              <w:adjustRightInd w:val="0"/>
              <w:spacing w:before="60" w:after="60" w:line="240" w:lineRule="auto"/>
              <w:rPr>
                <w:ins w:id="1941" w:author="Author"/>
                <w:rFonts w:ascii="Arial" w:hAnsi="Arial" w:cs="Arial"/>
                <w:sz w:val="24"/>
                <w:szCs w:val="24"/>
              </w:rPr>
            </w:pPr>
            <w:ins w:id="1942" w:author="Author">
              <w:r w:rsidRPr="00161007">
                <w:rPr>
                  <w:rFonts w:ascii="Arial" w:hAnsi="Arial" w:cs="Arial"/>
                  <w:color w:val="808080"/>
                  <w:sz w:val="16"/>
                  <w:szCs w:val="16"/>
                </w:rPr>
                <w:t>attributes</w:t>
              </w:r>
            </w:ins>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733"/>
              <w:gridCol w:w="1695"/>
              <w:gridCol w:w="811"/>
              <w:gridCol w:w="899"/>
              <w:gridCol w:w="613"/>
              <w:gridCol w:w="2510"/>
            </w:tblGrid>
            <w:tr w:rsidR="00D12AB5" w:rsidRPr="00161007" w14:paraId="00C07ACA" w14:textId="77777777" w:rsidTr="00EC5B54">
              <w:trPr>
                <w:ins w:id="1943" w:author="Author"/>
              </w:trPr>
              <w:tc>
                <w:tcPr>
                  <w:tcW w:w="1049" w:type="pct"/>
                </w:tcPr>
                <w:p w14:paraId="24174DC2" w14:textId="77777777" w:rsidR="00D12AB5" w:rsidRPr="00161007" w:rsidRDefault="00D12AB5" w:rsidP="0023334C">
                  <w:pPr>
                    <w:widowControl w:val="0"/>
                    <w:autoSpaceDE w:val="0"/>
                    <w:autoSpaceDN w:val="0"/>
                    <w:adjustRightInd w:val="0"/>
                    <w:spacing w:before="60" w:after="60" w:line="240" w:lineRule="auto"/>
                    <w:rPr>
                      <w:ins w:id="1944" w:author="Author"/>
                      <w:rFonts w:ascii="Arial" w:hAnsi="Arial" w:cs="Arial"/>
                      <w:sz w:val="24"/>
                      <w:szCs w:val="24"/>
                    </w:rPr>
                  </w:pPr>
                  <w:ins w:id="1945" w:author="Author">
                    <w:r w:rsidRPr="00161007">
                      <w:rPr>
                        <w:rFonts w:ascii="Arial" w:hAnsi="Arial" w:cs="Arial"/>
                        <w:color w:val="808080"/>
                        <w:sz w:val="16"/>
                        <w:szCs w:val="16"/>
                      </w:rPr>
                      <w:t>Name</w:t>
                    </w:r>
                  </w:ins>
                </w:p>
              </w:tc>
              <w:tc>
                <w:tcPr>
                  <w:tcW w:w="1026" w:type="pct"/>
                </w:tcPr>
                <w:p w14:paraId="2D0ED176" w14:textId="77777777" w:rsidR="00D12AB5" w:rsidRPr="00161007" w:rsidRDefault="00D12AB5" w:rsidP="0023334C">
                  <w:pPr>
                    <w:widowControl w:val="0"/>
                    <w:autoSpaceDE w:val="0"/>
                    <w:autoSpaceDN w:val="0"/>
                    <w:adjustRightInd w:val="0"/>
                    <w:spacing w:before="60" w:after="60" w:line="240" w:lineRule="auto"/>
                    <w:rPr>
                      <w:ins w:id="1946" w:author="Author"/>
                      <w:rFonts w:ascii="Arial" w:hAnsi="Arial" w:cs="Arial"/>
                      <w:sz w:val="24"/>
                      <w:szCs w:val="24"/>
                    </w:rPr>
                  </w:pPr>
                  <w:ins w:id="1947" w:author="Author">
                    <w:r w:rsidRPr="00161007">
                      <w:rPr>
                        <w:rFonts w:ascii="Arial" w:hAnsi="Arial" w:cs="Arial"/>
                        <w:color w:val="808080"/>
                        <w:sz w:val="16"/>
                        <w:szCs w:val="16"/>
                      </w:rPr>
                      <w:t xml:space="preserve">Type  </w:t>
                    </w:r>
                  </w:ins>
                </w:p>
              </w:tc>
              <w:tc>
                <w:tcPr>
                  <w:tcW w:w="491" w:type="pct"/>
                </w:tcPr>
                <w:p w14:paraId="2C86685F" w14:textId="77777777" w:rsidR="00D12AB5" w:rsidRPr="00161007" w:rsidRDefault="00D12AB5" w:rsidP="0023334C">
                  <w:pPr>
                    <w:widowControl w:val="0"/>
                    <w:autoSpaceDE w:val="0"/>
                    <w:autoSpaceDN w:val="0"/>
                    <w:adjustRightInd w:val="0"/>
                    <w:spacing w:before="60" w:after="60" w:line="240" w:lineRule="auto"/>
                    <w:rPr>
                      <w:ins w:id="1948" w:author="Author"/>
                      <w:rFonts w:ascii="Arial" w:hAnsi="Arial" w:cs="Arial"/>
                      <w:sz w:val="24"/>
                      <w:szCs w:val="24"/>
                    </w:rPr>
                  </w:pPr>
                  <w:ins w:id="1949" w:author="Author">
                    <w:r w:rsidRPr="00161007">
                      <w:rPr>
                        <w:rFonts w:ascii="Arial" w:hAnsi="Arial" w:cs="Arial"/>
                        <w:color w:val="808080"/>
                        <w:sz w:val="16"/>
                        <w:szCs w:val="16"/>
                      </w:rPr>
                      <w:t>Use</w:t>
                    </w:r>
                  </w:ins>
                </w:p>
              </w:tc>
              <w:tc>
                <w:tcPr>
                  <w:tcW w:w="544" w:type="pct"/>
                </w:tcPr>
                <w:p w14:paraId="3B5EC972" w14:textId="77777777" w:rsidR="00D12AB5" w:rsidRPr="00161007" w:rsidRDefault="00D12AB5" w:rsidP="0023334C">
                  <w:pPr>
                    <w:widowControl w:val="0"/>
                    <w:autoSpaceDE w:val="0"/>
                    <w:autoSpaceDN w:val="0"/>
                    <w:adjustRightInd w:val="0"/>
                    <w:spacing w:before="60" w:after="60" w:line="240" w:lineRule="auto"/>
                    <w:rPr>
                      <w:ins w:id="1950" w:author="Author"/>
                      <w:rFonts w:ascii="Arial" w:hAnsi="Arial" w:cs="Arial"/>
                      <w:sz w:val="24"/>
                      <w:szCs w:val="24"/>
                    </w:rPr>
                  </w:pPr>
                  <w:ins w:id="1951" w:author="Author">
                    <w:r w:rsidRPr="00161007">
                      <w:rPr>
                        <w:rFonts w:ascii="Arial" w:hAnsi="Arial" w:cs="Arial"/>
                        <w:color w:val="808080"/>
                        <w:sz w:val="16"/>
                        <w:szCs w:val="16"/>
                      </w:rPr>
                      <w:t>Default</w:t>
                    </w:r>
                  </w:ins>
                </w:p>
              </w:tc>
              <w:tc>
                <w:tcPr>
                  <w:tcW w:w="371" w:type="pct"/>
                </w:tcPr>
                <w:p w14:paraId="3E62F873" w14:textId="77777777" w:rsidR="00D12AB5" w:rsidRPr="00161007" w:rsidRDefault="00D12AB5" w:rsidP="0023334C">
                  <w:pPr>
                    <w:widowControl w:val="0"/>
                    <w:autoSpaceDE w:val="0"/>
                    <w:autoSpaceDN w:val="0"/>
                    <w:adjustRightInd w:val="0"/>
                    <w:spacing w:before="60" w:after="60" w:line="240" w:lineRule="auto"/>
                    <w:rPr>
                      <w:ins w:id="1952" w:author="Author"/>
                      <w:rFonts w:ascii="Arial" w:hAnsi="Arial" w:cs="Arial"/>
                      <w:sz w:val="24"/>
                      <w:szCs w:val="24"/>
                    </w:rPr>
                  </w:pPr>
                  <w:ins w:id="1953" w:author="Author">
                    <w:r w:rsidRPr="00161007">
                      <w:rPr>
                        <w:rFonts w:ascii="Arial" w:hAnsi="Arial" w:cs="Arial"/>
                        <w:color w:val="808080"/>
                        <w:sz w:val="16"/>
                        <w:szCs w:val="16"/>
                      </w:rPr>
                      <w:t>Fixed</w:t>
                    </w:r>
                  </w:ins>
                </w:p>
              </w:tc>
              <w:tc>
                <w:tcPr>
                  <w:tcW w:w="1520" w:type="pct"/>
                </w:tcPr>
                <w:p w14:paraId="75E22C0A" w14:textId="77777777" w:rsidR="00D12AB5" w:rsidRPr="00161007" w:rsidRDefault="00D12AB5" w:rsidP="0023334C">
                  <w:pPr>
                    <w:widowControl w:val="0"/>
                    <w:autoSpaceDE w:val="0"/>
                    <w:autoSpaceDN w:val="0"/>
                    <w:adjustRightInd w:val="0"/>
                    <w:spacing w:before="60" w:after="60" w:line="240" w:lineRule="auto"/>
                    <w:rPr>
                      <w:ins w:id="1954" w:author="Author"/>
                      <w:rFonts w:ascii="Arial" w:hAnsi="Arial" w:cs="Arial"/>
                      <w:sz w:val="24"/>
                      <w:szCs w:val="24"/>
                    </w:rPr>
                  </w:pPr>
                  <w:ins w:id="1955" w:author="Author">
                    <w:r w:rsidRPr="00161007">
                      <w:rPr>
                        <w:rFonts w:ascii="Arial" w:hAnsi="Arial" w:cs="Arial"/>
                        <w:color w:val="808080"/>
                        <w:sz w:val="16"/>
                        <w:szCs w:val="16"/>
                      </w:rPr>
                      <w:t>Annotation</w:t>
                    </w:r>
                  </w:ins>
                </w:p>
              </w:tc>
            </w:tr>
            <w:tr w:rsidR="00D12AB5" w:rsidRPr="00161007" w14:paraId="5DEC3A04" w14:textId="77777777" w:rsidTr="00EC5B54">
              <w:trPr>
                <w:ins w:id="1956" w:author="Author"/>
              </w:trPr>
              <w:tc>
                <w:tcPr>
                  <w:tcW w:w="1049" w:type="pct"/>
                </w:tcPr>
                <w:p w14:paraId="7333544C" w14:textId="77777777" w:rsidR="00D12AB5" w:rsidRPr="00EC5B54" w:rsidRDefault="00D12AB5" w:rsidP="0023334C">
                  <w:pPr>
                    <w:widowControl w:val="0"/>
                    <w:autoSpaceDE w:val="0"/>
                    <w:autoSpaceDN w:val="0"/>
                    <w:adjustRightInd w:val="0"/>
                    <w:spacing w:before="60" w:after="60" w:line="240" w:lineRule="auto"/>
                    <w:rPr>
                      <w:ins w:id="1957" w:author="Author"/>
                      <w:rFonts w:ascii="Arial" w:hAnsi="Arial" w:cs="Arial"/>
                      <w:b/>
                      <w:sz w:val="24"/>
                      <w:szCs w:val="24"/>
                    </w:rPr>
                  </w:pPr>
                  <w:ins w:id="1958" w:author="Author">
                    <w:r w:rsidRPr="00EC5B54">
                      <w:rPr>
                        <w:rFonts w:ascii="Arial" w:hAnsi="Arial" w:cs="Arial"/>
                        <w:b/>
                        <w:color w:val="000000"/>
                        <w:sz w:val="16"/>
                        <w:szCs w:val="16"/>
                      </w:rPr>
                      <w:t>id</w:t>
                    </w:r>
                  </w:ins>
                </w:p>
              </w:tc>
              <w:tc>
                <w:tcPr>
                  <w:tcW w:w="1026" w:type="pct"/>
                </w:tcPr>
                <w:p w14:paraId="1335DB4E" w14:textId="77777777" w:rsidR="00D12AB5" w:rsidRPr="00161007" w:rsidRDefault="00D12AB5" w:rsidP="0023334C">
                  <w:pPr>
                    <w:widowControl w:val="0"/>
                    <w:autoSpaceDE w:val="0"/>
                    <w:autoSpaceDN w:val="0"/>
                    <w:adjustRightInd w:val="0"/>
                    <w:spacing w:before="60" w:after="60" w:line="240" w:lineRule="auto"/>
                    <w:rPr>
                      <w:ins w:id="1959" w:author="Author"/>
                      <w:rFonts w:ascii="Arial" w:hAnsi="Arial" w:cs="Arial"/>
                      <w:sz w:val="24"/>
                      <w:szCs w:val="24"/>
                    </w:rPr>
                  </w:pPr>
                  <w:ins w:id="1960" w:author="Author">
                    <w:r>
                      <w:rPr>
                        <w:rFonts w:ascii="Arial" w:hAnsi="Arial" w:cs="Arial"/>
                        <w:b/>
                        <w:bCs/>
                        <w:color w:val="000000"/>
                        <w:sz w:val="16"/>
                        <w:szCs w:val="16"/>
                      </w:rPr>
                      <w:t>ST_ResourceID</w:t>
                    </w:r>
                  </w:ins>
                </w:p>
              </w:tc>
              <w:tc>
                <w:tcPr>
                  <w:tcW w:w="491" w:type="pct"/>
                </w:tcPr>
                <w:p w14:paraId="142AE960" w14:textId="77777777" w:rsidR="00D12AB5" w:rsidRPr="00161007" w:rsidRDefault="00D12AB5" w:rsidP="0023334C">
                  <w:pPr>
                    <w:widowControl w:val="0"/>
                    <w:autoSpaceDE w:val="0"/>
                    <w:autoSpaceDN w:val="0"/>
                    <w:adjustRightInd w:val="0"/>
                    <w:spacing w:before="60" w:after="60" w:line="240" w:lineRule="auto"/>
                    <w:rPr>
                      <w:ins w:id="1961" w:author="Author"/>
                      <w:rFonts w:ascii="Arial" w:hAnsi="Arial" w:cs="Arial"/>
                      <w:sz w:val="24"/>
                      <w:szCs w:val="24"/>
                    </w:rPr>
                  </w:pPr>
                  <w:ins w:id="1962" w:author="Author">
                    <w:r w:rsidRPr="00161007">
                      <w:rPr>
                        <w:rFonts w:ascii="Arial" w:hAnsi="Arial" w:cs="Arial"/>
                        <w:color w:val="000000"/>
                        <w:sz w:val="16"/>
                        <w:szCs w:val="16"/>
                      </w:rPr>
                      <w:t>required</w:t>
                    </w:r>
                  </w:ins>
                </w:p>
              </w:tc>
              <w:tc>
                <w:tcPr>
                  <w:tcW w:w="544" w:type="pct"/>
                </w:tcPr>
                <w:p w14:paraId="4D47B787" w14:textId="77777777" w:rsidR="00D12AB5" w:rsidRPr="00161007" w:rsidRDefault="00D12AB5" w:rsidP="0023334C">
                  <w:pPr>
                    <w:widowControl w:val="0"/>
                    <w:autoSpaceDE w:val="0"/>
                    <w:autoSpaceDN w:val="0"/>
                    <w:adjustRightInd w:val="0"/>
                    <w:spacing w:before="60" w:after="60" w:line="240" w:lineRule="auto"/>
                    <w:rPr>
                      <w:ins w:id="1963" w:author="Author"/>
                      <w:rFonts w:ascii="Arial" w:hAnsi="Arial" w:cs="Arial"/>
                      <w:sz w:val="24"/>
                      <w:szCs w:val="24"/>
                    </w:rPr>
                  </w:pPr>
                </w:p>
              </w:tc>
              <w:tc>
                <w:tcPr>
                  <w:tcW w:w="371" w:type="pct"/>
                </w:tcPr>
                <w:p w14:paraId="5358A3F6" w14:textId="77777777" w:rsidR="00D12AB5" w:rsidRPr="00381E00" w:rsidRDefault="00D12AB5" w:rsidP="0023334C">
                  <w:pPr>
                    <w:widowControl w:val="0"/>
                    <w:autoSpaceDE w:val="0"/>
                    <w:autoSpaceDN w:val="0"/>
                    <w:adjustRightInd w:val="0"/>
                    <w:spacing w:before="60" w:after="60" w:line="240" w:lineRule="auto"/>
                    <w:rPr>
                      <w:ins w:id="1964" w:author="Author"/>
                      <w:rFonts w:ascii="Arial" w:hAnsi="Arial" w:cs="Arial"/>
                      <w:color w:val="000000"/>
                      <w:sz w:val="16"/>
                      <w:szCs w:val="16"/>
                    </w:rPr>
                  </w:pPr>
                </w:p>
              </w:tc>
              <w:tc>
                <w:tcPr>
                  <w:tcW w:w="1520" w:type="pct"/>
                </w:tcPr>
                <w:p w14:paraId="0A97001E" w14:textId="77777777" w:rsidR="00D12AB5" w:rsidRPr="00381E00" w:rsidRDefault="00D12AB5" w:rsidP="0023334C">
                  <w:pPr>
                    <w:widowControl w:val="0"/>
                    <w:autoSpaceDE w:val="0"/>
                    <w:autoSpaceDN w:val="0"/>
                    <w:adjustRightInd w:val="0"/>
                    <w:spacing w:before="60" w:after="60" w:line="240" w:lineRule="auto"/>
                    <w:rPr>
                      <w:ins w:id="1965" w:author="Author"/>
                      <w:rFonts w:ascii="Arial" w:hAnsi="Arial" w:cs="Arial"/>
                      <w:color w:val="000000"/>
                      <w:sz w:val="16"/>
                      <w:szCs w:val="16"/>
                    </w:rPr>
                  </w:pPr>
                  <w:ins w:id="1966" w:author="Author">
                    <w:r w:rsidRPr="00381E00">
                      <w:rPr>
                        <w:rFonts w:ascii="Arial" w:hAnsi="Arial" w:cs="Arial"/>
                        <w:color w:val="000000"/>
                        <w:sz w:val="16"/>
                        <w:szCs w:val="16"/>
                      </w:rPr>
                      <w:t>Unique ID among all materials groups (which could include elements from extensions to the specification)</w:t>
                    </w:r>
                  </w:ins>
                </w:p>
              </w:tc>
            </w:tr>
            <w:tr w:rsidR="00D12AB5" w:rsidRPr="00161007" w14:paraId="6A1AD56F" w14:textId="77777777" w:rsidTr="00EC5B54">
              <w:trPr>
                <w:ins w:id="1967" w:author="Author"/>
              </w:trPr>
              <w:tc>
                <w:tcPr>
                  <w:tcW w:w="1049" w:type="pct"/>
                  <w:tcBorders>
                    <w:bottom w:val="single" w:sz="4" w:space="0" w:color="auto"/>
                  </w:tcBorders>
                </w:tcPr>
                <w:p w14:paraId="4A7A915B" w14:textId="77777777" w:rsidR="00D12AB5" w:rsidRPr="00EC5B54" w:rsidRDefault="00D12AB5" w:rsidP="0023334C">
                  <w:pPr>
                    <w:widowControl w:val="0"/>
                    <w:autoSpaceDE w:val="0"/>
                    <w:autoSpaceDN w:val="0"/>
                    <w:adjustRightInd w:val="0"/>
                    <w:spacing w:before="60" w:after="60" w:line="240" w:lineRule="auto"/>
                    <w:rPr>
                      <w:ins w:id="1968" w:author="Author"/>
                      <w:rFonts w:ascii="Arial" w:hAnsi="Arial" w:cs="Arial"/>
                      <w:b/>
                      <w:sz w:val="24"/>
                      <w:szCs w:val="24"/>
                    </w:rPr>
                  </w:pPr>
                  <w:ins w:id="1969" w:author="Author">
                    <w:r w:rsidRPr="00EC5B54">
                      <w:rPr>
                        <w:rFonts w:ascii="Arial" w:hAnsi="Arial" w:cs="Arial"/>
                        <w:b/>
                        <w:color w:val="000000"/>
                        <w:sz w:val="16"/>
                        <w:szCs w:val="16"/>
                      </w:rPr>
                      <w:t xml:space="preserve">name </w:t>
                    </w:r>
                  </w:ins>
                </w:p>
              </w:tc>
              <w:tc>
                <w:tcPr>
                  <w:tcW w:w="1026" w:type="pct"/>
                  <w:tcBorders>
                    <w:bottom w:val="single" w:sz="4" w:space="0" w:color="auto"/>
                  </w:tcBorders>
                </w:tcPr>
                <w:p w14:paraId="5B272B18" w14:textId="77777777" w:rsidR="00D12AB5" w:rsidRPr="00381E00" w:rsidRDefault="00D12AB5" w:rsidP="0023334C">
                  <w:pPr>
                    <w:widowControl w:val="0"/>
                    <w:autoSpaceDE w:val="0"/>
                    <w:autoSpaceDN w:val="0"/>
                    <w:adjustRightInd w:val="0"/>
                    <w:spacing w:before="60" w:after="60" w:line="240" w:lineRule="auto"/>
                    <w:rPr>
                      <w:ins w:id="1970" w:author="Author"/>
                      <w:rFonts w:ascii="Arial" w:hAnsi="Arial" w:cs="Arial"/>
                      <w:b/>
                      <w:bCs/>
                      <w:color w:val="000000"/>
                      <w:sz w:val="16"/>
                      <w:szCs w:val="16"/>
                    </w:rPr>
                  </w:pPr>
                  <w:ins w:id="1971" w:author="Author">
                    <w:r w:rsidRPr="00381E00">
                      <w:rPr>
                        <w:rFonts w:ascii="Arial" w:hAnsi="Arial" w:cs="Arial"/>
                        <w:b/>
                        <w:bCs/>
                        <w:color w:val="000000"/>
                        <w:sz w:val="16"/>
                        <w:szCs w:val="16"/>
                      </w:rPr>
                      <w:t>xs:string</w:t>
                    </w:r>
                  </w:ins>
                </w:p>
              </w:tc>
              <w:tc>
                <w:tcPr>
                  <w:tcW w:w="491" w:type="pct"/>
                  <w:tcBorders>
                    <w:bottom w:val="single" w:sz="4" w:space="0" w:color="auto"/>
                  </w:tcBorders>
                </w:tcPr>
                <w:p w14:paraId="08AD2C29" w14:textId="77777777" w:rsidR="00D12AB5" w:rsidRPr="00161007" w:rsidRDefault="00D12AB5" w:rsidP="0023334C">
                  <w:pPr>
                    <w:widowControl w:val="0"/>
                    <w:autoSpaceDE w:val="0"/>
                    <w:autoSpaceDN w:val="0"/>
                    <w:adjustRightInd w:val="0"/>
                    <w:spacing w:before="60" w:after="60" w:line="240" w:lineRule="auto"/>
                    <w:rPr>
                      <w:ins w:id="1972" w:author="Author"/>
                      <w:rFonts w:ascii="Arial" w:hAnsi="Arial" w:cs="Arial"/>
                      <w:sz w:val="24"/>
                      <w:szCs w:val="24"/>
                    </w:rPr>
                  </w:pPr>
                  <w:ins w:id="1973" w:author="Author">
                    <w:r w:rsidRPr="00161007">
                      <w:rPr>
                        <w:rFonts w:ascii="Arial" w:hAnsi="Arial" w:cs="Arial"/>
                        <w:color w:val="000000"/>
                        <w:sz w:val="16"/>
                        <w:szCs w:val="16"/>
                      </w:rPr>
                      <w:t>required</w:t>
                    </w:r>
                  </w:ins>
                </w:p>
              </w:tc>
              <w:tc>
                <w:tcPr>
                  <w:tcW w:w="544" w:type="pct"/>
                  <w:tcBorders>
                    <w:bottom w:val="single" w:sz="4" w:space="0" w:color="auto"/>
                  </w:tcBorders>
                </w:tcPr>
                <w:p w14:paraId="7683DEB5" w14:textId="77777777" w:rsidR="00D12AB5" w:rsidRPr="00161007" w:rsidRDefault="00D12AB5" w:rsidP="0023334C">
                  <w:pPr>
                    <w:widowControl w:val="0"/>
                    <w:autoSpaceDE w:val="0"/>
                    <w:autoSpaceDN w:val="0"/>
                    <w:adjustRightInd w:val="0"/>
                    <w:spacing w:before="60" w:after="60" w:line="240" w:lineRule="auto"/>
                    <w:rPr>
                      <w:ins w:id="1974" w:author="Author"/>
                      <w:rFonts w:ascii="Arial" w:hAnsi="Arial" w:cs="Arial"/>
                      <w:sz w:val="24"/>
                      <w:szCs w:val="24"/>
                    </w:rPr>
                  </w:pPr>
                </w:p>
              </w:tc>
              <w:tc>
                <w:tcPr>
                  <w:tcW w:w="371" w:type="pct"/>
                  <w:tcBorders>
                    <w:bottom w:val="single" w:sz="4" w:space="0" w:color="auto"/>
                  </w:tcBorders>
                </w:tcPr>
                <w:p w14:paraId="3C03C056" w14:textId="77777777" w:rsidR="00D12AB5" w:rsidRPr="00161007" w:rsidRDefault="00D12AB5" w:rsidP="0023334C">
                  <w:pPr>
                    <w:widowControl w:val="0"/>
                    <w:autoSpaceDE w:val="0"/>
                    <w:autoSpaceDN w:val="0"/>
                    <w:adjustRightInd w:val="0"/>
                    <w:spacing w:before="60" w:after="60" w:line="240" w:lineRule="auto"/>
                    <w:rPr>
                      <w:ins w:id="1975" w:author="Author"/>
                      <w:rFonts w:ascii="Arial" w:hAnsi="Arial" w:cs="Arial"/>
                      <w:sz w:val="24"/>
                      <w:szCs w:val="24"/>
                    </w:rPr>
                  </w:pPr>
                </w:p>
              </w:tc>
              <w:tc>
                <w:tcPr>
                  <w:tcW w:w="1520" w:type="pct"/>
                  <w:tcBorders>
                    <w:bottom w:val="single" w:sz="4" w:space="0" w:color="auto"/>
                  </w:tcBorders>
                </w:tcPr>
                <w:p w14:paraId="76F6835F" w14:textId="77777777" w:rsidR="00D12AB5" w:rsidRPr="00A15CB6" w:rsidRDefault="00D12AB5" w:rsidP="0023334C">
                  <w:pPr>
                    <w:widowControl w:val="0"/>
                    <w:autoSpaceDE w:val="0"/>
                    <w:autoSpaceDN w:val="0"/>
                    <w:adjustRightInd w:val="0"/>
                    <w:spacing w:before="60" w:after="60" w:line="240" w:lineRule="auto"/>
                    <w:rPr>
                      <w:ins w:id="1976" w:author="Author"/>
                      <w:rFonts w:ascii="Arial" w:hAnsi="Arial" w:cs="Arial"/>
                      <w:color w:val="000000"/>
                      <w:sz w:val="16"/>
                      <w:szCs w:val="16"/>
                    </w:rPr>
                  </w:pPr>
                  <w:ins w:id="1977" w:author="Author">
                    <w:r w:rsidRPr="00381E00">
                      <w:rPr>
                        <w:rFonts w:ascii="Arial" w:hAnsi="Arial" w:cs="Arial"/>
                        <w:color w:val="000000"/>
                        <w:sz w:val="16"/>
                        <w:szCs w:val="16"/>
                      </w:rPr>
                      <w:t>Specifies the material name, intended to convey design intent.</w:t>
                    </w:r>
                  </w:ins>
                </w:p>
              </w:tc>
            </w:tr>
            <w:tr w:rsidR="00D12AB5" w:rsidRPr="00161007" w14:paraId="341DEEB5" w14:textId="77777777" w:rsidTr="00D916CF">
              <w:trPr>
                <w:ins w:id="1978" w:author="Author"/>
              </w:trPr>
              <w:tc>
                <w:tcPr>
                  <w:tcW w:w="1049" w:type="pct"/>
                  <w:tcBorders>
                    <w:top w:val="single" w:sz="4" w:space="0" w:color="auto"/>
                    <w:bottom w:val="single" w:sz="4" w:space="0" w:color="auto"/>
                  </w:tcBorders>
                </w:tcPr>
                <w:p w14:paraId="55A351B6" w14:textId="19938882" w:rsidR="00D12AB5" w:rsidRPr="00EC5B54" w:rsidRDefault="00D12AB5" w:rsidP="0023334C">
                  <w:pPr>
                    <w:widowControl w:val="0"/>
                    <w:autoSpaceDE w:val="0"/>
                    <w:autoSpaceDN w:val="0"/>
                    <w:adjustRightInd w:val="0"/>
                    <w:spacing w:before="60" w:after="60" w:line="240" w:lineRule="auto"/>
                    <w:rPr>
                      <w:ins w:id="1979" w:author="Author"/>
                      <w:rFonts w:ascii="Arial" w:hAnsi="Arial" w:cs="Arial"/>
                      <w:b/>
                      <w:color w:val="000000"/>
                      <w:sz w:val="16"/>
                      <w:szCs w:val="16"/>
                    </w:rPr>
                  </w:pPr>
                  <w:ins w:id="1980" w:author="Author">
                    <w:r w:rsidRPr="00EC5B54">
                      <w:rPr>
                        <w:rFonts w:ascii="Arial" w:hAnsi="Arial" w:cs="Arial"/>
                        <w:b/>
                        <w:color w:val="000000"/>
                        <w:sz w:val="16"/>
                        <w:szCs w:val="16"/>
                      </w:rPr>
                      <w:t>speculartextureid</w:t>
                    </w:r>
                  </w:ins>
                </w:p>
              </w:tc>
              <w:tc>
                <w:tcPr>
                  <w:tcW w:w="1026" w:type="pct"/>
                  <w:tcBorders>
                    <w:top w:val="single" w:sz="4" w:space="0" w:color="auto"/>
                    <w:bottom w:val="single" w:sz="4" w:space="0" w:color="auto"/>
                  </w:tcBorders>
                </w:tcPr>
                <w:p w14:paraId="7582878F" w14:textId="77777777" w:rsidR="00D12AB5" w:rsidRDefault="00D12AB5" w:rsidP="0023334C">
                  <w:pPr>
                    <w:widowControl w:val="0"/>
                    <w:autoSpaceDE w:val="0"/>
                    <w:autoSpaceDN w:val="0"/>
                    <w:adjustRightInd w:val="0"/>
                    <w:spacing w:before="60" w:after="60" w:line="240" w:lineRule="auto"/>
                    <w:rPr>
                      <w:ins w:id="1981" w:author="Author"/>
                      <w:rFonts w:ascii="Arial" w:hAnsi="Arial" w:cs="Arial"/>
                      <w:b/>
                      <w:bCs/>
                      <w:color w:val="000000"/>
                      <w:sz w:val="16"/>
                      <w:szCs w:val="16"/>
                    </w:rPr>
                  </w:pPr>
                  <w:ins w:id="1982" w:author="Author">
                    <w:r>
                      <w:rPr>
                        <w:rFonts w:ascii="Arial" w:hAnsi="Arial" w:cs="Arial"/>
                        <w:b/>
                        <w:bCs/>
                        <w:color w:val="000000"/>
                        <w:sz w:val="16"/>
                        <w:szCs w:val="16"/>
                      </w:rPr>
                      <w:t>ST_ResourceID</w:t>
                    </w:r>
                  </w:ins>
                </w:p>
              </w:tc>
              <w:tc>
                <w:tcPr>
                  <w:tcW w:w="491" w:type="pct"/>
                  <w:tcBorders>
                    <w:top w:val="single" w:sz="4" w:space="0" w:color="auto"/>
                    <w:bottom w:val="single" w:sz="4" w:space="0" w:color="auto"/>
                  </w:tcBorders>
                </w:tcPr>
                <w:p w14:paraId="2B976DFD" w14:textId="77777777" w:rsidR="00D12AB5" w:rsidRPr="00161007" w:rsidRDefault="00D12AB5" w:rsidP="0023334C">
                  <w:pPr>
                    <w:widowControl w:val="0"/>
                    <w:autoSpaceDE w:val="0"/>
                    <w:autoSpaceDN w:val="0"/>
                    <w:adjustRightInd w:val="0"/>
                    <w:spacing w:before="60" w:after="60" w:line="240" w:lineRule="auto"/>
                    <w:rPr>
                      <w:ins w:id="1983" w:author="Author"/>
                      <w:rFonts w:ascii="Arial" w:hAnsi="Arial" w:cs="Arial"/>
                      <w:color w:val="000000"/>
                      <w:sz w:val="16"/>
                      <w:szCs w:val="16"/>
                    </w:rPr>
                  </w:pPr>
                  <w:ins w:id="1984" w:author="Author">
                    <w:r>
                      <w:rPr>
                        <w:rFonts w:ascii="Arial" w:hAnsi="Arial" w:cs="Arial"/>
                        <w:color w:val="000000"/>
                        <w:sz w:val="16"/>
                        <w:szCs w:val="16"/>
                      </w:rPr>
                      <w:t>required</w:t>
                    </w:r>
                  </w:ins>
                </w:p>
              </w:tc>
              <w:tc>
                <w:tcPr>
                  <w:tcW w:w="544" w:type="pct"/>
                  <w:tcBorders>
                    <w:top w:val="single" w:sz="4" w:space="0" w:color="auto"/>
                    <w:bottom w:val="single" w:sz="4" w:space="0" w:color="auto"/>
                  </w:tcBorders>
                </w:tcPr>
                <w:p w14:paraId="6B635242" w14:textId="77777777" w:rsidR="00D12AB5" w:rsidRPr="00560DED" w:rsidRDefault="00D12AB5" w:rsidP="0023334C">
                  <w:pPr>
                    <w:widowControl w:val="0"/>
                    <w:autoSpaceDE w:val="0"/>
                    <w:autoSpaceDN w:val="0"/>
                    <w:adjustRightInd w:val="0"/>
                    <w:spacing w:before="60" w:after="60" w:line="240" w:lineRule="auto"/>
                    <w:rPr>
                      <w:ins w:id="1985" w:author="Author"/>
                      <w:rFonts w:ascii="Arial" w:hAnsi="Arial" w:cs="Arial"/>
                      <w:color w:val="000000"/>
                      <w:sz w:val="16"/>
                      <w:szCs w:val="16"/>
                    </w:rPr>
                  </w:pPr>
                </w:p>
              </w:tc>
              <w:tc>
                <w:tcPr>
                  <w:tcW w:w="371" w:type="pct"/>
                  <w:tcBorders>
                    <w:top w:val="single" w:sz="4" w:space="0" w:color="auto"/>
                    <w:bottom w:val="single" w:sz="4" w:space="0" w:color="auto"/>
                  </w:tcBorders>
                </w:tcPr>
                <w:p w14:paraId="5C579587" w14:textId="77777777" w:rsidR="00D12AB5" w:rsidRPr="00161007" w:rsidRDefault="00D12AB5" w:rsidP="0023334C">
                  <w:pPr>
                    <w:widowControl w:val="0"/>
                    <w:autoSpaceDE w:val="0"/>
                    <w:autoSpaceDN w:val="0"/>
                    <w:adjustRightInd w:val="0"/>
                    <w:spacing w:before="60" w:after="60" w:line="240" w:lineRule="auto"/>
                    <w:rPr>
                      <w:ins w:id="1986" w:author="Author"/>
                      <w:rFonts w:ascii="Arial" w:hAnsi="Arial" w:cs="Arial"/>
                      <w:color w:val="000000"/>
                      <w:sz w:val="16"/>
                      <w:szCs w:val="16"/>
                    </w:rPr>
                  </w:pPr>
                </w:p>
              </w:tc>
              <w:tc>
                <w:tcPr>
                  <w:tcW w:w="1520" w:type="pct"/>
                  <w:tcBorders>
                    <w:top w:val="single" w:sz="4" w:space="0" w:color="auto"/>
                    <w:bottom w:val="single" w:sz="4" w:space="0" w:color="auto"/>
                  </w:tcBorders>
                </w:tcPr>
                <w:p w14:paraId="27103715" w14:textId="77777777" w:rsidR="00D12AB5" w:rsidRDefault="00D12AB5" w:rsidP="0023334C">
                  <w:pPr>
                    <w:widowControl w:val="0"/>
                    <w:autoSpaceDE w:val="0"/>
                    <w:autoSpaceDN w:val="0"/>
                    <w:adjustRightInd w:val="0"/>
                    <w:spacing w:before="60" w:after="60" w:line="240" w:lineRule="auto"/>
                    <w:rPr>
                      <w:ins w:id="1987" w:author="Author"/>
                      <w:rFonts w:ascii="Arial" w:hAnsi="Arial" w:cs="Arial"/>
                      <w:color w:val="000000"/>
                      <w:sz w:val="16"/>
                      <w:szCs w:val="16"/>
                    </w:rPr>
                  </w:pPr>
                  <w:ins w:id="1988" w:author="Author">
                    <w:r w:rsidRPr="00381E00">
                      <w:rPr>
                        <w:rFonts w:ascii="Arial" w:hAnsi="Arial" w:cs="Arial"/>
                        <w:color w:val="000000"/>
                        <w:sz w:val="16"/>
                        <w:szCs w:val="16"/>
                      </w:rPr>
                      <w:t>Reference to the &lt;texture2d&gt; element with the matching id attribute value</w:t>
                    </w:r>
                  </w:ins>
                </w:p>
              </w:tc>
            </w:tr>
            <w:tr w:rsidR="00D12AB5" w:rsidRPr="00161007" w14:paraId="4F65C457" w14:textId="77777777" w:rsidTr="00D916CF">
              <w:trPr>
                <w:ins w:id="1989" w:author="Author"/>
              </w:trPr>
              <w:tc>
                <w:tcPr>
                  <w:tcW w:w="1049" w:type="pct"/>
                  <w:tcBorders>
                    <w:top w:val="single" w:sz="4" w:space="0" w:color="auto"/>
                    <w:bottom w:val="single" w:sz="4" w:space="0" w:color="auto"/>
                  </w:tcBorders>
                </w:tcPr>
                <w:p w14:paraId="7B5B5391" w14:textId="7F591E3B" w:rsidR="00D12AB5" w:rsidRPr="00EC5B54" w:rsidRDefault="00D12AB5" w:rsidP="0023334C">
                  <w:pPr>
                    <w:widowControl w:val="0"/>
                    <w:autoSpaceDE w:val="0"/>
                    <w:autoSpaceDN w:val="0"/>
                    <w:adjustRightInd w:val="0"/>
                    <w:spacing w:before="60" w:after="60" w:line="240" w:lineRule="auto"/>
                    <w:rPr>
                      <w:ins w:id="1990" w:author="Author"/>
                      <w:b/>
                    </w:rPr>
                  </w:pPr>
                  <w:ins w:id="1991" w:author="Author">
                    <w:r w:rsidRPr="00EC5B54">
                      <w:rPr>
                        <w:rFonts w:ascii="Arial" w:hAnsi="Arial" w:cs="Arial"/>
                        <w:b/>
                        <w:color w:val="000000"/>
                        <w:sz w:val="16"/>
                        <w:szCs w:val="16"/>
                      </w:rPr>
                      <w:t>glossinesstextureid</w:t>
                    </w:r>
                  </w:ins>
                </w:p>
              </w:tc>
              <w:tc>
                <w:tcPr>
                  <w:tcW w:w="1026" w:type="pct"/>
                  <w:tcBorders>
                    <w:top w:val="single" w:sz="4" w:space="0" w:color="auto"/>
                    <w:bottom w:val="single" w:sz="4" w:space="0" w:color="auto"/>
                  </w:tcBorders>
                </w:tcPr>
                <w:p w14:paraId="79A1DC41" w14:textId="77777777" w:rsidR="00D12AB5" w:rsidRDefault="00D12AB5" w:rsidP="0023334C">
                  <w:pPr>
                    <w:widowControl w:val="0"/>
                    <w:autoSpaceDE w:val="0"/>
                    <w:autoSpaceDN w:val="0"/>
                    <w:adjustRightInd w:val="0"/>
                    <w:spacing w:before="60" w:after="60" w:line="240" w:lineRule="auto"/>
                    <w:rPr>
                      <w:ins w:id="1992" w:author="Author"/>
                      <w:rFonts w:ascii="Arial" w:hAnsi="Arial" w:cs="Arial"/>
                      <w:b/>
                      <w:bCs/>
                      <w:color w:val="000000"/>
                      <w:sz w:val="16"/>
                      <w:szCs w:val="16"/>
                    </w:rPr>
                  </w:pPr>
                  <w:ins w:id="1993" w:author="Author">
                    <w:r w:rsidRPr="00381E00">
                      <w:rPr>
                        <w:rFonts w:ascii="Arial" w:hAnsi="Arial" w:cs="Arial"/>
                        <w:b/>
                        <w:bCs/>
                        <w:color w:val="000000"/>
                        <w:sz w:val="16"/>
                        <w:szCs w:val="16"/>
                      </w:rPr>
                      <w:t>ST_ResourceID</w:t>
                    </w:r>
                  </w:ins>
                </w:p>
              </w:tc>
              <w:tc>
                <w:tcPr>
                  <w:tcW w:w="491" w:type="pct"/>
                  <w:tcBorders>
                    <w:top w:val="single" w:sz="4" w:space="0" w:color="auto"/>
                    <w:bottom w:val="single" w:sz="4" w:space="0" w:color="auto"/>
                  </w:tcBorders>
                </w:tcPr>
                <w:p w14:paraId="518BB01C" w14:textId="77777777" w:rsidR="00D12AB5" w:rsidRDefault="00D12AB5" w:rsidP="0023334C">
                  <w:pPr>
                    <w:widowControl w:val="0"/>
                    <w:autoSpaceDE w:val="0"/>
                    <w:autoSpaceDN w:val="0"/>
                    <w:adjustRightInd w:val="0"/>
                    <w:spacing w:before="60" w:after="60" w:line="240" w:lineRule="auto"/>
                    <w:rPr>
                      <w:ins w:id="1994" w:author="Author"/>
                      <w:rFonts w:ascii="Arial" w:hAnsi="Arial" w:cs="Arial"/>
                      <w:color w:val="000000"/>
                      <w:sz w:val="16"/>
                      <w:szCs w:val="16"/>
                    </w:rPr>
                  </w:pPr>
                  <w:ins w:id="1995" w:author="Author">
                    <w:r>
                      <w:rPr>
                        <w:rFonts w:ascii="Arial" w:hAnsi="Arial" w:cs="Arial"/>
                        <w:color w:val="000000"/>
                        <w:sz w:val="16"/>
                        <w:szCs w:val="16"/>
                      </w:rPr>
                      <w:t>required</w:t>
                    </w:r>
                  </w:ins>
                </w:p>
              </w:tc>
              <w:tc>
                <w:tcPr>
                  <w:tcW w:w="544" w:type="pct"/>
                  <w:tcBorders>
                    <w:top w:val="single" w:sz="4" w:space="0" w:color="auto"/>
                    <w:bottom w:val="single" w:sz="4" w:space="0" w:color="auto"/>
                  </w:tcBorders>
                </w:tcPr>
                <w:p w14:paraId="76EFFDCE" w14:textId="77777777" w:rsidR="00D12AB5" w:rsidRPr="00560DED" w:rsidRDefault="00D12AB5" w:rsidP="0023334C">
                  <w:pPr>
                    <w:widowControl w:val="0"/>
                    <w:autoSpaceDE w:val="0"/>
                    <w:autoSpaceDN w:val="0"/>
                    <w:adjustRightInd w:val="0"/>
                    <w:spacing w:before="60" w:after="60" w:line="240" w:lineRule="auto"/>
                    <w:rPr>
                      <w:ins w:id="1996" w:author="Author"/>
                      <w:rFonts w:ascii="Arial" w:hAnsi="Arial" w:cs="Arial"/>
                      <w:color w:val="000000"/>
                      <w:sz w:val="16"/>
                      <w:szCs w:val="16"/>
                    </w:rPr>
                  </w:pPr>
                </w:p>
              </w:tc>
              <w:tc>
                <w:tcPr>
                  <w:tcW w:w="371" w:type="pct"/>
                  <w:tcBorders>
                    <w:top w:val="single" w:sz="4" w:space="0" w:color="auto"/>
                    <w:bottom w:val="single" w:sz="4" w:space="0" w:color="auto"/>
                  </w:tcBorders>
                </w:tcPr>
                <w:p w14:paraId="6FE8CDA8" w14:textId="77777777" w:rsidR="00D12AB5" w:rsidRPr="00161007" w:rsidRDefault="00D12AB5" w:rsidP="0023334C">
                  <w:pPr>
                    <w:widowControl w:val="0"/>
                    <w:autoSpaceDE w:val="0"/>
                    <w:autoSpaceDN w:val="0"/>
                    <w:adjustRightInd w:val="0"/>
                    <w:spacing w:before="60" w:after="60" w:line="240" w:lineRule="auto"/>
                    <w:rPr>
                      <w:ins w:id="1997" w:author="Author"/>
                      <w:rFonts w:ascii="Arial" w:hAnsi="Arial" w:cs="Arial"/>
                      <w:color w:val="000000"/>
                      <w:sz w:val="16"/>
                      <w:szCs w:val="16"/>
                    </w:rPr>
                  </w:pPr>
                </w:p>
              </w:tc>
              <w:tc>
                <w:tcPr>
                  <w:tcW w:w="1520" w:type="pct"/>
                  <w:tcBorders>
                    <w:top w:val="single" w:sz="4" w:space="0" w:color="auto"/>
                    <w:bottom w:val="single" w:sz="4" w:space="0" w:color="auto"/>
                  </w:tcBorders>
                </w:tcPr>
                <w:p w14:paraId="51268FC1" w14:textId="77777777" w:rsidR="00D12AB5" w:rsidRPr="00381E00" w:rsidRDefault="00D12AB5" w:rsidP="0023334C">
                  <w:pPr>
                    <w:widowControl w:val="0"/>
                    <w:autoSpaceDE w:val="0"/>
                    <w:autoSpaceDN w:val="0"/>
                    <w:adjustRightInd w:val="0"/>
                    <w:spacing w:before="60" w:after="60" w:line="240" w:lineRule="auto"/>
                    <w:rPr>
                      <w:ins w:id="1998" w:author="Author"/>
                      <w:rFonts w:ascii="Arial" w:hAnsi="Arial" w:cs="Arial"/>
                      <w:color w:val="000000"/>
                      <w:sz w:val="16"/>
                      <w:szCs w:val="16"/>
                    </w:rPr>
                  </w:pPr>
                  <w:ins w:id="1999" w:author="Author">
                    <w:r w:rsidRPr="00381E00">
                      <w:rPr>
                        <w:rFonts w:ascii="Arial" w:hAnsi="Arial" w:cs="Arial"/>
                        <w:color w:val="000000"/>
                        <w:sz w:val="16"/>
                        <w:szCs w:val="16"/>
                      </w:rPr>
                      <w:t>Reference to the &lt;texture2d&gt; element with the matching id attribute value</w:t>
                    </w:r>
                  </w:ins>
                </w:p>
              </w:tc>
            </w:tr>
            <w:tr w:rsidR="00D12AB5" w:rsidRPr="00161007" w14:paraId="1F1B4E2B" w14:textId="77777777" w:rsidTr="00D916CF">
              <w:trPr>
                <w:ins w:id="2000" w:author="Author"/>
              </w:trPr>
              <w:tc>
                <w:tcPr>
                  <w:tcW w:w="1049" w:type="pct"/>
                  <w:tcBorders>
                    <w:top w:val="single" w:sz="4" w:space="0" w:color="auto"/>
                    <w:bottom w:val="single" w:sz="4" w:space="0" w:color="auto"/>
                  </w:tcBorders>
                </w:tcPr>
                <w:p w14:paraId="0E2A26A9" w14:textId="63756CC9" w:rsidR="00D12AB5" w:rsidRPr="00EC5B54" w:rsidRDefault="00D12AB5" w:rsidP="0023334C">
                  <w:pPr>
                    <w:widowControl w:val="0"/>
                    <w:autoSpaceDE w:val="0"/>
                    <w:autoSpaceDN w:val="0"/>
                    <w:adjustRightInd w:val="0"/>
                    <w:spacing w:before="60" w:after="60" w:line="240" w:lineRule="auto"/>
                    <w:rPr>
                      <w:ins w:id="2001" w:author="Author"/>
                      <w:rFonts w:ascii="Arial" w:hAnsi="Arial" w:cs="Arial"/>
                      <w:b/>
                      <w:color w:val="000000"/>
                      <w:sz w:val="16"/>
                      <w:szCs w:val="16"/>
                    </w:rPr>
                  </w:pPr>
                  <w:ins w:id="2002" w:author="Author">
                    <w:r w:rsidRPr="00EC5B54">
                      <w:rPr>
                        <w:rFonts w:ascii="Arial" w:hAnsi="Arial" w:cs="Arial"/>
                        <w:b/>
                        <w:color w:val="000000"/>
                        <w:sz w:val="16"/>
                        <w:szCs w:val="16"/>
                      </w:rPr>
                      <w:t>diffusefactor</w:t>
                    </w:r>
                  </w:ins>
                </w:p>
              </w:tc>
              <w:tc>
                <w:tcPr>
                  <w:tcW w:w="1026" w:type="pct"/>
                  <w:tcBorders>
                    <w:top w:val="single" w:sz="4" w:space="0" w:color="auto"/>
                    <w:bottom w:val="single" w:sz="4" w:space="0" w:color="auto"/>
                  </w:tcBorders>
                </w:tcPr>
                <w:p w14:paraId="0219C7D6" w14:textId="77777777" w:rsidR="00D12AB5" w:rsidRPr="0081245A" w:rsidRDefault="00D12AB5" w:rsidP="0023334C">
                  <w:pPr>
                    <w:widowControl w:val="0"/>
                    <w:autoSpaceDE w:val="0"/>
                    <w:autoSpaceDN w:val="0"/>
                    <w:adjustRightInd w:val="0"/>
                    <w:spacing w:before="60" w:after="60" w:line="240" w:lineRule="auto"/>
                    <w:rPr>
                      <w:ins w:id="2003" w:author="Author"/>
                      <w:rFonts w:ascii="Arial" w:hAnsi="Arial" w:cs="Arial"/>
                      <w:b/>
                      <w:bCs/>
                      <w:color w:val="000000"/>
                      <w:sz w:val="16"/>
                      <w:szCs w:val="16"/>
                    </w:rPr>
                  </w:pPr>
                  <w:ins w:id="2004" w:author="Author">
                    <w:r w:rsidRPr="00EC5B54">
                      <w:rPr>
                        <w:rFonts w:ascii="Arial" w:hAnsi="Arial" w:cs="Arial"/>
                        <w:b/>
                        <w:color w:val="000000"/>
                        <w:sz w:val="16"/>
                        <w:szCs w:val="16"/>
                      </w:rPr>
                      <w:t>ST_ColorValue</w:t>
                    </w:r>
                  </w:ins>
                </w:p>
              </w:tc>
              <w:tc>
                <w:tcPr>
                  <w:tcW w:w="491" w:type="pct"/>
                  <w:tcBorders>
                    <w:top w:val="single" w:sz="4" w:space="0" w:color="auto"/>
                    <w:bottom w:val="single" w:sz="4" w:space="0" w:color="auto"/>
                  </w:tcBorders>
                </w:tcPr>
                <w:p w14:paraId="32141730" w14:textId="77777777" w:rsidR="00D12AB5" w:rsidRDefault="00D12AB5" w:rsidP="0023334C">
                  <w:pPr>
                    <w:widowControl w:val="0"/>
                    <w:autoSpaceDE w:val="0"/>
                    <w:autoSpaceDN w:val="0"/>
                    <w:adjustRightInd w:val="0"/>
                    <w:spacing w:before="60" w:after="60" w:line="240" w:lineRule="auto"/>
                    <w:rPr>
                      <w:ins w:id="2005" w:author="Author"/>
                      <w:rFonts w:ascii="Arial" w:hAnsi="Arial" w:cs="Arial"/>
                      <w:color w:val="000000"/>
                      <w:sz w:val="16"/>
                      <w:szCs w:val="16"/>
                    </w:rPr>
                  </w:pPr>
                </w:p>
              </w:tc>
              <w:tc>
                <w:tcPr>
                  <w:tcW w:w="544" w:type="pct"/>
                  <w:tcBorders>
                    <w:top w:val="single" w:sz="4" w:space="0" w:color="auto"/>
                    <w:bottom w:val="single" w:sz="4" w:space="0" w:color="auto"/>
                  </w:tcBorders>
                </w:tcPr>
                <w:p w14:paraId="47CA59FE" w14:textId="77777777" w:rsidR="00D12AB5" w:rsidRPr="00560DED" w:rsidRDefault="00D12AB5" w:rsidP="0023334C">
                  <w:pPr>
                    <w:widowControl w:val="0"/>
                    <w:autoSpaceDE w:val="0"/>
                    <w:autoSpaceDN w:val="0"/>
                    <w:adjustRightInd w:val="0"/>
                    <w:spacing w:before="60" w:after="60" w:line="240" w:lineRule="auto"/>
                    <w:rPr>
                      <w:ins w:id="2006" w:author="Author"/>
                      <w:rFonts w:ascii="Arial" w:hAnsi="Arial" w:cs="Arial"/>
                      <w:color w:val="000000"/>
                      <w:sz w:val="16"/>
                      <w:szCs w:val="16"/>
                    </w:rPr>
                  </w:pPr>
                  <w:ins w:id="2007" w:author="Author">
                    <w:r>
                      <w:rPr>
                        <w:rFonts w:ascii="Arial" w:hAnsi="Arial" w:cs="Arial"/>
                        <w:color w:val="000000"/>
                        <w:sz w:val="16"/>
                        <w:szCs w:val="16"/>
                      </w:rPr>
                      <w:t>#FFFFFF</w:t>
                    </w:r>
                  </w:ins>
                </w:p>
              </w:tc>
              <w:tc>
                <w:tcPr>
                  <w:tcW w:w="371" w:type="pct"/>
                  <w:tcBorders>
                    <w:top w:val="single" w:sz="4" w:space="0" w:color="auto"/>
                    <w:bottom w:val="single" w:sz="4" w:space="0" w:color="auto"/>
                  </w:tcBorders>
                </w:tcPr>
                <w:p w14:paraId="38EB2FAE" w14:textId="77777777" w:rsidR="00D12AB5" w:rsidRPr="00161007" w:rsidRDefault="00D12AB5" w:rsidP="0023334C">
                  <w:pPr>
                    <w:widowControl w:val="0"/>
                    <w:autoSpaceDE w:val="0"/>
                    <w:autoSpaceDN w:val="0"/>
                    <w:adjustRightInd w:val="0"/>
                    <w:spacing w:before="60" w:after="60" w:line="240" w:lineRule="auto"/>
                    <w:rPr>
                      <w:ins w:id="2008" w:author="Author"/>
                      <w:rFonts w:ascii="Arial" w:hAnsi="Arial" w:cs="Arial"/>
                      <w:color w:val="000000"/>
                      <w:sz w:val="16"/>
                      <w:szCs w:val="16"/>
                    </w:rPr>
                  </w:pPr>
                </w:p>
              </w:tc>
              <w:tc>
                <w:tcPr>
                  <w:tcW w:w="1520" w:type="pct"/>
                  <w:tcBorders>
                    <w:top w:val="single" w:sz="4" w:space="0" w:color="auto"/>
                    <w:bottom w:val="single" w:sz="4" w:space="0" w:color="auto"/>
                  </w:tcBorders>
                </w:tcPr>
                <w:p w14:paraId="3190E7D9" w14:textId="05390695" w:rsidR="00D12AB5" w:rsidRPr="00381E00" w:rsidRDefault="00D12AB5" w:rsidP="0023334C">
                  <w:pPr>
                    <w:widowControl w:val="0"/>
                    <w:autoSpaceDE w:val="0"/>
                    <w:autoSpaceDN w:val="0"/>
                    <w:adjustRightInd w:val="0"/>
                    <w:spacing w:before="60" w:after="60" w:line="240" w:lineRule="auto"/>
                    <w:rPr>
                      <w:ins w:id="2009" w:author="Author"/>
                      <w:rFonts w:ascii="Arial" w:hAnsi="Arial" w:cs="Arial"/>
                      <w:color w:val="000000"/>
                      <w:sz w:val="16"/>
                      <w:szCs w:val="16"/>
                    </w:rPr>
                  </w:pPr>
                  <w:ins w:id="2010" w:author="Author">
                    <w:r>
                      <w:rPr>
                        <w:rFonts w:ascii="Arial" w:hAnsi="Arial" w:cs="Arial"/>
                        <w:color w:val="000000"/>
                        <w:sz w:val="16"/>
                        <w:szCs w:val="16"/>
                      </w:rPr>
                      <w:t>Diffuse</w:t>
                    </w:r>
                    <w:r w:rsidRPr="00381E00">
                      <w:rPr>
                        <w:rFonts w:ascii="Arial" w:hAnsi="Arial" w:cs="Arial"/>
                        <w:color w:val="000000"/>
                        <w:sz w:val="16"/>
                        <w:szCs w:val="16"/>
                      </w:rPr>
                      <w:t xml:space="preserve"> color multiplication factor</w:t>
                    </w:r>
                  </w:ins>
                </w:p>
              </w:tc>
            </w:tr>
            <w:tr w:rsidR="00D12AB5" w:rsidRPr="00161007" w14:paraId="5336AB45" w14:textId="77777777" w:rsidTr="00D916CF">
              <w:trPr>
                <w:ins w:id="2011" w:author="Author"/>
              </w:trPr>
              <w:tc>
                <w:tcPr>
                  <w:tcW w:w="1049" w:type="pct"/>
                  <w:tcBorders>
                    <w:top w:val="single" w:sz="4" w:space="0" w:color="auto"/>
                    <w:bottom w:val="single" w:sz="4" w:space="0" w:color="auto"/>
                  </w:tcBorders>
                </w:tcPr>
                <w:p w14:paraId="75929565" w14:textId="4AB9C919" w:rsidR="00D12AB5" w:rsidRPr="00EC5B54" w:rsidRDefault="00D12AB5" w:rsidP="0023334C">
                  <w:pPr>
                    <w:widowControl w:val="0"/>
                    <w:autoSpaceDE w:val="0"/>
                    <w:autoSpaceDN w:val="0"/>
                    <w:adjustRightInd w:val="0"/>
                    <w:spacing w:before="60" w:after="60" w:line="240" w:lineRule="auto"/>
                    <w:rPr>
                      <w:ins w:id="2012" w:author="Author"/>
                      <w:rFonts w:ascii="Arial" w:hAnsi="Arial" w:cs="Arial"/>
                      <w:b/>
                      <w:color w:val="000000"/>
                      <w:sz w:val="16"/>
                      <w:szCs w:val="16"/>
                    </w:rPr>
                  </w:pPr>
                  <w:ins w:id="2013" w:author="Author">
                    <w:r w:rsidRPr="00EC5B54">
                      <w:rPr>
                        <w:rFonts w:ascii="Arial" w:hAnsi="Arial" w:cs="Arial"/>
                        <w:b/>
                        <w:color w:val="000000"/>
                        <w:sz w:val="16"/>
                        <w:szCs w:val="16"/>
                      </w:rPr>
                      <w:t>specularfactor</w:t>
                    </w:r>
                  </w:ins>
                </w:p>
              </w:tc>
              <w:tc>
                <w:tcPr>
                  <w:tcW w:w="1026" w:type="pct"/>
                  <w:tcBorders>
                    <w:top w:val="single" w:sz="4" w:space="0" w:color="auto"/>
                    <w:bottom w:val="single" w:sz="4" w:space="0" w:color="auto"/>
                  </w:tcBorders>
                </w:tcPr>
                <w:p w14:paraId="137A325D" w14:textId="77777777" w:rsidR="00D12AB5" w:rsidRPr="00EC5B54" w:rsidRDefault="00D12AB5" w:rsidP="0023334C">
                  <w:pPr>
                    <w:widowControl w:val="0"/>
                    <w:autoSpaceDE w:val="0"/>
                    <w:autoSpaceDN w:val="0"/>
                    <w:adjustRightInd w:val="0"/>
                    <w:spacing w:before="60" w:after="60" w:line="240" w:lineRule="auto"/>
                    <w:rPr>
                      <w:ins w:id="2014" w:author="Author"/>
                      <w:rFonts w:ascii="Arial" w:hAnsi="Arial" w:cs="Arial"/>
                      <w:b/>
                      <w:color w:val="000000"/>
                      <w:sz w:val="16"/>
                      <w:szCs w:val="16"/>
                    </w:rPr>
                  </w:pPr>
                  <w:ins w:id="2015" w:author="Author">
                    <w:r w:rsidRPr="00EC5B54">
                      <w:rPr>
                        <w:rFonts w:ascii="Arial" w:hAnsi="Arial" w:cs="Arial"/>
                        <w:b/>
                        <w:color w:val="000000"/>
                        <w:sz w:val="16"/>
                        <w:szCs w:val="16"/>
                      </w:rPr>
                      <w:t>ST_ColorValue</w:t>
                    </w:r>
                  </w:ins>
                </w:p>
              </w:tc>
              <w:tc>
                <w:tcPr>
                  <w:tcW w:w="491" w:type="pct"/>
                  <w:tcBorders>
                    <w:top w:val="single" w:sz="4" w:space="0" w:color="auto"/>
                    <w:bottom w:val="single" w:sz="4" w:space="0" w:color="auto"/>
                  </w:tcBorders>
                </w:tcPr>
                <w:p w14:paraId="51EAD833" w14:textId="77777777" w:rsidR="00D12AB5" w:rsidRDefault="00D12AB5" w:rsidP="0023334C">
                  <w:pPr>
                    <w:widowControl w:val="0"/>
                    <w:autoSpaceDE w:val="0"/>
                    <w:autoSpaceDN w:val="0"/>
                    <w:adjustRightInd w:val="0"/>
                    <w:spacing w:before="60" w:after="60" w:line="240" w:lineRule="auto"/>
                    <w:rPr>
                      <w:ins w:id="2016" w:author="Author"/>
                      <w:rFonts w:ascii="Arial" w:hAnsi="Arial" w:cs="Arial"/>
                      <w:color w:val="000000"/>
                      <w:sz w:val="16"/>
                      <w:szCs w:val="16"/>
                    </w:rPr>
                  </w:pPr>
                </w:p>
              </w:tc>
              <w:tc>
                <w:tcPr>
                  <w:tcW w:w="544" w:type="pct"/>
                  <w:tcBorders>
                    <w:top w:val="single" w:sz="4" w:space="0" w:color="auto"/>
                    <w:bottom w:val="single" w:sz="4" w:space="0" w:color="auto"/>
                  </w:tcBorders>
                </w:tcPr>
                <w:p w14:paraId="39750221" w14:textId="67BED3B6" w:rsidR="00D12AB5" w:rsidRDefault="00D12AB5" w:rsidP="0023334C">
                  <w:pPr>
                    <w:widowControl w:val="0"/>
                    <w:autoSpaceDE w:val="0"/>
                    <w:autoSpaceDN w:val="0"/>
                    <w:adjustRightInd w:val="0"/>
                    <w:spacing w:before="60" w:after="60" w:line="240" w:lineRule="auto"/>
                    <w:rPr>
                      <w:ins w:id="2017" w:author="Author"/>
                      <w:rFonts w:ascii="Arial" w:hAnsi="Arial" w:cs="Arial"/>
                      <w:color w:val="000000"/>
                      <w:sz w:val="16"/>
                      <w:szCs w:val="16"/>
                    </w:rPr>
                  </w:pPr>
                  <w:ins w:id="2018" w:author="Author">
                    <w:r>
                      <w:rPr>
                        <w:rFonts w:ascii="Arial" w:hAnsi="Arial" w:cs="Arial"/>
                        <w:color w:val="000000"/>
                        <w:sz w:val="16"/>
                        <w:szCs w:val="16"/>
                      </w:rPr>
                      <w:t>#FFFFFF</w:t>
                    </w:r>
                  </w:ins>
                </w:p>
              </w:tc>
              <w:tc>
                <w:tcPr>
                  <w:tcW w:w="371" w:type="pct"/>
                  <w:tcBorders>
                    <w:top w:val="single" w:sz="4" w:space="0" w:color="auto"/>
                    <w:bottom w:val="single" w:sz="4" w:space="0" w:color="auto"/>
                  </w:tcBorders>
                </w:tcPr>
                <w:p w14:paraId="58DF9184" w14:textId="77777777" w:rsidR="00D12AB5" w:rsidRPr="00161007" w:rsidRDefault="00D12AB5" w:rsidP="0023334C">
                  <w:pPr>
                    <w:widowControl w:val="0"/>
                    <w:autoSpaceDE w:val="0"/>
                    <w:autoSpaceDN w:val="0"/>
                    <w:adjustRightInd w:val="0"/>
                    <w:spacing w:before="60" w:after="60" w:line="240" w:lineRule="auto"/>
                    <w:rPr>
                      <w:ins w:id="2019" w:author="Author"/>
                      <w:rFonts w:ascii="Arial" w:hAnsi="Arial" w:cs="Arial"/>
                      <w:color w:val="000000"/>
                      <w:sz w:val="16"/>
                      <w:szCs w:val="16"/>
                    </w:rPr>
                  </w:pPr>
                </w:p>
              </w:tc>
              <w:tc>
                <w:tcPr>
                  <w:tcW w:w="1520" w:type="pct"/>
                  <w:tcBorders>
                    <w:top w:val="single" w:sz="4" w:space="0" w:color="auto"/>
                    <w:bottom w:val="single" w:sz="4" w:space="0" w:color="auto"/>
                  </w:tcBorders>
                </w:tcPr>
                <w:p w14:paraId="13DE5384" w14:textId="18936EAD" w:rsidR="00D12AB5" w:rsidRPr="00381E00" w:rsidRDefault="00D12AB5" w:rsidP="0023334C">
                  <w:pPr>
                    <w:widowControl w:val="0"/>
                    <w:autoSpaceDE w:val="0"/>
                    <w:autoSpaceDN w:val="0"/>
                    <w:adjustRightInd w:val="0"/>
                    <w:spacing w:before="60" w:after="60" w:line="240" w:lineRule="auto"/>
                    <w:rPr>
                      <w:ins w:id="2020" w:author="Author"/>
                      <w:rFonts w:ascii="Arial" w:hAnsi="Arial" w:cs="Arial"/>
                      <w:color w:val="000000"/>
                      <w:sz w:val="16"/>
                      <w:szCs w:val="16"/>
                    </w:rPr>
                  </w:pPr>
                  <w:ins w:id="2021" w:author="Author">
                    <w:r>
                      <w:rPr>
                        <w:rFonts w:ascii="Arial" w:hAnsi="Arial" w:cs="Arial"/>
                        <w:color w:val="000000"/>
                        <w:sz w:val="16"/>
                        <w:szCs w:val="16"/>
                      </w:rPr>
                      <w:t>Specular</w:t>
                    </w:r>
                    <w:r w:rsidRPr="00381E00">
                      <w:rPr>
                        <w:rFonts w:ascii="Arial" w:hAnsi="Arial" w:cs="Arial"/>
                        <w:color w:val="000000"/>
                        <w:sz w:val="16"/>
                        <w:szCs w:val="16"/>
                      </w:rPr>
                      <w:t xml:space="preserve"> multiplication factor</w:t>
                    </w:r>
                  </w:ins>
                </w:p>
              </w:tc>
            </w:tr>
            <w:tr w:rsidR="00D12AB5" w:rsidRPr="00161007" w14:paraId="7E68DE97" w14:textId="77777777" w:rsidTr="00EC5B54">
              <w:trPr>
                <w:ins w:id="2022" w:author="Author"/>
              </w:trPr>
              <w:tc>
                <w:tcPr>
                  <w:tcW w:w="1049" w:type="pct"/>
                  <w:tcBorders>
                    <w:top w:val="single" w:sz="4" w:space="0" w:color="auto"/>
                    <w:bottom w:val="single" w:sz="4" w:space="0" w:color="auto"/>
                  </w:tcBorders>
                </w:tcPr>
                <w:p w14:paraId="7355585F" w14:textId="61AA4197" w:rsidR="00D12AB5" w:rsidRPr="00EC5B54" w:rsidRDefault="00D12AB5" w:rsidP="0023334C">
                  <w:pPr>
                    <w:widowControl w:val="0"/>
                    <w:autoSpaceDE w:val="0"/>
                    <w:autoSpaceDN w:val="0"/>
                    <w:adjustRightInd w:val="0"/>
                    <w:spacing w:before="60" w:after="60" w:line="240" w:lineRule="auto"/>
                    <w:rPr>
                      <w:ins w:id="2023" w:author="Author"/>
                      <w:rFonts w:ascii="Arial" w:hAnsi="Arial" w:cs="Arial"/>
                      <w:b/>
                      <w:color w:val="000000"/>
                      <w:sz w:val="16"/>
                      <w:szCs w:val="16"/>
                    </w:rPr>
                  </w:pPr>
                  <w:ins w:id="2024" w:author="Author">
                    <w:r w:rsidRPr="00EC5B54">
                      <w:rPr>
                        <w:rFonts w:ascii="Arial" w:hAnsi="Arial" w:cs="Arial"/>
                        <w:b/>
                        <w:color w:val="000000"/>
                        <w:sz w:val="16"/>
                        <w:szCs w:val="16"/>
                      </w:rPr>
                      <w:lastRenderedPageBreak/>
                      <w:t>glossinessfactor</w:t>
                    </w:r>
                  </w:ins>
                </w:p>
              </w:tc>
              <w:tc>
                <w:tcPr>
                  <w:tcW w:w="1026" w:type="pct"/>
                  <w:tcBorders>
                    <w:top w:val="single" w:sz="4" w:space="0" w:color="auto"/>
                    <w:bottom w:val="single" w:sz="4" w:space="0" w:color="auto"/>
                  </w:tcBorders>
                </w:tcPr>
                <w:p w14:paraId="2C2C1A57" w14:textId="77777777" w:rsidR="00D12AB5" w:rsidRPr="00EC5B54" w:rsidRDefault="00D12AB5" w:rsidP="0023334C">
                  <w:pPr>
                    <w:widowControl w:val="0"/>
                    <w:autoSpaceDE w:val="0"/>
                    <w:autoSpaceDN w:val="0"/>
                    <w:adjustRightInd w:val="0"/>
                    <w:spacing w:before="60" w:after="60" w:line="240" w:lineRule="auto"/>
                    <w:rPr>
                      <w:ins w:id="2025" w:author="Author"/>
                      <w:rFonts w:ascii="Arial" w:hAnsi="Arial" w:cs="Arial"/>
                      <w:b/>
                      <w:color w:val="000000"/>
                      <w:sz w:val="16"/>
                      <w:szCs w:val="16"/>
                    </w:rPr>
                  </w:pPr>
                  <w:ins w:id="2026" w:author="Author">
                    <w:r w:rsidRPr="00EC5B54">
                      <w:rPr>
                        <w:rFonts w:ascii="Arial" w:hAnsi="Arial" w:cs="Arial"/>
                        <w:b/>
                        <w:color w:val="000000"/>
                        <w:sz w:val="16"/>
                        <w:szCs w:val="16"/>
                      </w:rPr>
                      <w:t>ST_Number</w:t>
                    </w:r>
                  </w:ins>
                </w:p>
              </w:tc>
              <w:tc>
                <w:tcPr>
                  <w:tcW w:w="491" w:type="pct"/>
                  <w:tcBorders>
                    <w:top w:val="single" w:sz="4" w:space="0" w:color="auto"/>
                    <w:bottom w:val="single" w:sz="4" w:space="0" w:color="auto"/>
                  </w:tcBorders>
                </w:tcPr>
                <w:p w14:paraId="32FB4FC0" w14:textId="77777777" w:rsidR="00D12AB5" w:rsidRDefault="00D12AB5" w:rsidP="0023334C">
                  <w:pPr>
                    <w:widowControl w:val="0"/>
                    <w:autoSpaceDE w:val="0"/>
                    <w:autoSpaceDN w:val="0"/>
                    <w:adjustRightInd w:val="0"/>
                    <w:spacing w:before="60" w:after="60" w:line="240" w:lineRule="auto"/>
                    <w:rPr>
                      <w:ins w:id="2027" w:author="Author"/>
                      <w:rFonts w:ascii="Arial" w:hAnsi="Arial" w:cs="Arial"/>
                      <w:color w:val="000000"/>
                      <w:sz w:val="16"/>
                      <w:szCs w:val="16"/>
                    </w:rPr>
                  </w:pPr>
                </w:p>
              </w:tc>
              <w:tc>
                <w:tcPr>
                  <w:tcW w:w="544" w:type="pct"/>
                  <w:tcBorders>
                    <w:top w:val="single" w:sz="4" w:space="0" w:color="auto"/>
                    <w:bottom w:val="single" w:sz="4" w:space="0" w:color="auto"/>
                  </w:tcBorders>
                </w:tcPr>
                <w:p w14:paraId="6E2F51EA" w14:textId="77777777" w:rsidR="00D12AB5" w:rsidRDefault="00D12AB5" w:rsidP="0023334C">
                  <w:pPr>
                    <w:widowControl w:val="0"/>
                    <w:autoSpaceDE w:val="0"/>
                    <w:autoSpaceDN w:val="0"/>
                    <w:adjustRightInd w:val="0"/>
                    <w:spacing w:before="60" w:after="60" w:line="240" w:lineRule="auto"/>
                    <w:rPr>
                      <w:ins w:id="2028" w:author="Author"/>
                      <w:rFonts w:ascii="Arial" w:hAnsi="Arial" w:cs="Arial"/>
                      <w:color w:val="000000"/>
                      <w:sz w:val="16"/>
                      <w:szCs w:val="16"/>
                    </w:rPr>
                  </w:pPr>
                  <w:ins w:id="2029" w:author="Author">
                    <w:r>
                      <w:rPr>
                        <w:rFonts w:ascii="Arial" w:hAnsi="Arial" w:cs="Arial"/>
                        <w:color w:val="000000"/>
                        <w:sz w:val="16"/>
                        <w:szCs w:val="16"/>
                      </w:rPr>
                      <w:t>1</w:t>
                    </w:r>
                  </w:ins>
                </w:p>
              </w:tc>
              <w:tc>
                <w:tcPr>
                  <w:tcW w:w="371" w:type="pct"/>
                  <w:tcBorders>
                    <w:top w:val="single" w:sz="4" w:space="0" w:color="auto"/>
                    <w:bottom w:val="single" w:sz="4" w:space="0" w:color="auto"/>
                  </w:tcBorders>
                </w:tcPr>
                <w:p w14:paraId="28665DB1" w14:textId="77777777" w:rsidR="00D12AB5" w:rsidRPr="00161007" w:rsidRDefault="00D12AB5" w:rsidP="0023334C">
                  <w:pPr>
                    <w:widowControl w:val="0"/>
                    <w:autoSpaceDE w:val="0"/>
                    <w:autoSpaceDN w:val="0"/>
                    <w:adjustRightInd w:val="0"/>
                    <w:spacing w:before="60" w:after="60" w:line="240" w:lineRule="auto"/>
                    <w:rPr>
                      <w:ins w:id="2030" w:author="Author"/>
                      <w:rFonts w:ascii="Arial" w:hAnsi="Arial" w:cs="Arial"/>
                      <w:color w:val="000000"/>
                      <w:sz w:val="16"/>
                      <w:szCs w:val="16"/>
                    </w:rPr>
                  </w:pPr>
                </w:p>
              </w:tc>
              <w:tc>
                <w:tcPr>
                  <w:tcW w:w="1520" w:type="pct"/>
                  <w:tcBorders>
                    <w:top w:val="single" w:sz="4" w:space="0" w:color="auto"/>
                    <w:bottom w:val="single" w:sz="4" w:space="0" w:color="auto"/>
                  </w:tcBorders>
                </w:tcPr>
                <w:p w14:paraId="7A25277D" w14:textId="264C365D" w:rsidR="00D12AB5" w:rsidRPr="00381E00" w:rsidRDefault="00D12AB5" w:rsidP="0023334C">
                  <w:pPr>
                    <w:widowControl w:val="0"/>
                    <w:autoSpaceDE w:val="0"/>
                    <w:autoSpaceDN w:val="0"/>
                    <w:adjustRightInd w:val="0"/>
                    <w:spacing w:before="60" w:after="60" w:line="240" w:lineRule="auto"/>
                    <w:rPr>
                      <w:ins w:id="2031" w:author="Author"/>
                      <w:rFonts w:ascii="Arial" w:hAnsi="Arial" w:cs="Arial"/>
                      <w:color w:val="000000"/>
                      <w:sz w:val="16"/>
                      <w:szCs w:val="16"/>
                    </w:rPr>
                  </w:pPr>
                  <w:ins w:id="2032" w:author="Author">
                    <w:r w:rsidRPr="00EC5B54">
                      <w:rPr>
                        <w:rFonts w:ascii="Arial" w:hAnsi="Arial" w:cs="Arial"/>
                        <w:color w:val="000000"/>
                        <w:sz w:val="16"/>
                        <w:szCs w:val="16"/>
                      </w:rPr>
                      <w:t>Glossiness</w:t>
                    </w:r>
                    <w:r>
                      <w:t xml:space="preserve"> </w:t>
                    </w:r>
                    <w:r w:rsidRPr="00381E00">
                      <w:rPr>
                        <w:rFonts w:ascii="Arial" w:hAnsi="Arial" w:cs="Arial"/>
                        <w:color w:val="000000"/>
                        <w:sz w:val="16"/>
                        <w:szCs w:val="16"/>
                      </w:rPr>
                      <w:t>multiplication factor</w:t>
                    </w:r>
                  </w:ins>
                </w:p>
              </w:tc>
            </w:tr>
            <w:tr w:rsidR="00697422" w:rsidRPr="00161007" w14:paraId="440C8576" w14:textId="77777777" w:rsidTr="00D916CF">
              <w:trPr>
                <w:ins w:id="2033" w:author="Author"/>
              </w:trPr>
              <w:tc>
                <w:tcPr>
                  <w:tcW w:w="1049" w:type="pct"/>
                  <w:tcBorders>
                    <w:top w:val="single" w:sz="4" w:space="0" w:color="auto"/>
                  </w:tcBorders>
                </w:tcPr>
                <w:p w14:paraId="59FA38A1" w14:textId="14BE350C" w:rsidR="00697422" w:rsidRPr="008508DC" w:rsidRDefault="00697422" w:rsidP="0023334C">
                  <w:pPr>
                    <w:widowControl w:val="0"/>
                    <w:autoSpaceDE w:val="0"/>
                    <w:autoSpaceDN w:val="0"/>
                    <w:adjustRightInd w:val="0"/>
                    <w:spacing w:before="60" w:after="60" w:line="240" w:lineRule="auto"/>
                    <w:rPr>
                      <w:ins w:id="2034" w:author="Author"/>
                      <w:rFonts w:ascii="Arial" w:hAnsi="Arial" w:cs="Arial"/>
                      <w:color w:val="000000"/>
                      <w:sz w:val="16"/>
                      <w:szCs w:val="16"/>
                    </w:rPr>
                  </w:pPr>
                  <w:ins w:id="2035" w:author="Author">
                    <w:r w:rsidRPr="008508DC">
                      <w:rPr>
                        <w:rFonts w:ascii="Arial" w:hAnsi="Arial" w:cs="Arial"/>
                        <w:color w:val="000000"/>
                        <w:sz w:val="16"/>
                        <w:szCs w:val="16"/>
                      </w:rPr>
                      <w:t>@any</w:t>
                    </w:r>
                    <w:r w:rsidR="0023334C" w:rsidRPr="008508DC">
                      <w:rPr>
                        <w:rFonts w:ascii="Arial" w:hAnsi="Arial" w:cs="Arial"/>
                        <w:color w:val="000000"/>
                        <w:sz w:val="16"/>
                        <w:szCs w:val="16"/>
                      </w:rPr>
                      <w:t>A</w:t>
                    </w:r>
                    <w:r w:rsidRPr="008508DC">
                      <w:rPr>
                        <w:rFonts w:ascii="Arial" w:hAnsi="Arial" w:cs="Arial"/>
                        <w:color w:val="000000"/>
                        <w:sz w:val="16"/>
                        <w:szCs w:val="16"/>
                      </w:rPr>
                      <w:t>ttribute</w:t>
                    </w:r>
                  </w:ins>
                </w:p>
              </w:tc>
              <w:tc>
                <w:tcPr>
                  <w:tcW w:w="1026" w:type="pct"/>
                  <w:tcBorders>
                    <w:top w:val="single" w:sz="4" w:space="0" w:color="auto"/>
                  </w:tcBorders>
                </w:tcPr>
                <w:p w14:paraId="6F5B5360" w14:textId="77777777" w:rsidR="00697422" w:rsidRDefault="00697422" w:rsidP="0023334C">
                  <w:pPr>
                    <w:widowControl w:val="0"/>
                    <w:autoSpaceDE w:val="0"/>
                    <w:autoSpaceDN w:val="0"/>
                    <w:adjustRightInd w:val="0"/>
                    <w:spacing w:before="60" w:after="60" w:line="240" w:lineRule="auto"/>
                    <w:rPr>
                      <w:ins w:id="2036" w:author="Author"/>
                      <w:rFonts w:ascii="Arial" w:hAnsi="Arial" w:cs="Arial"/>
                      <w:color w:val="000000"/>
                      <w:sz w:val="16"/>
                      <w:szCs w:val="16"/>
                    </w:rPr>
                  </w:pPr>
                </w:p>
              </w:tc>
              <w:tc>
                <w:tcPr>
                  <w:tcW w:w="491" w:type="pct"/>
                  <w:tcBorders>
                    <w:top w:val="single" w:sz="4" w:space="0" w:color="auto"/>
                  </w:tcBorders>
                </w:tcPr>
                <w:p w14:paraId="1D9A7061" w14:textId="77777777" w:rsidR="00697422" w:rsidRDefault="00697422" w:rsidP="0023334C">
                  <w:pPr>
                    <w:widowControl w:val="0"/>
                    <w:autoSpaceDE w:val="0"/>
                    <w:autoSpaceDN w:val="0"/>
                    <w:adjustRightInd w:val="0"/>
                    <w:spacing w:before="60" w:after="60" w:line="240" w:lineRule="auto"/>
                    <w:rPr>
                      <w:ins w:id="2037" w:author="Author"/>
                      <w:rFonts w:ascii="Arial" w:hAnsi="Arial" w:cs="Arial"/>
                      <w:color w:val="000000"/>
                      <w:sz w:val="16"/>
                      <w:szCs w:val="16"/>
                    </w:rPr>
                  </w:pPr>
                </w:p>
              </w:tc>
              <w:tc>
                <w:tcPr>
                  <w:tcW w:w="544" w:type="pct"/>
                  <w:tcBorders>
                    <w:top w:val="single" w:sz="4" w:space="0" w:color="auto"/>
                  </w:tcBorders>
                </w:tcPr>
                <w:p w14:paraId="48D5FF4C" w14:textId="77777777" w:rsidR="00697422" w:rsidRDefault="00697422" w:rsidP="0023334C">
                  <w:pPr>
                    <w:widowControl w:val="0"/>
                    <w:autoSpaceDE w:val="0"/>
                    <w:autoSpaceDN w:val="0"/>
                    <w:adjustRightInd w:val="0"/>
                    <w:spacing w:before="60" w:after="60" w:line="240" w:lineRule="auto"/>
                    <w:rPr>
                      <w:ins w:id="2038" w:author="Author"/>
                      <w:rFonts w:ascii="Arial" w:hAnsi="Arial" w:cs="Arial"/>
                      <w:color w:val="000000"/>
                      <w:sz w:val="16"/>
                      <w:szCs w:val="16"/>
                    </w:rPr>
                  </w:pPr>
                </w:p>
              </w:tc>
              <w:tc>
                <w:tcPr>
                  <w:tcW w:w="371" w:type="pct"/>
                  <w:tcBorders>
                    <w:top w:val="single" w:sz="4" w:space="0" w:color="auto"/>
                  </w:tcBorders>
                </w:tcPr>
                <w:p w14:paraId="54AFDA14" w14:textId="77777777" w:rsidR="00697422" w:rsidRPr="00161007" w:rsidRDefault="00697422" w:rsidP="0023334C">
                  <w:pPr>
                    <w:widowControl w:val="0"/>
                    <w:autoSpaceDE w:val="0"/>
                    <w:autoSpaceDN w:val="0"/>
                    <w:adjustRightInd w:val="0"/>
                    <w:spacing w:before="60" w:after="60" w:line="240" w:lineRule="auto"/>
                    <w:rPr>
                      <w:ins w:id="2039" w:author="Author"/>
                      <w:rFonts w:ascii="Arial" w:hAnsi="Arial" w:cs="Arial"/>
                      <w:color w:val="000000"/>
                      <w:sz w:val="16"/>
                      <w:szCs w:val="16"/>
                    </w:rPr>
                  </w:pPr>
                </w:p>
              </w:tc>
              <w:tc>
                <w:tcPr>
                  <w:tcW w:w="1520" w:type="pct"/>
                  <w:tcBorders>
                    <w:top w:val="single" w:sz="4" w:space="0" w:color="auto"/>
                  </w:tcBorders>
                </w:tcPr>
                <w:p w14:paraId="794E1870" w14:textId="77777777" w:rsidR="00697422" w:rsidRPr="00D12AB5" w:rsidRDefault="00697422" w:rsidP="0023334C">
                  <w:pPr>
                    <w:widowControl w:val="0"/>
                    <w:autoSpaceDE w:val="0"/>
                    <w:autoSpaceDN w:val="0"/>
                    <w:adjustRightInd w:val="0"/>
                    <w:spacing w:before="60" w:after="60" w:line="240" w:lineRule="auto"/>
                    <w:rPr>
                      <w:ins w:id="2040" w:author="Author"/>
                      <w:rFonts w:ascii="Arial" w:hAnsi="Arial" w:cs="Arial"/>
                      <w:color w:val="000000"/>
                      <w:sz w:val="16"/>
                      <w:szCs w:val="16"/>
                    </w:rPr>
                  </w:pPr>
                </w:p>
              </w:tc>
            </w:tr>
          </w:tbl>
          <w:p w14:paraId="1830548C" w14:textId="77777777" w:rsidR="00D12AB5" w:rsidRPr="00161007" w:rsidRDefault="00D12AB5" w:rsidP="0023334C">
            <w:pPr>
              <w:widowControl w:val="0"/>
              <w:autoSpaceDE w:val="0"/>
              <w:autoSpaceDN w:val="0"/>
              <w:adjustRightInd w:val="0"/>
              <w:spacing w:before="60" w:after="60" w:line="240" w:lineRule="auto"/>
              <w:rPr>
                <w:ins w:id="2041" w:author="Author"/>
                <w:rFonts w:ascii="Arial" w:hAnsi="Arial" w:cs="Arial"/>
                <w:sz w:val="24"/>
                <w:szCs w:val="24"/>
              </w:rPr>
            </w:pPr>
          </w:p>
        </w:tc>
      </w:tr>
    </w:tbl>
    <w:p w14:paraId="5E7E666B" w14:textId="77777777" w:rsidR="00D12AB5" w:rsidRDefault="00D12AB5" w:rsidP="00BB5B49">
      <w:pPr>
        <w:rPr>
          <w:ins w:id="2042" w:author="Author"/>
        </w:rPr>
      </w:pPr>
    </w:p>
    <w:p w14:paraId="20162976" w14:textId="7700E661" w:rsidR="00D12AB5" w:rsidRPr="00EC5B54" w:rsidRDefault="00D12AB5" w:rsidP="00D12AB5">
      <w:pPr>
        <w:pStyle w:val="NoSpacing"/>
        <w:jc w:val="both"/>
        <w:rPr>
          <w:ins w:id="2043" w:author="Author"/>
          <w:rFonts w:eastAsiaTheme="minorEastAsia"/>
        </w:rPr>
      </w:pPr>
      <w:ins w:id="2044" w:author="Author">
        <w:r w:rsidRPr="00EC5B54">
          <w:rPr>
            <w:rFonts w:eastAsiaTheme="minorEastAsia"/>
          </w:rPr>
          <w:t>A &lt;</w:t>
        </w:r>
        <w:r w:rsidR="00842440">
          <w:rPr>
            <w:rFonts w:eastAsiaTheme="minorEastAsia"/>
          </w:rPr>
          <w:t>pb</w:t>
        </w:r>
        <w:r w:rsidR="00817071">
          <w:rPr>
            <w:rFonts w:eastAsiaTheme="minorEastAsia"/>
          </w:rPr>
          <w:t>s</w:t>
        </w:r>
        <w:r w:rsidRPr="00EC5B54">
          <w:rPr>
            <w:rFonts w:eastAsiaTheme="minorEastAsia"/>
          </w:rPr>
          <w:t>peculartexture</w:t>
        </w:r>
        <w:r w:rsidR="00695B3A">
          <w:rPr>
            <w:rFonts w:eastAsiaTheme="minorEastAsia"/>
          </w:rPr>
          <w:t>displayproperties</w:t>
        </w:r>
        <w:r w:rsidRPr="00EC5B54">
          <w:rPr>
            <w:rFonts w:eastAsiaTheme="minorEastAsia"/>
          </w:rPr>
          <w:t xml:space="preserve">&gt; </w:t>
        </w:r>
        <w:r w:rsidR="00AB67A8">
          <w:t xml:space="preserve">contains set of properties describing how to realistically display textured </w:t>
        </w:r>
        <w:r w:rsidR="00D015BF">
          <w:t>specular</w:t>
        </w:r>
        <w:r w:rsidR="00AB67A8">
          <w:t xml:space="preserve"> material</w:t>
        </w:r>
        <w:r w:rsidR="00F45FB0">
          <w:rPr>
            <w:lang w:val="sk-SK"/>
          </w:rPr>
          <w:t>.</w:t>
        </w:r>
        <w:r w:rsidR="00240EB0">
          <w:rPr>
            <w:lang w:val="sk-SK"/>
          </w:rPr>
          <w:t xml:space="preserve"> </w:t>
        </w:r>
      </w:ins>
    </w:p>
    <w:p w14:paraId="0D415548" w14:textId="77777777" w:rsidR="00D12AB5" w:rsidRPr="00EC5B54" w:rsidRDefault="00D12AB5" w:rsidP="00D12AB5">
      <w:pPr>
        <w:pStyle w:val="NoSpacing"/>
        <w:jc w:val="both"/>
        <w:rPr>
          <w:ins w:id="2045" w:author="Author"/>
          <w:rFonts w:eastAsiaTheme="minorEastAsia"/>
        </w:rPr>
      </w:pPr>
    </w:p>
    <w:p w14:paraId="2E8A86B2" w14:textId="6C412F60" w:rsidR="00A379EC" w:rsidRDefault="00D12AB5" w:rsidP="00D12AB5">
      <w:pPr>
        <w:pStyle w:val="NoSpacing"/>
        <w:jc w:val="both"/>
        <w:rPr>
          <w:ins w:id="2046" w:author="Author"/>
          <w:rFonts w:eastAsiaTheme="minorEastAsia"/>
        </w:rPr>
      </w:pPr>
      <w:ins w:id="2047" w:author="Author">
        <w:r w:rsidRPr="00EC5B54">
          <w:rPr>
            <w:rFonts w:eastAsiaTheme="minorEastAsia"/>
          </w:rPr>
          <w:t>The difference between &lt;</w:t>
        </w:r>
        <w:r w:rsidR="00842440">
          <w:rPr>
            <w:rFonts w:eastAsiaTheme="minorEastAsia"/>
          </w:rPr>
          <w:t>pb</w:t>
        </w:r>
        <w:r w:rsidRPr="00EC5B54">
          <w:rPr>
            <w:rFonts w:eastAsiaTheme="minorEastAsia"/>
          </w:rPr>
          <w:t>specular&gt; and &lt;</w:t>
        </w:r>
        <w:r w:rsidR="00842440">
          <w:rPr>
            <w:rFonts w:eastAsiaTheme="minorEastAsia"/>
          </w:rPr>
          <w:t>pb</w:t>
        </w:r>
        <w:r w:rsidRPr="00EC5B54">
          <w:rPr>
            <w:rFonts w:eastAsiaTheme="minorEastAsia"/>
          </w:rPr>
          <w:t>speculartexture&gt; is that the diffuse color, specular color</w:t>
        </w:r>
        <w:r w:rsidR="00A379EC">
          <w:rPr>
            <w:rFonts w:eastAsiaTheme="minorEastAsia"/>
          </w:rPr>
          <w:t>,</w:t>
        </w:r>
        <w:r w:rsidRPr="00EC5B54">
          <w:rPr>
            <w:rFonts w:eastAsiaTheme="minorEastAsia"/>
          </w:rPr>
          <w:t xml:space="preserve"> and glossiness parameters are not specified explicitly – instead, they are sampled from the respective</w:t>
        </w:r>
        <w:r w:rsidR="00FF7D4B" w:rsidRPr="00EC5B54">
          <w:rPr>
            <w:rFonts w:eastAsiaTheme="minorEastAsia"/>
          </w:rPr>
          <w:t xml:space="preserve"> </w:t>
        </w:r>
        <w:r w:rsidRPr="00EC5B54">
          <w:rPr>
            <w:rFonts w:eastAsiaTheme="minorEastAsia"/>
          </w:rPr>
          <w:t>&lt;texture2d&gt; resources, speculartextureid</w:t>
        </w:r>
        <w:r w:rsidR="00E13A9A">
          <w:rPr>
            <w:rFonts w:eastAsiaTheme="minorEastAsia"/>
          </w:rPr>
          <w:t>,</w:t>
        </w:r>
        <w:r w:rsidRPr="00EC5B54">
          <w:rPr>
            <w:rFonts w:eastAsiaTheme="minorEastAsia"/>
          </w:rPr>
          <w:t xml:space="preserve"> and glossinesstextureid. Values obtained by texture lookups are then multiplied in a component-wise manner by corresponding </w:t>
        </w:r>
        <w:r w:rsidR="00E13A9A">
          <w:rPr>
            <w:rFonts w:eastAsiaTheme="minorEastAsia"/>
          </w:rPr>
          <w:t>&lt;texture2d&gt; resources</w:t>
        </w:r>
        <w:r w:rsidRPr="00EC5B54">
          <w:rPr>
            <w:rFonts w:eastAsiaTheme="minorEastAsia"/>
          </w:rPr>
          <w:t>, specu</w:t>
        </w:r>
        <w:r w:rsidR="00A379EC">
          <w:rPr>
            <w:rFonts w:eastAsiaTheme="minorEastAsia"/>
          </w:rPr>
          <w:t>larfactor and glossinessfactor.</w:t>
        </w:r>
      </w:ins>
    </w:p>
    <w:p w14:paraId="200B4ACC" w14:textId="77777777" w:rsidR="00A379EC" w:rsidRDefault="00A379EC" w:rsidP="00D12AB5">
      <w:pPr>
        <w:pStyle w:val="NoSpacing"/>
        <w:jc w:val="both"/>
        <w:rPr>
          <w:ins w:id="2048" w:author="Author"/>
          <w:rFonts w:eastAsiaTheme="minorEastAsia"/>
        </w:rPr>
      </w:pPr>
    </w:p>
    <w:p w14:paraId="1E717497" w14:textId="5001BD8A" w:rsidR="00D12AB5" w:rsidRPr="00EC5B54" w:rsidRDefault="00D12AB5" w:rsidP="00D12AB5">
      <w:pPr>
        <w:pStyle w:val="NoSpacing"/>
        <w:jc w:val="both"/>
        <w:rPr>
          <w:ins w:id="2049" w:author="Author"/>
          <w:rFonts w:eastAsiaTheme="minorEastAsia"/>
        </w:rPr>
      </w:pPr>
      <w:ins w:id="2050" w:author="Author">
        <w:r w:rsidRPr="00EC5B54">
          <w:rPr>
            <w:rFonts w:eastAsiaTheme="minorEastAsia"/>
          </w:rPr>
          <w:t xml:space="preserve">Color values are assumed to be in sRGB color space. Therefore, </w:t>
        </w:r>
        <w:r w:rsidR="004A650E">
          <w:rPr>
            <w:rFonts w:eastAsiaTheme="minorEastAsia"/>
          </w:rPr>
          <w:t>the inverse component transfer function</w:t>
        </w:r>
        <w:r w:rsidRPr="00EC5B54">
          <w:rPr>
            <w:rFonts w:eastAsiaTheme="minorEastAsia"/>
          </w:rPr>
          <w:t xml:space="preserve"> </w:t>
        </w:r>
        <w:r w:rsidR="009F2E88">
          <w:rPr>
            <w:rFonts w:eastAsiaTheme="minorEastAsia"/>
          </w:rPr>
          <w:t>MUST</w:t>
        </w:r>
        <w:r w:rsidRPr="00EC5B54">
          <w:rPr>
            <w:rFonts w:eastAsiaTheme="minorEastAsia"/>
          </w:rPr>
          <w:t xml:space="preserve"> be applied before component-wise multiplication takes place. Glossiness values sampled from the &lt;texture2d&gt; resource referenced by glossinesstextureid (as well as the glossinessfactor) are assumed to be linear and </w:t>
        </w:r>
        <w:r w:rsidR="004A650E">
          <w:rPr>
            <w:rFonts w:eastAsiaTheme="minorEastAsia"/>
          </w:rPr>
          <w:t>no inverse component transfer function</w:t>
        </w:r>
        <w:r w:rsidRPr="00EC5B54">
          <w:rPr>
            <w:rFonts w:eastAsiaTheme="minorEastAsia"/>
          </w:rPr>
          <w:t xml:space="preserve"> is necessary.</w:t>
        </w:r>
      </w:ins>
    </w:p>
    <w:p w14:paraId="5E30702D" w14:textId="72BC16A5" w:rsidR="00D12AB5" w:rsidRDefault="00D12AB5" w:rsidP="00D12AB5">
      <w:pPr>
        <w:pStyle w:val="NoSpacing"/>
        <w:jc w:val="both"/>
        <w:rPr>
          <w:ins w:id="2051" w:author="Author"/>
          <w:rFonts w:eastAsiaTheme="minorEastAsia"/>
        </w:rPr>
      </w:pPr>
    </w:p>
    <w:p w14:paraId="00A659BA" w14:textId="16F21655" w:rsidR="006B335E" w:rsidRPr="00EC5B54" w:rsidRDefault="00D916CF" w:rsidP="00EC5B54">
      <w:pPr>
        <w:pStyle w:val="NoSpacing"/>
        <w:rPr>
          <w:ins w:id="2052" w:author="Author"/>
          <w:rFonts w:eastAsiaTheme="minorEastAsia"/>
        </w:rPr>
      </w:pPr>
      <w:ins w:id="2053" w:author="Author">
        <w:r>
          <w:rPr>
            <w:rFonts w:eastAsiaTheme="minorEastAsia"/>
          </w:rPr>
          <w:t xml:space="preserve">A diffuse texture is contained in the texture material that references this display property. </w:t>
        </w:r>
        <w:r w:rsidR="006B335E" w:rsidRPr="00A974B4">
          <w:rPr>
            <w:rFonts w:eastAsiaTheme="minorEastAsia"/>
          </w:rPr>
          <w:t xml:space="preserve">Alpha transparency values for the &lt;texture2d&gt; resource </w:t>
        </w:r>
        <w:r w:rsidR="006B335E">
          <w:rPr>
            <w:rFonts w:eastAsiaTheme="minorEastAsia"/>
          </w:rPr>
          <w:t>SHOULD be</w:t>
        </w:r>
        <w:r w:rsidR="006B335E" w:rsidRPr="00A974B4">
          <w:rPr>
            <w:rFonts w:eastAsiaTheme="minorEastAsia"/>
          </w:rPr>
          <w:t xml:space="preserve"> </w:t>
        </w:r>
        <w:r w:rsidR="00A379EC" w:rsidRPr="00A974B4">
          <w:rPr>
            <w:rFonts w:eastAsiaTheme="minorEastAsia"/>
          </w:rPr>
          <w:t>ignored,</w:t>
        </w:r>
        <w:r w:rsidR="006B335E" w:rsidRPr="00A974B4">
          <w:rPr>
            <w:rFonts w:eastAsiaTheme="minorEastAsia"/>
          </w:rPr>
          <w:t xml:space="preserve"> and the texture is assumed to be fully opaque. </w:t>
        </w:r>
        <w:r w:rsidR="00F5191F">
          <w:br/>
        </w:r>
        <w:r w:rsidR="006B335E">
          <w:br/>
          <w:t xml:space="preserve">A consumer MUST apply the texture addressing properties (tilestyleu, tilestylev, </w:t>
        </w:r>
        <w:r w:rsidR="00194654">
          <w:t>filte</w:t>
        </w:r>
        <w:r w:rsidR="005956B6">
          <w:t>r</w:t>
        </w:r>
        <w:r w:rsidR="006B335E">
          <w:t xml:space="preserve">) defined in the &lt;texture2d&gt; element referenced by </w:t>
        </w:r>
        <w:r>
          <w:t>texture material</w:t>
        </w:r>
        <w:r w:rsidR="006B335E">
          <w:t xml:space="preserve"> to all the other &lt;texture2d&gt; resources referenced within </w:t>
        </w:r>
        <w:r>
          <w:t>&lt;texture2dgroup&gt;</w:t>
        </w:r>
        <w:r w:rsidR="006B335E">
          <w:t xml:space="preserve"> element. Other &lt;texture2d&gt; resources MUST either leave these properties unspecified or they MUST specify the same values for these properties.</w:t>
        </w:r>
      </w:ins>
    </w:p>
    <w:p w14:paraId="20B3A886" w14:textId="6C5B1215" w:rsidR="00D12AB5" w:rsidRPr="007C0339" w:rsidRDefault="00A37E5E" w:rsidP="00EC5B54">
      <w:pPr>
        <w:rPr>
          <w:ins w:id="2054" w:author="Author"/>
        </w:rPr>
      </w:pPr>
      <w:ins w:id="2055" w:author="Author">
        <w:r>
          <w:br/>
        </w:r>
        <w:r w:rsidR="006B335E" w:rsidRPr="00EC5B54">
          <w:t>The same set of texture coordinates, specified by &lt;tex2coord&gt; elements</w:t>
        </w:r>
        <w:r>
          <w:t xml:space="preserve"> is</w:t>
        </w:r>
        <w:r w:rsidR="006B335E" w:rsidRPr="00EC5B54">
          <w:t xml:space="preserve"> used for diffuse, specular and glossiness &lt;texture2d&gt; resources. This corresponds to the way the textures are created</w:t>
        </w:r>
        <w:r w:rsidR="006B335E">
          <w:t>.</w:t>
        </w:r>
        <w:r w:rsidR="006B335E" w:rsidRPr="00EC5B54">
          <w:t xml:space="preserve"> Object features (e.g. a car door) occupy the same area in all three textures, because it’s easier for designer to match them this way.</w:t>
        </w:r>
      </w:ins>
    </w:p>
    <w:p w14:paraId="00967F9A" w14:textId="77777777" w:rsidR="00D12AB5" w:rsidRPr="00EC5B54" w:rsidRDefault="00D12AB5" w:rsidP="00D12AB5">
      <w:pPr>
        <w:pStyle w:val="NoSpacing"/>
        <w:jc w:val="both"/>
        <w:rPr>
          <w:ins w:id="2056" w:author="Author"/>
          <w:rFonts w:eastAsiaTheme="minorEastAsia"/>
        </w:rPr>
      </w:pPr>
      <w:ins w:id="2057" w:author="Author">
        <w:r w:rsidRPr="00EC5B54">
          <w:rPr>
            <w:rFonts w:eastAsiaTheme="minorEastAsia"/>
          </w:rPr>
          <w:t>It is possible for speculartextureid and glossinesstextureid to share the same value and therefore to refer to the same &lt;texture2d&gt; resource. In such case the specular color is sampled from its RGB color channels and the glossiness parameter is sampled from its A (alpha) channel. If no alpha channel is present, it is assumed to be #FF.</w:t>
        </w:r>
      </w:ins>
    </w:p>
    <w:p w14:paraId="28A9D990" w14:textId="77777777" w:rsidR="00D12AB5" w:rsidRPr="00EC5B54" w:rsidRDefault="00D12AB5" w:rsidP="00D12AB5">
      <w:pPr>
        <w:pStyle w:val="NoSpacing"/>
        <w:jc w:val="both"/>
        <w:rPr>
          <w:ins w:id="2058" w:author="Author"/>
          <w:rFonts w:eastAsiaTheme="minorEastAsia"/>
        </w:rPr>
      </w:pPr>
    </w:p>
    <w:p w14:paraId="170C4002" w14:textId="0EADF644" w:rsidR="00D12AB5" w:rsidRDefault="00D12AB5" w:rsidP="00D12AB5">
      <w:pPr>
        <w:pStyle w:val="NoSpacing"/>
        <w:jc w:val="both"/>
        <w:rPr>
          <w:ins w:id="2059" w:author="Author"/>
          <w:rFonts w:eastAsiaTheme="minorEastAsia"/>
        </w:rPr>
      </w:pPr>
      <w:ins w:id="2060" w:author="Author">
        <w:r w:rsidRPr="00EC5B54">
          <w:rPr>
            <w:rFonts w:eastAsiaTheme="minorEastAsia"/>
          </w:rPr>
          <w:t>In cases where speculartextureid and glossinesstextureid differ, glossiness parameter is sampled from the red (R) channel of the corresponding texture. Monochromatic textures are treated as if the luminance information represents the R channel.</w:t>
        </w:r>
      </w:ins>
    </w:p>
    <w:p w14:paraId="42CD5489" w14:textId="77777777" w:rsidR="00466DA0" w:rsidRPr="00EC5B54" w:rsidRDefault="00466DA0" w:rsidP="00D12AB5">
      <w:pPr>
        <w:pStyle w:val="NoSpacing"/>
        <w:jc w:val="both"/>
        <w:rPr>
          <w:ins w:id="2061" w:author="Author"/>
          <w:rFonts w:eastAsiaTheme="minorEastAsia"/>
        </w:rPr>
      </w:pPr>
    </w:p>
    <w:p w14:paraId="558B787F" w14:textId="57CBBC3C" w:rsidR="00D12AB5" w:rsidRPr="0081245A" w:rsidRDefault="00D12AB5" w:rsidP="00EC5B54">
      <w:pPr>
        <w:pStyle w:val="Heading2"/>
        <w:numPr>
          <w:ilvl w:val="1"/>
          <w:numId w:val="24"/>
        </w:numPr>
        <w:rPr>
          <w:ins w:id="2062" w:author="Author"/>
        </w:rPr>
      </w:pPr>
      <w:bookmarkStart w:id="2063" w:name="_Toc512428197"/>
      <w:bookmarkStart w:id="2064" w:name="_Toc513719093"/>
      <w:bookmarkStart w:id="2065" w:name="_Toc513815373"/>
      <w:bookmarkStart w:id="2066" w:name="_Toc514146206"/>
      <w:bookmarkStart w:id="2067" w:name="_Toc512428198"/>
      <w:bookmarkStart w:id="2068" w:name="_Toc513719094"/>
      <w:bookmarkStart w:id="2069" w:name="_Toc513815374"/>
      <w:bookmarkStart w:id="2070" w:name="_Toc514146207"/>
      <w:bookmarkStart w:id="2071" w:name="_Toc512428199"/>
      <w:bookmarkStart w:id="2072" w:name="_Toc513719095"/>
      <w:bookmarkStart w:id="2073" w:name="_Toc513815375"/>
      <w:bookmarkStart w:id="2074" w:name="_Toc514146208"/>
      <w:bookmarkStart w:id="2075" w:name="_Toc520719645"/>
      <w:bookmarkEnd w:id="2063"/>
      <w:bookmarkEnd w:id="2064"/>
      <w:bookmarkEnd w:id="2065"/>
      <w:bookmarkEnd w:id="2066"/>
      <w:bookmarkEnd w:id="2067"/>
      <w:bookmarkEnd w:id="2068"/>
      <w:bookmarkEnd w:id="2069"/>
      <w:bookmarkEnd w:id="2070"/>
      <w:bookmarkEnd w:id="2071"/>
      <w:bookmarkEnd w:id="2072"/>
      <w:bookmarkEnd w:id="2073"/>
      <w:bookmarkEnd w:id="2074"/>
      <w:ins w:id="2076" w:author="Author">
        <w:r w:rsidRPr="0081245A">
          <w:t>Metallic</w:t>
        </w:r>
        <w:r w:rsidR="00473F0D" w:rsidRPr="0081245A">
          <w:t xml:space="preserve"> </w:t>
        </w:r>
        <w:r w:rsidR="00D916CF">
          <w:t>Texture</w:t>
        </w:r>
        <w:r w:rsidR="00996C58">
          <w:t xml:space="preserve"> Display Properties</w:t>
        </w:r>
        <w:bookmarkEnd w:id="2075"/>
      </w:ins>
    </w:p>
    <w:p w14:paraId="101E941C" w14:textId="54A1FD0C" w:rsidR="00E21353" w:rsidRPr="005C455F" w:rsidRDefault="00E21353" w:rsidP="00EC5B54">
      <w:pPr>
        <w:pStyle w:val="NoSpacing"/>
        <w:rPr>
          <w:ins w:id="2077" w:author="Author"/>
        </w:rPr>
      </w:pPr>
      <w:ins w:id="2078" w:author="Author">
        <w:r w:rsidRPr="005C455F">
          <w:t xml:space="preserve">Element </w:t>
        </w:r>
        <w:r w:rsidRPr="005C455F">
          <w:rPr>
            <w:b/>
          </w:rPr>
          <w:t>&lt;</w:t>
        </w:r>
        <w:r w:rsidR="00842440">
          <w:rPr>
            <w:b/>
          </w:rPr>
          <w:t>pb</w:t>
        </w:r>
        <w:r>
          <w:rPr>
            <w:b/>
          </w:rPr>
          <w:t>metallictexture</w:t>
        </w:r>
        <w:r w:rsidR="00996C58">
          <w:rPr>
            <w:b/>
          </w:rPr>
          <w:t>displayproperties</w:t>
        </w:r>
        <w:r w:rsidRPr="005C455F">
          <w:rPr>
            <w:b/>
          </w:rPr>
          <w:t>&gt;</w:t>
        </w:r>
      </w:ins>
    </w:p>
    <w:p w14:paraId="309A538D" w14:textId="77777777" w:rsidR="00E21353" w:rsidRDefault="00E21353" w:rsidP="00EC5B54">
      <w:pPr>
        <w:pStyle w:val="ListParagraph"/>
        <w:ind w:left="0"/>
        <w:rPr>
          <w:ins w:id="2079" w:author="Author"/>
          <w:rFonts w:ascii="Arial" w:hAnsi="Arial" w:cs="Arial"/>
          <w:b/>
          <w:sz w:val="24"/>
          <w:szCs w:val="24"/>
        </w:rPr>
      </w:pPr>
    </w:p>
    <w:tbl>
      <w:tblPr>
        <w:tblW w:w="4999" w:type="pct"/>
        <w:tblLook w:val="0000" w:firstRow="0" w:lastRow="0" w:firstColumn="0" w:lastColumn="0" w:noHBand="0" w:noVBand="0"/>
      </w:tblPr>
      <w:tblGrid>
        <w:gridCol w:w="912"/>
        <w:gridCol w:w="8436"/>
      </w:tblGrid>
      <w:tr w:rsidR="00E21353" w:rsidRPr="00161007" w14:paraId="60E9D8D2" w14:textId="77777777" w:rsidTr="000D550F">
        <w:trPr>
          <w:ins w:id="2080" w:author="Author"/>
        </w:trPr>
        <w:tc>
          <w:tcPr>
            <w:tcW w:w="525" w:type="pct"/>
            <w:tcBorders>
              <w:top w:val="single" w:sz="4" w:space="0" w:color="auto"/>
              <w:left w:val="single" w:sz="4" w:space="0" w:color="auto"/>
              <w:bottom w:val="single" w:sz="4" w:space="0" w:color="auto"/>
              <w:right w:val="single" w:sz="4" w:space="0" w:color="auto"/>
            </w:tcBorders>
          </w:tcPr>
          <w:p w14:paraId="16E03E39" w14:textId="77777777" w:rsidR="00E21353" w:rsidRPr="00161007" w:rsidRDefault="00E21353" w:rsidP="00E21353">
            <w:pPr>
              <w:widowControl w:val="0"/>
              <w:autoSpaceDE w:val="0"/>
              <w:autoSpaceDN w:val="0"/>
              <w:adjustRightInd w:val="0"/>
              <w:spacing w:before="75" w:after="75" w:line="240" w:lineRule="auto"/>
              <w:rPr>
                <w:ins w:id="2081" w:author="Author"/>
                <w:rFonts w:ascii="Arial" w:hAnsi="Arial" w:cs="Arial"/>
                <w:sz w:val="24"/>
                <w:szCs w:val="24"/>
              </w:rPr>
            </w:pPr>
            <w:ins w:id="2082" w:author="Author">
              <w:r w:rsidRPr="00161007">
                <w:rPr>
                  <w:rFonts w:ascii="Arial" w:hAnsi="Arial" w:cs="Arial"/>
                  <w:color w:val="808080"/>
                  <w:sz w:val="16"/>
                  <w:szCs w:val="16"/>
                </w:rPr>
                <w:lastRenderedPageBreak/>
                <w:t>diagram</w:t>
              </w:r>
            </w:ins>
          </w:p>
        </w:tc>
        <w:tc>
          <w:tcPr>
            <w:tcW w:w="4475" w:type="pct"/>
            <w:tcBorders>
              <w:top w:val="single" w:sz="4" w:space="0" w:color="auto"/>
              <w:left w:val="single" w:sz="4" w:space="0" w:color="auto"/>
              <w:bottom w:val="single" w:sz="4" w:space="0" w:color="auto"/>
              <w:right w:val="single" w:sz="4" w:space="0" w:color="auto"/>
            </w:tcBorders>
          </w:tcPr>
          <w:p w14:paraId="33BFD20C" w14:textId="58E5095C" w:rsidR="00E21353" w:rsidRPr="00161007" w:rsidRDefault="00810947" w:rsidP="00E21353">
            <w:pPr>
              <w:widowControl w:val="0"/>
              <w:autoSpaceDE w:val="0"/>
              <w:autoSpaceDN w:val="0"/>
              <w:adjustRightInd w:val="0"/>
              <w:spacing w:before="75" w:after="75" w:line="240" w:lineRule="auto"/>
              <w:rPr>
                <w:ins w:id="2083" w:author="Author"/>
                <w:rFonts w:ascii="Arial" w:hAnsi="Arial" w:cs="Arial"/>
                <w:sz w:val="24"/>
                <w:szCs w:val="24"/>
              </w:rPr>
            </w:pPr>
            <w:ins w:id="2084" w:author="Author">
              <w:r>
                <w:rPr>
                  <w:noProof/>
                </w:rPr>
                <w:drawing>
                  <wp:inline distT="0" distB="0" distL="0" distR="0" wp14:anchorId="5BDBBF1F" wp14:editId="183FFB6E">
                    <wp:extent cx="5219700" cy="2390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9700" cy="2390775"/>
                            </a:xfrm>
                            <a:prstGeom prst="rect">
                              <a:avLst/>
                            </a:prstGeom>
                          </pic:spPr>
                        </pic:pic>
                      </a:graphicData>
                    </a:graphic>
                  </wp:inline>
                </w:drawing>
              </w:r>
            </w:ins>
          </w:p>
        </w:tc>
      </w:tr>
      <w:tr w:rsidR="00E21353" w:rsidRPr="00161007" w14:paraId="0059AEA4" w14:textId="77777777" w:rsidTr="000D550F">
        <w:trPr>
          <w:ins w:id="2085" w:author="Author"/>
        </w:trPr>
        <w:tc>
          <w:tcPr>
            <w:tcW w:w="525" w:type="pct"/>
            <w:tcBorders>
              <w:top w:val="single" w:sz="4" w:space="0" w:color="auto"/>
              <w:left w:val="single" w:sz="4" w:space="0" w:color="auto"/>
              <w:bottom w:val="single" w:sz="4" w:space="0" w:color="auto"/>
              <w:right w:val="single" w:sz="4" w:space="0" w:color="auto"/>
            </w:tcBorders>
          </w:tcPr>
          <w:p w14:paraId="062FCE8D" w14:textId="65A4F599" w:rsidR="00E21353" w:rsidRPr="00161007" w:rsidRDefault="00B266EC" w:rsidP="00E21353">
            <w:pPr>
              <w:widowControl w:val="0"/>
              <w:autoSpaceDE w:val="0"/>
              <w:autoSpaceDN w:val="0"/>
              <w:adjustRightInd w:val="0"/>
              <w:spacing w:before="60" w:after="60" w:line="240" w:lineRule="auto"/>
              <w:rPr>
                <w:ins w:id="2086" w:author="Author"/>
                <w:rFonts w:ascii="Arial" w:hAnsi="Arial" w:cs="Arial"/>
                <w:sz w:val="24"/>
                <w:szCs w:val="24"/>
              </w:rPr>
            </w:pPr>
            <w:ins w:id="2087" w:author="Author">
              <w:r>
                <w:rPr>
                  <w:rFonts w:ascii="Arial" w:hAnsi="Arial" w:cs="Arial"/>
                  <w:color w:val="808080"/>
                  <w:sz w:val="16"/>
                  <w:szCs w:val="16"/>
                </w:rPr>
                <w:t>a</w:t>
              </w:r>
              <w:r w:rsidR="00E21353" w:rsidRPr="00161007">
                <w:rPr>
                  <w:rFonts w:ascii="Arial" w:hAnsi="Arial" w:cs="Arial"/>
                  <w:color w:val="808080"/>
                  <w:sz w:val="16"/>
                  <w:szCs w:val="16"/>
                </w:rPr>
                <w:t>ttributes</w:t>
              </w:r>
            </w:ins>
          </w:p>
        </w:tc>
        <w:tc>
          <w:tcPr>
            <w:tcW w:w="4475"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725"/>
              <w:gridCol w:w="1656"/>
              <w:gridCol w:w="810"/>
              <w:gridCol w:w="899"/>
              <w:gridCol w:w="613"/>
              <w:gridCol w:w="2515"/>
            </w:tblGrid>
            <w:tr w:rsidR="00E21353" w:rsidRPr="00161007" w14:paraId="4158CB94" w14:textId="77777777" w:rsidTr="002F39B8">
              <w:trPr>
                <w:ins w:id="2088" w:author="Author"/>
              </w:trPr>
              <w:tc>
                <w:tcPr>
                  <w:tcW w:w="1049" w:type="pct"/>
                </w:tcPr>
                <w:p w14:paraId="7313BE07" w14:textId="77777777" w:rsidR="00E21353" w:rsidRPr="00161007" w:rsidRDefault="00E21353" w:rsidP="00E21353">
                  <w:pPr>
                    <w:widowControl w:val="0"/>
                    <w:autoSpaceDE w:val="0"/>
                    <w:autoSpaceDN w:val="0"/>
                    <w:adjustRightInd w:val="0"/>
                    <w:spacing w:before="60" w:after="60" w:line="240" w:lineRule="auto"/>
                    <w:rPr>
                      <w:ins w:id="2089" w:author="Author"/>
                      <w:rFonts w:ascii="Arial" w:hAnsi="Arial" w:cs="Arial"/>
                      <w:sz w:val="24"/>
                      <w:szCs w:val="24"/>
                    </w:rPr>
                  </w:pPr>
                  <w:ins w:id="2090" w:author="Author">
                    <w:r w:rsidRPr="00161007">
                      <w:rPr>
                        <w:rFonts w:ascii="Arial" w:hAnsi="Arial" w:cs="Arial"/>
                        <w:color w:val="808080"/>
                        <w:sz w:val="16"/>
                        <w:szCs w:val="16"/>
                      </w:rPr>
                      <w:t>Name</w:t>
                    </w:r>
                  </w:ins>
                </w:p>
              </w:tc>
              <w:tc>
                <w:tcPr>
                  <w:tcW w:w="1007" w:type="pct"/>
                </w:tcPr>
                <w:p w14:paraId="576E0555" w14:textId="77777777" w:rsidR="00E21353" w:rsidRPr="00161007" w:rsidRDefault="00E21353" w:rsidP="00E21353">
                  <w:pPr>
                    <w:widowControl w:val="0"/>
                    <w:autoSpaceDE w:val="0"/>
                    <w:autoSpaceDN w:val="0"/>
                    <w:adjustRightInd w:val="0"/>
                    <w:spacing w:before="60" w:after="60" w:line="240" w:lineRule="auto"/>
                    <w:rPr>
                      <w:ins w:id="2091" w:author="Author"/>
                      <w:rFonts w:ascii="Arial" w:hAnsi="Arial" w:cs="Arial"/>
                      <w:sz w:val="24"/>
                      <w:szCs w:val="24"/>
                    </w:rPr>
                  </w:pPr>
                  <w:ins w:id="2092" w:author="Author">
                    <w:r w:rsidRPr="00161007">
                      <w:rPr>
                        <w:rFonts w:ascii="Arial" w:hAnsi="Arial" w:cs="Arial"/>
                        <w:color w:val="808080"/>
                        <w:sz w:val="16"/>
                        <w:szCs w:val="16"/>
                      </w:rPr>
                      <w:t xml:space="preserve">Type  </w:t>
                    </w:r>
                  </w:ins>
                </w:p>
              </w:tc>
              <w:tc>
                <w:tcPr>
                  <w:tcW w:w="493" w:type="pct"/>
                </w:tcPr>
                <w:p w14:paraId="32CF7236" w14:textId="77777777" w:rsidR="00E21353" w:rsidRPr="00161007" w:rsidRDefault="00E21353" w:rsidP="00E21353">
                  <w:pPr>
                    <w:widowControl w:val="0"/>
                    <w:autoSpaceDE w:val="0"/>
                    <w:autoSpaceDN w:val="0"/>
                    <w:adjustRightInd w:val="0"/>
                    <w:spacing w:before="60" w:after="60" w:line="240" w:lineRule="auto"/>
                    <w:rPr>
                      <w:ins w:id="2093" w:author="Author"/>
                      <w:rFonts w:ascii="Arial" w:hAnsi="Arial" w:cs="Arial"/>
                      <w:sz w:val="24"/>
                      <w:szCs w:val="24"/>
                    </w:rPr>
                  </w:pPr>
                  <w:ins w:id="2094" w:author="Author">
                    <w:r w:rsidRPr="00161007">
                      <w:rPr>
                        <w:rFonts w:ascii="Arial" w:hAnsi="Arial" w:cs="Arial"/>
                        <w:color w:val="808080"/>
                        <w:sz w:val="16"/>
                        <w:szCs w:val="16"/>
                      </w:rPr>
                      <w:t>Use</w:t>
                    </w:r>
                  </w:ins>
                </w:p>
              </w:tc>
              <w:tc>
                <w:tcPr>
                  <w:tcW w:w="547" w:type="pct"/>
                </w:tcPr>
                <w:p w14:paraId="5B5D3D69" w14:textId="77777777" w:rsidR="00E21353" w:rsidRPr="00161007" w:rsidRDefault="00E21353" w:rsidP="00E21353">
                  <w:pPr>
                    <w:widowControl w:val="0"/>
                    <w:autoSpaceDE w:val="0"/>
                    <w:autoSpaceDN w:val="0"/>
                    <w:adjustRightInd w:val="0"/>
                    <w:spacing w:before="60" w:after="60" w:line="240" w:lineRule="auto"/>
                    <w:rPr>
                      <w:ins w:id="2095" w:author="Author"/>
                      <w:rFonts w:ascii="Arial" w:hAnsi="Arial" w:cs="Arial"/>
                      <w:sz w:val="24"/>
                      <w:szCs w:val="24"/>
                    </w:rPr>
                  </w:pPr>
                  <w:ins w:id="2096" w:author="Author">
                    <w:r w:rsidRPr="00161007">
                      <w:rPr>
                        <w:rFonts w:ascii="Arial" w:hAnsi="Arial" w:cs="Arial"/>
                        <w:color w:val="808080"/>
                        <w:sz w:val="16"/>
                        <w:szCs w:val="16"/>
                      </w:rPr>
                      <w:t>Default</w:t>
                    </w:r>
                  </w:ins>
                </w:p>
              </w:tc>
              <w:tc>
                <w:tcPr>
                  <w:tcW w:w="373" w:type="pct"/>
                </w:tcPr>
                <w:p w14:paraId="2309BD0A" w14:textId="77777777" w:rsidR="00E21353" w:rsidRPr="00161007" w:rsidRDefault="00E21353" w:rsidP="00E21353">
                  <w:pPr>
                    <w:widowControl w:val="0"/>
                    <w:autoSpaceDE w:val="0"/>
                    <w:autoSpaceDN w:val="0"/>
                    <w:adjustRightInd w:val="0"/>
                    <w:spacing w:before="60" w:after="60" w:line="240" w:lineRule="auto"/>
                    <w:rPr>
                      <w:ins w:id="2097" w:author="Author"/>
                      <w:rFonts w:ascii="Arial" w:hAnsi="Arial" w:cs="Arial"/>
                      <w:sz w:val="24"/>
                      <w:szCs w:val="24"/>
                    </w:rPr>
                  </w:pPr>
                  <w:ins w:id="2098" w:author="Author">
                    <w:r w:rsidRPr="00161007">
                      <w:rPr>
                        <w:rFonts w:ascii="Arial" w:hAnsi="Arial" w:cs="Arial"/>
                        <w:color w:val="808080"/>
                        <w:sz w:val="16"/>
                        <w:szCs w:val="16"/>
                      </w:rPr>
                      <w:t>Fixed</w:t>
                    </w:r>
                  </w:ins>
                </w:p>
              </w:tc>
              <w:tc>
                <w:tcPr>
                  <w:tcW w:w="1530" w:type="pct"/>
                </w:tcPr>
                <w:p w14:paraId="47A5DE95" w14:textId="77777777" w:rsidR="00E21353" w:rsidRPr="00161007" w:rsidRDefault="00E21353" w:rsidP="00E21353">
                  <w:pPr>
                    <w:widowControl w:val="0"/>
                    <w:autoSpaceDE w:val="0"/>
                    <w:autoSpaceDN w:val="0"/>
                    <w:adjustRightInd w:val="0"/>
                    <w:spacing w:before="60" w:after="60" w:line="240" w:lineRule="auto"/>
                    <w:rPr>
                      <w:ins w:id="2099" w:author="Author"/>
                      <w:rFonts w:ascii="Arial" w:hAnsi="Arial" w:cs="Arial"/>
                      <w:sz w:val="24"/>
                      <w:szCs w:val="24"/>
                    </w:rPr>
                  </w:pPr>
                  <w:ins w:id="2100" w:author="Author">
                    <w:r w:rsidRPr="00161007">
                      <w:rPr>
                        <w:rFonts w:ascii="Arial" w:hAnsi="Arial" w:cs="Arial"/>
                        <w:color w:val="808080"/>
                        <w:sz w:val="16"/>
                        <w:szCs w:val="16"/>
                      </w:rPr>
                      <w:t>Annotation</w:t>
                    </w:r>
                  </w:ins>
                </w:p>
              </w:tc>
            </w:tr>
            <w:tr w:rsidR="00E21353" w:rsidRPr="00161007" w14:paraId="7CC7716F" w14:textId="77777777" w:rsidTr="002F39B8">
              <w:trPr>
                <w:ins w:id="2101" w:author="Author"/>
              </w:trPr>
              <w:tc>
                <w:tcPr>
                  <w:tcW w:w="1049" w:type="pct"/>
                  <w:tcBorders>
                    <w:bottom w:val="single" w:sz="4" w:space="0" w:color="auto"/>
                  </w:tcBorders>
                </w:tcPr>
                <w:p w14:paraId="0686B141" w14:textId="20112647" w:rsidR="00E21353" w:rsidRPr="00EC5B54" w:rsidRDefault="00E21353" w:rsidP="00E21353">
                  <w:pPr>
                    <w:widowControl w:val="0"/>
                    <w:autoSpaceDE w:val="0"/>
                    <w:autoSpaceDN w:val="0"/>
                    <w:adjustRightInd w:val="0"/>
                    <w:spacing w:before="60" w:after="60" w:line="240" w:lineRule="auto"/>
                    <w:rPr>
                      <w:ins w:id="2102" w:author="Author"/>
                      <w:rFonts w:ascii="Arial" w:hAnsi="Arial" w:cs="Arial"/>
                      <w:b/>
                      <w:sz w:val="24"/>
                      <w:szCs w:val="24"/>
                    </w:rPr>
                  </w:pPr>
                  <w:ins w:id="2103" w:author="Author">
                    <w:r w:rsidRPr="00EC5B54">
                      <w:rPr>
                        <w:rFonts w:ascii="Arial" w:hAnsi="Arial" w:cs="Arial"/>
                        <w:b/>
                        <w:color w:val="000000"/>
                        <w:sz w:val="16"/>
                        <w:szCs w:val="16"/>
                      </w:rPr>
                      <w:t>id</w:t>
                    </w:r>
                  </w:ins>
                </w:p>
              </w:tc>
              <w:tc>
                <w:tcPr>
                  <w:tcW w:w="1007" w:type="pct"/>
                  <w:tcBorders>
                    <w:bottom w:val="single" w:sz="4" w:space="0" w:color="auto"/>
                  </w:tcBorders>
                </w:tcPr>
                <w:p w14:paraId="784ABED6" w14:textId="5D842A18" w:rsidR="00E21353" w:rsidRPr="00161007" w:rsidRDefault="00E21353" w:rsidP="00E21353">
                  <w:pPr>
                    <w:widowControl w:val="0"/>
                    <w:autoSpaceDE w:val="0"/>
                    <w:autoSpaceDN w:val="0"/>
                    <w:adjustRightInd w:val="0"/>
                    <w:spacing w:before="60" w:after="60" w:line="240" w:lineRule="auto"/>
                    <w:rPr>
                      <w:ins w:id="2104" w:author="Author"/>
                      <w:rFonts w:ascii="Arial" w:hAnsi="Arial" w:cs="Arial"/>
                      <w:sz w:val="24"/>
                      <w:szCs w:val="24"/>
                    </w:rPr>
                  </w:pPr>
                  <w:ins w:id="2105" w:author="Author">
                    <w:r>
                      <w:rPr>
                        <w:rFonts w:ascii="Arial" w:hAnsi="Arial" w:cs="Arial"/>
                        <w:b/>
                        <w:bCs/>
                        <w:color w:val="000000"/>
                        <w:sz w:val="16"/>
                        <w:szCs w:val="16"/>
                      </w:rPr>
                      <w:t>ST_ResourceID</w:t>
                    </w:r>
                  </w:ins>
                </w:p>
              </w:tc>
              <w:tc>
                <w:tcPr>
                  <w:tcW w:w="493" w:type="pct"/>
                  <w:tcBorders>
                    <w:bottom w:val="single" w:sz="4" w:space="0" w:color="auto"/>
                  </w:tcBorders>
                </w:tcPr>
                <w:p w14:paraId="668808BB" w14:textId="77777777" w:rsidR="00E21353" w:rsidRPr="00161007" w:rsidRDefault="00E21353" w:rsidP="00E21353">
                  <w:pPr>
                    <w:widowControl w:val="0"/>
                    <w:autoSpaceDE w:val="0"/>
                    <w:autoSpaceDN w:val="0"/>
                    <w:adjustRightInd w:val="0"/>
                    <w:spacing w:before="60" w:after="60" w:line="240" w:lineRule="auto"/>
                    <w:rPr>
                      <w:ins w:id="2106" w:author="Author"/>
                      <w:rFonts w:ascii="Arial" w:hAnsi="Arial" w:cs="Arial"/>
                      <w:sz w:val="24"/>
                      <w:szCs w:val="24"/>
                    </w:rPr>
                  </w:pPr>
                  <w:ins w:id="2107" w:author="Author">
                    <w:r w:rsidRPr="00161007">
                      <w:rPr>
                        <w:rFonts w:ascii="Arial" w:hAnsi="Arial" w:cs="Arial"/>
                        <w:color w:val="000000"/>
                        <w:sz w:val="16"/>
                        <w:szCs w:val="16"/>
                      </w:rPr>
                      <w:t>required</w:t>
                    </w:r>
                  </w:ins>
                </w:p>
              </w:tc>
              <w:tc>
                <w:tcPr>
                  <w:tcW w:w="547" w:type="pct"/>
                  <w:tcBorders>
                    <w:bottom w:val="single" w:sz="4" w:space="0" w:color="auto"/>
                  </w:tcBorders>
                </w:tcPr>
                <w:p w14:paraId="0BC3EAD8" w14:textId="77777777" w:rsidR="00E21353" w:rsidRPr="00161007" w:rsidRDefault="00E21353" w:rsidP="00E21353">
                  <w:pPr>
                    <w:widowControl w:val="0"/>
                    <w:autoSpaceDE w:val="0"/>
                    <w:autoSpaceDN w:val="0"/>
                    <w:adjustRightInd w:val="0"/>
                    <w:spacing w:before="60" w:after="60" w:line="240" w:lineRule="auto"/>
                    <w:rPr>
                      <w:ins w:id="2108" w:author="Author"/>
                      <w:rFonts w:ascii="Arial" w:hAnsi="Arial" w:cs="Arial"/>
                      <w:sz w:val="24"/>
                      <w:szCs w:val="24"/>
                    </w:rPr>
                  </w:pPr>
                </w:p>
              </w:tc>
              <w:tc>
                <w:tcPr>
                  <w:tcW w:w="373" w:type="pct"/>
                  <w:tcBorders>
                    <w:bottom w:val="single" w:sz="4" w:space="0" w:color="auto"/>
                  </w:tcBorders>
                </w:tcPr>
                <w:p w14:paraId="76150C13" w14:textId="77777777" w:rsidR="00E21353" w:rsidRPr="00EC5B54" w:rsidRDefault="00E21353" w:rsidP="00E21353">
                  <w:pPr>
                    <w:widowControl w:val="0"/>
                    <w:autoSpaceDE w:val="0"/>
                    <w:autoSpaceDN w:val="0"/>
                    <w:adjustRightInd w:val="0"/>
                    <w:spacing w:before="60" w:after="60" w:line="240" w:lineRule="auto"/>
                    <w:rPr>
                      <w:ins w:id="2109" w:author="Author"/>
                      <w:rFonts w:ascii="Arial" w:hAnsi="Arial" w:cs="Arial"/>
                      <w:color w:val="000000"/>
                      <w:sz w:val="16"/>
                      <w:szCs w:val="16"/>
                    </w:rPr>
                  </w:pPr>
                </w:p>
              </w:tc>
              <w:tc>
                <w:tcPr>
                  <w:tcW w:w="1530" w:type="pct"/>
                  <w:tcBorders>
                    <w:bottom w:val="single" w:sz="4" w:space="0" w:color="auto"/>
                  </w:tcBorders>
                </w:tcPr>
                <w:p w14:paraId="207D2A2B" w14:textId="6CB92AD6" w:rsidR="00E21353" w:rsidRPr="00EC5B54" w:rsidRDefault="00E21353" w:rsidP="00E21353">
                  <w:pPr>
                    <w:widowControl w:val="0"/>
                    <w:autoSpaceDE w:val="0"/>
                    <w:autoSpaceDN w:val="0"/>
                    <w:adjustRightInd w:val="0"/>
                    <w:spacing w:before="60" w:after="60" w:line="240" w:lineRule="auto"/>
                    <w:rPr>
                      <w:ins w:id="2110" w:author="Author"/>
                      <w:rFonts w:ascii="Arial" w:hAnsi="Arial" w:cs="Arial"/>
                      <w:color w:val="000000"/>
                      <w:sz w:val="16"/>
                      <w:szCs w:val="16"/>
                    </w:rPr>
                  </w:pPr>
                  <w:ins w:id="2111" w:author="Author">
                    <w:r w:rsidRPr="00EC5B54">
                      <w:rPr>
                        <w:rFonts w:ascii="Arial" w:hAnsi="Arial" w:cs="Arial"/>
                        <w:color w:val="000000"/>
                        <w:sz w:val="16"/>
                        <w:szCs w:val="16"/>
                      </w:rPr>
                      <w:t>Unique ID among all materials groups (which could include elements from extensions to the specification)</w:t>
                    </w:r>
                  </w:ins>
                </w:p>
              </w:tc>
            </w:tr>
            <w:tr w:rsidR="00E21353" w:rsidRPr="00161007" w14:paraId="1155FABD" w14:textId="77777777" w:rsidTr="002F39B8">
              <w:trPr>
                <w:ins w:id="2112" w:author="Author"/>
              </w:trPr>
              <w:tc>
                <w:tcPr>
                  <w:tcW w:w="1049" w:type="pct"/>
                  <w:tcBorders>
                    <w:top w:val="single" w:sz="4" w:space="0" w:color="auto"/>
                    <w:bottom w:val="single" w:sz="4" w:space="0" w:color="auto"/>
                  </w:tcBorders>
                </w:tcPr>
                <w:p w14:paraId="0A57A9E9" w14:textId="5DEF494F" w:rsidR="00E21353" w:rsidRPr="00EC5B54" w:rsidRDefault="00E21353" w:rsidP="00E21353">
                  <w:pPr>
                    <w:widowControl w:val="0"/>
                    <w:autoSpaceDE w:val="0"/>
                    <w:autoSpaceDN w:val="0"/>
                    <w:adjustRightInd w:val="0"/>
                    <w:spacing w:before="60" w:after="60" w:line="240" w:lineRule="auto"/>
                    <w:rPr>
                      <w:ins w:id="2113" w:author="Author"/>
                      <w:rFonts w:ascii="Arial" w:hAnsi="Arial" w:cs="Arial"/>
                      <w:b/>
                      <w:sz w:val="24"/>
                      <w:szCs w:val="24"/>
                    </w:rPr>
                  </w:pPr>
                  <w:ins w:id="2114" w:author="Author">
                    <w:r w:rsidRPr="00EC5B54">
                      <w:rPr>
                        <w:rFonts w:ascii="Arial" w:hAnsi="Arial" w:cs="Arial"/>
                        <w:b/>
                        <w:color w:val="000000"/>
                        <w:sz w:val="16"/>
                        <w:szCs w:val="16"/>
                      </w:rPr>
                      <w:t xml:space="preserve">name </w:t>
                    </w:r>
                  </w:ins>
                </w:p>
              </w:tc>
              <w:tc>
                <w:tcPr>
                  <w:tcW w:w="1007" w:type="pct"/>
                  <w:tcBorders>
                    <w:top w:val="single" w:sz="4" w:space="0" w:color="auto"/>
                    <w:bottom w:val="single" w:sz="4" w:space="0" w:color="auto"/>
                  </w:tcBorders>
                </w:tcPr>
                <w:p w14:paraId="601E096A" w14:textId="5DD64BE7" w:rsidR="00E21353" w:rsidRPr="00EC5B54" w:rsidRDefault="00E21353" w:rsidP="00E21353">
                  <w:pPr>
                    <w:widowControl w:val="0"/>
                    <w:autoSpaceDE w:val="0"/>
                    <w:autoSpaceDN w:val="0"/>
                    <w:adjustRightInd w:val="0"/>
                    <w:spacing w:before="60" w:after="60" w:line="240" w:lineRule="auto"/>
                    <w:rPr>
                      <w:ins w:id="2115" w:author="Author"/>
                      <w:rFonts w:ascii="Arial" w:hAnsi="Arial" w:cs="Arial"/>
                      <w:b/>
                      <w:bCs/>
                      <w:color w:val="000000"/>
                      <w:sz w:val="16"/>
                      <w:szCs w:val="16"/>
                    </w:rPr>
                  </w:pPr>
                  <w:ins w:id="2116" w:author="Author">
                    <w:r w:rsidRPr="00EC5B54">
                      <w:rPr>
                        <w:rFonts w:ascii="Arial" w:hAnsi="Arial" w:cs="Arial"/>
                        <w:b/>
                        <w:bCs/>
                        <w:color w:val="000000"/>
                        <w:sz w:val="16"/>
                        <w:szCs w:val="16"/>
                      </w:rPr>
                      <w:t>xs:string</w:t>
                    </w:r>
                  </w:ins>
                </w:p>
              </w:tc>
              <w:tc>
                <w:tcPr>
                  <w:tcW w:w="493" w:type="pct"/>
                  <w:tcBorders>
                    <w:top w:val="single" w:sz="4" w:space="0" w:color="auto"/>
                    <w:bottom w:val="single" w:sz="4" w:space="0" w:color="auto"/>
                  </w:tcBorders>
                </w:tcPr>
                <w:p w14:paraId="7B5C0311" w14:textId="77777777" w:rsidR="00E21353" w:rsidRPr="00161007" w:rsidRDefault="00E21353" w:rsidP="00E21353">
                  <w:pPr>
                    <w:widowControl w:val="0"/>
                    <w:autoSpaceDE w:val="0"/>
                    <w:autoSpaceDN w:val="0"/>
                    <w:adjustRightInd w:val="0"/>
                    <w:spacing w:before="60" w:after="60" w:line="240" w:lineRule="auto"/>
                    <w:rPr>
                      <w:ins w:id="2117" w:author="Author"/>
                      <w:rFonts w:ascii="Arial" w:hAnsi="Arial" w:cs="Arial"/>
                      <w:sz w:val="24"/>
                      <w:szCs w:val="24"/>
                    </w:rPr>
                  </w:pPr>
                  <w:ins w:id="2118" w:author="Author">
                    <w:r w:rsidRPr="00161007">
                      <w:rPr>
                        <w:rFonts w:ascii="Arial" w:hAnsi="Arial" w:cs="Arial"/>
                        <w:color w:val="000000"/>
                        <w:sz w:val="16"/>
                        <w:szCs w:val="16"/>
                      </w:rPr>
                      <w:t>required</w:t>
                    </w:r>
                  </w:ins>
                </w:p>
              </w:tc>
              <w:tc>
                <w:tcPr>
                  <w:tcW w:w="547" w:type="pct"/>
                  <w:tcBorders>
                    <w:top w:val="single" w:sz="4" w:space="0" w:color="auto"/>
                    <w:bottom w:val="single" w:sz="4" w:space="0" w:color="auto"/>
                  </w:tcBorders>
                </w:tcPr>
                <w:p w14:paraId="13EEA208" w14:textId="77777777" w:rsidR="00E21353" w:rsidRPr="00161007" w:rsidRDefault="00E21353" w:rsidP="00E21353">
                  <w:pPr>
                    <w:widowControl w:val="0"/>
                    <w:autoSpaceDE w:val="0"/>
                    <w:autoSpaceDN w:val="0"/>
                    <w:adjustRightInd w:val="0"/>
                    <w:spacing w:before="60" w:after="60" w:line="240" w:lineRule="auto"/>
                    <w:rPr>
                      <w:ins w:id="2119" w:author="Author"/>
                      <w:rFonts w:ascii="Arial" w:hAnsi="Arial" w:cs="Arial"/>
                      <w:sz w:val="24"/>
                      <w:szCs w:val="24"/>
                    </w:rPr>
                  </w:pPr>
                </w:p>
              </w:tc>
              <w:tc>
                <w:tcPr>
                  <w:tcW w:w="373" w:type="pct"/>
                  <w:tcBorders>
                    <w:top w:val="single" w:sz="4" w:space="0" w:color="auto"/>
                    <w:bottom w:val="single" w:sz="4" w:space="0" w:color="auto"/>
                  </w:tcBorders>
                </w:tcPr>
                <w:p w14:paraId="44CAD450" w14:textId="77777777" w:rsidR="00E21353" w:rsidRPr="00161007" w:rsidRDefault="00E21353" w:rsidP="00E21353">
                  <w:pPr>
                    <w:widowControl w:val="0"/>
                    <w:autoSpaceDE w:val="0"/>
                    <w:autoSpaceDN w:val="0"/>
                    <w:adjustRightInd w:val="0"/>
                    <w:spacing w:before="60" w:after="60" w:line="240" w:lineRule="auto"/>
                    <w:rPr>
                      <w:ins w:id="2120" w:author="Author"/>
                      <w:rFonts w:ascii="Arial" w:hAnsi="Arial" w:cs="Arial"/>
                      <w:sz w:val="24"/>
                      <w:szCs w:val="24"/>
                    </w:rPr>
                  </w:pPr>
                </w:p>
              </w:tc>
              <w:tc>
                <w:tcPr>
                  <w:tcW w:w="1530" w:type="pct"/>
                  <w:tcBorders>
                    <w:top w:val="single" w:sz="4" w:space="0" w:color="auto"/>
                    <w:bottom w:val="single" w:sz="4" w:space="0" w:color="auto"/>
                  </w:tcBorders>
                </w:tcPr>
                <w:p w14:paraId="343FDEE0" w14:textId="77777777" w:rsidR="00E21353" w:rsidRPr="00A15CB6" w:rsidRDefault="00E21353" w:rsidP="00E21353">
                  <w:pPr>
                    <w:widowControl w:val="0"/>
                    <w:autoSpaceDE w:val="0"/>
                    <w:autoSpaceDN w:val="0"/>
                    <w:adjustRightInd w:val="0"/>
                    <w:spacing w:before="60" w:after="60" w:line="240" w:lineRule="auto"/>
                    <w:rPr>
                      <w:ins w:id="2121" w:author="Author"/>
                      <w:rFonts w:ascii="Arial" w:hAnsi="Arial" w:cs="Arial"/>
                      <w:color w:val="000000"/>
                      <w:sz w:val="16"/>
                      <w:szCs w:val="16"/>
                    </w:rPr>
                  </w:pPr>
                  <w:ins w:id="2122" w:author="Author">
                    <w:r w:rsidRPr="00381E00">
                      <w:rPr>
                        <w:rFonts w:ascii="Arial" w:hAnsi="Arial" w:cs="Arial"/>
                        <w:color w:val="000000"/>
                        <w:sz w:val="16"/>
                        <w:szCs w:val="16"/>
                      </w:rPr>
                      <w:t>Specifies the material name, intended to convey design intent.</w:t>
                    </w:r>
                  </w:ins>
                </w:p>
              </w:tc>
            </w:tr>
            <w:tr w:rsidR="00E21353" w:rsidRPr="00161007" w14:paraId="50A1E1C7" w14:textId="77777777" w:rsidTr="00EC5B54">
              <w:trPr>
                <w:ins w:id="2123" w:author="Author"/>
              </w:trPr>
              <w:tc>
                <w:tcPr>
                  <w:tcW w:w="1049" w:type="pct"/>
                  <w:tcBorders>
                    <w:top w:val="single" w:sz="4" w:space="0" w:color="auto"/>
                    <w:bottom w:val="single" w:sz="4" w:space="0" w:color="auto"/>
                  </w:tcBorders>
                </w:tcPr>
                <w:p w14:paraId="0BF6948A" w14:textId="35C43E25" w:rsidR="00E21353" w:rsidRPr="00EC5B54" w:rsidRDefault="00E21353" w:rsidP="00E21353">
                  <w:pPr>
                    <w:widowControl w:val="0"/>
                    <w:autoSpaceDE w:val="0"/>
                    <w:autoSpaceDN w:val="0"/>
                    <w:adjustRightInd w:val="0"/>
                    <w:spacing w:before="60" w:after="60" w:line="240" w:lineRule="auto"/>
                    <w:rPr>
                      <w:ins w:id="2124" w:author="Author"/>
                      <w:rFonts w:ascii="Arial" w:hAnsi="Arial" w:cs="Arial"/>
                      <w:b/>
                      <w:color w:val="000000"/>
                      <w:sz w:val="16"/>
                      <w:szCs w:val="16"/>
                    </w:rPr>
                  </w:pPr>
                  <w:ins w:id="2125" w:author="Author">
                    <w:r w:rsidRPr="00EC5B54">
                      <w:rPr>
                        <w:rFonts w:ascii="Arial" w:hAnsi="Arial" w:cs="Arial"/>
                        <w:b/>
                        <w:color w:val="000000"/>
                        <w:sz w:val="16"/>
                        <w:szCs w:val="16"/>
                      </w:rPr>
                      <w:t>metallictextureid</w:t>
                    </w:r>
                  </w:ins>
                </w:p>
              </w:tc>
              <w:tc>
                <w:tcPr>
                  <w:tcW w:w="1007" w:type="pct"/>
                  <w:tcBorders>
                    <w:top w:val="single" w:sz="4" w:space="0" w:color="auto"/>
                    <w:bottom w:val="single" w:sz="4" w:space="0" w:color="auto"/>
                  </w:tcBorders>
                </w:tcPr>
                <w:p w14:paraId="0DAD2FCD" w14:textId="609DF6DB" w:rsidR="00E21353" w:rsidRDefault="00E21353" w:rsidP="00E21353">
                  <w:pPr>
                    <w:widowControl w:val="0"/>
                    <w:autoSpaceDE w:val="0"/>
                    <w:autoSpaceDN w:val="0"/>
                    <w:adjustRightInd w:val="0"/>
                    <w:spacing w:before="60" w:after="60" w:line="240" w:lineRule="auto"/>
                    <w:rPr>
                      <w:ins w:id="2126" w:author="Author"/>
                      <w:rFonts w:ascii="Arial" w:hAnsi="Arial" w:cs="Arial"/>
                      <w:b/>
                      <w:bCs/>
                      <w:color w:val="000000"/>
                      <w:sz w:val="16"/>
                      <w:szCs w:val="16"/>
                    </w:rPr>
                  </w:pPr>
                  <w:ins w:id="2127" w:author="Author">
                    <w:r>
                      <w:rPr>
                        <w:rFonts w:ascii="Arial" w:hAnsi="Arial" w:cs="Arial"/>
                        <w:b/>
                        <w:bCs/>
                        <w:color w:val="000000"/>
                        <w:sz w:val="16"/>
                        <w:szCs w:val="16"/>
                      </w:rPr>
                      <w:t>ST_ResourceID</w:t>
                    </w:r>
                  </w:ins>
                </w:p>
              </w:tc>
              <w:tc>
                <w:tcPr>
                  <w:tcW w:w="493" w:type="pct"/>
                  <w:tcBorders>
                    <w:top w:val="single" w:sz="4" w:space="0" w:color="auto"/>
                    <w:bottom w:val="single" w:sz="4" w:space="0" w:color="auto"/>
                  </w:tcBorders>
                </w:tcPr>
                <w:p w14:paraId="480F91C1" w14:textId="6EA5E22D" w:rsidR="00E21353" w:rsidRPr="00161007" w:rsidRDefault="00E21353" w:rsidP="00E21353">
                  <w:pPr>
                    <w:widowControl w:val="0"/>
                    <w:autoSpaceDE w:val="0"/>
                    <w:autoSpaceDN w:val="0"/>
                    <w:adjustRightInd w:val="0"/>
                    <w:spacing w:before="60" w:after="60" w:line="240" w:lineRule="auto"/>
                    <w:rPr>
                      <w:ins w:id="2128" w:author="Author"/>
                      <w:rFonts w:ascii="Arial" w:hAnsi="Arial" w:cs="Arial"/>
                      <w:color w:val="000000"/>
                      <w:sz w:val="16"/>
                      <w:szCs w:val="16"/>
                    </w:rPr>
                  </w:pPr>
                  <w:ins w:id="2129" w:author="Author">
                    <w:r>
                      <w:rPr>
                        <w:rFonts w:ascii="Arial" w:hAnsi="Arial" w:cs="Arial"/>
                        <w:color w:val="000000"/>
                        <w:sz w:val="16"/>
                        <w:szCs w:val="16"/>
                      </w:rPr>
                      <w:t>required</w:t>
                    </w:r>
                  </w:ins>
                </w:p>
              </w:tc>
              <w:tc>
                <w:tcPr>
                  <w:tcW w:w="547" w:type="pct"/>
                  <w:tcBorders>
                    <w:top w:val="single" w:sz="4" w:space="0" w:color="auto"/>
                    <w:bottom w:val="single" w:sz="4" w:space="0" w:color="auto"/>
                  </w:tcBorders>
                </w:tcPr>
                <w:p w14:paraId="1857817E" w14:textId="3C3B45A5" w:rsidR="00E21353" w:rsidRPr="00560DED" w:rsidRDefault="00E21353" w:rsidP="00E21353">
                  <w:pPr>
                    <w:widowControl w:val="0"/>
                    <w:autoSpaceDE w:val="0"/>
                    <w:autoSpaceDN w:val="0"/>
                    <w:adjustRightInd w:val="0"/>
                    <w:spacing w:before="60" w:after="60" w:line="240" w:lineRule="auto"/>
                    <w:rPr>
                      <w:ins w:id="2130" w:author="Author"/>
                      <w:rFonts w:ascii="Arial" w:hAnsi="Arial" w:cs="Arial"/>
                      <w:color w:val="000000"/>
                      <w:sz w:val="16"/>
                      <w:szCs w:val="16"/>
                    </w:rPr>
                  </w:pPr>
                </w:p>
              </w:tc>
              <w:tc>
                <w:tcPr>
                  <w:tcW w:w="373" w:type="pct"/>
                  <w:tcBorders>
                    <w:top w:val="single" w:sz="4" w:space="0" w:color="auto"/>
                    <w:bottom w:val="single" w:sz="4" w:space="0" w:color="auto"/>
                  </w:tcBorders>
                </w:tcPr>
                <w:p w14:paraId="700F7338" w14:textId="77777777" w:rsidR="00E21353" w:rsidRPr="00161007" w:rsidRDefault="00E21353" w:rsidP="00E21353">
                  <w:pPr>
                    <w:widowControl w:val="0"/>
                    <w:autoSpaceDE w:val="0"/>
                    <w:autoSpaceDN w:val="0"/>
                    <w:adjustRightInd w:val="0"/>
                    <w:spacing w:before="60" w:after="60" w:line="240" w:lineRule="auto"/>
                    <w:rPr>
                      <w:ins w:id="2131" w:author="Author"/>
                      <w:rFonts w:ascii="Arial" w:hAnsi="Arial" w:cs="Arial"/>
                      <w:color w:val="000000"/>
                      <w:sz w:val="16"/>
                      <w:szCs w:val="16"/>
                    </w:rPr>
                  </w:pPr>
                </w:p>
              </w:tc>
              <w:tc>
                <w:tcPr>
                  <w:tcW w:w="1530" w:type="pct"/>
                  <w:tcBorders>
                    <w:top w:val="single" w:sz="4" w:space="0" w:color="auto"/>
                    <w:bottom w:val="single" w:sz="4" w:space="0" w:color="auto"/>
                  </w:tcBorders>
                </w:tcPr>
                <w:p w14:paraId="1BC4313E" w14:textId="3A8B6CFB" w:rsidR="00E21353" w:rsidRDefault="00E21353" w:rsidP="00E21353">
                  <w:pPr>
                    <w:widowControl w:val="0"/>
                    <w:autoSpaceDE w:val="0"/>
                    <w:autoSpaceDN w:val="0"/>
                    <w:adjustRightInd w:val="0"/>
                    <w:spacing w:before="60" w:after="60" w:line="240" w:lineRule="auto"/>
                    <w:rPr>
                      <w:ins w:id="2132" w:author="Author"/>
                      <w:rFonts w:ascii="Arial" w:hAnsi="Arial" w:cs="Arial"/>
                      <w:color w:val="000000"/>
                      <w:sz w:val="16"/>
                      <w:szCs w:val="16"/>
                    </w:rPr>
                  </w:pPr>
                  <w:ins w:id="2133" w:author="Author">
                    <w:r w:rsidRPr="00EC5B54">
                      <w:rPr>
                        <w:rFonts w:ascii="Arial" w:hAnsi="Arial" w:cs="Arial"/>
                        <w:color w:val="000000"/>
                        <w:sz w:val="16"/>
                        <w:szCs w:val="16"/>
                      </w:rPr>
                      <w:t>Reference to the &lt;texture2d&gt; element with the matching id attribute value</w:t>
                    </w:r>
                  </w:ins>
                </w:p>
              </w:tc>
            </w:tr>
            <w:tr w:rsidR="00E21353" w:rsidRPr="00161007" w14:paraId="4D74631D" w14:textId="77777777" w:rsidTr="00EC5B54">
              <w:trPr>
                <w:ins w:id="2134" w:author="Author"/>
              </w:trPr>
              <w:tc>
                <w:tcPr>
                  <w:tcW w:w="1049" w:type="pct"/>
                  <w:tcBorders>
                    <w:top w:val="single" w:sz="4" w:space="0" w:color="auto"/>
                    <w:bottom w:val="single" w:sz="4" w:space="0" w:color="auto"/>
                  </w:tcBorders>
                </w:tcPr>
                <w:p w14:paraId="62462627" w14:textId="29FAB080" w:rsidR="00E21353" w:rsidRPr="00EC5B54" w:rsidRDefault="00E21353" w:rsidP="00E21353">
                  <w:pPr>
                    <w:widowControl w:val="0"/>
                    <w:autoSpaceDE w:val="0"/>
                    <w:autoSpaceDN w:val="0"/>
                    <w:adjustRightInd w:val="0"/>
                    <w:spacing w:before="60" w:after="60" w:line="240" w:lineRule="auto"/>
                    <w:rPr>
                      <w:ins w:id="2135" w:author="Author"/>
                      <w:b/>
                    </w:rPr>
                  </w:pPr>
                  <w:ins w:id="2136" w:author="Author">
                    <w:r w:rsidRPr="00EC5B54">
                      <w:rPr>
                        <w:rFonts w:ascii="Arial" w:hAnsi="Arial" w:cs="Arial"/>
                        <w:b/>
                        <w:color w:val="000000"/>
                        <w:sz w:val="16"/>
                        <w:szCs w:val="16"/>
                      </w:rPr>
                      <w:t>roughnesstextureid</w:t>
                    </w:r>
                  </w:ins>
                </w:p>
              </w:tc>
              <w:tc>
                <w:tcPr>
                  <w:tcW w:w="1007" w:type="pct"/>
                  <w:tcBorders>
                    <w:top w:val="single" w:sz="4" w:space="0" w:color="auto"/>
                    <w:bottom w:val="single" w:sz="4" w:space="0" w:color="auto"/>
                  </w:tcBorders>
                </w:tcPr>
                <w:p w14:paraId="38328301" w14:textId="0985F9B9" w:rsidR="00E21353" w:rsidRDefault="00E21353" w:rsidP="00E21353">
                  <w:pPr>
                    <w:widowControl w:val="0"/>
                    <w:autoSpaceDE w:val="0"/>
                    <w:autoSpaceDN w:val="0"/>
                    <w:adjustRightInd w:val="0"/>
                    <w:spacing w:before="60" w:after="60" w:line="240" w:lineRule="auto"/>
                    <w:rPr>
                      <w:ins w:id="2137" w:author="Author"/>
                      <w:rFonts w:ascii="Arial" w:hAnsi="Arial" w:cs="Arial"/>
                      <w:b/>
                      <w:bCs/>
                      <w:color w:val="000000"/>
                      <w:sz w:val="16"/>
                      <w:szCs w:val="16"/>
                    </w:rPr>
                  </w:pPr>
                  <w:ins w:id="2138" w:author="Author">
                    <w:r w:rsidRPr="00EC5B54">
                      <w:rPr>
                        <w:rFonts w:ascii="Arial" w:hAnsi="Arial" w:cs="Arial"/>
                        <w:b/>
                        <w:bCs/>
                        <w:color w:val="000000"/>
                        <w:sz w:val="16"/>
                        <w:szCs w:val="16"/>
                      </w:rPr>
                      <w:t>ST_ResourceID</w:t>
                    </w:r>
                  </w:ins>
                </w:p>
              </w:tc>
              <w:tc>
                <w:tcPr>
                  <w:tcW w:w="493" w:type="pct"/>
                  <w:tcBorders>
                    <w:top w:val="single" w:sz="4" w:space="0" w:color="auto"/>
                    <w:bottom w:val="single" w:sz="4" w:space="0" w:color="auto"/>
                  </w:tcBorders>
                </w:tcPr>
                <w:p w14:paraId="04D8993B" w14:textId="333AE868" w:rsidR="00E21353" w:rsidRDefault="00E21353" w:rsidP="00E21353">
                  <w:pPr>
                    <w:widowControl w:val="0"/>
                    <w:autoSpaceDE w:val="0"/>
                    <w:autoSpaceDN w:val="0"/>
                    <w:adjustRightInd w:val="0"/>
                    <w:spacing w:before="60" w:after="60" w:line="240" w:lineRule="auto"/>
                    <w:rPr>
                      <w:ins w:id="2139" w:author="Author"/>
                      <w:rFonts w:ascii="Arial" w:hAnsi="Arial" w:cs="Arial"/>
                      <w:color w:val="000000"/>
                      <w:sz w:val="16"/>
                      <w:szCs w:val="16"/>
                    </w:rPr>
                  </w:pPr>
                  <w:ins w:id="2140" w:author="Author">
                    <w:r>
                      <w:rPr>
                        <w:rFonts w:ascii="Arial" w:hAnsi="Arial" w:cs="Arial"/>
                        <w:color w:val="000000"/>
                        <w:sz w:val="16"/>
                        <w:szCs w:val="16"/>
                      </w:rPr>
                      <w:t>required</w:t>
                    </w:r>
                  </w:ins>
                </w:p>
              </w:tc>
              <w:tc>
                <w:tcPr>
                  <w:tcW w:w="547" w:type="pct"/>
                  <w:tcBorders>
                    <w:top w:val="single" w:sz="4" w:space="0" w:color="auto"/>
                    <w:bottom w:val="single" w:sz="4" w:space="0" w:color="auto"/>
                  </w:tcBorders>
                </w:tcPr>
                <w:p w14:paraId="047B1413" w14:textId="77777777" w:rsidR="00E21353" w:rsidRPr="00560DED" w:rsidRDefault="00E21353" w:rsidP="00E21353">
                  <w:pPr>
                    <w:widowControl w:val="0"/>
                    <w:autoSpaceDE w:val="0"/>
                    <w:autoSpaceDN w:val="0"/>
                    <w:adjustRightInd w:val="0"/>
                    <w:spacing w:before="60" w:after="60" w:line="240" w:lineRule="auto"/>
                    <w:rPr>
                      <w:ins w:id="2141" w:author="Author"/>
                      <w:rFonts w:ascii="Arial" w:hAnsi="Arial" w:cs="Arial"/>
                      <w:color w:val="000000"/>
                      <w:sz w:val="16"/>
                      <w:szCs w:val="16"/>
                    </w:rPr>
                  </w:pPr>
                </w:p>
              </w:tc>
              <w:tc>
                <w:tcPr>
                  <w:tcW w:w="373" w:type="pct"/>
                  <w:tcBorders>
                    <w:top w:val="single" w:sz="4" w:space="0" w:color="auto"/>
                    <w:bottom w:val="single" w:sz="4" w:space="0" w:color="auto"/>
                  </w:tcBorders>
                </w:tcPr>
                <w:p w14:paraId="00BDD3C1" w14:textId="77777777" w:rsidR="00E21353" w:rsidRPr="00161007" w:rsidRDefault="00E21353" w:rsidP="00E21353">
                  <w:pPr>
                    <w:widowControl w:val="0"/>
                    <w:autoSpaceDE w:val="0"/>
                    <w:autoSpaceDN w:val="0"/>
                    <w:adjustRightInd w:val="0"/>
                    <w:spacing w:before="60" w:after="60" w:line="240" w:lineRule="auto"/>
                    <w:rPr>
                      <w:ins w:id="2142" w:author="Author"/>
                      <w:rFonts w:ascii="Arial" w:hAnsi="Arial" w:cs="Arial"/>
                      <w:color w:val="000000"/>
                      <w:sz w:val="16"/>
                      <w:szCs w:val="16"/>
                    </w:rPr>
                  </w:pPr>
                </w:p>
              </w:tc>
              <w:tc>
                <w:tcPr>
                  <w:tcW w:w="1530" w:type="pct"/>
                  <w:tcBorders>
                    <w:top w:val="single" w:sz="4" w:space="0" w:color="auto"/>
                    <w:bottom w:val="single" w:sz="4" w:space="0" w:color="auto"/>
                  </w:tcBorders>
                </w:tcPr>
                <w:p w14:paraId="0D714518" w14:textId="7FCBF57F" w:rsidR="00E21353" w:rsidRPr="00D12AB5" w:rsidRDefault="00E21353" w:rsidP="00E21353">
                  <w:pPr>
                    <w:widowControl w:val="0"/>
                    <w:autoSpaceDE w:val="0"/>
                    <w:autoSpaceDN w:val="0"/>
                    <w:adjustRightInd w:val="0"/>
                    <w:spacing w:before="60" w:after="60" w:line="240" w:lineRule="auto"/>
                    <w:rPr>
                      <w:ins w:id="2143" w:author="Author"/>
                      <w:rFonts w:ascii="Arial" w:hAnsi="Arial" w:cs="Arial"/>
                      <w:color w:val="000000"/>
                      <w:sz w:val="16"/>
                      <w:szCs w:val="16"/>
                    </w:rPr>
                  </w:pPr>
                  <w:ins w:id="2144" w:author="Author">
                    <w:r w:rsidRPr="00EC5B54">
                      <w:rPr>
                        <w:rFonts w:ascii="Arial" w:hAnsi="Arial" w:cs="Arial"/>
                        <w:color w:val="000000"/>
                        <w:sz w:val="16"/>
                        <w:szCs w:val="16"/>
                      </w:rPr>
                      <w:t>Reference to the &lt;texture2d&gt; element with the matching id attribute value</w:t>
                    </w:r>
                  </w:ins>
                </w:p>
              </w:tc>
            </w:tr>
            <w:tr w:rsidR="00E21353" w:rsidRPr="00161007" w14:paraId="5D4DE97E" w14:textId="77777777" w:rsidTr="00EC5B54">
              <w:trPr>
                <w:ins w:id="2145" w:author="Author"/>
              </w:trPr>
              <w:tc>
                <w:tcPr>
                  <w:tcW w:w="1049" w:type="pct"/>
                  <w:tcBorders>
                    <w:top w:val="single" w:sz="4" w:space="0" w:color="auto"/>
                    <w:bottom w:val="single" w:sz="4" w:space="0" w:color="auto"/>
                  </w:tcBorders>
                </w:tcPr>
                <w:p w14:paraId="289CC990" w14:textId="74E27C73" w:rsidR="00E21353" w:rsidRPr="00EC5B54" w:rsidRDefault="00E21353" w:rsidP="00E21353">
                  <w:pPr>
                    <w:widowControl w:val="0"/>
                    <w:autoSpaceDE w:val="0"/>
                    <w:autoSpaceDN w:val="0"/>
                    <w:adjustRightInd w:val="0"/>
                    <w:spacing w:before="60" w:after="60" w:line="240" w:lineRule="auto"/>
                    <w:rPr>
                      <w:ins w:id="2146" w:author="Author"/>
                      <w:rFonts w:ascii="Arial" w:hAnsi="Arial" w:cs="Arial"/>
                      <w:b/>
                      <w:color w:val="000000"/>
                      <w:sz w:val="16"/>
                      <w:szCs w:val="16"/>
                    </w:rPr>
                  </w:pPr>
                  <w:ins w:id="2147" w:author="Author">
                    <w:r w:rsidRPr="00EC5B54">
                      <w:rPr>
                        <w:rFonts w:ascii="Arial" w:hAnsi="Arial" w:cs="Arial"/>
                        <w:b/>
                        <w:color w:val="000000"/>
                        <w:sz w:val="16"/>
                        <w:szCs w:val="16"/>
                      </w:rPr>
                      <w:t>basecolorfactor</w:t>
                    </w:r>
                  </w:ins>
                </w:p>
              </w:tc>
              <w:tc>
                <w:tcPr>
                  <w:tcW w:w="1007" w:type="pct"/>
                  <w:tcBorders>
                    <w:top w:val="single" w:sz="4" w:space="0" w:color="auto"/>
                    <w:bottom w:val="single" w:sz="4" w:space="0" w:color="auto"/>
                  </w:tcBorders>
                </w:tcPr>
                <w:p w14:paraId="21ED52B6" w14:textId="7285E356" w:rsidR="00E21353" w:rsidRPr="00D12AB5" w:rsidRDefault="00E21353" w:rsidP="00E21353">
                  <w:pPr>
                    <w:widowControl w:val="0"/>
                    <w:autoSpaceDE w:val="0"/>
                    <w:autoSpaceDN w:val="0"/>
                    <w:adjustRightInd w:val="0"/>
                    <w:spacing w:before="60" w:after="60" w:line="240" w:lineRule="auto"/>
                    <w:rPr>
                      <w:ins w:id="2148" w:author="Author"/>
                      <w:rFonts w:ascii="Arial" w:hAnsi="Arial" w:cs="Arial"/>
                      <w:b/>
                      <w:bCs/>
                      <w:color w:val="000000"/>
                      <w:sz w:val="16"/>
                      <w:szCs w:val="16"/>
                    </w:rPr>
                  </w:pPr>
                  <w:ins w:id="2149" w:author="Author">
                    <w:r w:rsidRPr="00EC5B54">
                      <w:rPr>
                        <w:rFonts w:ascii="Arial" w:hAnsi="Arial" w:cs="Arial"/>
                        <w:b/>
                        <w:bCs/>
                        <w:color w:val="000000"/>
                        <w:sz w:val="16"/>
                        <w:szCs w:val="16"/>
                      </w:rPr>
                      <w:t>ST_ColorValue</w:t>
                    </w:r>
                  </w:ins>
                </w:p>
              </w:tc>
              <w:tc>
                <w:tcPr>
                  <w:tcW w:w="493" w:type="pct"/>
                  <w:tcBorders>
                    <w:top w:val="single" w:sz="4" w:space="0" w:color="auto"/>
                    <w:bottom w:val="single" w:sz="4" w:space="0" w:color="auto"/>
                  </w:tcBorders>
                </w:tcPr>
                <w:p w14:paraId="288AC8D7" w14:textId="77777777" w:rsidR="00E21353" w:rsidRDefault="00E21353" w:rsidP="00E21353">
                  <w:pPr>
                    <w:widowControl w:val="0"/>
                    <w:autoSpaceDE w:val="0"/>
                    <w:autoSpaceDN w:val="0"/>
                    <w:adjustRightInd w:val="0"/>
                    <w:spacing w:before="60" w:after="60" w:line="240" w:lineRule="auto"/>
                    <w:rPr>
                      <w:ins w:id="2150" w:author="Author"/>
                      <w:rFonts w:ascii="Arial" w:hAnsi="Arial" w:cs="Arial"/>
                      <w:color w:val="000000"/>
                      <w:sz w:val="16"/>
                      <w:szCs w:val="16"/>
                    </w:rPr>
                  </w:pPr>
                </w:p>
              </w:tc>
              <w:tc>
                <w:tcPr>
                  <w:tcW w:w="547" w:type="pct"/>
                  <w:tcBorders>
                    <w:top w:val="single" w:sz="4" w:space="0" w:color="auto"/>
                    <w:bottom w:val="single" w:sz="4" w:space="0" w:color="auto"/>
                  </w:tcBorders>
                </w:tcPr>
                <w:p w14:paraId="6F47A6D6" w14:textId="30D4537E" w:rsidR="00E21353" w:rsidRPr="00560DED" w:rsidRDefault="00E21353" w:rsidP="00E21353">
                  <w:pPr>
                    <w:widowControl w:val="0"/>
                    <w:autoSpaceDE w:val="0"/>
                    <w:autoSpaceDN w:val="0"/>
                    <w:adjustRightInd w:val="0"/>
                    <w:spacing w:before="60" w:after="60" w:line="240" w:lineRule="auto"/>
                    <w:rPr>
                      <w:ins w:id="2151" w:author="Author"/>
                      <w:rFonts w:ascii="Arial" w:hAnsi="Arial" w:cs="Arial"/>
                      <w:color w:val="000000"/>
                      <w:sz w:val="16"/>
                      <w:szCs w:val="16"/>
                    </w:rPr>
                  </w:pPr>
                  <w:ins w:id="2152" w:author="Author">
                    <w:r>
                      <w:rPr>
                        <w:rFonts w:ascii="Arial" w:hAnsi="Arial" w:cs="Arial"/>
                        <w:color w:val="000000"/>
                        <w:sz w:val="16"/>
                        <w:szCs w:val="16"/>
                      </w:rPr>
                      <w:t>#FFFFFF</w:t>
                    </w:r>
                  </w:ins>
                </w:p>
              </w:tc>
              <w:tc>
                <w:tcPr>
                  <w:tcW w:w="373" w:type="pct"/>
                  <w:tcBorders>
                    <w:top w:val="single" w:sz="4" w:space="0" w:color="auto"/>
                    <w:bottom w:val="single" w:sz="4" w:space="0" w:color="auto"/>
                  </w:tcBorders>
                </w:tcPr>
                <w:p w14:paraId="2AD84B91" w14:textId="77777777" w:rsidR="00E21353" w:rsidRPr="00161007" w:rsidRDefault="00E21353" w:rsidP="00E21353">
                  <w:pPr>
                    <w:widowControl w:val="0"/>
                    <w:autoSpaceDE w:val="0"/>
                    <w:autoSpaceDN w:val="0"/>
                    <w:adjustRightInd w:val="0"/>
                    <w:spacing w:before="60" w:after="60" w:line="240" w:lineRule="auto"/>
                    <w:rPr>
                      <w:ins w:id="2153" w:author="Author"/>
                      <w:rFonts w:ascii="Arial" w:hAnsi="Arial" w:cs="Arial"/>
                      <w:color w:val="000000"/>
                      <w:sz w:val="16"/>
                      <w:szCs w:val="16"/>
                    </w:rPr>
                  </w:pPr>
                </w:p>
              </w:tc>
              <w:tc>
                <w:tcPr>
                  <w:tcW w:w="1530" w:type="pct"/>
                  <w:tcBorders>
                    <w:top w:val="single" w:sz="4" w:space="0" w:color="auto"/>
                    <w:bottom w:val="single" w:sz="4" w:space="0" w:color="auto"/>
                  </w:tcBorders>
                </w:tcPr>
                <w:p w14:paraId="46D7BBD6" w14:textId="6CA32554" w:rsidR="00E21353" w:rsidRPr="00D12AB5" w:rsidRDefault="00E21353" w:rsidP="00E21353">
                  <w:pPr>
                    <w:widowControl w:val="0"/>
                    <w:autoSpaceDE w:val="0"/>
                    <w:autoSpaceDN w:val="0"/>
                    <w:adjustRightInd w:val="0"/>
                    <w:spacing w:before="60" w:after="60" w:line="240" w:lineRule="auto"/>
                    <w:rPr>
                      <w:ins w:id="2154" w:author="Author"/>
                      <w:rFonts w:ascii="Arial" w:hAnsi="Arial" w:cs="Arial"/>
                      <w:color w:val="000000"/>
                      <w:sz w:val="16"/>
                      <w:szCs w:val="16"/>
                    </w:rPr>
                  </w:pPr>
                  <w:ins w:id="2155" w:author="Author">
                    <w:r w:rsidRPr="00EC5B54">
                      <w:rPr>
                        <w:rFonts w:ascii="Arial" w:hAnsi="Arial" w:cs="Arial"/>
                        <w:color w:val="000000"/>
                        <w:sz w:val="16"/>
                        <w:szCs w:val="16"/>
                      </w:rPr>
                      <w:t>Base color multiplication factor</w:t>
                    </w:r>
                  </w:ins>
                </w:p>
              </w:tc>
            </w:tr>
            <w:tr w:rsidR="00E21353" w:rsidRPr="00161007" w14:paraId="4B834535" w14:textId="77777777" w:rsidTr="00EC5B54">
              <w:trPr>
                <w:ins w:id="2156" w:author="Author"/>
              </w:trPr>
              <w:tc>
                <w:tcPr>
                  <w:tcW w:w="1049" w:type="pct"/>
                  <w:tcBorders>
                    <w:top w:val="single" w:sz="4" w:space="0" w:color="auto"/>
                    <w:bottom w:val="single" w:sz="4" w:space="0" w:color="auto"/>
                  </w:tcBorders>
                </w:tcPr>
                <w:p w14:paraId="1A12C417" w14:textId="5A35D2FB" w:rsidR="00E21353" w:rsidRPr="00EC5B54" w:rsidRDefault="00E21353" w:rsidP="00E21353">
                  <w:pPr>
                    <w:widowControl w:val="0"/>
                    <w:autoSpaceDE w:val="0"/>
                    <w:autoSpaceDN w:val="0"/>
                    <w:adjustRightInd w:val="0"/>
                    <w:spacing w:before="60" w:after="60" w:line="240" w:lineRule="auto"/>
                    <w:rPr>
                      <w:ins w:id="2157" w:author="Author"/>
                      <w:rFonts w:ascii="Arial" w:hAnsi="Arial" w:cs="Arial"/>
                      <w:b/>
                      <w:color w:val="000000"/>
                      <w:sz w:val="16"/>
                      <w:szCs w:val="16"/>
                    </w:rPr>
                  </w:pPr>
                  <w:ins w:id="2158" w:author="Author">
                    <w:r w:rsidRPr="00EC5B54">
                      <w:rPr>
                        <w:rFonts w:ascii="Arial" w:hAnsi="Arial" w:cs="Arial"/>
                        <w:b/>
                        <w:color w:val="000000"/>
                        <w:sz w:val="16"/>
                        <w:szCs w:val="16"/>
                      </w:rPr>
                      <w:t>metallicfactor</w:t>
                    </w:r>
                  </w:ins>
                </w:p>
              </w:tc>
              <w:tc>
                <w:tcPr>
                  <w:tcW w:w="1007" w:type="pct"/>
                  <w:tcBorders>
                    <w:top w:val="single" w:sz="4" w:space="0" w:color="auto"/>
                    <w:bottom w:val="single" w:sz="4" w:space="0" w:color="auto"/>
                  </w:tcBorders>
                </w:tcPr>
                <w:p w14:paraId="5CF95EA0" w14:textId="046ECCFF" w:rsidR="00E21353" w:rsidRPr="00D12AB5" w:rsidRDefault="00E21353" w:rsidP="00E21353">
                  <w:pPr>
                    <w:widowControl w:val="0"/>
                    <w:autoSpaceDE w:val="0"/>
                    <w:autoSpaceDN w:val="0"/>
                    <w:adjustRightInd w:val="0"/>
                    <w:spacing w:before="60" w:after="60" w:line="240" w:lineRule="auto"/>
                    <w:rPr>
                      <w:ins w:id="2159" w:author="Author"/>
                      <w:rFonts w:ascii="Arial" w:hAnsi="Arial" w:cs="Arial"/>
                      <w:color w:val="000000"/>
                      <w:sz w:val="16"/>
                      <w:szCs w:val="16"/>
                    </w:rPr>
                  </w:pPr>
                  <w:ins w:id="2160" w:author="Author">
                    <w:r w:rsidRPr="00EC5B54">
                      <w:rPr>
                        <w:rFonts w:ascii="Arial" w:hAnsi="Arial" w:cs="Arial"/>
                        <w:b/>
                        <w:bCs/>
                        <w:color w:val="000000"/>
                        <w:sz w:val="16"/>
                        <w:szCs w:val="16"/>
                      </w:rPr>
                      <w:t>ST_</w:t>
                    </w:r>
                    <w:r w:rsidR="00DF6D35">
                      <w:rPr>
                        <w:rFonts w:ascii="Arial" w:hAnsi="Arial" w:cs="Arial"/>
                        <w:b/>
                        <w:bCs/>
                        <w:color w:val="000000"/>
                        <w:sz w:val="16"/>
                        <w:szCs w:val="16"/>
                      </w:rPr>
                      <w:t>Number</w:t>
                    </w:r>
                  </w:ins>
                </w:p>
              </w:tc>
              <w:tc>
                <w:tcPr>
                  <w:tcW w:w="493" w:type="pct"/>
                  <w:tcBorders>
                    <w:top w:val="single" w:sz="4" w:space="0" w:color="auto"/>
                    <w:bottom w:val="single" w:sz="4" w:space="0" w:color="auto"/>
                  </w:tcBorders>
                </w:tcPr>
                <w:p w14:paraId="65B009C6" w14:textId="77777777" w:rsidR="00E21353" w:rsidRDefault="00E21353" w:rsidP="00E21353">
                  <w:pPr>
                    <w:widowControl w:val="0"/>
                    <w:autoSpaceDE w:val="0"/>
                    <w:autoSpaceDN w:val="0"/>
                    <w:adjustRightInd w:val="0"/>
                    <w:spacing w:before="60" w:after="60" w:line="240" w:lineRule="auto"/>
                    <w:rPr>
                      <w:ins w:id="2161" w:author="Author"/>
                      <w:rFonts w:ascii="Arial" w:hAnsi="Arial" w:cs="Arial"/>
                      <w:color w:val="000000"/>
                      <w:sz w:val="16"/>
                      <w:szCs w:val="16"/>
                    </w:rPr>
                  </w:pPr>
                </w:p>
              </w:tc>
              <w:tc>
                <w:tcPr>
                  <w:tcW w:w="547" w:type="pct"/>
                  <w:tcBorders>
                    <w:top w:val="single" w:sz="4" w:space="0" w:color="auto"/>
                    <w:bottom w:val="single" w:sz="4" w:space="0" w:color="auto"/>
                  </w:tcBorders>
                </w:tcPr>
                <w:p w14:paraId="2D73CF1E" w14:textId="52A1D847" w:rsidR="00E21353" w:rsidRDefault="00E21353" w:rsidP="00E21353">
                  <w:pPr>
                    <w:widowControl w:val="0"/>
                    <w:autoSpaceDE w:val="0"/>
                    <w:autoSpaceDN w:val="0"/>
                    <w:adjustRightInd w:val="0"/>
                    <w:spacing w:before="60" w:after="60" w:line="240" w:lineRule="auto"/>
                    <w:rPr>
                      <w:ins w:id="2162" w:author="Author"/>
                      <w:rFonts w:ascii="Arial" w:hAnsi="Arial" w:cs="Arial"/>
                      <w:color w:val="000000"/>
                      <w:sz w:val="16"/>
                      <w:szCs w:val="16"/>
                    </w:rPr>
                  </w:pPr>
                  <w:ins w:id="2163" w:author="Author">
                    <w:r>
                      <w:rPr>
                        <w:rFonts w:ascii="Arial" w:hAnsi="Arial" w:cs="Arial"/>
                        <w:color w:val="000000"/>
                        <w:sz w:val="16"/>
                        <w:szCs w:val="16"/>
                      </w:rPr>
                      <w:t>1</w:t>
                    </w:r>
                  </w:ins>
                </w:p>
              </w:tc>
              <w:tc>
                <w:tcPr>
                  <w:tcW w:w="373" w:type="pct"/>
                  <w:tcBorders>
                    <w:top w:val="single" w:sz="4" w:space="0" w:color="auto"/>
                    <w:bottom w:val="single" w:sz="4" w:space="0" w:color="auto"/>
                  </w:tcBorders>
                </w:tcPr>
                <w:p w14:paraId="4EDD71BD" w14:textId="77777777" w:rsidR="00E21353" w:rsidRPr="00161007" w:rsidRDefault="00E21353" w:rsidP="00E21353">
                  <w:pPr>
                    <w:widowControl w:val="0"/>
                    <w:autoSpaceDE w:val="0"/>
                    <w:autoSpaceDN w:val="0"/>
                    <w:adjustRightInd w:val="0"/>
                    <w:spacing w:before="60" w:after="60" w:line="240" w:lineRule="auto"/>
                    <w:rPr>
                      <w:ins w:id="2164" w:author="Author"/>
                      <w:rFonts w:ascii="Arial" w:hAnsi="Arial" w:cs="Arial"/>
                      <w:color w:val="000000"/>
                      <w:sz w:val="16"/>
                      <w:szCs w:val="16"/>
                    </w:rPr>
                  </w:pPr>
                </w:p>
              </w:tc>
              <w:tc>
                <w:tcPr>
                  <w:tcW w:w="1530" w:type="pct"/>
                  <w:tcBorders>
                    <w:top w:val="single" w:sz="4" w:space="0" w:color="auto"/>
                    <w:bottom w:val="single" w:sz="4" w:space="0" w:color="auto"/>
                  </w:tcBorders>
                </w:tcPr>
                <w:p w14:paraId="20613036" w14:textId="6F86A84A" w:rsidR="00E21353" w:rsidRPr="00D12AB5" w:rsidRDefault="00E21353" w:rsidP="00E21353">
                  <w:pPr>
                    <w:widowControl w:val="0"/>
                    <w:autoSpaceDE w:val="0"/>
                    <w:autoSpaceDN w:val="0"/>
                    <w:adjustRightInd w:val="0"/>
                    <w:spacing w:before="60" w:after="60" w:line="240" w:lineRule="auto"/>
                    <w:rPr>
                      <w:ins w:id="2165" w:author="Author"/>
                      <w:rFonts w:ascii="Arial" w:hAnsi="Arial" w:cs="Arial"/>
                      <w:color w:val="000000"/>
                      <w:sz w:val="16"/>
                      <w:szCs w:val="16"/>
                    </w:rPr>
                  </w:pPr>
                  <w:ins w:id="2166" w:author="Author">
                    <w:r w:rsidRPr="00EC5B54">
                      <w:rPr>
                        <w:rFonts w:ascii="Arial" w:hAnsi="Arial" w:cs="Arial"/>
                        <w:color w:val="000000"/>
                        <w:sz w:val="16"/>
                        <w:szCs w:val="16"/>
                      </w:rPr>
                      <w:t>Metallicness multiplication factor</w:t>
                    </w:r>
                  </w:ins>
                </w:p>
              </w:tc>
            </w:tr>
            <w:tr w:rsidR="00E21353" w:rsidRPr="00161007" w14:paraId="6E047F4F" w14:textId="77777777" w:rsidTr="00EC5B54">
              <w:trPr>
                <w:ins w:id="2167" w:author="Author"/>
              </w:trPr>
              <w:tc>
                <w:tcPr>
                  <w:tcW w:w="1049" w:type="pct"/>
                  <w:tcBorders>
                    <w:top w:val="single" w:sz="4" w:space="0" w:color="auto"/>
                    <w:bottom w:val="single" w:sz="4" w:space="0" w:color="auto"/>
                  </w:tcBorders>
                </w:tcPr>
                <w:p w14:paraId="3C7BCA1C" w14:textId="29BB0105" w:rsidR="00E21353" w:rsidRPr="00EC5B54" w:rsidRDefault="00FF7D4B" w:rsidP="00E21353">
                  <w:pPr>
                    <w:widowControl w:val="0"/>
                    <w:autoSpaceDE w:val="0"/>
                    <w:autoSpaceDN w:val="0"/>
                    <w:adjustRightInd w:val="0"/>
                    <w:spacing w:before="60" w:after="60" w:line="240" w:lineRule="auto"/>
                    <w:rPr>
                      <w:ins w:id="2168" w:author="Author"/>
                      <w:rFonts w:ascii="Arial" w:hAnsi="Arial" w:cs="Arial"/>
                      <w:b/>
                      <w:color w:val="000000"/>
                      <w:sz w:val="16"/>
                      <w:szCs w:val="16"/>
                    </w:rPr>
                  </w:pPr>
                  <w:ins w:id="2169" w:author="Author">
                    <w:r w:rsidRPr="00EC5B54">
                      <w:rPr>
                        <w:rFonts w:ascii="Arial" w:hAnsi="Arial" w:cs="Arial"/>
                        <w:b/>
                        <w:color w:val="000000"/>
                        <w:sz w:val="16"/>
                        <w:szCs w:val="16"/>
                      </w:rPr>
                      <w:t>r</w:t>
                    </w:r>
                    <w:r w:rsidR="00E21353" w:rsidRPr="00EC5B54">
                      <w:rPr>
                        <w:rFonts w:ascii="Arial" w:hAnsi="Arial" w:cs="Arial"/>
                        <w:b/>
                        <w:color w:val="000000"/>
                        <w:sz w:val="16"/>
                        <w:szCs w:val="16"/>
                      </w:rPr>
                      <w:t>oughnessfactor</w:t>
                    </w:r>
                  </w:ins>
                </w:p>
              </w:tc>
              <w:tc>
                <w:tcPr>
                  <w:tcW w:w="1007" w:type="pct"/>
                  <w:tcBorders>
                    <w:top w:val="single" w:sz="4" w:space="0" w:color="auto"/>
                    <w:bottom w:val="single" w:sz="4" w:space="0" w:color="auto"/>
                  </w:tcBorders>
                </w:tcPr>
                <w:p w14:paraId="74056D1C" w14:textId="1C0D6EE3" w:rsidR="00E21353" w:rsidRPr="00D12AB5" w:rsidRDefault="00E21353" w:rsidP="00E21353">
                  <w:pPr>
                    <w:widowControl w:val="0"/>
                    <w:autoSpaceDE w:val="0"/>
                    <w:autoSpaceDN w:val="0"/>
                    <w:adjustRightInd w:val="0"/>
                    <w:spacing w:before="60" w:after="60" w:line="240" w:lineRule="auto"/>
                    <w:rPr>
                      <w:ins w:id="2170" w:author="Author"/>
                      <w:rFonts w:ascii="Arial" w:hAnsi="Arial" w:cs="Arial"/>
                      <w:color w:val="000000"/>
                      <w:sz w:val="16"/>
                      <w:szCs w:val="16"/>
                    </w:rPr>
                  </w:pPr>
                  <w:ins w:id="2171" w:author="Author">
                    <w:r w:rsidRPr="00EC5B54">
                      <w:rPr>
                        <w:rFonts w:ascii="Arial" w:hAnsi="Arial" w:cs="Arial"/>
                        <w:b/>
                        <w:bCs/>
                        <w:color w:val="000000"/>
                        <w:sz w:val="16"/>
                        <w:szCs w:val="16"/>
                      </w:rPr>
                      <w:t>ST_Number</w:t>
                    </w:r>
                  </w:ins>
                </w:p>
              </w:tc>
              <w:tc>
                <w:tcPr>
                  <w:tcW w:w="493" w:type="pct"/>
                  <w:tcBorders>
                    <w:top w:val="single" w:sz="4" w:space="0" w:color="auto"/>
                    <w:bottom w:val="single" w:sz="4" w:space="0" w:color="auto"/>
                  </w:tcBorders>
                </w:tcPr>
                <w:p w14:paraId="0F37BC51" w14:textId="77777777" w:rsidR="00E21353" w:rsidRDefault="00E21353" w:rsidP="00E21353">
                  <w:pPr>
                    <w:widowControl w:val="0"/>
                    <w:autoSpaceDE w:val="0"/>
                    <w:autoSpaceDN w:val="0"/>
                    <w:adjustRightInd w:val="0"/>
                    <w:spacing w:before="60" w:after="60" w:line="240" w:lineRule="auto"/>
                    <w:rPr>
                      <w:ins w:id="2172" w:author="Author"/>
                      <w:rFonts w:ascii="Arial" w:hAnsi="Arial" w:cs="Arial"/>
                      <w:color w:val="000000"/>
                      <w:sz w:val="16"/>
                      <w:szCs w:val="16"/>
                    </w:rPr>
                  </w:pPr>
                </w:p>
              </w:tc>
              <w:tc>
                <w:tcPr>
                  <w:tcW w:w="547" w:type="pct"/>
                  <w:tcBorders>
                    <w:top w:val="single" w:sz="4" w:space="0" w:color="auto"/>
                    <w:bottom w:val="single" w:sz="4" w:space="0" w:color="auto"/>
                  </w:tcBorders>
                </w:tcPr>
                <w:p w14:paraId="68402DB0" w14:textId="4AF97E7A" w:rsidR="00E21353" w:rsidRDefault="00E21353" w:rsidP="00E21353">
                  <w:pPr>
                    <w:widowControl w:val="0"/>
                    <w:autoSpaceDE w:val="0"/>
                    <w:autoSpaceDN w:val="0"/>
                    <w:adjustRightInd w:val="0"/>
                    <w:spacing w:before="60" w:after="60" w:line="240" w:lineRule="auto"/>
                    <w:rPr>
                      <w:ins w:id="2173" w:author="Author"/>
                      <w:rFonts w:ascii="Arial" w:hAnsi="Arial" w:cs="Arial"/>
                      <w:color w:val="000000"/>
                      <w:sz w:val="16"/>
                      <w:szCs w:val="16"/>
                    </w:rPr>
                  </w:pPr>
                  <w:ins w:id="2174" w:author="Author">
                    <w:r>
                      <w:rPr>
                        <w:rFonts w:ascii="Arial" w:hAnsi="Arial" w:cs="Arial"/>
                        <w:color w:val="000000"/>
                        <w:sz w:val="16"/>
                        <w:szCs w:val="16"/>
                      </w:rPr>
                      <w:t>1</w:t>
                    </w:r>
                  </w:ins>
                </w:p>
              </w:tc>
              <w:tc>
                <w:tcPr>
                  <w:tcW w:w="373" w:type="pct"/>
                  <w:tcBorders>
                    <w:top w:val="single" w:sz="4" w:space="0" w:color="auto"/>
                    <w:bottom w:val="single" w:sz="4" w:space="0" w:color="auto"/>
                  </w:tcBorders>
                </w:tcPr>
                <w:p w14:paraId="0125B6F9" w14:textId="77777777" w:rsidR="00E21353" w:rsidRPr="00161007" w:rsidRDefault="00E21353" w:rsidP="00E21353">
                  <w:pPr>
                    <w:widowControl w:val="0"/>
                    <w:autoSpaceDE w:val="0"/>
                    <w:autoSpaceDN w:val="0"/>
                    <w:adjustRightInd w:val="0"/>
                    <w:spacing w:before="60" w:after="60" w:line="240" w:lineRule="auto"/>
                    <w:rPr>
                      <w:ins w:id="2175" w:author="Author"/>
                      <w:rFonts w:ascii="Arial" w:hAnsi="Arial" w:cs="Arial"/>
                      <w:color w:val="000000"/>
                      <w:sz w:val="16"/>
                      <w:szCs w:val="16"/>
                    </w:rPr>
                  </w:pPr>
                </w:p>
              </w:tc>
              <w:tc>
                <w:tcPr>
                  <w:tcW w:w="1530" w:type="pct"/>
                  <w:tcBorders>
                    <w:top w:val="single" w:sz="4" w:space="0" w:color="auto"/>
                    <w:bottom w:val="single" w:sz="4" w:space="0" w:color="auto"/>
                  </w:tcBorders>
                </w:tcPr>
                <w:p w14:paraId="1EE90F81" w14:textId="71A90FA3" w:rsidR="00E21353" w:rsidRPr="00D12AB5" w:rsidRDefault="00E21353" w:rsidP="00E21353">
                  <w:pPr>
                    <w:widowControl w:val="0"/>
                    <w:autoSpaceDE w:val="0"/>
                    <w:autoSpaceDN w:val="0"/>
                    <w:adjustRightInd w:val="0"/>
                    <w:spacing w:before="60" w:after="60" w:line="240" w:lineRule="auto"/>
                    <w:rPr>
                      <w:ins w:id="2176" w:author="Author"/>
                      <w:rFonts w:ascii="Arial" w:hAnsi="Arial" w:cs="Arial"/>
                      <w:color w:val="000000"/>
                      <w:sz w:val="16"/>
                      <w:szCs w:val="16"/>
                    </w:rPr>
                  </w:pPr>
                  <w:ins w:id="2177" w:author="Author">
                    <w:r w:rsidRPr="00EC5B54">
                      <w:rPr>
                        <w:rFonts w:ascii="Arial" w:hAnsi="Arial" w:cs="Arial"/>
                        <w:color w:val="000000"/>
                        <w:sz w:val="16"/>
                        <w:szCs w:val="16"/>
                      </w:rPr>
                      <w:t>Roughness multiplication factor</w:t>
                    </w:r>
                  </w:ins>
                </w:p>
              </w:tc>
            </w:tr>
            <w:tr w:rsidR="0023334C" w:rsidRPr="00161007" w14:paraId="492501A6" w14:textId="77777777" w:rsidTr="002F39B8">
              <w:trPr>
                <w:ins w:id="2178" w:author="Author"/>
              </w:trPr>
              <w:tc>
                <w:tcPr>
                  <w:tcW w:w="1049" w:type="pct"/>
                  <w:tcBorders>
                    <w:top w:val="single" w:sz="4" w:space="0" w:color="auto"/>
                  </w:tcBorders>
                </w:tcPr>
                <w:p w14:paraId="7400A08D" w14:textId="713797C7" w:rsidR="0023334C" w:rsidRPr="008508DC" w:rsidRDefault="0023334C" w:rsidP="0023334C">
                  <w:pPr>
                    <w:widowControl w:val="0"/>
                    <w:autoSpaceDE w:val="0"/>
                    <w:autoSpaceDN w:val="0"/>
                    <w:adjustRightInd w:val="0"/>
                    <w:spacing w:before="60" w:after="60" w:line="240" w:lineRule="auto"/>
                    <w:rPr>
                      <w:ins w:id="2179" w:author="Author"/>
                      <w:rFonts w:ascii="Arial" w:hAnsi="Arial" w:cs="Arial"/>
                      <w:color w:val="000000"/>
                      <w:sz w:val="16"/>
                      <w:szCs w:val="16"/>
                    </w:rPr>
                  </w:pPr>
                  <w:ins w:id="2180" w:author="Author">
                    <w:r w:rsidRPr="008508DC">
                      <w:rPr>
                        <w:rFonts w:ascii="Arial" w:hAnsi="Arial" w:cs="Arial"/>
                        <w:color w:val="000000"/>
                        <w:sz w:val="16"/>
                        <w:szCs w:val="16"/>
                      </w:rPr>
                      <w:t>@anyAttribute</w:t>
                    </w:r>
                  </w:ins>
                </w:p>
              </w:tc>
              <w:tc>
                <w:tcPr>
                  <w:tcW w:w="1007" w:type="pct"/>
                  <w:tcBorders>
                    <w:top w:val="single" w:sz="4" w:space="0" w:color="auto"/>
                  </w:tcBorders>
                </w:tcPr>
                <w:p w14:paraId="571C355C" w14:textId="77777777" w:rsidR="0023334C" w:rsidRDefault="0023334C" w:rsidP="0023334C">
                  <w:pPr>
                    <w:widowControl w:val="0"/>
                    <w:autoSpaceDE w:val="0"/>
                    <w:autoSpaceDN w:val="0"/>
                    <w:adjustRightInd w:val="0"/>
                    <w:spacing w:before="60" w:after="60" w:line="240" w:lineRule="auto"/>
                    <w:rPr>
                      <w:ins w:id="2181" w:author="Author"/>
                      <w:rFonts w:ascii="Arial" w:hAnsi="Arial" w:cs="Arial"/>
                      <w:color w:val="000000"/>
                      <w:sz w:val="16"/>
                      <w:szCs w:val="16"/>
                    </w:rPr>
                  </w:pPr>
                </w:p>
              </w:tc>
              <w:tc>
                <w:tcPr>
                  <w:tcW w:w="493" w:type="pct"/>
                  <w:tcBorders>
                    <w:top w:val="single" w:sz="4" w:space="0" w:color="auto"/>
                  </w:tcBorders>
                </w:tcPr>
                <w:p w14:paraId="7037F93D" w14:textId="77777777" w:rsidR="0023334C" w:rsidRDefault="0023334C" w:rsidP="0023334C">
                  <w:pPr>
                    <w:widowControl w:val="0"/>
                    <w:autoSpaceDE w:val="0"/>
                    <w:autoSpaceDN w:val="0"/>
                    <w:adjustRightInd w:val="0"/>
                    <w:spacing w:before="60" w:after="60" w:line="240" w:lineRule="auto"/>
                    <w:rPr>
                      <w:ins w:id="2182" w:author="Author"/>
                      <w:rFonts w:ascii="Arial" w:hAnsi="Arial" w:cs="Arial"/>
                      <w:color w:val="000000"/>
                      <w:sz w:val="16"/>
                      <w:szCs w:val="16"/>
                    </w:rPr>
                  </w:pPr>
                </w:p>
              </w:tc>
              <w:tc>
                <w:tcPr>
                  <w:tcW w:w="547" w:type="pct"/>
                  <w:tcBorders>
                    <w:top w:val="single" w:sz="4" w:space="0" w:color="auto"/>
                  </w:tcBorders>
                </w:tcPr>
                <w:p w14:paraId="2E618BCD" w14:textId="77777777" w:rsidR="0023334C" w:rsidRDefault="0023334C" w:rsidP="0023334C">
                  <w:pPr>
                    <w:widowControl w:val="0"/>
                    <w:autoSpaceDE w:val="0"/>
                    <w:autoSpaceDN w:val="0"/>
                    <w:adjustRightInd w:val="0"/>
                    <w:spacing w:before="60" w:after="60" w:line="240" w:lineRule="auto"/>
                    <w:rPr>
                      <w:ins w:id="2183" w:author="Author"/>
                      <w:rFonts w:ascii="Arial" w:hAnsi="Arial" w:cs="Arial"/>
                      <w:color w:val="000000"/>
                      <w:sz w:val="16"/>
                      <w:szCs w:val="16"/>
                    </w:rPr>
                  </w:pPr>
                </w:p>
              </w:tc>
              <w:tc>
                <w:tcPr>
                  <w:tcW w:w="373" w:type="pct"/>
                  <w:tcBorders>
                    <w:top w:val="single" w:sz="4" w:space="0" w:color="auto"/>
                  </w:tcBorders>
                </w:tcPr>
                <w:p w14:paraId="6F3D0E03" w14:textId="77777777" w:rsidR="0023334C" w:rsidRPr="00161007" w:rsidRDefault="0023334C" w:rsidP="0023334C">
                  <w:pPr>
                    <w:widowControl w:val="0"/>
                    <w:autoSpaceDE w:val="0"/>
                    <w:autoSpaceDN w:val="0"/>
                    <w:adjustRightInd w:val="0"/>
                    <w:spacing w:before="60" w:after="60" w:line="240" w:lineRule="auto"/>
                    <w:rPr>
                      <w:ins w:id="2184" w:author="Author"/>
                      <w:rFonts w:ascii="Arial" w:hAnsi="Arial" w:cs="Arial"/>
                      <w:color w:val="000000"/>
                      <w:sz w:val="16"/>
                      <w:szCs w:val="16"/>
                    </w:rPr>
                  </w:pPr>
                </w:p>
              </w:tc>
              <w:tc>
                <w:tcPr>
                  <w:tcW w:w="1530" w:type="pct"/>
                  <w:tcBorders>
                    <w:top w:val="single" w:sz="4" w:space="0" w:color="auto"/>
                  </w:tcBorders>
                </w:tcPr>
                <w:p w14:paraId="144F816D" w14:textId="77777777" w:rsidR="0023334C" w:rsidRPr="00D12AB5" w:rsidRDefault="0023334C" w:rsidP="0023334C">
                  <w:pPr>
                    <w:widowControl w:val="0"/>
                    <w:autoSpaceDE w:val="0"/>
                    <w:autoSpaceDN w:val="0"/>
                    <w:adjustRightInd w:val="0"/>
                    <w:spacing w:before="60" w:after="60" w:line="240" w:lineRule="auto"/>
                    <w:rPr>
                      <w:ins w:id="2185" w:author="Author"/>
                      <w:rFonts w:ascii="Arial" w:hAnsi="Arial" w:cs="Arial"/>
                      <w:color w:val="000000"/>
                      <w:sz w:val="16"/>
                      <w:szCs w:val="16"/>
                    </w:rPr>
                  </w:pPr>
                </w:p>
              </w:tc>
            </w:tr>
          </w:tbl>
          <w:p w14:paraId="6D5F695B" w14:textId="77777777" w:rsidR="00E21353" w:rsidRPr="00161007" w:rsidRDefault="00E21353" w:rsidP="00E21353">
            <w:pPr>
              <w:widowControl w:val="0"/>
              <w:autoSpaceDE w:val="0"/>
              <w:autoSpaceDN w:val="0"/>
              <w:adjustRightInd w:val="0"/>
              <w:spacing w:before="60" w:after="60" w:line="240" w:lineRule="auto"/>
              <w:rPr>
                <w:ins w:id="2186" w:author="Author"/>
                <w:rFonts w:ascii="Arial" w:hAnsi="Arial" w:cs="Arial"/>
                <w:sz w:val="24"/>
                <w:szCs w:val="24"/>
              </w:rPr>
            </w:pPr>
          </w:p>
        </w:tc>
      </w:tr>
    </w:tbl>
    <w:p w14:paraId="3F7B7335" w14:textId="77777777" w:rsidR="00E21353" w:rsidRPr="00EC5B54" w:rsidRDefault="00E21353" w:rsidP="00EC5B54">
      <w:pPr>
        <w:pStyle w:val="ListParagraph"/>
        <w:ind w:left="0"/>
        <w:rPr>
          <w:ins w:id="2187" w:author="Author"/>
          <w:rFonts w:ascii="Arial" w:hAnsi="Arial" w:cs="Arial"/>
          <w:b/>
          <w:sz w:val="24"/>
          <w:szCs w:val="24"/>
        </w:rPr>
      </w:pPr>
    </w:p>
    <w:p w14:paraId="50B777B7" w14:textId="13D55CBB" w:rsidR="00D12AB5" w:rsidRDefault="00AB67A8" w:rsidP="00D12AB5">
      <w:pPr>
        <w:pStyle w:val="NoSpacing"/>
        <w:jc w:val="both"/>
        <w:rPr>
          <w:ins w:id="2188" w:author="Author"/>
        </w:rPr>
      </w:pPr>
      <w:ins w:id="2189" w:author="Author">
        <w:r>
          <w:t>A &lt;pb</w:t>
        </w:r>
        <w:r w:rsidRPr="00223103">
          <w:t>metallictexturedisplayproperties</w:t>
        </w:r>
        <w:r>
          <w:t>&gt; contains set of properties describing how to realistically display textured metallic material.</w:t>
        </w:r>
      </w:ins>
    </w:p>
    <w:p w14:paraId="2D051B46" w14:textId="77777777" w:rsidR="00AB67A8" w:rsidRDefault="00AB67A8" w:rsidP="00D12AB5">
      <w:pPr>
        <w:pStyle w:val="NoSpacing"/>
        <w:jc w:val="both"/>
        <w:rPr>
          <w:ins w:id="2190" w:author="Author"/>
        </w:rPr>
      </w:pPr>
    </w:p>
    <w:p w14:paraId="2978982D" w14:textId="56D2CC29" w:rsidR="00D12AB5" w:rsidRDefault="00D12AB5" w:rsidP="00D12AB5">
      <w:pPr>
        <w:pStyle w:val="NoSpacing"/>
        <w:jc w:val="both"/>
        <w:rPr>
          <w:ins w:id="2191" w:author="Author"/>
        </w:rPr>
      </w:pPr>
      <w:ins w:id="2192" w:author="Author">
        <w:r>
          <w:t>The difference between &lt;</w:t>
        </w:r>
        <w:r w:rsidR="00842440">
          <w:t>pb</w:t>
        </w:r>
        <w:r>
          <w:t>metallic</w:t>
        </w:r>
        <w:r w:rsidR="00996C58">
          <w:t>displayproperties</w:t>
        </w:r>
        <w:r>
          <w:t>&gt; and &lt;</w:t>
        </w:r>
        <w:r w:rsidR="00842440">
          <w:t>pb</w:t>
        </w:r>
        <w:r w:rsidR="00996C58" w:rsidRPr="00EC5B54">
          <w:t>metallictexturedisplayproperties</w:t>
        </w:r>
        <w:r w:rsidR="002F39B8">
          <w:t>&gt;</w:t>
        </w:r>
        <w:r>
          <w:t xml:space="preserve"> is that the base color, metallicness and roughness parameters are not specified explicitly – instead, they are sampled from the respective &lt;texture2d&gt; resources referenced by </w:t>
        </w:r>
        <w:r w:rsidR="002F39B8">
          <w:t>the associated texture material</w:t>
        </w:r>
        <w:r>
          <w:t xml:space="preserve">, </w:t>
        </w:r>
        <w:r w:rsidRPr="005C455F">
          <w:t>metallictextureid</w:t>
        </w:r>
        <w:r>
          <w:t xml:space="preserve"> and </w:t>
        </w:r>
        <w:r w:rsidRPr="005C455F">
          <w:t>roughnesstextureid</w:t>
        </w:r>
        <w:r>
          <w:t xml:space="preserve">. Values obtained by texture lookups are then multiplied in a component-wise manner by corresponding </w:t>
        </w:r>
        <w:r w:rsidRPr="005C455F">
          <w:t>basecolorfactor</w:t>
        </w:r>
        <w:r>
          <w:t xml:space="preserve">, </w:t>
        </w:r>
        <w:r w:rsidRPr="005C455F">
          <w:t>metallicfactor</w:t>
        </w:r>
        <w:r>
          <w:t xml:space="preserve"> and </w:t>
        </w:r>
        <w:r w:rsidRPr="005C455F">
          <w:t>roughnessfactor</w:t>
        </w:r>
        <w:r>
          <w:t xml:space="preserve">. Color values sampled from texture are assumed to be in sRGB color space. Therefore, </w:t>
        </w:r>
        <w:r w:rsidR="008658D0">
          <w:t xml:space="preserve">the inverse color component transfer function </w:t>
        </w:r>
        <w:r w:rsidR="009F2E88">
          <w:t>MUST</w:t>
        </w:r>
        <w:r>
          <w:t xml:space="preserve"> be applied before component-wise multiplication takes place. Metallicness and roughness values sampled from &lt;texture2d&gt; resources referenced by </w:t>
        </w:r>
        <w:r w:rsidRPr="005C455F">
          <w:t>metallictextureid</w:t>
        </w:r>
        <w:r>
          <w:t xml:space="preserve"> and </w:t>
        </w:r>
        <w:r w:rsidRPr="005C455F">
          <w:t>roughnesstextureid</w:t>
        </w:r>
        <w:r>
          <w:t xml:space="preserve"> (as well as </w:t>
        </w:r>
        <w:r w:rsidRPr="005C455F">
          <w:t>metallicfactor</w:t>
        </w:r>
        <w:r>
          <w:t xml:space="preserve"> and </w:t>
        </w:r>
        <w:r w:rsidRPr="005C455F">
          <w:t>roughnessfactor</w:t>
        </w:r>
        <w:r>
          <w:t xml:space="preserve">) are assumed to be linear and no </w:t>
        </w:r>
        <w:r w:rsidR="008658D0">
          <w:t>inverse color component transfer function</w:t>
        </w:r>
        <w:r>
          <w:t xml:space="preserve"> is necessary.</w:t>
        </w:r>
      </w:ins>
    </w:p>
    <w:p w14:paraId="1272B105" w14:textId="4BAE006A" w:rsidR="00D12AB5" w:rsidRDefault="00D12AB5" w:rsidP="00D12AB5">
      <w:pPr>
        <w:pStyle w:val="NoSpacing"/>
        <w:jc w:val="both"/>
        <w:rPr>
          <w:ins w:id="2193" w:author="Author"/>
        </w:rPr>
      </w:pPr>
    </w:p>
    <w:p w14:paraId="74067875" w14:textId="154D7B29" w:rsidR="006B335E" w:rsidRDefault="006B335E" w:rsidP="006B335E">
      <w:pPr>
        <w:pStyle w:val="NoSpacing"/>
        <w:jc w:val="both"/>
        <w:rPr>
          <w:ins w:id="2194" w:author="Author"/>
        </w:rPr>
      </w:pPr>
      <w:ins w:id="2195" w:author="Author">
        <w:r w:rsidRPr="009B1681">
          <w:lastRenderedPageBreak/>
          <w:t>Alpha transparency values</w:t>
        </w:r>
        <w:r>
          <w:t xml:space="preserve"> for the &lt;texture2d&gt; resource referenced by </w:t>
        </w:r>
        <w:r w:rsidR="002F39B8">
          <w:t>associated texture material</w:t>
        </w:r>
        <w:r w:rsidRPr="009B1681">
          <w:t xml:space="preserve"> </w:t>
        </w:r>
        <w:r>
          <w:t>SHOULD be</w:t>
        </w:r>
        <w:r w:rsidRPr="009B1681">
          <w:t xml:space="preserve"> ignored</w:t>
        </w:r>
        <w:r>
          <w:t xml:space="preserve"> and the texture is assumed to be fully opaque. </w:t>
        </w:r>
      </w:ins>
    </w:p>
    <w:p w14:paraId="2711600C" w14:textId="77777777" w:rsidR="00D12AB5" w:rsidRDefault="00D12AB5" w:rsidP="00D12AB5">
      <w:pPr>
        <w:pStyle w:val="NoSpacing"/>
        <w:rPr>
          <w:ins w:id="2196" w:author="Author"/>
        </w:rPr>
      </w:pPr>
    </w:p>
    <w:p w14:paraId="609E782F" w14:textId="7A9CD2E9" w:rsidR="00D12AB5" w:rsidRDefault="00D12AB5" w:rsidP="00D12AB5">
      <w:pPr>
        <w:jc w:val="both"/>
        <w:rPr>
          <w:ins w:id="2197" w:author="Author"/>
        </w:rPr>
      </w:pPr>
      <w:bookmarkStart w:id="2198" w:name="_Hlk512351161"/>
      <w:ins w:id="2199" w:author="Author">
        <w:r>
          <w:t xml:space="preserve">A consumer MUST </w:t>
        </w:r>
        <w:r w:rsidR="00486FB6">
          <w:t xml:space="preserve">still </w:t>
        </w:r>
        <w:r>
          <w:t xml:space="preserve">apply the texture addressing properties (tilestyleu, tilestylev, </w:t>
        </w:r>
        <w:r w:rsidR="00194654">
          <w:t>filter</w:t>
        </w:r>
        <w:r>
          <w:t xml:space="preserve">) defined in the &lt;texture2d&gt; element referenced by </w:t>
        </w:r>
        <w:r w:rsidR="002F39B8">
          <w:t>the associated texture material</w:t>
        </w:r>
        <w:r>
          <w:t xml:space="preserve"> to all the other &lt;texture2d&gt; resources referenced within &lt;metallictexture&gt; element. Other &lt;texture2d&gt;</w:t>
        </w:r>
        <w:r w:rsidR="006B335E">
          <w:t xml:space="preserve"> </w:t>
        </w:r>
        <w:r>
          <w:t>resources MUST either leave these properties unspecified or they MUST specify the same values for these properties.</w:t>
        </w:r>
      </w:ins>
    </w:p>
    <w:bookmarkEnd w:id="2198"/>
    <w:p w14:paraId="32677D4D" w14:textId="07F31C20" w:rsidR="006B335E" w:rsidRPr="006B335E" w:rsidRDefault="006B335E" w:rsidP="00EC5B54">
      <w:pPr>
        <w:rPr>
          <w:ins w:id="2200" w:author="Author"/>
        </w:rPr>
      </w:pPr>
      <w:ins w:id="2201" w:author="Author">
        <w:r w:rsidRPr="00EC5B54">
          <w:rPr>
            <w:rFonts w:eastAsiaTheme="minorHAnsi"/>
          </w:rPr>
          <w:t>The same set of texture coordinates, specified by &lt;tex2coord&gt; elements, is used for base color, metallicness and roughness &lt;texture2d&gt; resources. This corresponds to the way the textures are created: Object features (e.g. a car door) occupy the same area in all three textures, because it’s easier for designer to match them this way.</w:t>
        </w:r>
      </w:ins>
    </w:p>
    <w:p w14:paraId="3A759C62" w14:textId="1EB21F4D" w:rsidR="00D12AB5" w:rsidRDefault="00D12AB5" w:rsidP="00D12AB5">
      <w:pPr>
        <w:pStyle w:val="NoSpacing"/>
        <w:jc w:val="both"/>
        <w:rPr>
          <w:ins w:id="2202" w:author="Author"/>
        </w:rPr>
      </w:pPr>
      <w:ins w:id="2203" w:author="Author">
        <w:r>
          <w:t xml:space="preserve">It is possible for </w:t>
        </w:r>
        <w:r w:rsidRPr="005C455F">
          <w:t>metallictextureid</w:t>
        </w:r>
        <w:r>
          <w:t xml:space="preserve"> and roughnesstextureid to share the same value and therefore to refer to the same &lt;texture2d&gt; resource. In such case the roughness is sampled from its R color channel and the metallicness parameter is sampled from its G color channel.</w:t>
        </w:r>
      </w:ins>
    </w:p>
    <w:p w14:paraId="4CFD385D" w14:textId="77777777" w:rsidR="00D12AB5" w:rsidRDefault="00D12AB5" w:rsidP="00D12AB5">
      <w:pPr>
        <w:pStyle w:val="NoSpacing"/>
        <w:jc w:val="both"/>
        <w:rPr>
          <w:ins w:id="2204" w:author="Author"/>
        </w:rPr>
      </w:pPr>
    </w:p>
    <w:p w14:paraId="29681CAE" w14:textId="77777777" w:rsidR="00D12AB5" w:rsidRDefault="00D12AB5" w:rsidP="00D12AB5">
      <w:pPr>
        <w:pStyle w:val="NoSpacing"/>
        <w:jc w:val="both"/>
        <w:rPr>
          <w:ins w:id="2205" w:author="Author"/>
        </w:rPr>
      </w:pPr>
      <w:ins w:id="2206" w:author="Author">
        <w:r>
          <w:t xml:space="preserve">In cases where </w:t>
        </w:r>
        <w:r w:rsidRPr="005C455F">
          <w:t>metallictextureid</w:t>
        </w:r>
        <w:r>
          <w:t xml:space="preserve"> and roughnesstextureid differ, metallicness and roughness parameters are sampled from the red (R) channel of the corresponding textures. Monochromatic textures are treated as if the luminance information represents the R channel.</w:t>
        </w:r>
      </w:ins>
    </w:p>
    <w:p w14:paraId="1A211156" w14:textId="77777777" w:rsidR="00D12AB5" w:rsidRDefault="00D12AB5" w:rsidP="00D12AB5">
      <w:pPr>
        <w:pStyle w:val="NoSpacing"/>
        <w:rPr>
          <w:ins w:id="2207" w:author="Author"/>
        </w:rPr>
      </w:pPr>
    </w:p>
    <w:p w14:paraId="768C3426" w14:textId="2D04CE0B" w:rsidR="00486FB6" w:rsidRPr="0081245A" w:rsidRDefault="00486FB6">
      <w:pPr>
        <w:pStyle w:val="Heading2"/>
        <w:numPr>
          <w:ilvl w:val="1"/>
          <w:numId w:val="24"/>
        </w:numPr>
        <w:rPr>
          <w:ins w:id="2208" w:author="Author"/>
        </w:rPr>
      </w:pPr>
      <w:bookmarkStart w:id="2209" w:name="_Toc505773770"/>
      <w:bookmarkStart w:id="2210" w:name="_Toc505774686"/>
      <w:bookmarkStart w:id="2211" w:name="_Toc505774817"/>
      <w:bookmarkStart w:id="2212" w:name="_Toc511814943"/>
      <w:bookmarkStart w:id="2213" w:name="_Toc511815075"/>
      <w:bookmarkStart w:id="2214" w:name="_Toc512426607"/>
      <w:bookmarkStart w:id="2215" w:name="_Toc512426782"/>
      <w:bookmarkStart w:id="2216" w:name="_Toc512426963"/>
      <w:bookmarkStart w:id="2217" w:name="_Toc512427144"/>
      <w:bookmarkStart w:id="2218" w:name="_Toc512427319"/>
      <w:bookmarkStart w:id="2219" w:name="_Toc512427496"/>
      <w:bookmarkStart w:id="2220" w:name="_Toc512427672"/>
      <w:bookmarkStart w:id="2221" w:name="_Toc512427848"/>
      <w:bookmarkStart w:id="2222" w:name="_Toc512428023"/>
      <w:bookmarkStart w:id="2223" w:name="_Toc512428201"/>
      <w:bookmarkStart w:id="2224" w:name="_Toc513719097"/>
      <w:bookmarkStart w:id="2225" w:name="_Toc513815377"/>
      <w:bookmarkStart w:id="2226" w:name="_Toc514146210"/>
      <w:bookmarkStart w:id="2227" w:name="_Toc505773771"/>
      <w:bookmarkStart w:id="2228" w:name="_Toc505774687"/>
      <w:bookmarkStart w:id="2229" w:name="_Toc505774818"/>
      <w:bookmarkStart w:id="2230" w:name="_Toc511814944"/>
      <w:bookmarkStart w:id="2231" w:name="_Toc511815076"/>
      <w:bookmarkStart w:id="2232" w:name="_Toc512426608"/>
      <w:bookmarkStart w:id="2233" w:name="_Toc512426783"/>
      <w:bookmarkStart w:id="2234" w:name="_Toc512426964"/>
      <w:bookmarkStart w:id="2235" w:name="_Toc512427145"/>
      <w:bookmarkStart w:id="2236" w:name="_Toc512427320"/>
      <w:bookmarkStart w:id="2237" w:name="_Toc512427497"/>
      <w:bookmarkStart w:id="2238" w:name="_Toc512427673"/>
      <w:bookmarkStart w:id="2239" w:name="_Toc512427849"/>
      <w:bookmarkStart w:id="2240" w:name="_Toc512428024"/>
      <w:bookmarkStart w:id="2241" w:name="_Toc512428202"/>
      <w:bookmarkStart w:id="2242" w:name="_Toc513719098"/>
      <w:bookmarkStart w:id="2243" w:name="_Toc513815378"/>
      <w:bookmarkStart w:id="2244" w:name="_Toc514146211"/>
      <w:bookmarkStart w:id="2245" w:name="_Toc505773772"/>
      <w:bookmarkStart w:id="2246" w:name="_Toc505774688"/>
      <w:bookmarkStart w:id="2247" w:name="_Toc505774819"/>
      <w:bookmarkStart w:id="2248" w:name="_Toc511814945"/>
      <w:bookmarkStart w:id="2249" w:name="_Toc511815077"/>
      <w:bookmarkStart w:id="2250" w:name="_Toc512426609"/>
      <w:bookmarkStart w:id="2251" w:name="_Toc512426784"/>
      <w:bookmarkStart w:id="2252" w:name="_Toc512426965"/>
      <w:bookmarkStart w:id="2253" w:name="_Toc512427146"/>
      <w:bookmarkStart w:id="2254" w:name="_Toc512427321"/>
      <w:bookmarkStart w:id="2255" w:name="_Toc512427498"/>
      <w:bookmarkStart w:id="2256" w:name="_Toc512427674"/>
      <w:bookmarkStart w:id="2257" w:name="_Toc512427850"/>
      <w:bookmarkStart w:id="2258" w:name="_Toc512428025"/>
      <w:bookmarkStart w:id="2259" w:name="_Toc512428203"/>
      <w:bookmarkStart w:id="2260" w:name="_Toc513719099"/>
      <w:bookmarkStart w:id="2261" w:name="_Toc513815379"/>
      <w:bookmarkStart w:id="2262" w:name="_Toc514146212"/>
      <w:bookmarkStart w:id="2263" w:name="_Toc505773773"/>
      <w:bookmarkStart w:id="2264" w:name="_Toc505774689"/>
      <w:bookmarkStart w:id="2265" w:name="_Toc505774820"/>
      <w:bookmarkStart w:id="2266" w:name="_Toc511814946"/>
      <w:bookmarkStart w:id="2267" w:name="_Toc511815078"/>
      <w:bookmarkStart w:id="2268" w:name="_Toc512426610"/>
      <w:bookmarkStart w:id="2269" w:name="_Toc512426785"/>
      <w:bookmarkStart w:id="2270" w:name="_Toc512426966"/>
      <w:bookmarkStart w:id="2271" w:name="_Toc512427147"/>
      <w:bookmarkStart w:id="2272" w:name="_Toc512427322"/>
      <w:bookmarkStart w:id="2273" w:name="_Toc512427499"/>
      <w:bookmarkStart w:id="2274" w:name="_Toc512427675"/>
      <w:bookmarkStart w:id="2275" w:name="_Toc512427851"/>
      <w:bookmarkStart w:id="2276" w:name="_Toc512428026"/>
      <w:bookmarkStart w:id="2277" w:name="_Toc512428204"/>
      <w:bookmarkStart w:id="2278" w:name="_Toc513719100"/>
      <w:bookmarkStart w:id="2279" w:name="_Toc513815380"/>
      <w:bookmarkStart w:id="2280" w:name="_Toc514146213"/>
      <w:bookmarkStart w:id="2281" w:name="_Toc505773774"/>
      <w:bookmarkStart w:id="2282" w:name="_Toc505774690"/>
      <w:bookmarkStart w:id="2283" w:name="_Toc505774821"/>
      <w:bookmarkStart w:id="2284" w:name="_Toc511814947"/>
      <w:bookmarkStart w:id="2285" w:name="_Toc511815079"/>
      <w:bookmarkStart w:id="2286" w:name="_Toc512426611"/>
      <w:bookmarkStart w:id="2287" w:name="_Toc512426786"/>
      <w:bookmarkStart w:id="2288" w:name="_Toc512426967"/>
      <w:bookmarkStart w:id="2289" w:name="_Toc512427148"/>
      <w:bookmarkStart w:id="2290" w:name="_Toc512427323"/>
      <w:bookmarkStart w:id="2291" w:name="_Toc512427500"/>
      <w:bookmarkStart w:id="2292" w:name="_Toc512427676"/>
      <w:bookmarkStart w:id="2293" w:name="_Toc512427852"/>
      <w:bookmarkStart w:id="2294" w:name="_Toc512428027"/>
      <w:bookmarkStart w:id="2295" w:name="_Toc512428205"/>
      <w:bookmarkStart w:id="2296" w:name="_Toc513719101"/>
      <w:bookmarkStart w:id="2297" w:name="_Toc513815381"/>
      <w:bookmarkStart w:id="2298" w:name="_Toc514146214"/>
      <w:bookmarkStart w:id="2299" w:name="_Toc505773775"/>
      <w:bookmarkStart w:id="2300" w:name="_Toc505774691"/>
      <w:bookmarkStart w:id="2301" w:name="_Toc505774822"/>
      <w:bookmarkStart w:id="2302" w:name="_Toc511814948"/>
      <w:bookmarkStart w:id="2303" w:name="_Toc511815080"/>
      <w:bookmarkStart w:id="2304" w:name="_Toc512426612"/>
      <w:bookmarkStart w:id="2305" w:name="_Toc512426787"/>
      <w:bookmarkStart w:id="2306" w:name="_Toc512426968"/>
      <w:bookmarkStart w:id="2307" w:name="_Toc512427149"/>
      <w:bookmarkStart w:id="2308" w:name="_Toc512427324"/>
      <w:bookmarkStart w:id="2309" w:name="_Toc512427501"/>
      <w:bookmarkStart w:id="2310" w:name="_Toc512427677"/>
      <w:bookmarkStart w:id="2311" w:name="_Toc512427853"/>
      <w:bookmarkStart w:id="2312" w:name="_Toc512428028"/>
      <w:bookmarkStart w:id="2313" w:name="_Toc512428206"/>
      <w:bookmarkStart w:id="2314" w:name="_Toc513719102"/>
      <w:bookmarkStart w:id="2315" w:name="_Toc513815382"/>
      <w:bookmarkStart w:id="2316" w:name="_Toc514146215"/>
      <w:bookmarkStart w:id="2317" w:name="_Toc505773776"/>
      <w:bookmarkStart w:id="2318" w:name="_Toc505774692"/>
      <w:bookmarkStart w:id="2319" w:name="_Toc505774823"/>
      <w:bookmarkStart w:id="2320" w:name="_Toc511814949"/>
      <w:bookmarkStart w:id="2321" w:name="_Toc511815081"/>
      <w:bookmarkStart w:id="2322" w:name="_Toc512426613"/>
      <w:bookmarkStart w:id="2323" w:name="_Toc512426788"/>
      <w:bookmarkStart w:id="2324" w:name="_Toc512426969"/>
      <w:bookmarkStart w:id="2325" w:name="_Toc512427150"/>
      <w:bookmarkStart w:id="2326" w:name="_Toc512427325"/>
      <w:bookmarkStart w:id="2327" w:name="_Toc512427502"/>
      <w:bookmarkStart w:id="2328" w:name="_Toc512427678"/>
      <w:bookmarkStart w:id="2329" w:name="_Toc512427854"/>
      <w:bookmarkStart w:id="2330" w:name="_Toc512428029"/>
      <w:bookmarkStart w:id="2331" w:name="_Toc512428207"/>
      <w:bookmarkStart w:id="2332" w:name="_Toc513719103"/>
      <w:bookmarkStart w:id="2333" w:name="_Toc513815383"/>
      <w:bookmarkStart w:id="2334" w:name="_Toc514146216"/>
      <w:bookmarkStart w:id="2335" w:name="_Toc505773777"/>
      <w:bookmarkStart w:id="2336" w:name="_Toc505774693"/>
      <w:bookmarkStart w:id="2337" w:name="_Toc505774824"/>
      <w:bookmarkStart w:id="2338" w:name="_Toc511814950"/>
      <w:bookmarkStart w:id="2339" w:name="_Toc511815082"/>
      <w:bookmarkStart w:id="2340" w:name="_Toc512426614"/>
      <w:bookmarkStart w:id="2341" w:name="_Toc512426789"/>
      <w:bookmarkStart w:id="2342" w:name="_Toc512426970"/>
      <w:bookmarkStart w:id="2343" w:name="_Toc512427151"/>
      <w:bookmarkStart w:id="2344" w:name="_Toc512427326"/>
      <w:bookmarkStart w:id="2345" w:name="_Toc512427503"/>
      <w:bookmarkStart w:id="2346" w:name="_Toc512427679"/>
      <w:bookmarkStart w:id="2347" w:name="_Toc512427855"/>
      <w:bookmarkStart w:id="2348" w:name="_Toc512428030"/>
      <w:bookmarkStart w:id="2349" w:name="_Toc512428208"/>
      <w:bookmarkStart w:id="2350" w:name="_Toc513719104"/>
      <w:bookmarkStart w:id="2351" w:name="_Toc513815384"/>
      <w:bookmarkStart w:id="2352" w:name="_Toc514146217"/>
      <w:bookmarkStart w:id="2353" w:name="_Toc505773778"/>
      <w:bookmarkStart w:id="2354" w:name="_Toc505774694"/>
      <w:bookmarkStart w:id="2355" w:name="_Toc505774825"/>
      <w:bookmarkStart w:id="2356" w:name="_Toc511814951"/>
      <w:bookmarkStart w:id="2357" w:name="_Toc511815083"/>
      <w:bookmarkStart w:id="2358" w:name="_Toc512426615"/>
      <w:bookmarkStart w:id="2359" w:name="_Toc512426790"/>
      <w:bookmarkStart w:id="2360" w:name="_Toc512426971"/>
      <w:bookmarkStart w:id="2361" w:name="_Toc512427152"/>
      <w:bookmarkStart w:id="2362" w:name="_Toc512427327"/>
      <w:bookmarkStart w:id="2363" w:name="_Toc512427504"/>
      <w:bookmarkStart w:id="2364" w:name="_Toc512427680"/>
      <w:bookmarkStart w:id="2365" w:name="_Toc512427856"/>
      <w:bookmarkStart w:id="2366" w:name="_Toc512428031"/>
      <w:bookmarkStart w:id="2367" w:name="_Toc512428209"/>
      <w:bookmarkStart w:id="2368" w:name="_Toc513719105"/>
      <w:bookmarkStart w:id="2369" w:name="_Toc513815385"/>
      <w:bookmarkStart w:id="2370" w:name="_Toc514146218"/>
      <w:bookmarkStart w:id="2371" w:name="_Toc505773779"/>
      <w:bookmarkStart w:id="2372" w:name="_Toc505774695"/>
      <w:bookmarkStart w:id="2373" w:name="_Toc505774826"/>
      <w:bookmarkStart w:id="2374" w:name="_Toc511814952"/>
      <w:bookmarkStart w:id="2375" w:name="_Toc511815084"/>
      <w:bookmarkStart w:id="2376" w:name="_Toc512426616"/>
      <w:bookmarkStart w:id="2377" w:name="_Toc512426791"/>
      <w:bookmarkStart w:id="2378" w:name="_Toc512426972"/>
      <w:bookmarkStart w:id="2379" w:name="_Toc512427153"/>
      <w:bookmarkStart w:id="2380" w:name="_Toc512427328"/>
      <w:bookmarkStart w:id="2381" w:name="_Toc512427505"/>
      <w:bookmarkStart w:id="2382" w:name="_Toc512427681"/>
      <w:bookmarkStart w:id="2383" w:name="_Toc512427857"/>
      <w:bookmarkStart w:id="2384" w:name="_Toc512428032"/>
      <w:bookmarkStart w:id="2385" w:name="_Toc512428210"/>
      <w:bookmarkStart w:id="2386" w:name="_Toc513719106"/>
      <w:bookmarkStart w:id="2387" w:name="_Toc513815386"/>
      <w:bookmarkStart w:id="2388" w:name="_Toc514146219"/>
      <w:bookmarkStart w:id="2389" w:name="_Toc505773780"/>
      <w:bookmarkStart w:id="2390" w:name="_Toc505774696"/>
      <w:bookmarkStart w:id="2391" w:name="_Toc505774827"/>
      <w:bookmarkStart w:id="2392" w:name="_Toc511814953"/>
      <w:bookmarkStart w:id="2393" w:name="_Toc511815085"/>
      <w:bookmarkStart w:id="2394" w:name="_Toc512426617"/>
      <w:bookmarkStart w:id="2395" w:name="_Toc512426792"/>
      <w:bookmarkStart w:id="2396" w:name="_Toc512426973"/>
      <w:bookmarkStart w:id="2397" w:name="_Toc512427154"/>
      <w:bookmarkStart w:id="2398" w:name="_Toc512427329"/>
      <w:bookmarkStart w:id="2399" w:name="_Toc512427506"/>
      <w:bookmarkStart w:id="2400" w:name="_Toc512427682"/>
      <w:bookmarkStart w:id="2401" w:name="_Toc512427858"/>
      <w:bookmarkStart w:id="2402" w:name="_Toc512428033"/>
      <w:bookmarkStart w:id="2403" w:name="_Toc512428211"/>
      <w:bookmarkStart w:id="2404" w:name="_Toc513719107"/>
      <w:bookmarkStart w:id="2405" w:name="_Toc513815387"/>
      <w:bookmarkStart w:id="2406" w:name="_Toc514146220"/>
      <w:bookmarkStart w:id="2407" w:name="_Toc505773781"/>
      <w:bookmarkStart w:id="2408" w:name="_Toc505774697"/>
      <w:bookmarkStart w:id="2409" w:name="_Toc505774828"/>
      <w:bookmarkStart w:id="2410" w:name="_Toc511814954"/>
      <w:bookmarkStart w:id="2411" w:name="_Toc511815086"/>
      <w:bookmarkStart w:id="2412" w:name="_Toc512426618"/>
      <w:bookmarkStart w:id="2413" w:name="_Toc512426793"/>
      <w:bookmarkStart w:id="2414" w:name="_Toc512426974"/>
      <w:bookmarkStart w:id="2415" w:name="_Toc512427155"/>
      <w:bookmarkStart w:id="2416" w:name="_Toc512427330"/>
      <w:bookmarkStart w:id="2417" w:name="_Toc512427507"/>
      <w:bookmarkStart w:id="2418" w:name="_Toc512427683"/>
      <w:bookmarkStart w:id="2419" w:name="_Toc512427859"/>
      <w:bookmarkStart w:id="2420" w:name="_Toc512428034"/>
      <w:bookmarkStart w:id="2421" w:name="_Toc512428212"/>
      <w:bookmarkStart w:id="2422" w:name="_Toc513719108"/>
      <w:bookmarkStart w:id="2423" w:name="_Toc513815388"/>
      <w:bookmarkStart w:id="2424" w:name="_Toc514146221"/>
      <w:bookmarkStart w:id="2425" w:name="_Toc505773782"/>
      <w:bookmarkStart w:id="2426" w:name="_Toc505774698"/>
      <w:bookmarkStart w:id="2427" w:name="_Toc505774829"/>
      <w:bookmarkStart w:id="2428" w:name="_Toc511814955"/>
      <w:bookmarkStart w:id="2429" w:name="_Toc511815087"/>
      <w:bookmarkStart w:id="2430" w:name="_Toc512426619"/>
      <w:bookmarkStart w:id="2431" w:name="_Toc512426794"/>
      <w:bookmarkStart w:id="2432" w:name="_Toc512426975"/>
      <w:bookmarkStart w:id="2433" w:name="_Toc512427156"/>
      <w:bookmarkStart w:id="2434" w:name="_Toc512427331"/>
      <w:bookmarkStart w:id="2435" w:name="_Toc512427508"/>
      <w:bookmarkStart w:id="2436" w:name="_Toc512427684"/>
      <w:bookmarkStart w:id="2437" w:name="_Toc512427860"/>
      <w:bookmarkStart w:id="2438" w:name="_Toc512428035"/>
      <w:bookmarkStart w:id="2439" w:name="_Toc512428213"/>
      <w:bookmarkStart w:id="2440" w:name="_Toc513719109"/>
      <w:bookmarkStart w:id="2441" w:name="_Toc513815389"/>
      <w:bookmarkStart w:id="2442" w:name="_Toc514146222"/>
      <w:bookmarkStart w:id="2443" w:name="_Toc505773783"/>
      <w:bookmarkStart w:id="2444" w:name="_Toc505774699"/>
      <w:bookmarkStart w:id="2445" w:name="_Toc505774830"/>
      <w:bookmarkStart w:id="2446" w:name="_Toc511814956"/>
      <w:bookmarkStart w:id="2447" w:name="_Toc511815088"/>
      <w:bookmarkStart w:id="2448" w:name="_Toc512426620"/>
      <w:bookmarkStart w:id="2449" w:name="_Toc512426795"/>
      <w:bookmarkStart w:id="2450" w:name="_Toc512426976"/>
      <w:bookmarkStart w:id="2451" w:name="_Toc512427157"/>
      <w:bookmarkStart w:id="2452" w:name="_Toc512427332"/>
      <w:bookmarkStart w:id="2453" w:name="_Toc512427509"/>
      <w:bookmarkStart w:id="2454" w:name="_Toc512427685"/>
      <w:bookmarkStart w:id="2455" w:name="_Toc512427861"/>
      <w:bookmarkStart w:id="2456" w:name="_Toc512428036"/>
      <w:bookmarkStart w:id="2457" w:name="_Toc512428214"/>
      <w:bookmarkStart w:id="2458" w:name="_Toc513719110"/>
      <w:bookmarkStart w:id="2459" w:name="_Toc513815390"/>
      <w:bookmarkStart w:id="2460" w:name="_Toc514146223"/>
      <w:bookmarkStart w:id="2461" w:name="_Toc505773784"/>
      <w:bookmarkStart w:id="2462" w:name="_Toc505774700"/>
      <w:bookmarkStart w:id="2463" w:name="_Toc505774831"/>
      <w:bookmarkStart w:id="2464" w:name="_Toc511814957"/>
      <w:bookmarkStart w:id="2465" w:name="_Toc511815089"/>
      <w:bookmarkStart w:id="2466" w:name="_Toc512426621"/>
      <w:bookmarkStart w:id="2467" w:name="_Toc512426796"/>
      <w:bookmarkStart w:id="2468" w:name="_Toc512426977"/>
      <w:bookmarkStart w:id="2469" w:name="_Toc512427158"/>
      <w:bookmarkStart w:id="2470" w:name="_Toc512427333"/>
      <w:bookmarkStart w:id="2471" w:name="_Toc512427510"/>
      <w:bookmarkStart w:id="2472" w:name="_Toc512427686"/>
      <w:bookmarkStart w:id="2473" w:name="_Toc512427862"/>
      <w:bookmarkStart w:id="2474" w:name="_Toc512428037"/>
      <w:bookmarkStart w:id="2475" w:name="_Toc512428215"/>
      <w:bookmarkStart w:id="2476" w:name="_Toc513719111"/>
      <w:bookmarkStart w:id="2477" w:name="_Toc513815391"/>
      <w:bookmarkStart w:id="2478" w:name="_Toc514146224"/>
      <w:bookmarkStart w:id="2479" w:name="_Toc505773785"/>
      <w:bookmarkStart w:id="2480" w:name="_Toc505774701"/>
      <w:bookmarkStart w:id="2481" w:name="_Toc505774832"/>
      <w:bookmarkStart w:id="2482" w:name="_Toc511814958"/>
      <w:bookmarkStart w:id="2483" w:name="_Toc511815090"/>
      <w:bookmarkStart w:id="2484" w:name="_Toc512426622"/>
      <w:bookmarkStart w:id="2485" w:name="_Toc512426797"/>
      <w:bookmarkStart w:id="2486" w:name="_Toc512426978"/>
      <w:bookmarkStart w:id="2487" w:name="_Toc512427159"/>
      <w:bookmarkStart w:id="2488" w:name="_Toc512427334"/>
      <w:bookmarkStart w:id="2489" w:name="_Toc512427511"/>
      <w:bookmarkStart w:id="2490" w:name="_Toc512427687"/>
      <w:bookmarkStart w:id="2491" w:name="_Toc512427863"/>
      <w:bookmarkStart w:id="2492" w:name="_Toc512428038"/>
      <w:bookmarkStart w:id="2493" w:name="_Toc512428216"/>
      <w:bookmarkStart w:id="2494" w:name="_Toc513719112"/>
      <w:bookmarkStart w:id="2495" w:name="_Toc513815392"/>
      <w:bookmarkStart w:id="2496" w:name="_Toc514146225"/>
      <w:bookmarkStart w:id="2497" w:name="_Toc505773786"/>
      <w:bookmarkStart w:id="2498" w:name="_Toc505774702"/>
      <w:bookmarkStart w:id="2499" w:name="_Toc505774833"/>
      <w:bookmarkStart w:id="2500" w:name="_Toc511814959"/>
      <w:bookmarkStart w:id="2501" w:name="_Toc511815091"/>
      <w:bookmarkStart w:id="2502" w:name="_Toc512426623"/>
      <w:bookmarkStart w:id="2503" w:name="_Toc512426798"/>
      <w:bookmarkStart w:id="2504" w:name="_Toc512426979"/>
      <w:bookmarkStart w:id="2505" w:name="_Toc512427160"/>
      <w:bookmarkStart w:id="2506" w:name="_Toc512427335"/>
      <w:bookmarkStart w:id="2507" w:name="_Toc512427512"/>
      <w:bookmarkStart w:id="2508" w:name="_Toc512427688"/>
      <w:bookmarkStart w:id="2509" w:name="_Toc512427864"/>
      <w:bookmarkStart w:id="2510" w:name="_Toc512428039"/>
      <w:bookmarkStart w:id="2511" w:name="_Toc512428217"/>
      <w:bookmarkStart w:id="2512" w:name="_Toc513719113"/>
      <w:bookmarkStart w:id="2513" w:name="_Toc513815393"/>
      <w:bookmarkStart w:id="2514" w:name="_Toc514146226"/>
      <w:bookmarkStart w:id="2515" w:name="_Toc505773824"/>
      <w:bookmarkStart w:id="2516" w:name="_Toc505774740"/>
      <w:bookmarkStart w:id="2517" w:name="_Toc505774871"/>
      <w:bookmarkStart w:id="2518" w:name="_Toc511814997"/>
      <w:bookmarkStart w:id="2519" w:name="_Toc511815129"/>
      <w:bookmarkStart w:id="2520" w:name="_Toc520719646"/>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ins w:id="2521" w:author="Author">
        <w:r>
          <w:t>Translucent Display Properties</w:t>
        </w:r>
        <w:bookmarkEnd w:id="2520"/>
      </w:ins>
    </w:p>
    <w:p w14:paraId="7BB98D89" w14:textId="2D05F527" w:rsidR="00486FB6" w:rsidRDefault="00486FB6" w:rsidP="00486FB6">
      <w:pPr>
        <w:keepNext/>
        <w:rPr>
          <w:ins w:id="2522" w:author="Author"/>
          <w:b/>
        </w:rPr>
      </w:pPr>
      <w:ins w:id="2523" w:author="Author">
        <w:r>
          <w:t xml:space="preserve">Element </w:t>
        </w:r>
        <w:r w:rsidRPr="001F33F1">
          <w:rPr>
            <w:b/>
          </w:rPr>
          <w:t>&lt;</w:t>
        </w:r>
        <w:r>
          <w:rPr>
            <w:b/>
          </w:rPr>
          <w:t>translucentdisplayproperties</w:t>
        </w:r>
        <w:r w:rsidRPr="001F33F1">
          <w:rPr>
            <w:b/>
          </w:rPr>
          <w:t>&gt;</w:t>
        </w:r>
      </w:ins>
    </w:p>
    <w:tbl>
      <w:tblPr>
        <w:tblW w:w="5325" w:type="pct"/>
        <w:tblLook w:val="0000" w:firstRow="0" w:lastRow="0" w:firstColumn="0" w:lastColumn="0" w:noHBand="0" w:noVBand="0"/>
      </w:tblPr>
      <w:tblGrid>
        <w:gridCol w:w="1312"/>
        <w:gridCol w:w="8646"/>
      </w:tblGrid>
      <w:tr w:rsidR="00486FB6" w:rsidRPr="00161007" w14:paraId="61850660" w14:textId="77777777" w:rsidTr="001D42A4">
        <w:trPr>
          <w:ins w:id="2524" w:author="Author"/>
        </w:trPr>
        <w:tc>
          <w:tcPr>
            <w:tcW w:w="659" w:type="pct"/>
            <w:tcBorders>
              <w:top w:val="single" w:sz="4" w:space="0" w:color="auto"/>
              <w:left w:val="single" w:sz="4" w:space="0" w:color="auto"/>
              <w:bottom w:val="single" w:sz="4" w:space="0" w:color="auto"/>
              <w:right w:val="single" w:sz="4" w:space="0" w:color="auto"/>
            </w:tcBorders>
          </w:tcPr>
          <w:p w14:paraId="1877CB2A" w14:textId="77777777" w:rsidR="00486FB6" w:rsidRPr="00851A5A" w:rsidRDefault="00486FB6" w:rsidP="001D42A4">
            <w:pPr>
              <w:jc w:val="both"/>
              <w:rPr>
                <w:ins w:id="2525" w:author="Author"/>
                <w:rFonts w:ascii="Arial" w:hAnsi="Arial" w:cs="Arial"/>
                <w:color w:val="808080"/>
                <w:sz w:val="16"/>
                <w:szCs w:val="16"/>
              </w:rPr>
            </w:pPr>
            <w:ins w:id="2526" w:author="Author">
              <w:r w:rsidRPr="00161007">
                <w:rPr>
                  <w:rFonts w:ascii="Arial" w:hAnsi="Arial" w:cs="Arial"/>
                  <w:color w:val="808080"/>
                  <w:sz w:val="16"/>
                  <w:szCs w:val="16"/>
                </w:rPr>
                <w:t>diagram</w:t>
              </w:r>
            </w:ins>
          </w:p>
        </w:tc>
        <w:tc>
          <w:tcPr>
            <w:tcW w:w="4341" w:type="pct"/>
            <w:tcBorders>
              <w:top w:val="single" w:sz="4" w:space="0" w:color="auto"/>
              <w:left w:val="single" w:sz="4" w:space="0" w:color="auto"/>
              <w:bottom w:val="single" w:sz="4" w:space="0" w:color="auto"/>
              <w:right w:val="single" w:sz="4" w:space="0" w:color="auto"/>
            </w:tcBorders>
          </w:tcPr>
          <w:p w14:paraId="46B9D09E" w14:textId="6FF8E83C" w:rsidR="00486FB6" w:rsidRPr="00161007" w:rsidRDefault="00167EB0" w:rsidP="001D42A4">
            <w:pPr>
              <w:jc w:val="both"/>
              <w:rPr>
                <w:ins w:id="2527" w:author="Author"/>
                <w:rFonts w:ascii="Arial" w:hAnsi="Arial" w:cs="Arial"/>
                <w:sz w:val="24"/>
                <w:szCs w:val="24"/>
              </w:rPr>
            </w:pPr>
            <w:ins w:id="2528" w:author="Author">
              <w:r>
                <w:rPr>
                  <w:noProof/>
                </w:rPr>
                <w:drawing>
                  <wp:inline distT="0" distB="0" distL="0" distR="0" wp14:anchorId="5B06D28C" wp14:editId="2FC83E2B">
                    <wp:extent cx="4552950" cy="1343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52950" cy="1343025"/>
                            </a:xfrm>
                            <a:prstGeom prst="rect">
                              <a:avLst/>
                            </a:prstGeom>
                          </pic:spPr>
                        </pic:pic>
                      </a:graphicData>
                    </a:graphic>
                  </wp:inline>
                </w:drawing>
              </w:r>
            </w:ins>
          </w:p>
        </w:tc>
      </w:tr>
      <w:tr w:rsidR="00486FB6" w:rsidRPr="00161007" w14:paraId="05173E29" w14:textId="77777777" w:rsidTr="001D42A4">
        <w:trPr>
          <w:ins w:id="2529" w:author="Author"/>
        </w:trPr>
        <w:tc>
          <w:tcPr>
            <w:tcW w:w="659" w:type="pct"/>
            <w:tcBorders>
              <w:top w:val="single" w:sz="4" w:space="0" w:color="auto"/>
              <w:left w:val="single" w:sz="4" w:space="0" w:color="auto"/>
              <w:bottom w:val="single" w:sz="4" w:space="0" w:color="auto"/>
              <w:right w:val="single" w:sz="4" w:space="0" w:color="auto"/>
            </w:tcBorders>
          </w:tcPr>
          <w:p w14:paraId="47528DEE" w14:textId="77777777" w:rsidR="00486FB6" w:rsidRPr="00851A5A" w:rsidRDefault="00486FB6" w:rsidP="001D42A4">
            <w:pPr>
              <w:jc w:val="both"/>
              <w:rPr>
                <w:ins w:id="2530" w:author="Author"/>
                <w:rFonts w:ascii="Arial" w:hAnsi="Arial" w:cs="Arial"/>
                <w:color w:val="808080"/>
                <w:sz w:val="16"/>
                <w:szCs w:val="16"/>
              </w:rPr>
            </w:pPr>
            <w:ins w:id="2531" w:author="Author">
              <w:r w:rsidRPr="00161007">
                <w:rPr>
                  <w:rFonts w:ascii="Arial" w:hAnsi="Arial" w:cs="Arial"/>
                  <w:color w:val="808080"/>
                  <w:sz w:val="16"/>
                  <w:szCs w:val="16"/>
                </w:rPr>
                <w:t>attributes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56"/>
              <w:gridCol w:w="1905"/>
              <w:gridCol w:w="804"/>
              <w:gridCol w:w="723"/>
              <w:gridCol w:w="609"/>
              <w:gridCol w:w="2931"/>
            </w:tblGrid>
            <w:tr w:rsidR="00486FB6" w:rsidRPr="00161007" w14:paraId="1BE8E147" w14:textId="77777777" w:rsidTr="001D42A4">
              <w:trPr>
                <w:ins w:id="2532" w:author="Author"/>
              </w:trPr>
              <w:tc>
                <w:tcPr>
                  <w:tcW w:w="864" w:type="pct"/>
                </w:tcPr>
                <w:p w14:paraId="451BC35F" w14:textId="77777777" w:rsidR="00486FB6" w:rsidRPr="00161007" w:rsidRDefault="00486FB6" w:rsidP="001D42A4">
                  <w:pPr>
                    <w:widowControl w:val="0"/>
                    <w:autoSpaceDE w:val="0"/>
                    <w:autoSpaceDN w:val="0"/>
                    <w:adjustRightInd w:val="0"/>
                    <w:spacing w:before="60" w:after="60" w:line="240" w:lineRule="auto"/>
                    <w:rPr>
                      <w:ins w:id="2533" w:author="Author"/>
                      <w:rFonts w:ascii="Arial" w:hAnsi="Arial" w:cs="Arial"/>
                      <w:sz w:val="24"/>
                      <w:szCs w:val="24"/>
                    </w:rPr>
                  </w:pPr>
                  <w:ins w:id="2534" w:author="Author">
                    <w:r w:rsidRPr="00161007">
                      <w:rPr>
                        <w:rFonts w:ascii="Arial" w:hAnsi="Arial" w:cs="Arial"/>
                        <w:color w:val="808080"/>
                        <w:sz w:val="16"/>
                        <w:szCs w:val="16"/>
                      </w:rPr>
                      <w:t>Name</w:t>
                    </w:r>
                  </w:ins>
                </w:p>
              </w:tc>
              <w:tc>
                <w:tcPr>
                  <w:tcW w:w="1130" w:type="pct"/>
                </w:tcPr>
                <w:p w14:paraId="5522DA2B" w14:textId="77777777" w:rsidR="00486FB6" w:rsidRPr="00161007" w:rsidRDefault="00486FB6" w:rsidP="001D42A4">
                  <w:pPr>
                    <w:widowControl w:val="0"/>
                    <w:autoSpaceDE w:val="0"/>
                    <w:autoSpaceDN w:val="0"/>
                    <w:adjustRightInd w:val="0"/>
                    <w:spacing w:before="60" w:after="60" w:line="240" w:lineRule="auto"/>
                    <w:rPr>
                      <w:ins w:id="2535" w:author="Author"/>
                      <w:rFonts w:ascii="Arial" w:hAnsi="Arial" w:cs="Arial"/>
                      <w:sz w:val="24"/>
                      <w:szCs w:val="24"/>
                    </w:rPr>
                  </w:pPr>
                  <w:ins w:id="2536" w:author="Author">
                    <w:r w:rsidRPr="00161007">
                      <w:rPr>
                        <w:rFonts w:ascii="Arial" w:hAnsi="Arial" w:cs="Arial"/>
                        <w:color w:val="808080"/>
                        <w:sz w:val="16"/>
                        <w:szCs w:val="16"/>
                      </w:rPr>
                      <w:t>Type</w:t>
                    </w:r>
                  </w:ins>
                </w:p>
              </w:tc>
              <w:tc>
                <w:tcPr>
                  <w:tcW w:w="477" w:type="pct"/>
                </w:tcPr>
                <w:p w14:paraId="3518887A" w14:textId="77777777" w:rsidR="00486FB6" w:rsidRPr="00161007" w:rsidRDefault="00486FB6" w:rsidP="001D42A4">
                  <w:pPr>
                    <w:widowControl w:val="0"/>
                    <w:autoSpaceDE w:val="0"/>
                    <w:autoSpaceDN w:val="0"/>
                    <w:adjustRightInd w:val="0"/>
                    <w:spacing w:before="60" w:after="60" w:line="240" w:lineRule="auto"/>
                    <w:rPr>
                      <w:ins w:id="2537" w:author="Author"/>
                      <w:rFonts w:ascii="Arial" w:hAnsi="Arial" w:cs="Arial"/>
                      <w:sz w:val="24"/>
                      <w:szCs w:val="24"/>
                    </w:rPr>
                  </w:pPr>
                  <w:ins w:id="2538" w:author="Author">
                    <w:r w:rsidRPr="00161007">
                      <w:rPr>
                        <w:rFonts w:ascii="Arial" w:hAnsi="Arial" w:cs="Arial"/>
                        <w:color w:val="808080"/>
                        <w:sz w:val="16"/>
                        <w:szCs w:val="16"/>
                      </w:rPr>
                      <w:t>Use</w:t>
                    </w:r>
                  </w:ins>
                </w:p>
              </w:tc>
              <w:tc>
                <w:tcPr>
                  <w:tcW w:w="429" w:type="pct"/>
                </w:tcPr>
                <w:p w14:paraId="09387688" w14:textId="77777777" w:rsidR="00486FB6" w:rsidRPr="00161007" w:rsidRDefault="00486FB6" w:rsidP="001D42A4">
                  <w:pPr>
                    <w:widowControl w:val="0"/>
                    <w:autoSpaceDE w:val="0"/>
                    <w:autoSpaceDN w:val="0"/>
                    <w:adjustRightInd w:val="0"/>
                    <w:spacing w:before="60" w:after="60" w:line="240" w:lineRule="auto"/>
                    <w:rPr>
                      <w:ins w:id="2539" w:author="Author"/>
                      <w:rFonts w:ascii="Arial" w:hAnsi="Arial" w:cs="Arial"/>
                      <w:sz w:val="24"/>
                      <w:szCs w:val="24"/>
                    </w:rPr>
                  </w:pPr>
                  <w:ins w:id="2540" w:author="Author">
                    <w:r w:rsidRPr="00161007">
                      <w:rPr>
                        <w:rFonts w:ascii="Arial" w:hAnsi="Arial" w:cs="Arial"/>
                        <w:color w:val="808080"/>
                        <w:sz w:val="16"/>
                        <w:szCs w:val="16"/>
                      </w:rPr>
                      <w:t>Default</w:t>
                    </w:r>
                  </w:ins>
                </w:p>
              </w:tc>
              <w:tc>
                <w:tcPr>
                  <w:tcW w:w="361" w:type="pct"/>
                </w:tcPr>
                <w:p w14:paraId="5627FA73" w14:textId="77777777" w:rsidR="00486FB6" w:rsidRPr="00161007" w:rsidRDefault="00486FB6" w:rsidP="001D42A4">
                  <w:pPr>
                    <w:widowControl w:val="0"/>
                    <w:autoSpaceDE w:val="0"/>
                    <w:autoSpaceDN w:val="0"/>
                    <w:adjustRightInd w:val="0"/>
                    <w:spacing w:before="60" w:after="60" w:line="240" w:lineRule="auto"/>
                    <w:rPr>
                      <w:ins w:id="2541" w:author="Author"/>
                      <w:rFonts w:ascii="Arial" w:hAnsi="Arial" w:cs="Arial"/>
                      <w:sz w:val="24"/>
                      <w:szCs w:val="24"/>
                    </w:rPr>
                  </w:pPr>
                  <w:ins w:id="2542" w:author="Author">
                    <w:r w:rsidRPr="00161007">
                      <w:rPr>
                        <w:rFonts w:ascii="Arial" w:hAnsi="Arial" w:cs="Arial"/>
                        <w:color w:val="808080"/>
                        <w:sz w:val="16"/>
                        <w:szCs w:val="16"/>
                      </w:rPr>
                      <w:t>Fixed</w:t>
                    </w:r>
                  </w:ins>
                </w:p>
              </w:tc>
              <w:tc>
                <w:tcPr>
                  <w:tcW w:w="1740" w:type="pct"/>
                </w:tcPr>
                <w:p w14:paraId="56BFECB6" w14:textId="77777777" w:rsidR="00486FB6" w:rsidRPr="00161007" w:rsidRDefault="00486FB6" w:rsidP="001D42A4">
                  <w:pPr>
                    <w:widowControl w:val="0"/>
                    <w:autoSpaceDE w:val="0"/>
                    <w:autoSpaceDN w:val="0"/>
                    <w:adjustRightInd w:val="0"/>
                    <w:spacing w:before="60" w:after="60" w:line="240" w:lineRule="auto"/>
                    <w:rPr>
                      <w:ins w:id="2543" w:author="Author"/>
                      <w:rFonts w:ascii="Arial" w:hAnsi="Arial" w:cs="Arial"/>
                      <w:sz w:val="24"/>
                      <w:szCs w:val="24"/>
                    </w:rPr>
                  </w:pPr>
                  <w:ins w:id="2544" w:author="Author">
                    <w:r w:rsidRPr="00161007">
                      <w:rPr>
                        <w:rFonts w:ascii="Arial" w:hAnsi="Arial" w:cs="Arial"/>
                        <w:color w:val="808080"/>
                        <w:sz w:val="16"/>
                        <w:szCs w:val="16"/>
                      </w:rPr>
                      <w:t>Annotation</w:t>
                    </w:r>
                  </w:ins>
                </w:p>
              </w:tc>
            </w:tr>
            <w:tr w:rsidR="00486FB6" w:rsidRPr="00161007" w14:paraId="65509CF9" w14:textId="77777777" w:rsidTr="001D42A4">
              <w:trPr>
                <w:ins w:id="2545" w:author="Author"/>
              </w:trPr>
              <w:tc>
                <w:tcPr>
                  <w:tcW w:w="864" w:type="pct"/>
                </w:tcPr>
                <w:p w14:paraId="50172E7E" w14:textId="77777777" w:rsidR="00486FB6" w:rsidRPr="00161007" w:rsidRDefault="00486FB6" w:rsidP="001D42A4">
                  <w:pPr>
                    <w:widowControl w:val="0"/>
                    <w:autoSpaceDE w:val="0"/>
                    <w:autoSpaceDN w:val="0"/>
                    <w:adjustRightInd w:val="0"/>
                    <w:spacing w:before="60" w:after="60" w:line="240" w:lineRule="auto"/>
                    <w:rPr>
                      <w:ins w:id="2546" w:author="Author"/>
                      <w:rFonts w:ascii="Arial" w:hAnsi="Arial" w:cs="Arial"/>
                      <w:sz w:val="24"/>
                      <w:szCs w:val="24"/>
                    </w:rPr>
                  </w:pPr>
                  <w:ins w:id="2547" w:author="Author">
                    <w:r w:rsidRPr="00223103">
                      <w:rPr>
                        <w:rFonts w:ascii="Arial" w:hAnsi="Arial" w:cs="Arial"/>
                        <w:b/>
                        <w:color w:val="000000"/>
                        <w:sz w:val="16"/>
                        <w:szCs w:val="16"/>
                      </w:rPr>
                      <w:t>Id</w:t>
                    </w:r>
                  </w:ins>
                </w:p>
              </w:tc>
              <w:tc>
                <w:tcPr>
                  <w:tcW w:w="1130" w:type="pct"/>
                </w:tcPr>
                <w:p w14:paraId="245F7F7A" w14:textId="77777777" w:rsidR="00486FB6" w:rsidRPr="00161007" w:rsidRDefault="00486FB6" w:rsidP="001D42A4">
                  <w:pPr>
                    <w:widowControl w:val="0"/>
                    <w:autoSpaceDE w:val="0"/>
                    <w:autoSpaceDN w:val="0"/>
                    <w:adjustRightInd w:val="0"/>
                    <w:spacing w:before="60" w:after="60" w:line="240" w:lineRule="auto"/>
                    <w:rPr>
                      <w:ins w:id="2548" w:author="Author"/>
                      <w:rFonts w:ascii="Arial" w:hAnsi="Arial" w:cs="Arial"/>
                      <w:sz w:val="24"/>
                      <w:szCs w:val="24"/>
                    </w:rPr>
                  </w:pPr>
                  <w:ins w:id="2549" w:author="Author">
                    <w:r>
                      <w:rPr>
                        <w:rFonts w:ascii="Arial" w:hAnsi="Arial" w:cs="Arial"/>
                        <w:b/>
                        <w:bCs/>
                        <w:color w:val="000000"/>
                        <w:sz w:val="16"/>
                        <w:szCs w:val="16"/>
                      </w:rPr>
                      <w:t>ST_ResourceID</w:t>
                    </w:r>
                  </w:ins>
                </w:p>
              </w:tc>
              <w:tc>
                <w:tcPr>
                  <w:tcW w:w="477" w:type="pct"/>
                </w:tcPr>
                <w:p w14:paraId="7EAA2DC7" w14:textId="77777777" w:rsidR="00486FB6" w:rsidRPr="00161007" w:rsidRDefault="00486FB6" w:rsidP="001D42A4">
                  <w:pPr>
                    <w:widowControl w:val="0"/>
                    <w:autoSpaceDE w:val="0"/>
                    <w:autoSpaceDN w:val="0"/>
                    <w:adjustRightInd w:val="0"/>
                    <w:spacing w:before="60" w:after="60" w:line="240" w:lineRule="auto"/>
                    <w:rPr>
                      <w:ins w:id="2550" w:author="Author"/>
                      <w:rFonts w:ascii="Arial" w:hAnsi="Arial" w:cs="Arial"/>
                      <w:sz w:val="24"/>
                      <w:szCs w:val="24"/>
                    </w:rPr>
                  </w:pPr>
                  <w:ins w:id="2551" w:author="Author">
                    <w:r w:rsidRPr="00161007">
                      <w:rPr>
                        <w:rFonts w:ascii="Arial" w:hAnsi="Arial" w:cs="Arial"/>
                        <w:color w:val="000000"/>
                        <w:sz w:val="16"/>
                        <w:szCs w:val="16"/>
                      </w:rPr>
                      <w:t>required</w:t>
                    </w:r>
                  </w:ins>
                </w:p>
              </w:tc>
              <w:tc>
                <w:tcPr>
                  <w:tcW w:w="429" w:type="pct"/>
                </w:tcPr>
                <w:p w14:paraId="61AB2FEA" w14:textId="77777777" w:rsidR="00486FB6" w:rsidRPr="00161007" w:rsidRDefault="00486FB6" w:rsidP="001D42A4">
                  <w:pPr>
                    <w:widowControl w:val="0"/>
                    <w:autoSpaceDE w:val="0"/>
                    <w:autoSpaceDN w:val="0"/>
                    <w:adjustRightInd w:val="0"/>
                    <w:spacing w:before="60" w:after="60" w:line="240" w:lineRule="auto"/>
                    <w:rPr>
                      <w:ins w:id="2552" w:author="Author"/>
                      <w:rFonts w:ascii="Arial" w:hAnsi="Arial" w:cs="Arial"/>
                      <w:sz w:val="24"/>
                      <w:szCs w:val="24"/>
                    </w:rPr>
                  </w:pPr>
                </w:p>
              </w:tc>
              <w:tc>
                <w:tcPr>
                  <w:tcW w:w="361" w:type="pct"/>
                </w:tcPr>
                <w:p w14:paraId="7F5A1153" w14:textId="77777777" w:rsidR="00486FB6" w:rsidRPr="00161007" w:rsidRDefault="00486FB6" w:rsidP="001D42A4">
                  <w:pPr>
                    <w:widowControl w:val="0"/>
                    <w:autoSpaceDE w:val="0"/>
                    <w:autoSpaceDN w:val="0"/>
                    <w:adjustRightInd w:val="0"/>
                    <w:spacing w:before="60" w:after="60" w:line="240" w:lineRule="auto"/>
                    <w:rPr>
                      <w:ins w:id="2553" w:author="Author"/>
                      <w:rFonts w:ascii="Arial" w:hAnsi="Arial" w:cs="Arial"/>
                      <w:sz w:val="24"/>
                      <w:szCs w:val="24"/>
                    </w:rPr>
                  </w:pPr>
                </w:p>
              </w:tc>
              <w:tc>
                <w:tcPr>
                  <w:tcW w:w="1740" w:type="pct"/>
                </w:tcPr>
                <w:p w14:paraId="3D579DE1" w14:textId="1C3E24E3" w:rsidR="00486FB6" w:rsidRPr="00161007" w:rsidRDefault="00E97383" w:rsidP="001D42A4">
                  <w:pPr>
                    <w:widowControl w:val="0"/>
                    <w:autoSpaceDE w:val="0"/>
                    <w:autoSpaceDN w:val="0"/>
                    <w:adjustRightInd w:val="0"/>
                    <w:spacing w:before="60" w:after="60" w:line="240" w:lineRule="auto"/>
                    <w:rPr>
                      <w:ins w:id="2554" w:author="Author"/>
                      <w:rFonts w:ascii="Arial" w:hAnsi="Arial" w:cs="Arial"/>
                      <w:sz w:val="24"/>
                      <w:szCs w:val="24"/>
                    </w:rPr>
                  </w:pPr>
                  <w:ins w:id="2555" w:author="Author">
                    <w:r>
                      <w:rPr>
                        <w:rFonts w:ascii="Arial" w:hAnsi="Arial" w:cs="Arial"/>
                        <w:color w:val="000000"/>
                        <w:sz w:val="16"/>
                        <w:szCs w:val="16"/>
                      </w:rPr>
                      <w:t>Unique ID among all resources (which could include elements from extensions to the spec).</w:t>
                    </w:r>
                  </w:ins>
                </w:p>
              </w:tc>
            </w:tr>
            <w:tr w:rsidR="00486FB6" w:rsidRPr="00161007" w14:paraId="69362515" w14:textId="77777777" w:rsidTr="001D42A4">
              <w:trPr>
                <w:ins w:id="2556" w:author="Author"/>
              </w:trPr>
              <w:tc>
                <w:tcPr>
                  <w:tcW w:w="864" w:type="pct"/>
                </w:tcPr>
                <w:p w14:paraId="60A2ED4C" w14:textId="77777777" w:rsidR="00486FB6" w:rsidRPr="00161007" w:rsidRDefault="00486FB6" w:rsidP="001D42A4">
                  <w:pPr>
                    <w:widowControl w:val="0"/>
                    <w:autoSpaceDE w:val="0"/>
                    <w:autoSpaceDN w:val="0"/>
                    <w:adjustRightInd w:val="0"/>
                    <w:spacing w:before="60" w:after="60" w:line="240" w:lineRule="auto"/>
                    <w:rPr>
                      <w:ins w:id="2557" w:author="Author"/>
                      <w:rFonts w:ascii="Arial" w:hAnsi="Arial" w:cs="Arial"/>
                      <w:color w:val="000000"/>
                      <w:sz w:val="16"/>
                      <w:szCs w:val="16"/>
                    </w:rPr>
                  </w:pPr>
                </w:p>
              </w:tc>
              <w:tc>
                <w:tcPr>
                  <w:tcW w:w="1130" w:type="pct"/>
                </w:tcPr>
                <w:p w14:paraId="65766B94" w14:textId="77777777" w:rsidR="00486FB6" w:rsidRDefault="00486FB6" w:rsidP="001D42A4">
                  <w:pPr>
                    <w:widowControl w:val="0"/>
                    <w:autoSpaceDE w:val="0"/>
                    <w:autoSpaceDN w:val="0"/>
                    <w:adjustRightInd w:val="0"/>
                    <w:spacing w:before="60" w:after="60" w:line="240" w:lineRule="auto"/>
                    <w:rPr>
                      <w:ins w:id="2558" w:author="Author"/>
                      <w:rFonts w:ascii="Arial" w:hAnsi="Arial" w:cs="Arial"/>
                      <w:b/>
                      <w:bCs/>
                      <w:color w:val="000000"/>
                      <w:sz w:val="16"/>
                      <w:szCs w:val="16"/>
                    </w:rPr>
                  </w:pPr>
                </w:p>
              </w:tc>
              <w:tc>
                <w:tcPr>
                  <w:tcW w:w="477" w:type="pct"/>
                </w:tcPr>
                <w:p w14:paraId="0B09E6FC" w14:textId="77777777" w:rsidR="00486FB6" w:rsidRPr="00161007" w:rsidRDefault="00486FB6" w:rsidP="001D42A4">
                  <w:pPr>
                    <w:widowControl w:val="0"/>
                    <w:autoSpaceDE w:val="0"/>
                    <w:autoSpaceDN w:val="0"/>
                    <w:adjustRightInd w:val="0"/>
                    <w:spacing w:before="60" w:after="60" w:line="240" w:lineRule="auto"/>
                    <w:rPr>
                      <w:ins w:id="2559" w:author="Author"/>
                      <w:rFonts w:ascii="Arial" w:hAnsi="Arial" w:cs="Arial"/>
                      <w:color w:val="000000"/>
                      <w:sz w:val="16"/>
                      <w:szCs w:val="16"/>
                    </w:rPr>
                  </w:pPr>
                </w:p>
              </w:tc>
              <w:tc>
                <w:tcPr>
                  <w:tcW w:w="429" w:type="pct"/>
                </w:tcPr>
                <w:p w14:paraId="15EEF956" w14:textId="77777777" w:rsidR="00486FB6" w:rsidRPr="00161007" w:rsidRDefault="00486FB6" w:rsidP="001D42A4">
                  <w:pPr>
                    <w:widowControl w:val="0"/>
                    <w:autoSpaceDE w:val="0"/>
                    <w:autoSpaceDN w:val="0"/>
                    <w:adjustRightInd w:val="0"/>
                    <w:spacing w:before="60" w:after="60" w:line="240" w:lineRule="auto"/>
                    <w:rPr>
                      <w:ins w:id="2560" w:author="Author"/>
                      <w:rFonts w:ascii="Arial" w:hAnsi="Arial" w:cs="Arial"/>
                      <w:sz w:val="24"/>
                      <w:szCs w:val="24"/>
                    </w:rPr>
                  </w:pPr>
                </w:p>
              </w:tc>
              <w:tc>
                <w:tcPr>
                  <w:tcW w:w="361" w:type="pct"/>
                </w:tcPr>
                <w:p w14:paraId="0BE01D08" w14:textId="77777777" w:rsidR="00486FB6" w:rsidRPr="00161007" w:rsidRDefault="00486FB6" w:rsidP="001D42A4">
                  <w:pPr>
                    <w:widowControl w:val="0"/>
                    <w:autoSpaceDE w:val="0"/>
                    <w:autoSpaceDN w:val="0"/>
                    <w:adjustRightInd w:val="0"/>
                    <w:spacing w:before="60" w:after="60" w:line="240" w:lineRule="auto"/>
                    <w:rPr>
                      <w:ins w:id="2561" w:author="Author"/>
                      <w:rFonts w:ascii="Arial" w:hAnsi="Arial" w:cs="Arial"/>
                      <w:sz w:val="24"/>
                      <w:szCs w:val="24"/>
                    </w:rPr>
                  </w:pPr>
                </w:p>
              </w:tc>
              <w:tc>
                <w:tcPr>
                  <w:tcW w:w="1740" w:type="pct"/>
                </w:tcPr>
                <w:p w14:paraId="2FC665A5" w14:textId="77777777" w:rsidR="00486FB6" w:rsidRDefault="00486FB6" w:rsidP="001D42A4">
                  <w:pPr>
                    <w:widowControl w:val="0"/>
                    <w:autoSpaceDE w:val="0"/>
                    <w:autoSpaceDN w:val="0"/>
                    <w:adjustRightInd w:val="0"/>
                    <w:spacing w:before="60" w:after="60" w:line="240" w:lineRule="auto"/>
                    <w:rPr>
                      <w:ins w:id="2562" w:author="Author"/>
                      <w:rFonts w:ascii="Arial" w:hAnsi="Arial" w:cs="Arial"/>
                      <w:color w:val="000000"/>
                      <w:sz w:val="16"/>
                      <w:szCs w:val="16"/>
                    </w:rPr>
                  </w:pPr>
                </w:p>
              </w:tc>
            </w:tr>
          </w:tbl>
          <w:p w14:paraId="5D399508" w14:textId="77777777" w:rsidR="00486FB6" w:rsidRPr="00161007" w:rsidRDefault="00486FB6" w:rsidP="001D42A4">
            <w:pPr>
              <w:jc w:val="both"/>
              <w:rPr>
                <w:ins w:id="2563" w:author="Author"/>
                <w:rFonts w:ascii="Arial" w:hAnsi="Arial" w:cs="Arial"/>
                <w:sz w:val="24"/>
                <w:szCs w:val="24"/>
              </w:rPr>
            </w:pPr>
          </w:p>
        </w:tc>
      </w:tr>
      <w:tr w:rsidR="00486FB6" w:rsidRPr="00747A1F" w14:paraId="0613F4BE" w14:textId="77777777" w:rsidTr="001D42A4">
        <w:trPr>
          <w:ins w:id="2564" w:author="Author"/>
        </w:trPr>
        <w:tc>
          <w:tcPr>
            <w:tcW w:w="659" w:type="pct"/>
            <w:tcBorders>
              <w:top w:val="single" w:sz="4" w:space="0" w:color="auto"/>
              <w:left w:val="single" w:sz="4" w:space="0" w:color="auto"/>
              <w:bottom w:val="single" w:sz="4" w:space="0" w:color="auto"/>
              <w:right w:val="single" w:sz="4" w:space="0" w:color="auto"/>
            </w:tcBorders>
          </w:tcPr>
          <w:p w14:paraId="67B84DBC" w14:textId="77777777" w:rsidR="00486FB6" w:rsidRPr="00747A1F" w:rsidRDefault="00486FB6" w:rsidP="001D42A4">
            <w:pPr>
              <w:widowControl w:val="0"/>
              <w:autoSpaceDE w:val="0"/>
              <w:autoSpaceDN w:val="0"/>
              <w:adjustRightInd w:val="0"/>
              <w:spacing w:before="60" w:after="60" w:line="240" w:lineRule="auto"/>
              <w:rPr>
                <w:ins w:id="2565" w:author="Author"/>
                <w:rFonts w:ascii="Arial" w:hAnsi="Arial" w:cs="Arial"/>
                <w:color w:val="808080"/>
                <w:sz w:val="16"/>
                <w:szCs w:val="16"/>
              </w:rPr>
            </w:pPr>
          </w:p>
        </w:tc>
        <w:tc>
          <w:tcPr>
            <w:tcW w:w="4341" w:type="pct"/>
            <w:tcBorders>
              <w:top w:val="single" w:sz="4" w:space="0" w:color="auto"/>
              <w:left w:val="single" w:sz="4" w:space="0" w:color="auto"/>
              <w:bottom w:val="single" w:sz="4" w:space="0" w:color="auto"/>
              <w:right w:val="single" w:sz="4" w:space="0" w:color="auto"/>
            </w:tcBorders>
          </w:tcPr>
          <w:p w14:paraId="248B10E5" w14:textId="77777777" w:rsidR="00486FB6" w:rsidRPr="008508DC" w:rsidRDefault="00486FB6" w:rsidP="001D42A4">
            <w:pPr>
              <w:widowControl w:val="0"/>
              <w:autoSpaceDE w:val="0"/>
              <w:autoSpaceDN w:val="0"/>
              <w:adjustRightInd w:val="0"/>
              <w:spacing w:before="60" w:after="60" w:line="240" w:lineRule="auto"/>
              <w:rPr>
                <w:ins w:id="2566" w:author="Author"/>
                <w:rFonts w:ascii="Arial" w:hAnsi="Arial" w:cs="Arial"/>
                <w:color w:val="808080"/>
                <w:sz w:val="16"/>
                <w:szCs w:val="16"/>
              </w:rPr>
            </w:pPr>
            <w:ins w:id="2567" w:author="Author">
              <w:r w:rsidRPr="00EC5B54">
                <w:rPr>
                  <w:rFonts w:ascii="Arial" w:hAnsi="Arial" w:cs="Arial"/>
                  <w:color w:val="000000"/>
                  <w:sz w:val="16"/>
                  <w:szCs w:val="16"/>
                </w:rPr>
                <w:t>@anyAttribute</w:t>
              </w:r>
            </w:ins>
          </w:p>
        </w:tc>
      </w:tr>
      <w:tr w:rsidR="00486FB6" w:rsidRPr="00747A1F" w14:paraId="2045CB36" w14:textId="77777777" w:rsidTr="001D42A4">
        <w:trPr>
          <w:ins w:id="2568" w:author="Author"/>
        </w:trPr>
        <w:tc>
          <w:tcPr>
            <w:tcW w:w="659" w:type="pct"/>
            <w:tcBorders>
              <w:top w:val="single" w:sz="4" w:space="0" w:color="auto"/>
              <w:left w:val="single" w:sz="4" w:space="0" w:color="auto"/>
              <w:bottom w:val="single" w:sz="4" w:space="0" w:color="auto"/>
              <w:right w:val="single" w:sz="4" w:space="0" w:color="auto"/>
            </w:tcBorders>
          </w:tcPr>
          <w:p w14:paraId="46A0BE71" w14:textId="77777777" w:rsidR="00486FB6" w:rsidRPr="00C93753" w:rsidRDefault="00486FB6" w:rsidP="001D42A4">
            <w:pPr>
              <w:widowControl w:val="0"/>
              <w:autoSpaceDE w:val="0"/>
              <w:autoSpaceDN w:val="0"/>
              <w:adjustRightInd w:val="0"/>
              <w:spacing w:before="60" w:after="60" w:line="240" w:lineRule="auto"/>
              <w:rPr>
                <w:ins w:id="2569" w:author="Author"/>
                <w:rFonts w:ascii="Arial" w:hAnsi="Arial" w:cs="Arial"/>
                <w:color w:val="808080"/>
                <w:sz w:val="16"/>
                <w:szCs w:val="16"/>
              </w:rPr>
            </w:pPr>
            <w:ins w:id="2570" w:author="Author">
              <w:r w:rsidRPr="00747A1F">
                <w:rPr>
                  <w:rFonts w:ascii="Arial" w:hAnsi="Arial" w:cs="Arial"/>
                  <w:color w:val="808080"/>
                  <w:sz w:val="16"/>
                  <w:szCs w:val="16"/>
                </w:rPr>
                <w:t>elements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604"/>
              <w:gridCol w:w="1996"/>
              <w:gridCol w:w="777"/>
              <w:gridCol w:w="855"/>
              <w:gridCol w:w="609"/>
              <w:gridCol w:w="2587"/>
            </w:tblGrid>
            <w:tr w:rsidR="00486FB6" w:rsidRPr="00161007" w14:paraId="5BB6FD70" w14:textId="77777777" w:rsidTr="001D42A4">
              <w:trPr>
                <w:ins w:id="2571" w:author="Author"/>
              </w:trPr>
              <w:tc>
                <w:tcPr>
                  <w:tcW w:w="952" w:type="pct"/>
                </w:tcPr>
                <w:p w14:paraId="1FB6CF57" w14:textId="77777777" w:rsidR="00486FB6" w:rsidRPr="00161007" w:rsidRDefault="00486FB6" w:rsidP="001D42A4">
                  <w:pPr>
                    <w:widowControl w:val="0"/>
                    <w:autoSpaceDE w:val="0"/>
                    <w:autoSpaceDN w:val="0"/>
                    <w:adjustRightInd w:val="0"/>
                    <w:spacing w:before="60" w:after="60" w:line="240" w:lineRule="auto"/>
                    <w:rPr>
                      <w:ins w:id="2572" w:author="Author"/>
                      <w:rFonts w:ascii="Arial" w:hAnsi="Arial" w:cs="Arial"/>
                      <w:sz w:val="24"/>
                      <w:szCs w:val="24"/>
                    </w:rPr>
                  </w:pPr>
                  <w:ins w:id="2573" w:author="Author">
                    <w:r w:rsidRPr="00161007">
                      <w:rPr>
                        <w:rFonts w:ascii="Arial" w:hAnsi="Arial" w:cs="Arial"/>
                        <w:color w:val="808080"/>
                        <w:sz w:val="16"/>
                        <w:szCs w:val="16"/>
                      </w:rPr>
                      <w:t>Name</w:t>
                    </w:r>
                  </w:ins>
                </w:p>
              </w:tc>
              <w:tc>
                <w:tcPr>
                  <w:tcW w:w="1184" w:type="pct"/>
                </w:tcPr>
                <w:p w14:paraId="433D11B9" w14:textId="77777777" w:rsidR="00486FB6" w:rsidRPr="00161007" w:rsidRDefault="00486FB6" w:rsidP="001D42A4">
                  <w:pPr>
                    <w:widowControl w:val="0"/>
                    <w:autoSpaceDE w:val="0"/>
                    <w:autoSpaceDN w:val="0"/>
                    <w:adjustRightInd w:val="0"/>
                    <w:spacing w:before="60" w:after="60" w:line="240" w:lineRule="auto"/>
                    <w:rPr>
                      <w:ins w:id="2574" w:author="Author"/>
                      <w:rFonts w:ascii="Arial" w:hAnsi="Arial" w:cs="Arial"/>
                      <w:sz w:val="24"/>
                      <w:szCs w:val="24"/>
                    </w:rPr>
                  </w:pPr>
                  <w:ins w:id="2575" w:author="Author">
                    <w:r w:rsidRPr="00161007">
                      <w:rPr>
                        <w:rFonts w:ascii="Arial" w:hAnsi="Arial" w:cs="Arial"/>
                        <w:color w:val="808080"/>
                        <w:sz w:val="16"/>
                        <w:szCs w:val="16"/>
                      </w:rPr>
                      <w:t xml:space="preserve">Type  </w:t>
                    </w:r>
                  </w:ins>
                </w:p>
              </w:tc>
              <w:tc>
                <w:tcPr>
                  <w:tcW w:w="461" w:type="pct"/>
                </w:tcPr>
                <w:p w14:paraId="18DDCD3C" w14:textId="77777777" w:rsidR="00486FB6" w:rsidRPr="00161007" w:rsidRDefault="00486FB6" w:rsidP="001D42A4">
                  <w:pPr>
                    <w:widowControl w:val="0"/>
                    <w:autoSpaceDE w:val="0"/>
                    <w:autoSpaceDN w:val="0"/>
                    <w:adjustRightInd w:val="0"/>
                    <w:spacing w:before="60" w:after="60" w:line="240" w:lineRule="auto"/>
                    <w:rPr>
                      <w:ins w:id="2576" w:author="Author"/>
                      <w:rFonts w:ascii="Arial" w:hAnsi="Arial" w:cs="Arial"/>
                      <w:sz w:val="24"/>
                      <w:szCs w:val="24"/>
                    </w:rPr>
                  </w:pPr>
                  <w:ins w:id="2577" w:author="Author">
                    <w:r w:rsidRPr="00161007">
                      <w:rPr>
                        <w:rFonts w:ascii="Arial" w:hAnsi="Arial" w:cs="Arial"/>
                        <w:color w:val="808080"/>
                        <w:sz w:val="16"/>
                        <w:szCs w:val="16"/>
                      </w:rPr>
                      <w:t>Use</w:t>
                    </w:r>
                  </w:ins>
                </w:p>
              </w:tc>
              <w:tc>
                <w:tcPr>
                  <w:tcW w:w="507" w:type="pct"/>
                </w:tcPr>
                <w:p w14:paraId="10174746" w14:textId="77777777" w:rsidR="00486FB6" w:rsidRPr="00161007" w:rsidRDefault="00486FB6" w:rsidP="001D42A4">
                  <w:pPr>
                    <w:widowControl w:val="0"/>
                    <w:autoSpaceDE w:val="0"/>
                    <w:autoSpaceDN w:val="0"/>
                    <w:adjustRightInd w:val="0"/>
                    <w:spacing w:before="60" w:after="60" w:line="240" w:lineRule="auto"/>
                    <w:rPr>
                      <w:ins w:id="2578" w:author="Author"/>
                      <w:rFonts w:ascii="Arial" w:hAnsi="Arial" w:cs="Arial"/>
                      <w:sz w:val="24"/>
                      <w:szCs w:val="24"/>
                    </w:rPr>
                  </w:pPr>
                  <w:ins w:id="2579" w:author="Author">
                    <w:r w:rsidRPr="00161007">
                      <w:rPr>
                        <w:rFonts w:ascii="Arial" w:hAnsi="Arial" w:cs="Arial"/>
                        <w:color w:val="808080"/>
                        <w:sz w:val="16"/>
                        <w:szCs w:val="16"/>
                      </w:rPr>
                      <w:t>Default</w:t>
                    </w:r>
                  </w:ins>
                </w:p>
              </w:tc>
              <w:tc>
                <w:tcPr>
                  <w:tcW w:w="361" w:type="pct"/>
                </w:tcPr>
                <w:p w14:paraId="6815FF0D" w14:textId="77777777" w:rsidR="00486FB6" w:rsidRPr="00161007" w:rsidRDefault="00486FB6" w:rsidP="001D42A4">
                  <w:pPr>
                    <w:widowControl w:val="0"/>
                    <w:autoSpaceDE w:val="0"/>
                    <w:autoSpaceDN w:val="0"/>
                    <w:adjustRightInd w:val="0"/>
                    <w:spacing w:before="60" w:after="60" w:line="240" w:lineRule="auto"/>
                    <w:rPr>
                      <w:ins w:id="2580" w:author="Author"/>
                      <w:rFonts w:ascii="Arial" w:hAnsi="Arial" w:cs="Arial"/>
                      <w:sz w:val="24"/>
                      <w:szCs w:val="24"/>
                    </w:rPr>
                  </w:pPr>
                  <w:ins w:id="2581" w:author="Author">
                    <w:r w:rsidRPr="00161007">
                      <w:rPr>
                        <w:rFonts w:ascii="Arial" w:hAnsi="Arial" w:cs="Arial"/>
                        <w:color w:val="808080"/>
                        <w:sz w:val="16"/>
                        <w:szCs w:val="16"/>
                      </w:rPr>
                      <w:t>Fixed</w:t>
                    </w:r>
                  </w:ins>
                </w:p>
              </w:tc>
              <w:tc>
                <w:tcPr>
                  <w:tcW w:w="1536" w:type="pct"/>
                </w:tcPr>
                <w:p w14:paraId="2EE67F86" w14:textId="77777777" w:rsidR="00486FB6" w:rsidRPr="00161007" w:rsidRDefault="00486FB6" w:rsidP="001D42A4">
                  <w:pPr>
                    <w:widowControl w:val="0"/>
                    <w:autoSpaceDE w:val="0"/>
                    <w:autoSpaceDN w:val="0"/>
                    <w:adjustRightInd w:val="0"/>
                    <w:spacing w:before="60" w:after="60" w:line="240" w:lineRule="auto"/>
                    <w:rPr>
                      <w:ins w:id="2582" w:author="Author"/>
                      <w:rFonts w:ascii="Arial" w:hAnsi="Arial" w:cs="Arial"/>
                      <w:sz w:val="24"/>
                      <w:szCs w:val="24"/>
                    </w:rPr>
                  </w:pPr>
                  <w:ins w:id="2583" w:author="Author">
                    <w:r w:rsidRPr="00161007">
                      <w:rPr>
                        <w:rFonts w:ascii="Arial" w:hAnsi="Arial" w:cs="Arial"/>
                        <w:color w:val="808080"/>
                        <w:sz w:val="16"/>
                        <w:szCs w:val="16"/>
                      </w:rPr>
                      <w:t>Annotation</w:t>
                    </w:r>
                  </w:ins>
                </w:p>
              </w:tc>
            </w:tr>
            <w:tr w:rsidR="00486FB6" w:rsidRPr="00161007" w14:paraId="5973A0EC" w14:textId="77777777" w:rsidTr="001D42A4">
              <w:trPr>
                <w:ins w:id="2584" w:author="Author"/>
              </w:trPr>
              <w:tc>
                <w:tcPr>
                  <w:tcW w:w="952" w:type="pct"/>
                </w:tcPr>
                <w:p w14:paraId="16258FA7" w14:textId="7FDA86EE" w:rsidR="00486FB6" w:rsidRPr="00BA0F23" w:rsidRDefault="00486FB6" w:rsidP="001D42A4">
                  <w:pPr>
                    <w:widowControl w:val="0"/>
                    <w:autoSpaceDE w:val="0"/>
                    <w:autoSpaceDN w:val="0"/>
                    <w:adjustRightInd w:val="0"/>
                    <w:spacing w:before="60" w:after="60" w:line="240" w:lineRule="auto"/>
                    <w:rPr>
                      <w:ins w:id="2585" w:author="Author"/>
                      <w:rFonts w:ascii="Arial" w:hAnsi="Arial" w:cs="Arial"/>
                      <w:b/>
                      <w:color w:val="808080"/>
                      <w:sz w:val="16"/>
                      <w:szCs w:val="16"/>
                    </w:rPr>
                  </w:pPr>
                  <w:ins w:id="2586" w:author="Author">
                    <w:r>
                      <w:rPr>
                        <w:rFonts w:ascii="Arial" w:hAnsi="Arial" w:cs="Arial"/>
                        <w:b/>
                        <w:color w:val="000000"/>
                        <w:sz w:val="16"/>
                        <w:szCs w:val="16"/>
                      </w:rPr>
                      <w:t>translucent</w:t>
                    </w:r>
                  </w:ins>
                </w:p>
              </w:tc>
              <w:tc>
                <w:tcPr>
                  <w:tcW w:w="1184" w:type="pct"/>
                </w:tcPr>
                <w:p w14:paraId="3A04A49A" w14:textId="3828B6D0" w:rsidR="00486FB6" w:rsidRPr="00EC5B54" w:rsidRDefault="00486FB6" w:rsidP="001D42A4">
                  <w:pPr>
                    <w:widowControl w:val="0"/>
                    <w:autoSpaceDE w:val="0"/>
                    <w:autoSpaceDN w:val="0"/>
                    <w:adjustRightInd w:val="0"/>
                    <w:spacing w:before="60" w:after="60" w:line="240" w:lineRule="auto"/>
                    <w:rPr>
                      <w:ins w:id="2587" w:author="Author"/>
                      <w:rFonts w:ascii="Arial" w:hAnsi="Arial" w:cs="Arial"/>
                      <w:b/>
                      <w:color w:val="808080"/>
                      <w:sz w:val="16"/>
                      <w:szCs w:val="16"/>
                    </w:rPr>
                  </w:pPr>
                  <w:ins w:id="2588" w:author="Author">
                    <w:r w:rsidRPr="008B0930">
                      <w:rPr>
                        <w:rFonts w:ascii="Arial" w:hAnsi="Arial" w:cs="Arial"/>
                        <w:b/>
                        <w:bCs/>
                        <w:color w:val="000000"/>
                        <w:sz w:val="16"/>
                        <w:szCs w:val="16"/>
                      </w:rPr>
                      <w:t>CT</w:t>
                    </w:r>
                    <w:r w:rsidRPr="00EC5B54">
                      <w:rPr>
                        <w:rFonts w:ascii="Arial" w:hAnsi="Arial" w:cs="Arial"/>
                        <w:b/>
                        <w:color w:val="000000"/>
                        <w:sz w:val="16"/>
                        <w:szCs w:val="16"/>
                      </w:rPr>
                      <w:t>_Translucent</w:t>
                    </w:r>
                  </w:ins>
                </w:p>
              </w:tc>
              <w:tc>
                <w:tcPr>
                  <w:tcW w:w="461" w:type="pct"/>
                </w:tcPr>
                <w:p w14:paraId="5F2B84DB" w14:textId="77777777" w:rsidR="00486FB6" w:rsidRPr="00161007" w:rsidRDefault="00486FB6" w:rsidP="001D42A4">
                  <w:pPr>
                    <w:widowControl w:val="0"/>
                    <w:autoSpaceDE w:val="0"/>
                    <w:autoSpaceDN w:val="0"/>
                    <w:adjustRightInd w:val="0"/>
                    <w:spacing w:before="60" w:after="60" w:line="240" w:lineRule="auto"/>
                    <w:rPr>
                      <w:ins w:id="2589" w:author="Author"/>
                      <w:rFonts w:ascii="Arial" w:hAnsi="Arial" w:cs="Arial"/>
                      <w:color w:val="808080"/>
                      <w:sz w:val="16"/>
                      <w:szCs w:val="16"/>
                    </w:rPr>
                  </w:pPr>
                  <w:ins w:id="2590" w:author="Author">
                    <w:r>
                      <w:rPr>
                        <w:rFonts w:ascii="Arial" w:hAnsi="Arial" w:cs="Arial"/>
                        <w:color w:val="000000"/>
                        <w:sz w:val="16"/>
                        <w:szCs w:val="16"/>
                      </w:rPr>
                      <w:t>optional</w:t>
                    </w:r>
                  </w:ins>
                </w:p>
              </w:tc>
              <w:tc>
                <w:tcPr>
                  <w:tcW w:w="507" w:type="pct"/>
                </w:tcPr>
                <w:p w14:paraId="2394A864" w14:textId="77777777" w:rsidR="00486FB6" w:rsidRPr="00161007" w:rsidRDefault="00486FB6" w:rsidP="001D42A4">
                  <w:pPr>
                    <w:widowControl w:val="0"/>
                    <w:autoSpaceDE w:val="0"/>
                    <w:autoSpaceDN w:val="0"/>
                    <w:adjustRightInd w:val="0"/>
                    <w:spacing w:before="60" w:after="60" w:line="240" w:lineRule="auto"/>
                    <w:rPr>
                      <w:ins w:id="2591" w:author="Author"/>
                      <w:rFonts w:ascii="Arial" w:hAnsi="Arial" w:cs="Arial"/>
                      <w:color w:val="808080"/>
                      <w:sz w:val="16"/>
                      <w:szCs w:val="16"/>
                    </w:rPr>
                  </w:pPr>
                </w:p>
              </w:tc>
              <w:tc>
                <w:tcPr>
                  <w:tcW w:w="361" w:type="pct"/>
                </w:tcPr>
                <w:p w14:paraId="190CCE36" w14:textId="77777777" w:rsidR="00486FB6" w:rsidRPr="00161007" w:rsidRDefault="00486FB6" w:rsidP="001D42A4">
                  <w:pPr>
                    <w:widowControl w:val="0"/>
                    <w:autoSpaceDE w:val="0"/>
                    <w:autoSpaceDN w:val="0"/>
                    <w:adjustRightInd w:val="0"/>
                    <w:spacing w:before="60" w:after="60" w:line="240" w:lineRule="auto"/>
                    <w:rPr>
                      <w:ins w:id="2592" w:author="Author"/>
                      <w:rFonts w:ascii="Arial" w:hAnsi="Arial" w:cs="Arial"/>
                      <w:color w:val="808080"/>
                      <w:sz w:val="16"/>
                      <w:szCs w:val="16"/>
                    </w:rPr>
                  </w:pPr>
                </w:p>
              </w:tc>
              <w:tc>
                <w:tcPr>
                  <w:tcW w:w="1536" w:type="pct"/>
                </w:tcPr>
                <w:p w14:paraId="1B4FA4D8" w14:textId="77777777" w:rsidR="00486FB6" w:rsidRPr="00161007" w:rsidRDefault="00486FB6" w:rsidP="001D42A4">
                  <w:pPr>
                    <w:widowControl w:val="0"/>
                    <w:autoSpaceDE w:val="0"/>
                    <w:autoSpaceDN w:val="0"/>
                    <w:adjustRightInd w:val="0"/>
                    <w:spacing w:before="60" w:after="60" w:line="240" w:lineRule="auto"/>
                    <w:rPr>
                      <w:ins w:id="2593" w:author="Author"/>
                      <w:rFonts w:ascii="Arial" w:hAnsi="Arial" w:cs="Arial"/>
                      <w:color w:val="808080"/>
                      <w:sz w:val="16"/>
                      <w:szCs w:val="16"/>
                    </w:rPr>
                  </w:pPr>
                </w:p>
              </w:tc>
            </w:tr>
          </w:tbl>
          <w:p w14:paraId="43F16F40" w14:textId="77777777" w:rsidR="00486FB6" w:rsidRPr="00747A1F" w:rsidRDefault="00486FB6" w:rsidP="001D42A4">
            <w:pPr>
              <w:widowControl w:val="0"/>
              <w:autoSpaceDE w:val="0"/>
              <w:autoSpaceDN w:val="0"/>
              <w:adjustRightInd w:val="0"/>
              <w:spacing w:before="60" w:after="60" w:line="240" w:lineRule="auto"/>
              <w:rPr>
                <w:ins w:id="2594" w:author="Author"/>
                <w:rFonts w:ascii="Arial" w:hAnsi="Arial" w:cs="Arial"/>
                <w:color w:val="000000"/>
                <w:sz w:val="16"/>
                <w:szCs w:val="16"/>
              </w:rPr>
            </w:pPr>
          </w:p>
        </w:tc>
      </w:tr>
    </w:tbl>
    <w:p w14:paraId="30918BBE" w14:textId="77777777" w:rsidR="00486FB6" w:rsidRPr="005C455F" w:rsidRDefault="00486FB6" w:rsidP="00486FB6">
      <w:pPr>
        <w:pStyle w:val="NoSpacing"/>
        <w:rPr>
          <w:ins w:id="2595" w:author="Author"/>
        </w:rPr>
      </w:pPr>
    </w:p>
    <w:p w14:paraId="5AAAC98B" w14:textId="5DD4372F" w:rsidR="00486FB6" w:rsidRDefault="00486FB6" w:rsidP="00C62FD1">
      <w:pPr>
        <w:rPr>
          <w:ins w:id="2596" w:author="Author"/>
        </w:rPr>
      </w:pPr>
      <w:ins w:id="2597" w:author="Author">
        <w:r>
          <w:lastRenderedPageBreak/>
          <w:t>The &lt;</w:t>
        </w:r>
        <w:r w:rsidRPr="00EC5B54">
          <w:t>translucentdisplayproperties</w:t>
        </w:r>
        <w:r>
          <w:t>&gt; are located under &lt;resources&gt; and contain a set of properties describing how to realistic display a translucent material. They are optionally associated with specific materials through a “displaypropertiesid” attribute.</w:t>
        </w:r>
      </w:ins>
    </w:p>
    <w:p w14:paraId="6502CB4F" w14:textId="786F029B" w:rsidR="00486FB6" w:rsidRDefault="00486FB6" w:rsidP="00C62FD1">
      <w:pPr>
        <w:rPr>
          <w:ins w:id="2598" w:author="Author"/>
        </w:rPr>
      </w:pPr>
      <w:ins w:id="2599" w:author="Author">
        <w:r>
          <w:t>&lt;</w:t>
        </w:r>
        <w:r w:rsidRPr="00223103">
          <w:t>translucentdisplayproperties</w:t>
        </w:r>
        <w:r>
          <w:t>&gt; is a container for one or more &lt;translucent&gt; elements.</w:t>
        </w:r>
      </w:ins>
    </w:p>
    <w:p w14:paraId="11A329CD" w14:textId="58840B90" w:rsidR="00CB10A6" w:rsidRDefault="00CB10A6" w:rsidP="00C62FD1">
      <w:pPr>
        <w:rPr>
          <w:ins w:id="2600" w:author="Author"/>
        </w:rPr>
      </w:pPr>
      <w:ins w:id="2601" w:author="Author">
        <w:r>
          <w:t>The order and count of the elements</w:t>
        </w:r>
        <w:r w:rsidR="00BF09AF" w:rsidRPr="00BF09AF">
          <w:t xml:space="preserve"> </w:t>
        </w:r>
        <w:r w:rsidR="00BF09AF">
          <w:t>forms an implicit 0-based index</w:t>
        </w:r>
        <w:r>
          <w:t xml:space="preserve"> </w:t>
        </w:r>
        <w:r w:rsidR="00BF09AF">
          <w:t>in</w:t>
        </w:r>
        <w:r>
          <w:t xml:space="preserve"> the same as the order and count of elements of </w:t>
        </w:r>
        <w:r w:rsidR="00BF09AF">
          <w:t>the associated</w:t>
        </w:r>
        <w:r>
          <w:t xml:space="preserve"> material group.</w:t>
        </w:r>
        <w:r w:rsidR="00BF09AF">
          <w:t xml:space="preserve"> For example, if a basematerial group includes a displaypropertiesid attribute pointing to a</w:t>
        </w:r>
        <w:r w:rsidR="00C62FD1">
          <w:t xml:space="preserve"> translucentdisplay</w:t>
        </w:r>
        <w:r w:rsidR="00BF09AF">
          <w:t>properties element, there will be the same number of translucent elements as basematerial elements where the first translucent element describes the first basematerial in the group.</w:t>
        </w:r>
      </w:ins>
    </w:p>
    <w:p w14:paraId="61CA15F9" w14:textId="09E58697" w:rsidR="0055755C" w:rsidRPr="00EC5B54" w:rsidRDefault="004267B1" w:rsidP="00C62FD1">
      <w:pPr>
        <w:pStyle w:val="NoSpacing"/>
        <w:rPr>
          <w:ins w:id="2602" w:author="Author"/>
          <w:rFonts w:eastAsiaTheme="minorEastAsia"/>
        </w:rPr>
      </w:pPr>
      <w:bookmarkStart w:id="2603" w:name="_Hlk513471815"/>
      <w:ins w:id="2604" w:author="Author">
        <w:r w:rsidRPr="00EC5B54">
          <w:rPr>
            <w:rFonts w:eastAsiaTheme="minorEastAsia"/>
          </w:rPr>
          <w:t xml:space="preserve">Because translucency is inherently a volumetric property (as opposed to an object surface property), </w:t>
        </w:r>
        <w:r w:rsidR="0055755C" w:rsidRPr="00EC5B54">
          <w:rPr>
            <w:rFonts w:eastAsiaTheme="minorEastAsia"/>
          </w:rPr>
          <w:t xml:space="preserve">an object that specifies </w:t>
        </w:r>
        <w:r w:rsidR="0055755C" w:rsidRPr="00455224">
          <w:rPr>
            <w:rFonts w:eastAsiaTheme="minorEastAsia"/>
          </w:rPr>
          <w:t>translucent</w:t>
        </w:r>
        <w:r w:rsidR="0055755C" w:rsidRPr="00EC5B54">
          <w:rPr>
            <w:rFonts w:eastAsiaTheme="minorEastAsia"/>
          </w:rPr>
          <w:t xml:space="preserve"> material SHOULD ensure that the material is specified at the object level only, or all &lt;triangle&gt; elements SHOULD reference </w:t>
        </w:r>
        <w:r w:rsidR="00F87068">
          <w:rPr>
            <w:rFonts w:eastAsiaTheme="minorEastAsia"/>
          </w:rPr>
          <w:t xml:space="preserve">the same </w:t>
        </w:r>
        <w:r w:rsidR="0055755C" w:rsidRPr="00EC5B54">
          <w:rPr>
            <w:rFonts w:eastAsiaTheme="minorEastAsia"/>
          </w:rPr>
          <w:t>translucent properties through their</w:t>
        </w:r>
        <w:r w:rsidR="00F87068">
          <w:rPr>
            <w:rFonts w:eastAsiaTheme="minorEastAsia"/>
          </w:rPr>
          <w:t xml:space="preserve"> </w:t>
        </w:r>
        <w:r w:rsidR="0055755C" w:rsidRPr="00EC5B54">
          <w:rPr>
            <w:rFonts w:eastAsiaTheme="minorEastAsia"/>
          </w:rPr>
          <w:t>‘p1’, ‘p2’, ‘p3’ attributes.</w:t>
        </w:r>
        <w:r w:rsidR="006C41F6">
          <w:rPr>
            <w:rFonts w:eastAsiaTheme="minorEastAsia"/>
          </w:rPr>
          <w:br/>
        </w:r>
      </w:ins>
    </w:p>
    <w:p w14:paraId="71B9F874" w14:textId="5BF1EAEA" w:rsidR="004267B1" w:rsidRDefault="0055755C" w:rsidP="00C62FD1">
      <w:pPr>
        <w:rPr>
          <w:ins w:id="2605" w:author="Author"/>
        </w:rPr>
      </w:pPr>
      <w:ins w:id="2606" w:author="Author">
        <w:r w:rsidRPr="00EC5B54">
          <w:t>L</w:t>
        </w:r>
        <w:r w:rsidR="004267B1" w:rsidRPr="00455224">
          <w:t>ayer</w:t>
        </w:r>
        <w:r w:rsidRPr="00EC5B54">
          <w:t>s</w:t>
        </w:r>
        <w:r w:rsidR="004267B1" w:rsidRPr="00455224">
          <w:t xml:space="preserve"> of a </w:t>
        </w:r>
        <w:r w:rsidR="008B0930" w:rsidRPr="00455224">
          <w:t xml:space="preserve">multi-properties </w:t>
        </w:r>
        <w:r w:rsidRPr="00EC5B54">
          <w:t xml:space="preserve">MAY </w:t>
        </w:r>
        <w:r w:rsidR="008B0930" w:rsidRPr="00455224">
          <w:t>contain</w:t>
        </w:r>
        <w:r w:rsidRPr="00EC5B54">
          <w:t xml:space="preserve"> </w:t>
        </w:r>
        <w:r w:rsidR="008B0930" w:rsidRPr="00455224">
          <w:t xml:space="preserve">translucent </w:t>
        </w:r>
        <w:r w:rsidRPr="00EC5B54">
          <w:t>properties</w:t>
        </w:r>
        <w:r w:rsidR="008B0930" w:rsidRPr="00455224">
          <w:t xml:space="preserve"> includ</w:t>
        </w:r>
        <w:r w:rsidRPr="00EC5B54">
          <w:t>ing</w:t>
        </w:r>
        <w:r w:rsidR="008B0930" w:rsidRPr="00455224">
          <w:t xml:space="preserve"> textures with </w:t>
        </w:r>
        <w:r w:rsidR="004267B1" w:rsidRPr="00455224">
          <w:t xml:space="preserve">alpha channel </w:t>
        </w:r>
        <w:r w:rsidR="008B0930" w:rsidRPr="00455224">
          <w:t xml:space="preserve">indicating </w:t>
        </w:r>
        <w:r>
          <w:t xml:space="preserve">a level of </w:t>
        </w:r>
        <w:r w:rsidR="008B0930" w:rsidRPr="00455224">
          <w:t>transparenc</w:t>
        </w:r>
        <w:r w:rsidRPr="00EC5B54">
          <w:t>y. T</w:t>
        </w:r>
        <w:r w:rsidR="004267B1" w:rsidRPr="00455224">
          <w:t xml:space="preserve">ransparency information SHOULD be </w:t>
        </w:r>
        <w:r w:rsidRPr="00EC5B54">
          <w:t>blended between to</w:t>
        </w:r>
        <w:r w:rsidR="004267B1" w:rsidRPr="00455224">
          <w:t xml:space="preserve"> allow for translucent objects with surface ‘decals’. </w:t>
        </w:r>
        <w:r w:rsidR="006C41F6">
          <w:t xml:space="preserve">The alpha channel indicates the level of opacity to be blended. For example, </w:t>
        </w:r>
        <w:r w:rsidR="004267B1" w:rsidRPr="00455224">
          <w:t xml:space="preserve">when </w:t>
        </w:r>
        <w:r w:rsidR="006C41F6">
          <w:t xml:space="preserve">a </w:t>
        </w:r>
        <w:r w:rsidR="004267B1" w:rsidRPr="00455224">
          <w:t>texture color is specified without alpha channel indicating transparency</w:t>
        </w:r>
        <w:r w:rsidR="006C41F6">
          <w:t xml:space="preserve"> </w:t>
        </w:r>
        <w:r w:rsidR="004267B1" w:rsidRPr="00455224">
          <w:t>the textured area is assumed to be an opaque surface treatment as if the surface were painted.</w:t>
        </w:r>
      </w:ins>
    </w:p>
    <w:bookmarkEnd w:id="2603"/>
    <w:p w14:paraId="1FE188E8" w14:textId="77777777" w:rsidR="004267B1" w:rsidRPr="008B0930" w:rsidRDefault="004267B1" w:rsidP="00486FB6">
      <w:pPr>
        <w:jc w:val="both"/>
        <w:rPr>
          <w:ins w:id="2607" w:author="Author"/>
        </w:rPr>
      </w:pPr>
    </w:p>
    <w:p w14:paraId="315D30FA" w14:textId="35C60314" w:rsidR="00E251F6" w:rsidRPr="0081245A" w:rsidRDefault="00E251F6" w:rsidP="00EC5B54">
      <w:pPr>
        <w:pStyle w:val="Heading2"/>
        <w:numPr>
          <w:ilvl w:val="2"/>
          <w:numId w:val="24"/>
        </w:numPr>
        <w:rPr>
          <w:ins w:id="2608" w:author="Author"/>
        </w:rPr>
      </w:pPr>
      <w:bookmarkStart w:id="2609" w:name="_Toc512426662"/>
      <w:bookmarkStart w:id="2610" w:name="_Toc512426837"/>
      <w:bookmarkStart w:id="2611" w:name="_Toc512427018"/>
      <w:bookmarkStart w:id="2612" w:name="_Toc512427199"/>
      <w:bookmarkStart w:id="2613" w:name="_Toc512427374"/>
      <w:bookmarkStart w:id="2614" w:name="_Toc512427551"/>
      <w:bookmarkStart w:id="2615" w:name="_Toc512427727"/>
      <w:bookmarkStart w:id="2616" w:name="_Toc512427903"/>
      <w:bookmarkStart w:id="2617" w:name="_Toc512428078"/>
      <w:bookmarkStart w:id="2618" w:name="_Toc512428256"/>
      <w:bookmarkStart w:id="2619" w:name="_Toc513719152"/>
      <w:bookmarkStart w:id="2620" w:name="_Toc513815432"/>
      <w:bookmarkStart w:id="2621" w:name="_Toc514146265"/>
      <w:bookmarkStart w:id="2622" w:name="_Toc505773825"/>
      <w:bookmarkStart w:id="2623" w:name="_Toc505774741"/>
      <w:bookmarkStart w:id="2624" w:name="_Toc505774872"/>
      <w:bookmarkStart w:id="2625" w:name="_Toc511814998"/>
      <w:bookmarkStart w:id="2626" w:name="_Toc511815130"/>
      <w:bookmarkStart w:id="2627" w:name="_Toc512426663"/>
      <w:bookmarkStart w:id="2628" w:name="_Toc512426838"/>
      <w:bookmarkStart w:id="2629" w:name="_Toc512427019"/>
      <w:bookmarkStart w:id="2630" w:name="_Toc512427200"/>
      <w:bookmarkStart w:id="2631" w:name="_Toc512427375"/>
      <w:bookmarkStart w:id="2632" w:name="_Toc512427552"/>
      <w:bookmarkStart w:id="2633" w:name="_Toc512427728"/>
      <w:bookmarkStart w:id="2634" w:name="_Toc512427904"/>
      <w:bookmarkStart w:id="2635" w:name="_Toc512428079"/>
      <w:bookmarkStart w:id="2636" w:name="_Toc512428257"/>
      <w:bookmarkStart w:id="2637" w:name="_Toc513719153"/>
      <w:bookmarkStart w:id="2638" w:name="_Toc513815433"/>
      <w:bookmarkStart w:id="2639" w:name="_Toc514146266"/>
      <w:bookmarkStart w:id="2640" w:name="_Toc505773826"/>
      <w:bookmarkStart w:id="2641" w:name="_Toc505774742"/>
      <w:bookmarkStart w:id="2642" w:name="_Toc505774873"/>
      <w:bookmarkStart w:id="2643" w:name="_Toc511814999"/>
      <w:bookmarkStart w:id="2644" w:name="_Toc511815131"/>
      <w:bookmarkStart w:id="2645" w:name="_Toc512426664"/>
      <w:bookmarkStart w:id="2646" w:name="_Toc512426839"/>
      <w:bookmarkStart w:id="2647" w:name="_Toc512427020"/>
      <w:bookmarkStart w:id="2648" w:name="_Toc512427201"/>
      <w:bookmarkStart w:id="2649" w:name="_Toc512427376"/>
      <w:bookmarkStart w:id="2650" w:name="_Toc512427553"/>
      <w:bookmarkStart w:id="2651" w:name="_Toc512427729"/>
      <w:bookmarkStart w:id="2652" w:name="_Toc512427905"/>
      <w:bookmarkStart w:id="2653" w:name="_Toc512428080"/>
      <w:bookmarkStart w:id="2654" w:name="_Toc512428258"/>
      <w:bookmarkStart w:id="2655" w:name="_Toc513719154"/>
      <w:bookmarkStart w:id="2656" w:name="_Toc513815434"/>
      <w:bookmarkStart w:id="2657" w:name="_Toc514146267"/>
      <w:bookmarkStart w:id="2658" w:name="_Toc505773827"/>
      <w:bookmarkStart w:id="2659" w:name="_Toc505774743"/>
      <w:bookmarkStart w:id="2660" w:name="_Toc505774874"/>
      <w:bookmarkStart w:id="2661" w:name="_Toc511815000"/>
      <w:bookmarkStart w:id="2662" w:name="_Toc511815132"/>
      <w:bookmarkStart w:id="2663" w:name="_Toc512426665"/>
      <w:bookmarkStart w:id="2664" w:name="_Toc512426840"/>
      <w:bookmarkStart w:id="2665" w:name="_Toc512427021"/>
      <w:bookmarkStart w:id="2666" w:name="_Toc512427202"/>
      <w:bookmarkStart w:id="2667" w:name="_Toc512427377"/>
      <w:bookmarkStart w:id="2668" w:name="_Toc512427554"/>
      <w:bookmarkStart w:id="2669" w:name="_Toc512427730"/>
      <w:bookmarkStart w:id="2670" w:name="_Toc512427906"/>
      <w:bookmarkStart w:id="2671" w:name="_Toc512428081"/>
      <w:bookmarkStart w:id="2672" w:name="_Toc512428259"/>
      <w:bookmarkStart w:id="2673" w:name="_Toc513719155"/>
      <w:bookmarkStart w:id="2674" w:name="_Toc513815435"/>
      <w:bookmarkStart w:id="2675" w:name="_Toc514146268"/>
      <w:bookmarkStart w:id="2676" w:name="_Toc505773828"/>
      <w:bookmarkStart w:id="2677" w:name="_Toc505774744"/>
      <w:bookmarkStart w:id="2678" w:name="_Toc505774875"/>
      <w:bookmarkStart w:id="2679" w:name="_Toc511815001"/>
      <w:bookmarkStart w:id="2680" w:name="_Toc511815133"/>
      <w:bookmarkStart w:id="2681" w:name="_Toc512426666"/>
      <w:bookmarkStart w:id="2682" w:name="_Toc512426841"/>
      <w:bookmarkStart w:id="2683" w:name="_Toc512427022"/>
      <w:bookmarkStart w:id="2684" w:name="_Toc512427203"/>
      <w:bookmarkStart w:id="2685" w:name="_Toc512427378"/>
      <w:bookmarkStart w:id="2686" w:name="_Toc512427555"/>
      <w:bookmarkStart w:id="2687" w:name="_Toc512427731"/>
      <w:bookmarkStart w:id="2688" w:name="_Toc512427907"/>
      <w:bookmarkStart w:id="2689" w:name="_Toc512428082"/>
      <w:bookmarkStart w:id="2690" w:name="_Toc512428260"/>
      <w:bookmarkStart w:id="2691" w:name="_Toc513719156"/>
      <w:bookmarkStart w:id="2692" w:name="_Toc513815436"/>
      <w:bookmarkStart w:id="2693" w:name="_Toc514146269"/>
      <w:bookmarkStart w:id="2694" w:name="_Toc505773829"/>
      <w:bookmarkStart w:id="2695" w:name="_Toc505774745"/>
      <w:bookmarkStart w:id="2696" w:name="_Toc505774876"/>
      <w:bookmarkStart w:id="2697" w:name="_Toc511815002"/>
      <w:bookmarkStart w:id="2698" w:name="_Toc511815134"/>
      <w:bookmarkStart w:id="2699" w:name="_Toc512426667"/>
      <w:bookmarkStart w:id="2700" w:name="_Toc512426842"/>
      <w:bookmarkStart w:id="2701" w:name="_Toc512427023"/>
      <w:bookmarkStart w:id="2702" w:name="_Toc512427204"/>
      <w:bookmarkStart w:id="2703" w:name="_Toc512427379"/>
      <w:bookmarkStart w:id="2704" w:name="_Toc512427556"/>
      <w:bookmarkStart w:id="2705" w:name="_Toc512427732"/>
      <w:bookmarkStart w:id="2706" w:name="_Toc512427908"/>
      <w:bookmarkStart w:id="2707" w:name="_Toc512428083"/>
      <w:bookmarkStart w:id="2708" w:name="_Toc512428261"/>
      <w:bookmarkStart w:id="2709" w:name="_Toc513719157"/>
      <w:bookmarkStart w:id="2710" w:name="_Toc513815437"/>
      <w:bookmarkStart w:id="2711" w:name="_Toc514146270"/>
      <w:bookmarkStart w:id="2712" w:name="_Toc505773830"/>
      <w:bookmarkStart w:id="2713" w:name="_Toc505774746"/>
      <w:bookmarkStart w:id="2714" w:name="_Toc505774877"/>
      <w:bookmarkStart w:id="2715" w:name="_Toc511815003"/>
      <w:bookmarkStart w:id="2716" w:name="_Toc511815135"/>
      <w:bookmarkStart w:id="2717" w:name="_Toc512426668"/>
      <w:bookmarkStart w:id="2718" w:name="_Toc512426843"/>
      <w:bookmarkStart w:id="2719" w:name="_Toc512427024"/>
      <w:bookmarkStart w:id="2720" w:name="_Toc512427205"/>
      <w:bookmarkStart w:id="2721" w:name="_Toc512427380"/>
      <w:bookmarkStart w:id="2722" w:name="_Toc512427557"/>
      <w:bookmarkStart w:id="2723" w:name="_Toc512427733"/>
      <w:bookmarkStart w:id="2724" w:name="_Toc512427909"/>
      <w:bookmarkStart w:id="2725" w:name="_Toc512428084"/>
      <w:bookmarkStart w:id="2726" w:name="_Toc512428262"/>
      <w:bookmarkStart w:id="2727" w:name="_Toc513719158"/>
      <w:bookmarkStart w:id="2728" w:name="_Toc513815438"/>
      <w:bookmarkStart w:id="2729" w:name="_Toc514146271"/>
      <w:bookmarkStart w:id="2730" w:name="_Toc505773831"/>
      <w:bookmarkStart w:id="2731" w:name="_Toc505774747"/>
      <w:bookmarkStart w:id="2732" w:name="_Toc505774878"/>
      <w:bookmarkStart w:id="2733" w:name="_Toc511815004"/>
      <w:bookmarkStart w:id="2734" w:name="_Toc511815136"/>
      <w:bookmarkStart w:id="2735" w:name="_Toc512426669"/>
      <w:bookmarkStart w:id="2736" w:name="_Toc512426844"/>
      <w:bookmarkStart w:id="2737" w:name="_Toc512427025"/>
      <w:bookmarkStart w:id="2738" w:name="_Toc512427206"/>
      <w:bookmarkStart w:id="2739" w:name="_Toc512427381"/>
      <w:bookmarkStart w:id="2740" w:name="_Toc512427558"/>
      <w:bookmarkStart w:id="2741" w:name="_Toc512427734"/>
      <w:bookmarkStart w:id="2742" w:name="_Toc512427910"/>
      <w:bookmarkStart w:id="2743" w:name="_Toc512428085"/>
      <w:bookmarkStart w:id="2744" w:name="_Toc512428263"/>
      <w:bookmarkStart w:id="2745" w:name="_Toc513719159"/>
      <w:bookmarkStart w:id="2746" w:name="_Toc513815439"/>
      <w:bookmarkStart w:id="2747" w:name="_Toc514146272"/>
      <w:bookmarkStart w:id="2748" w:name="_Toc520719647"/>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ins w:id="2749" w:author="Author">
        <w:r w:rsidRPr="0081245A">
          <w:t>Translucent</w:t>
        </w:r>
        <w:bookmarkEnd w:id="2748"/>
        <w:r w:rsidRPr="0081245A">
          <w:t xml:space="preserve"> </w:t>
        </w:r>
      </w:ins>
    </w:p>
    <w:p w14:paraId="34235EEF" w14:textId="6BD85A18" w:rsidR="00E251F6" w:rsidRPr="005C455F" w:rsidRDefault="00E251F6" w:rsidP="00E251F6">
      <w:pPr>
        <w:pStyle w:val="NoSpacing"/>
        <w:rPr>
          <w:ins w:id="2750" w:author="Author"/>
        </w:rPr>
      </w:pPr>
      <w:ins w:id="2751" w:author="Author">
        <w:r w:rsidRPr="005C455F">
          <w:t xml:space="preserve">Element </w:t>
        </w:r>
        <w:r w:rsidRPr="005C455F">
          <w:rPr>
            <w:b/>
          </w:rPr>
          <w:t>&lt;</w:t>
        </w:r>
        <w:r>
          <w:rPr>
            <w:b/>
          </w:rPr>
          <w:t>translucent</w:t>
        </w:r>
        <w:r w:rsidRPr="005C455F">
          <w:rPr>
            <w:b/>
          </w:rPr>
          <w:t>&gt;</w:t>
        </w:r>
        <w:r w:rsidRPr="005C455F">
          <w:t xml:space="preserve"> </w:t>
        </w:r>
      </w:ins>
    </w:p>
    <w:p w14:paraId="4B61911E" w14:textId="77777777" w:rsidR="00255C1B" w:rsidRPr="00EC5B54" w:rsidRDefault="00255C1B" w:rsidP="00EC5B54">
      <w:pPr>
        <w:pStyle w:val="ListParagraph"/>
        <w:ind w:left="0"/>
        <w:rPr>
          <w:ins w:id="2752" w:author="Author"/>
          <w:rFonts w:ascii="Arial" w:hAnsi="Arial" w:cs="Arial"/>
          <w:b/>
          <w:sz w:val="24"/>
          <w:szCs w:val="24"/>
        </w:rPr>
      </w:pPr>
    </w:p>
    <w:tbl>
      <w:tblPr>
        <w:tblW w:w="4999" w:type="pct"/>
        <w:tblLook w:val="0000" w:firstRow="0" w:lastRow="0" w:firstColumn="0" w:lastColumn="0" w:noHBand="0" w:noVBand="0"/>
      </w:tblPr>
      <w:tblGrid>
        <w:gridCol w:w="935"/>
        <w:gridCol w:w="8413"/>
      </w:tblGrid>
      <w:tr w:rsidR="00E251F6" w:rsidRPr="00161007" w14:paraId="2F500508" w14:textId="77777777" w:rsidTr="0023334C">
        <w:trPr>
          <w:ins w:id="2753" w:author="Author"/>
        </w:trPr>
        <w:tc>
          <w:tcPr>
            <w:tcW w:w="490" w:type="pct"/>
            <w:tcBorders>
              <w:top w:val="single" w:sz="4" w:space="0" w:color="auto"/>
              <w:left w:val="single" w:sz="4" w:space="0" w:color="auto"/>
              <w:bottom w:val="single" w:sz="4" w:space="0" w:color="auto"/>
              <w:right w:val="single" w:sz="4" w:space="0" w:color="auto"/>
            </w:tcBorders>
          </w:tcPr>
          <w:p w14:paraId="58B05FA1" w14:textId="77777777" w:rsidR="00E251F6" w:rsidRPr="00161007" w:rsidRDefault="00E251F6" w:rsidP="0023334C">
            <w:pPr>
              <w:widowControl w:val="0"/>
              <w:autoSpaceDE w:val="0"/>
              <w:autoSpaceDN w:val="0"/>
              <w:adjustRightInd w:val="0"/>
              <w:spacing w:before="75" w:after="75" w:line="240" w:lineRule="auto"/>
              <w:rPr>
                <w:ins w:id="2754" w:author="Author"/>
                <w:rFonts w:ascii="Arial" w:hAnsi="Arial" w:cs="Arial"/>
                <w:sz w:val="24"/>
                <w:szCs w:val="24"/>
              </w:rPr>
            </w:pPr>
            <w:ins w:id="2755" w:author="Author">
              <w:r w:rsidRPr="00161007">
                <w:rPr>
                  <w:rFonts w:ascii="Arial" w:hAnsi="Arial" w:cs="Arial"/>
                  <w:color w:val="808080"/>
                  <w:sz w:val="16"/>
                  <w:szCs w:val="16"/>
                </w:rPr>
                <w:t>diagram</w:t>
              </w:r>
            </w:ins>
          </w:p>
        </w:tc>
        <w:tc>
          <w:tcPr>
            <w:tcW w:w="4410" w:type="pct"/>
            <w:tcBorders>
              <w:top w:val="single" w:sz="4" w:space="0" w:color="auto"/>
              <w:left w:val="single" w:sz="4" w:space="0" w:color="auto"/>
              <w:bottom w:val="single" w:sz="4" w:space="0" w:color="auto"/>
              <w:right w:val="single" w:sz="4" w:space="0" w:color="auto"/>
            </w:tcBorders>
          </w:tcPr>
          <w:p w14:paraId="01518460" w14:textId="31116289" w:rsidR="00E251F6" w:rsidRPr="00161007" w:rsidRDefault="00E251F6" w:rsidP="0023334C">
            <w:pPr>
              <w:widowControl w:val="0"/>
              <w:autoSpaceDE w:val="0"/>
              <w:autoSpaceDN w:val="0"/>
              <w:adjustRightInd w:val="0"/>
              <w:spacing w:before="75" w:after="75" w:line="240" w:lineRule="auto"/>
              <w:rPr>
                <w:ins w:id="2756" w:author="Author"/>
                <w:rFonts w:ascii="Arial" w:hAnsi="Arial" w:cs="Arial"/>
                <w:sz w:val="24"/>
                <w:szCs w:val="24"/>
              </w:rPr>
            </w:pPr>
            <w:ins w:id="2757" w:author="Author">
              <w:r>
                <w:t xml:space="preserve"> </w:t>
              </w:r>
              <w:r w:rsidR="00167EB0">
                <w:rPr>
                  <w:noProof/>
                </w:rPr>
                <w:drawing>
                  <wp:inline distT="0" distB="0" distL="0" distR="0" wp14:anchorId="02FDF206" wp14:editId="633A71E5">
                    <wp:extent cx="2952750" cy="1847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52750" cy="1847850"/>
                            </a:xfrm>
                            <a:prstGeom prst="rect">
                              <a:avLst/>
                            </a:prstGeom>
                          </pic:spPr>
                        </pic:pic>
                      </a:graphicData>
                    </a:graphic>
                  </wp:inline>
                </w:drawing>
              </w:r>
            </w:ins>
          </w:p>
        </w:tc>
      </w:tr>
      <w:tr w:rsidR="00E251F6" w:rsidRPr="00161007" w14:paraId="4BC54889" w14:textId="77777777" w:rsidTr="0023334C">
        <w:trPr>
          <w:ins w:id="2758" w:author="Author"/>
        </w:trPr>
        <w:tc>
          <w:tcPr>
            <w:tcW w:w="490" w:type="pct"/>
            <w:tcBorders>
              <w:top w:val="single" w:sz="4" w:space="0" w:color="auto"/>
              <w:left w:val="single" w:sz="4" w:space="0" w:color="auto"/>
              <w:bottom w:val="single" w:sz="4" w:space="0" w:color="auto"/>
              <w:right w:val="single" w:sz="4" w:space="0" w:color="auto"/>
            </w:tcBorders>
          </w:tcPr>
          <w:p w14:paraId="2BDDD98D" w14:textId="77777777" w:rsidR="00E251F6" w:rsidRPr="00161007" w:rsidRDefault="00E251F6" w:rsidP="0023334C">
            <w:pPr>
              <w:widowControl w:val="0"/>
              <w:autoSpaceDE w:val="0"/>
              <w:autoSpaceDN w:val="0"/>
              <w:adjustRightInd w:val="0"/>
              <w:spacing w:before="60" w:after="60" w:line="240" w:lineRule="auto"/>
              <w:rPr>
                <w:ins w:id="2759" w:author="Author"/>
                <w:rFonts w:ascii="Arial" w:hAnsi="Arial" w:cs="Arial"/>
                <w:sz w:val="24"/>
                <w:szCs w:val="24"/>
              </w:rPr>
            </w:pPr>
            <w:ins w:id="2760" w:author="Author">
              <w:r w:rsidRPr="00161007">
                <w:rPr>
                  <w:rFonts w:ascii="Arial" w:hAnsi="Arial" w:cs="Arial"/>
                  <w:color w:val="808080"/>
                  <w:sz w:val="16"/>
                  <w:szCs w:val="16"/>
                </w:rPr>
                <w:t>attributes</w:t>
              </w:r>
            </w:ins>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355"/>
              <w:gridCol w:w="1836"/>
              <w:gridCol w:w="804"/>
              <w:gridCol w:w="747"/>
              <w:gridCol w:w="608"/>
              <w:gridCol w:w="2845"/>
            </w:tblGrid>
            <w:tr w:rsidR="00E251F6" w:rsidRPr="00161007" w14:paraId="4C88D603" w14:textId="77777777" w:rsidTr="0023334C">
              <w:trPr>
                <w:ins w:id="2761" w:author="Author"/>
              </w:trPr>
              <w:tc>
                <w:tcPr>
                  <w:tcW w:w="713" w:type="pct"/>
                </w:tcPr>
                <w:p w14:paraId="78EFCCCD" w14:textId="77777777" w:rsidR="00E251F6" w:rsidRPr="00161007" w:rsidRDefault="00E251F6" w:rsidP="0023334C">
                  <w:pPr>
                    <w:widowControl w:val="0"/>
                    <w:autoSpaceDE w:val="0"/>
                    <w:autoSpaceDN w:val="0"/>
                    <w:adjustRightInd w:val="0"/>
                    <w:spacing w:before="60" w:after="60" w:line="240" w:lineRule="auto"/>
                    <w:rPr>
                      <w:ins w:id="2762" w:author="Author"/>
                      <w:rFonts w:ascii="Arial" w:hAnsi="Arial" w:cs="Arial"/>
                      <w:sz w:val="24"/>
                      <w:szCs w:val="24"/>
                    </w:rPr>
                  </w:pPr>
                  <w:ins w:id="2763" w:author="Author">
                    <w:r w:rsidRPr="00161007">
                      <w:rPr>
                        <w:rFonts w:ascii="Arial" w:hAnsi="Arial" w:cs="Arial"/>
                        <w:color w:val="808080"/>
                        <w:sz w:val="16"/>
                        <w:szCs w:val="16"/>
                      </w:rPr>
                      <w:t>Name</w:t>
                    </w:r>
                  </w:ins>
                </w:p>
              </w:tc>
              <w:tc>
                <w:tcPr>
                  <w:tcW w:w="1149" w:type="pct"/>
                </w:tcPr>
                <w:p w14:paraId="2290BD1D" w14:textId="77777777" w:rsidR="00E251F6" w:rsidRPr="00161007" w:rsidRDefault="00E251F6" w:rsidP="0023334C">
                  <w:pPr>
                    <w:widowControl w:val="0"/>
                    <w:autoSpaceDE w:val="0"/>
                    <w:autoSpaceDN w:val="0"/>
                    <w:adjustRightInd w:val="0"/>
                    <w:spacing w:before="60" w:after="60" w:line="240" w:lineRule="auto"/>
                    <w:rPr>
                      <w:ins w:id="2764" w:author="Author"/>
                      <w:rFonts w:ascii="Arial" w:hAnsi="Arial" w:cs="Arial"/>
                      <w:sz w:val="24"/>
                      <w:szCs w:val="24"/>
                    </w:rPr>
                  </w:pPr>
                  <w:ins w:id="2765" w:author="Author">
                    <w:r w:rsidRPr="00161007">
                      <w:rPr>
                        <w:rFonts w:ascii="Arial" w:hAnsi="Arial" w:cs="Arial"/>
                        <w:color w:val="808080"/>
                        <w:sz w:val="16"/>
                        <w:szCs w:val="16"/>
                      </w:rPr>
                      <w:t xml:space="preserve">Type  </w:t>
                    </w:r>
                  </w:ins>
                </w:p>
              </w:tc>
              <w:tc>
                <w:tcPr>
                  <w:tcW w:w="491" w:type="pct"/>
                </w:tcPr>
                <w:p w14:paraId="25B3BB4F" w14:textId="77777777" w:rsidR="00E251F6" w:rsidRPr="00161007" w:rsidRDefault="00E251F6" w:rsidP="0023334C">
                  <w:pPr>
                    <w:widowControl w:val="0"/>
                    <w:autoSpaceDE w:val="0"/>
                    <w:autoSpaceDN w:val="0"/>
                    <w:adjustRightInd w:val="0"/>
                    <w:spacing w:before="60" w:after="60" w:line="240" w:lineRule="auto"/>
                    <w:rPr>
                      <w:ins w:id="2766" w:author="Author"/>
                      <w:rFonts w:ascii="Arial" w:hAnsi="Arial" w:cs="Arial"/>
                      <w:sz w:val="24"/>
                      <w:szCs w:val="24"/>
                    </w:rPr>
                  </w:pPr>
                  <w:ins w:id="2767" w:author="Author">
                    <w:r w:rsidRPr="00161007">
                      <w:rPr>
                        <w:rFonts w:ascii="Arial" w:hAnsi="Arial" w:cs="Arial"/>
                        <w:color w:val="808080"/>
                        <w:sz w:val="16"/>
                        <w:szCs w:val="16"/>
                      </w:rPr>
                      <w:t>Use</w:t>
                    </w:r>
                  </w:ins>
                </w:p>
              </w:tc>
              <w:tc>
                <w:tcPr>
                  <w:tcW w:w="512" w:type="pct"/>
                </w:tcPr>
                <w:p w14:paraId="7B257AE5" w14:textId="77777777" w:rsidR="00E251F6" w:rsidRPr="00161007" w:rsidRDefault="00E251F6" w:rsidP="0023334C">
                  <w:pPr>
                    <w:widowControl w:val="0"/>
                    <w:autoSpaceDE w:val="0"/>
                    <w:autoSpaceDN w:val="0"/>
                    <w:adjustRightInd w:val="0"/>
                    <w:spacing w:before="60" w:after="60" w:line="240" w:lineRule="auto"/>
                    <w:rPr>
                      <w:ins w:id="2768" w:author="Author"/>
                      <w:rFonts w:ascii="Arial" w:hAnsi="Arial" w:cs="Arial"/>
                      <w:sz w:val="24"/>
                      <w:szCs w:val="24"/>
                    </w:rPr>
                  </w:pPr>
                  <w:ins w:id="2769" w:author="Author">
                    <w:r w:rsidRPr="00161007">
                      <w:rPr>
                        <w:rFonts w:ascii="Arial" w:hAnsi="Arial" w:cs="Arial"/>
                        <w:color w:val="808080"/>
                        <w:sz w:val="16"/>
                        <w:szCs w:val="16"/>
                      </w:rPr>
                      <w:t>Default</w:t>
                    </w:r>
                  </w:ins>
                </w:p>
              </w:tc>
              <w:tc>
                <w:tcPr>
                  <w:tcW w:w="371" w:type="pct"/>
                </w:tcPr>
                <w:p w14:paraId="67E8A20B" w14:textId="77777777" w:rsidR="00E251F6" w:rsidRPr="00161007" w:rsidRDefault="00E251F6" w:rsidP="0023334C">
                  <w:pPr>
                    <w:widowControl w:val="0"/>
                    <w:autoSpaceDE w:val="0"/>
                    <w:autoSpaceDN w:val="0"/>
                    <w:adjustRightInd w:val="0"/>
                    <w:spacing w:before="60" w:after="60" w:line="240" w:lineRule="auto"/>
                    <w:rPr>
                      <w:ins w:id="2770" w:author="Author"/>
                      <w:rFonts w:ascii="Arial" w:hAnsi="Arial" w:cs="Arial"/>
                      <w:sz w:val="24"/>
                      <w:szCs w:val="24"/>
                    </w:rPr>
                  </w:pPr>
                  <w:ins w:id="2771" w:author="Author">
                    <w:r w:rsidRPr="00161007">
                      <w:rPr>
                        <w:rFonts w:ascii="Arial" w:hAnsi="Arial" w:cs="Arial"/>
                        <w:color w:val="808080"/>
                        <w:sz w:val="16"/>
                        <w:szCs w:val="16"/>
                      </w:rPr>
                      <w:t>Fixed</w:t>
                    </w:r>
                  </w:ins>
                </w:p>
              </w:tc>
              <w:tc>
                <w:tcPr>
                  <w:tcW w:w="1765" w:type="pct"/>
                </w:tcPr>
                <w:p w14:paraId="629D6DC4" w14:textId="77777777" w:rsidR="00E251F6" w:rsidRPr="00161007" w:rsidRDefault="00E251F6" w:rsidP="0023334C">
                  <w:pPr>
                    <w:widowControl w:val="0"/>
                    <w:autoSpaceDE w:val="0"/>
                    <w:autoSpaceDN w:val="0"/>
                    <w:adjustRightInd w:val="0"/>
                    <w:spacing w:before="60" w:after="60" w:line="240" w:lineRule="auto"/>
                    <w:rPr>
                      <w:ins w:id="2772" w:author="Author"/>
                      <w:rFonts w:ascii="Arial" w:hAnsi="Arial" w:cs="Arial"/>
                      <w:sz w:val="24"/>
                      <w:szCs w:val="24"/>
                    </w:rPr>
                  </w:pPr>
                  <w:ins w:id="2773" w:author="Author">
                    <w:r w:rsidRPr="00161007">
                      <w:rPr>
                        <w:rFonts w:ascii="Arial" w:hAnsi="Arial" w:cs="Arial"/>
                        <w:color w:val="808080"/>
                        <w:sz w:val="16"/>
                        <w:szCs w:val="16"/>
                      </w:rPr>
                      <w:t>Annotation</w:t>
                    </w:r>
                  </w:ins>
                </w:p>
              </w:tc>
            </w:tr>
            <w:tr w:rsidR="00E251F6" w:rsidRPr="00161007" w14:paraId="2CB99A3C" w14:textId="77777777" w:rsidTr="0023334C">
              <w:trPr>
                <w:ins w:id="2774" w:author="Author"/>
              </w:trPr>
              <w:tc>
                <w:tcPr>
                  <w:tcW w:w="713" w:type="pct"/>
                  <w:tcBorders>
                    <w:bottom w:val="single" w:sz="4" w:space="0" w:color="auto"/>
                  </w:tcBorders>
                </w:tcPr>
                <w:p w14:paraId="38871AD0" w14:textId="77777777" w:rsidR="00E251F6" w:rsidRPr="00161007" w:rsidRDefault="00E251F6" w:rsidP="0023334C">
                  <w:pPr>
                    <w:widowControl w:val="0"/>
                    <w:autoSpaceDE w:val="0"/>
                    <w:autoSpaceDN w:val="0"/>
                    <w:adjustRightInd w:val="0"/>
                    <w:spacing w:before="60" w:after="60" w:line="240" w:lineRule="auto"/>
                    <w:rPr>
                      <w:ins w:id="2775" w:author="Author"/>
                      <w:rFonts w:ascii="Arial" w:hAnsi="Arial" w:cs="Arial"/>
                      <w:sz w:val="24"/>
                      <w:szCs w:val="24"/>
                    </w:rPr>
                  </w:pPr>
                  <w:ins w:id="2776" w:author="Author">
                    <w:r w:rsidRPr="00EC5B54">
                      <w:rPr>
                        <w:rFonts w:ascii="Arial" w:hAnsi="Arial" w:cs="Arial"/>
                        <w:b/>
                        <w:color w:val="000000"/>
                        <w:sz w:val="16"/>
                        <w:szCs w:val="16"/>
                      </w:rPr>
                      <w:t>name</w:t>
                    </w:r>
                  </w:ins>
                </w:p>
              </w:tc>
              <w:tc>
                <w:tcPr>
                  <w:tcW w:w="1149" w:type="pct"/>
                  <w:tcBorders>
                    <w:bottom w:val="single" w:sz="4" w:space="0" w:color="auto"/>
                  </w:tcBorders>
                </w:tcPr>
                <w:p w14:paraId="321C82B8" w14:textId="77777777" w:rsidR="00E251F6" w:rsidRPr="00161007" w:rsidRDefault="00E251F6" w:rsidP="0023334C">
                  <w:pPr>
                    <w:widowControl w:val="0"/>
                    <w:autoSpaceDE w:val="0"/>
                    <w:autoSpaceDN w:val="0"/>
                    <w:adjustRightInd w:val="0"/>
                    <w:spacing w:before="60" w:after="60" w:line="240" w:lineRule="auto"/>
                    <w:rPr>
                      <w:ins w:id="2777" w:author="Author"/>
                      <w:rFonts w:ascii="Arial" w:hAnsi="Arial" w:cs="Arial"/>
                      <w:sz w:val="24"/>
                      <w:szCs w:val="24"/>
                    </w:rPr>
                  </w:pPr>
                  <w:ins w:id="2778" w:author="Author">
                    <w:r>
                      <w:rPr>
                        <w:rFonts w:ascii="Arial" w:hAnsi="Arial" w:cs="Arial"/>
                        <w:b/>
                        <w:bCs/>
                        <w:color w:val="000000"/>
                        <w:sz w:val="16"/>
                        <w:szCs w:val="16"/>
                      </w:rPr>
                      <w:t>xs:string</w:t>
                    </w:r>
                  </w:ins>
                </w:p>
              </w:tc>
              <w:tc>
                <w:tcPr>
                  <w:tcW w:w="491" w:type="pct"/>
                  <w:tcBorders>
                    <w:bottom w:val="single" w:sz="4" w:space="0" w:color="auto"/>
                  </w:tcBorders>
                </w:tcPr>
                <w:p w14:paraId="0ACF8891" w14:textId="77777777" w:rsidR="00E251F6" w:rsidRPr="00161007" w:rsidRDefault="00E251F6" w:rsidP="0023334C">
                  <w:pPr>
                    <w:widowControl w:val="0"/>
                    <w:autoSpaceDE w:val="0"/>
                    <w:autoSpaceDN w:val="0"/>
                    <w:adjustRightInd w:val="0"/>
                    <w:spacing w:before="60" w:after="60" w:line="240" w:lineRule="auto"/>
                    <w:rPr>
                      <w:ins w:id="2779" w:author="Author"/>
                      <w:rFonts w:ascii="Arial" w:hAnsi="Arial" w:cs="Arial"/>
                      <w:sz w:val="24"/>
                      <w:szCs w:val="24"/>
                    </w:rPr>
                  </w:pPr>
                  <w:ins w:id="2780" w:author="Author">
                    <w:r w:rsidRPr="00161007">
                      <w:rPr>
                        <w:rFonts w:ascii="Arial" w:hAnsi="Arial" w:cs="Arial"/>
                        <w:color w:val="000000"/>
                        <w:sz w:val="16"/>
                        <w:szCs w:val="16"/>
                      </w:rPr>
                      <w:t>required</w:t>
                    </w:r>
                  </w:ins>
                </w:p>
              </w:tc>
              <w:tc>
                <w:tcPr>
                  <w:tcW w:w="512" w:type="pct"/>
                  <w:tcBorders>
                    <w:bottom w:val="single" w:sz="4" w:space="0" w:color="auto"/>
                  </w:tcBorders>
                </w:tcPr>
                <w:p w14:paraId="56B6CD3C" w14:textId="77777777" w:rsidR="00E251F6" w:rsidRPr="00161007" w:rsidRDefault="00E251F6" w:rsidP="0023334C">
                  <w:pPr>
                    <w:widowControl w:val="0"/>
                    <w:autoSpaceDE w:val="0"/>
                    <w:autoSpaceDN w:val="0"/>
                    <w:adjustRightInd w:val="0"/>
                    <w:spacing w:before="60" w:after="60" w:line="240" w:lineRule="auto"/>
                    <w:rPr>
                      <w:ins w:id="2781" w:author="Author"/>
                      <w:rFonts w:ascii="Arial" w:hAnsi="Arial" w:cs="Arial"/>
                      <w:sz w:val="24"/>
                      <w:szCs w:val="24"/>
                    </w:rPr>
                  </w:pPr>
                </w:p>
              </w:tc>
              <w:tc>
                <w:tcPr>
                  <w:tcW w:w="371" w:type="pct"/>
                  <w:tcBorders>
                    <w:bottom w:val="single" w:sz="4" w:space="0" w:color="auto"/>
                  </w:tcBorders>
                </w:tcPr>
                <w:p w14:paraId="3DEC573B" w14:textId="77777777" w:rsidR="00E251F6" w:rsidRPr="00161007" w:rsidRDefault="00E251F6" w:rsidP="0023334C">
                  <w:pPr>
                    <w:widowControl w:val="0"/>
                    <w:autoSpaceDE w:val="0"/>
                    <w:autoSpaceDN w:val="0"/>
                    <w:adjustRightInd w:val="0"/>
                    <w:spacing w:before="60" w:after="60" w:line="240" w:lineRule="auto"/>
                    <w:rPr>
                      <w:ins w:id="2782" w:author="Author"/>
                      <w:rFonts w:ascii="Arial" w:hAnsi="Arial" w:cs="Arial"/>
                      <w:sz w:val="24"/>
                      <w:szCs w:val="24"/>
                    </w:rPr>
                  </w:pPr>
                </w:p>
              </w:tc>
              <w:tc>
                <w:tcPr>
                  <w:tcW w:w="1765" w:type="pct"/>
                  <w:tcBorders>
                    <w:bottom w:val="single" w:sz="4" w:space="0" w:color="auto"/>
                  </w:tcBorders>
                </w:tcPr>
                <w:p w14:paraId="2EDB4382" w14:textId="3683C117" w:rsidR="00E251F6" w:rsidRPr="00161007" w:rsidRDefault="00E251F6" w:rsidP="0023334C">
                  <w:pPr>
                    <w:widowControl w:val="0"/>
                    <w:autoSpaceDE w:val="0"/>
                    <w:autoSpaceDN w:val="0"/>
                    <w:adjustRightInd w:val="0"/>
                    <w:spacing w:before="60" w:after="60" w:line="240" w:lineRule="auto"/>
                    <w:rPr>
                      <w:ins w:id="2783" w:author="Author"/>
                      <w:rFonts w:ascii="Arial" w:hAnsi="Arial" w:cs="Arial"/>
                      <w:sz w:val="24"/>
                      <w:szCs w:val="24"/>
                    </w:rPr>
                  </w:pPr>
                  <w:ins w:id="2784" w:author="Author">
                    <w:r w:rsidRPr="008850B0">
                      <w:rPr>
                        <w:rFonts w:ascii="Arial" w:hAnsi="Arial" w:cs="Arial"/>
                        <w:color w:val="000000"/>
                        <w:sz w:val="16"/>
                        <w:szCs w:val="16"/>
                      </w:rPr>
                      <w:t xml:space="preserve">Specifies the material name, intended to convey design intent, for the purpose of aiding users in </w:t>
                    </w:r>
                    <w:r w:rsidRPr="008850B0">
                      <w:rPr>
                        <w:rFonts w:ascii="Arial" w:hAnsi="Arial" w:cs="Arial"/>
                        <w:color w:val="000000"/>
                        <w:sz w:val="16"/>
                        <w:szCs w:val="16"/>
                      </w:rPr>
                      <w:lastRenderedPageBreak/>
                      <w:t>mapping to print materials</w:t>
                    </w:r>
                  </w:ins>
                </w:p>
              </w:tc>
            </w:tr>
            <w:tr w:rsidR="00E251F6" w:rsidRPr="00161007" w14:paraId="4A31C61A" w14:textId="77777777" w:rsidTr="0023334C">
              <w:trPr>
                <w:ins w:id="2785" w:author="Author"/>
              </w:trPr>
              <w:tc>
                <w:tcPr>
                  <w:tcW w:w="713" w:type="pct"/>
                  <w:tcBorders>
                    <w:top w:val="single" w:sz="4" w:space="0" w:color="auto"/>
                    <w:bottom w:val="single" w:sz="4" w:space="0" w:color="auto"/>
                  </w:tcBorders>
                </w:tcPr>
                <w:p w14:paraId="675EB8A0" w14:textId="7732B6B2" w:rsidR="00E251F6" w:rsidRPr="00EC5B54" w:rsidRDefault="00E251F6" w:rsidP="0023334C">
                  <w:pPr>
                    <w:widowControl w:val="0"/>
                    <w:autoSpaceDE w:val="0"/>
                    <w:autoSpaceDN w:val="0"/>
                    <w:adjustRightInd w:val="0"/>
                    <w:spacing w:before="60" w:after="60" w:line="240" w:lineRule="auto"/>
                    <w:rPr>
                      <w:ins w:id="2786" w:author="Author"/>
                      <w:rFonts w:ascii="Arial" w:hAnsi="Arial" w:cs="Arial"/>
                      <w:b/>
                      <w:sz w:val="24"/>
                      <w:szCs w:val="24"/>
                    </w:rPr>
                  </w:pPr>
                  <w:ins w:id="2787" w:author="Author">
                    <w:r w:rsidRPr="00EC5B54">
                      <w:rPr>
                        <w:rFonts w:ascii="Arial" w:hAnsi="Arial" w:cs="Arial"/>
                        <w:b/>
                        <w:color w:val="000000"/>
                        <w:sz w:val="16"/>
                        <w:szCs w:val="16"/>
                      </w:rPr>
                      <w:lastRenderedPageBreak/>
                      <w:t xml:space="preserve">attenuation </w:t>
                    </w:r>
                  </w:ins>
                </w:p>
              </w:tc>
              <w:tc>
                <w:tcPr>
                  <w:tcW w:w="1149" w:type="pct"/>
                  <w:tcBorders>
                    <w:top w:val="single" w:sz="4" w:space="0" w:color="auto"/>
                    <w:bottom w:val="single" w:sz="4" w:space="0" w:color="auto"/>
                  </w:tcBorders>
                </w:tcPr>
                <w:p w14:paraId="37DDC13F" w14:textId="6F6241A3" w:rsidR="00E251F6" w:rsidRPr="00161007" w:rsidRDefault="00E251F6" w:rsidP="0023334C">
                  <w:pPr>
                    <w:widowControl w:val="0"/>
                    <w:autoSpaceDE w:val="0"/>
                    <w:autoSpaceDN w:val="0"/>
                    <w:adjustRightInd w:val="0"/>
                    <w:spacing w:before="60" w:after="60" w:line="240" w:lineRule="auto"/>
                    <w:rPr>
                      <w:ins w:id="2788" w:author="Author"/>
                      <w:rFonts w:ascii="Arial" w:hAnsi="Arial" w:cs="Arial"/>
                      <w:sz w:val="24"/>
                      <w:szCs w:val="24"/>
                    </w:rPr>
                  </w:pPr>
                  <w:ins w:id="2789" w:author="Author">
                    <w:r>
                      <w:rPr>
                        <w:rFonts w:ascii="Arial" w:hAnsi="Arial" w:cs="Arial"/>
                        <w:b/>
                        <w:bCs/>
                        <w:color w:val="000000"/>
                        <w:sz w:val="16"/>
                        <w:szCs w:val="16"/>
                      </w:rPr>
                      <w:t>ST_Numbers</w:t>
                    </w:r>
                  </w:ins>
                </w:p>
              </w:tc>
              <w:tc>
                <w:tcPr>
                  <w:tcW w:w="491" w:type="pct"/>
                  <w:tcBorders>
                    <w:top w:val="single" w:sz="4" w:space="0" w:color="auto"/>
                    <w:bottom w:val="single" w:sz="4" w:space="0" w:color="auto"/>
                  </w:tcBorders>
                </w:tcPr>
                <w:p w14:paraId="514B4FAC" w14:textId="77777777" w:rsidR="00E251F6" w:rsidRPr="00161007" w:rsidRDefault="00E251F6" w:rsidP="0023334C">
                  <w:pPr>
                    <w:widowControl w:val="0"/>
                    <w:autoSpaceDE w:val="0"/>
                    <w:autoSpaceDN w:val="0"/>
                    <w:adjustRightInd w:val="0"/>
                    <w:spacing w:before="60" w:after="60" w:line="240" w:lineRule="auto"/>
                    <w:rPr>
                      <w:ins w:id="2790" w:author="Author"/>
                      <w:rFonts w:ascii="Arial" w:hAnsi="Arial" w:cs="Arial"/>
                      <w:sz w:val="24"/>
                      <w:szCs w:val="24"/>
                    </w:rPr>
                  </w:pPr>
                  <w:ins w:id="2791" w:author="Author">
                    <w:r w:rsidRPr="00161007">
                      <w:rPr>
                        <w:rFonts w:ascii="Arial" w:hAnsi="Arial" w:cs="Arial"/>
                        <w:color w:val="000000"/>
                        <w:sz w:val="16"/>
                        <w:szCs w:val="16"/>
                      </w:rPr>
                      <w:t>required</w:t>
                    </w:r>
                  </w:ins>
                </w:p>
              </w:tc>
              <w:tc>
                <w:tcPr>
                  <w:tcW w:w="512" w:type="pct"/>
                  <w:tcBorders>
                    <w:top w:val="single" w:sz="4" w:space="0" w:color="auto"/>
                    <w:bottom w:val="single" w:sz="4" w:space="0" w:color="auto"/>
                  </w:tcBorders>
                </w:tcPr>
                <w:p w14:paraId="513C65C1" w14:textId="77777777" w:rsidR="00E251F6" w:rsidRPr="00161007" w:rsidRDefault="00E251F6" w:rsidP="0023334C">
                  <w:pPr>
                    <w:widowControl w:val="0"/>
                    <w:autoSpaceDE w:val="0"/>
                    <w:autoSpaceDN w:val="0"/>
                    <w:adjustRightInd w:val="0"/>
                    <w:spacing w:before="60" w:after="60" w:line="240" w:lineRule="auto"/>
                    <w:rPr>
                      <w:ins w:id="2792" w:author="Author"/>
                      <w:rFonts w:ascii="Arial" w:hAnsi="Arial" w:cs="Arial"/>
                      <w:sz w:val="24"/>
                      <w:szCs w:val="24"/>
                    </w:rPr>
                  </w:pPr>
                </w:p>
              </w:tc>
              <w:tc>
                <w:tcPr>
                  <w:tcW w:w="371" w:type="pct"/>
                  <w:tcBorders>
                    <w:top w:val="single" w:sz="4" w:space="0" w:color="auto"/>
                    <w:bottom w:val="single" w:sz="4" w:space="0" w:color="auto"/>
                  </w:tcBorders>
                </w:tcPr>
                <w:p w14:paraId="15188903" w14:textId="77777777" w:rsidR="00E251F6" w:rsidRPr="00161007" w:rsidRDefault="00E251F6" w:rsidP="0023334C">
                  <w:pPr>
                    <w:widowControl w:val="0"/>
                    <w:autoSpaceDE w:val="0"/>
                    <w:autoSpaceDN w:val="0"/>
                    <w:adjustRightInd w:val="0"/>
                    <w:spacing w:before="60" w:after="60" w:line="240" w:lineRule="auto"/>
                    <w:rPr>
                      <w:ins w:id="2793" w:author="Author"/>
                      <w:rFonts w:ascii="Arial" w:hAnsi="Arial" w:cs="Arial"/>
                      <w:sz w:val="24"/>
                      <w:szCs w:val="24"/>
                    </w:rPr>
                  </w:pPr>
                </w:p>
              </w:tc>
              <w:tc>
                <w:tcPr>
                  <w:tcW w:w="1765" w:type="pct"/>
                  <w:tcBorders>
                    <w:top w:val="single" w:sz="4" w:space="0" w:color="auto"/>
                    <w:bottom w:val="single" w:sz="4" w:space="0" w:color="auto"/>
                  </w:tcBorders>
                </w:tcPr>
                <w:p w14:paraId="694D0125" w14:textId="01B12D6E" w:rsidR="00E251F6" w:rsidRPr="00A15CB6" w:rsidRDefault="00E251F6" w:rsidP="0023334C">
                  <w:pPr>
                    <w:widowControl w:val="0"/>
                    <w:autoSpaceDE w:val="0"/>
                    <w:autoSpaceDN w:val="0"/>
                    <w:adjustRightInd w:val="0"/>
                    <w:spacing w:before="60" w:after="60" w:line="240" w:lineRule="auto"/>
                    <w:rPr>
                      <w:ins w:id="2794" w:author="Author"/>
                      <w:rFonts w:ascii="Arial" w:hAnsi="Arial" w:cs="Arial"/>
                      <w:color w:val="000000"/>
                      <w:sz w:val="16"/>
                      <w:szCs w:val="16"/>
                    </w:rPr>
                  </w:pPr>
                  <w:ins w:id="2795" w:author="Author">
                    <w:r w:rsidRPr="00EC5B54">
                      <w:rPr>
                        <w:rFonts w:ascii="Arial" w:hAnsi="Arial" w:cs="Arial"/>
                        <w:color w:val="000000"/>
                        <w:sz w:val="16"/>
                        <w:szCs w:val="16"/>
                      </w:rPr>
                      <w:t>Linear attenuation coefficient expressed in units of reciprocal length</w:t>
                    </w:r>
                  </w:ins>
                </w:p>
              </w:tc>
            </w:tr>
            <w:tr w:rsidR="00E251F6" w:rsidRPr="00161007" w14:paraId="6B18C863" w14:textId="77777777" w:rsidTr="0023334C">
              <w:trPr>
                <w:ins w:id="2796" w:author="Author"/>
              </w:trPr>
              <w:tc>
                <w:tcPr>
                  <w:tcW w:w="713" w:type="pct"/>
                  <w:tcBorders>
                    <w:bottom w:val="single" w:sz="4" w:space="0" w:color="auto"/>
                  </w:tcBorders>
                </w:tcPr>
                <w:p w14:paraId="7289AF3B" w14:textId="7CFB50D5" w:rsidR="00E251F6" w:rsidRPr="00EC5B54" w:rsidRDefault="00E251F6" w:rsidP="0023334C">
                  <w:pPr>
                    <w:widowControl w:val="0"/>
                    <w:autoSpaceDE w:val="0"/>
                    <w:autoSpaceDN w:val="0"/>
                    <w:adjustRightInd w:val="0"/>
                    <w:spacing w:before="60" w:after="60" w:line="240" w:lineRule="auto"/>
                    <w:rPr>
                      <w:ins w:id="2797" w:author="Author"/>
                      <w:rFonts w:ascii="Arial" w:hAnsi="Arial" w:cs="Arial"/>
                      <w:b/>
                      <w:color w:val="000000"/>
                      <w:sz w:val="16"/>
                      <w:szCs w:val="16"/>
                    </w:rPr>
                  </w:pPr>
                  <w:ins w:id="2798" w:author="Author">
                    <w:r w:rsidRPr="00EC5B54">
                      <w:rPr>
                        <w:rFonts w:ascii="Arial" w:hAnsi="Arial" w:cs="Arial"/>
                        <w:b/>
                        <w:color w:val="000000"/>
                        <w:sz w:val="16"/>
                        <w:szCs w:val="16"/>
                      </w:rPr>
                      <w:t>refractiveindex</w:t>
                    </w:r>
                  </w:ins>
                </w:p>
              </w:tc>
              <w:tc>
                <w:tcPr>
                  <w:tcW w:w="1149" w:type="pct"/>
                  <w:tcBorders>
                    <w:bottom w:val="single" w:sz="4" w:space="0" w:color="auto"/>
                  </w:tcBorders>
                </w:tcPr>
                <w:p w14:paraId="271457D5" w14:textId="6F8BEFBC" w:rsidR="00E251F6" w:rsidRPr="00161007" w:rsidRDefault="00E251F6" w:rsidP="0023334C">
                  <w:pPr>
                    <w:widowControl w:val="0"/>
                    <w:autoSpaceDE w:val="0"/>
                    <w:autoSpaceDN w:val="0"/>
                    <w:adjustRightInd w:val="0"/>
                    <w:spacing w:before="60" w:after="60" w:line="240" w:lineRule="auto"/>
                    <w:rPr>
                      <w:ins w:id="2799" w:author="Author"/>
                      <w:rFonts w:ascii="Arial" w:hAnsi="Arial" w:cs="Arial"/>
                      <w:b/>
                      <w:bCs/>
                      <w:color w:val="000000"/>
                      <w:sz w:val="16"/>
                      <w:szCs w:val="16"/>
                    </w:rPr>
                  </w:pPr>
                  <w:ins w:id="2800" w:author="Author">
                    <w:r>
                      <w:rPr>
                        <w:rFonts w:ascii="Arial" w:hAnsi="Arial" w:cs="Arial"/>
                        <w:b/>
                        <w:bCs/>
                        <w:color w:val="000000"/>
                        <w:sz w:val="16"/>
                        <w:szCs w:val="16"/>
                      </w:rPr>
                      <w:t>ST_Numbers</w:t>
                    </w:r>
                  </w:ins>
                </w:p>
              </w:tc>
              <w:tc>
                <w:tcPr>
                  <w:tcW w:w="491" w:type="pct"/>
                  <w:tcBorders>
                    <w:bottom w:val="single" w:sz="4" w:space="0" w:color="auto"/>
                  </w:tcBorders>
                </w:tcPr>
                <w:p w14:paraId="527A4159" w14:textId="77777777" w:rsidR="00E251F6" w:rsidRPr="00161007" w:rsidRDefault="00E251F6" w:rsidP="0023334C">
                  <w:pPr>
                    <w:widowControl w:val="0"/>
                    <w:autoSpaceDE w:val="0"/>
                    <w:autoSpaceDN w:val="0"/>
                    <w:adjustRightInd w:val="0"/>
                    <w:spacing w:before="60" w:after="60" w:line="240" w:lineRule="auto"/>
                    <w:rPr>
                      <w:ins w:id="2801" w:author="Author"/>
                      <w:rFonts w:ascii="Arial" w:hAnsi="Arial" w:cs="Arial"/>
                      <w:color w:val="000000"/>
                      <w:sz w:val="16"/>
                      <w:szCs w:val="16"/>
                    </w:rPr>
                  </w:pPr>
                </w:p>
              </w:tc>
              <w:tc>
                <w:tcPr>
                  <w:tcW w:w="512" w:type="pct"/>
                  <w:tcBorders>
                    <w:bottom w:val="single" w:sz="4" w:space="0" w:color="auto"/>
                  </w:tcBorders>
                </w:tcPr>
                <w:p w14:paraId="3729CB4C" w14:textId="0D734B1A" w:rsidR="00E251F6" w:rsidRPr="00161007" w:rsidRDefault="00E251F6" w:rsidP="0023334C">
                  <w:pPr>
                    <w:widowControl w:val="0"/>
                    <w:autoSpaceDE w:val="0"/>
                    <w:autoSpaceDN w:val="0"/>
                    <w:adjustRightInd w:val="0"/>
                    <w:spacing w:before="60" w:after="60" w:line="240" w:lineRule="auto"/>
                    <w:rPr>
                      <w:ins w:id="2802" w:author="Author"/>
                      <w:rFonts w:ascii="Arial" w:hAnsi="Arial" w:cs="Arial"/>
                      <w:color w:val="000000"/>
                      <w:sz w:val="16"/>
                      <w:szCs w:val="16"/>
                    </w:rPr>
                  </w:pPr>
                  <w:ins w:id="2803" w:author="Author">
                    <w:r>
                      <w:rPr>
                        <w:rFonts w:ascii="Arial" w:hAnsi="Arial" w:cs="Arial"/>
                        <w:color w:val="000000"/>
                        <w:sz w:val="16"/>
                        <w:szCs w:val="16"/>
                      </w:rPr>
                      <w:t>“1 1 1”</w:t>
                    </w:r>
                  </w:ins>
                </w:p>
              </w:tc>
              <w:tc>
                <w:tcPr>
                  <w:tcW w:w="371" w:type="pct"/>
                  <w:tcBorders>
                    <w:bottom w:val="single" w:sz="4" w:space="0" w:color="auto"/>
                  </w:tcBorders>
                </w:tcPr>
                <w:p w14:paraId="596905E3" w14:textId="77777777" w:rsidR="00E251F6" w:rsidRPr="00161007" w:rsidRDefault="00E251F6" w:rsidP="0023334C">
                  <w:pPr>
                    <w:widowControl w:val="0"/>
                    <w:autoSpaceDE w:val="0"/>
                    <w:autoSpaceDN w:val="0"/>
                    <w:adjustRightInd w:val="0"/>
                    <w:spacing w:before="60" w:after="60" w:line="240" w:lineRule="auto"/>
                    <w:rPr>
                      <w:ins w:id="2804" w:author="Author"/>
                      <w:rFonts w:ascii="Arial" w:hAnsi="Arial" w:cs="Arial"/>
                      <w:color w:val="000000"/>
                      <w:sz w:val="16"/>
                      <w:szCs w:val="16"/>
                    </w:rPr>
                  </w:pPr>
                </w:p>
              </w:tc>
              <w:tc>
                <w:tcPr>
                  <w:tcW w:w="1765" w:type="pct"/>
                  <w:tcBorders>
                    <w:bottom w:val="single" w:sz="4" w:space="0" w:color="auto"/>
                  </w:tcBorders>
                </w:tcPr>
                <w:p w14:paraId="2D13C928" w14:textId="5762C8DF" w:rsidR="00E251F6" w:rsidRDefault="00E251F6" w:rsidP="0023334C">
                  <w:pPr>
                    <w:widowControl w:val="0"/>
                    <w:autoSpaceDE w:val="0"/>
                    <w:autoSpaceDN w:val="0"/>
                    <w:adjustRightInd w:val="0"/>
                    <w:spacing w:before="60" w:after="60" w:line="240" w:lineRule="auto"/>
                    <w:rPr>
                      <w:ins w:id="2805" w:author="Author"/>
                      <w:rFonts w:ascii="Arial" w:hAnsi="Arial" w:cs="Arial"/>
                      <w:color w:val="000000"/>
                      <w:sz w:val="16"/>
                      <w:szCs w:val="16"/>
                    </w:rPr>
                  </w:pPr>
                  <w:ins w:id="2806" w:author="Author">
                    <w:r w:rsidRPr="00EC5B54">
                      <w:rPr>
                        <w:rFonts w:ascii="Arial" w:hAnsi="Arial" w:cs="Arial"/>
                        <w:color w:val="000000"/>
                        <w:sz w:val="16"/>
                        <w:szCs w:val="16"/>
                      </w:rPr>
                      <w:t>Refractive index of the material</w:t>
                    </w:r>
                  </w:ins>
                </w:p>
              </w:tc>
            </w:tr>
            <w:tr w:rsidR="00E251F6" w:rsidRPr="00161007" w14:paraId="2D720A8B" w14:textId="77777777" w:rsidTr="00EC5B54">
              <w:trPr>
                <w:ins w:id="2807" w:author="Author"/>
              </w:trPr>
              <w:tc>
                <w:tcPr>
                  <w:tcW w:w="713" w:type="pct"/>
                  <w:tcBorders>
                    <w:top w:val="single" w:sz="4" w:space="0" w:color="auto"/>
                    <w:bottom w:val="single" w:sz="4" w:space="0" w:color="auto"/>
                  </w:tcBorders>
                </w:tcPr>
                <w:p w14:paraId="30CC7B65" w14:textId="77777777" w:rsidR="00E251F6" w:rsidRPr="00EC5B54" w:rsidRDefault="00E251F6" w:rsidP="0023334C">
                  <w:pPr>
                    <w:widowControl w:val="0"/>
                    <w:autoSpaceDE w:val="0"/>
                    <w:autoSpaceDN w:val="0"/>
                    <w:adjustRightInd w:val="0"/>
                    <w:spacing w:before="60" w:after="60" w:line="240" w:lineRule="auto"/>
                    <w:rPr>
                      <w:ins w:id="2808" w:author="Author"/>
                      <w:rFonts w:ascii="Arial" w:hAnsi="Arial" w:cs="Arial"/>
                      <w:b/>
                      <w:color w:val="000000"/>
                      <w:sz w:val="16"/>
                      <w:szCs w:val="16"/>
                    </w:rPr>
                  </w:pPr>
                  <w:ins w:id="2809" w:author="Author">
                    <w:r w:rsidRPr="00EC5B54">
                      <w:rPr>
                        <w:rFonts w:ascii="Arial" w:hAnsi="Arial" w:cs="Arial"/>
                        <w:b/>
                        <w:color w:val="000000"/>
                        <w:sz w:val="16"/>
                        <w:szCs w:val="16"/>
                      </w:rPr>
                      <w:t>roughness</w:t>
                    </w:r>
                  </w:ins>
                </w:p>
              </w:tc>
              <w:tc>
                <w:tcPr>
                  <w:tcW w:w="1149" w:type="pct"/>
                  <w:tcBorders>
                    <w:top w:val="single" w:sz="4" w:space="0" w:color="auto"/>
                    <w:bottom w:val="single" w:sz="4" w:space="0" w:color="auto"/>
                  </w:tcBorders>
                </w:tcPr>
                <w:p w14:paraId="2FA6AE3B" w14:textId="77777777" w:rsidR="00E251F6" w:rsidRDefault="00E251F6" w:rsidP="0023334C">
                  <w:pPr>
                    <w:widowControl w:val="0"/>
                    <w:autoSpaceDE w:val="0"/>
                    <w:autoSpaceDN w:val="0"/>
                    <w:adjustRightInd w:val="0"/>
                    <w:spacing w:before="60" w:after="60" w:line="240" w:lineRule="auto"/>
                    <w:rPr>
                      <w:ins w:id="2810" w:author="Author"/>
                      <w:rFonts w:ascii="Arial" w:hAnsi="Arial" w:cs="Arial"/>
                      <w:b/>
                      <w:bCs/>
                      <w:color w:val="000000"/>
                      <w:sz w:val="16"/>
                      <w:szCs w:val="16"/>
                    </w:rPr>
                  </w:pPr>
                  <w:ins w:id="2811" w:author="Author">
                    <w:r>
                      <w:rPr>
                        <w:rFonts w:ascii="Arial" w:hAnsi="Arial" w:cs="Arial"/>
                        <w:b/>
                        <w:bCs/>
                        <w:color w:val="000000"/>
                        <w:sz w:val="16"/>
                        <w:szCs w:val="16"/>
                      </w:rPr>
                      <w:t>ST_Number</w:t>
                    </w:r>
                  </w:ins>
                </w:p>
              </w:tc>
              <w:tc>
                <w:tcPr>
                  <w:tcW w:w="491" w:type="pct"/>
                  <w:tcBorders>
                    <w:top w:val="single" w:sz="4" w:space="0" w:color="auto"/>
                    <w:bottom w:val="single" w:sz="4" w:space="0" w:color="auto"/>
                  </w:tcBorders>
                </w:tcPr>
                <w:p w14:paraId="2876CD6D" w14:textId="77777777" w:rsidR="00E251F6" w:rsidRPr="00161007" w:rsidRDefault="00E251F6" w:rsidP="0023334C">
                  <w:pPr>
                    <w:widowControl w:val="0"/>
                    <w:autoSpaceDE w:val="0"/>
                    <w:autoSpaceDN w:val="0"/>
                    <w:adjustRightInd w:val="0"/>
                    <w:spacing w:before="60" w:after="60" w:line="240" w:lineRule="auto"/>
                    <w:rPr>
                      <w:ins w:id="2812" w:author="Author"/>
                      <w:rFonts w:ascii="Arial" w:hAnsi="Arial" w:cs="Arial"/>
                      <w:color w:val="000000"/>
                      <w:sz w:val="16"/>
                      <w:szCs w:val="16"/>
                    </w:rPr>
                  </w:pPr>
                </w:p>
              </w:tc>
              <w:tc>
                <w:tcPr>
                  <w:tcW w:w="512" w:type="pct"/>
                  <w:tcBorders>
                    <w:top w:val="single" w:sz="4" w:space="0" w:color="auto"/>
                    <w:bottom w:val="single" w:sz="4" w:space="0" w:color="auto"/>
                  </w:tcBorders>
                </w:tcPr>
                <w:p w14:paraId="70B386B7" w14:textId="4379F53B" w:rsidR="00E251F6" w:rsidRPr="00560DED" w:rsidRDefault="00E251F6" w:rsidP="0023334C">
                  <w:pPr>
                    <w:widowControl w:val="0"/>
                    <w:autoSpaceDE w:val="0"/>
                    <w:autoSpaceDN w:val="0"/>
                    <w:adjustRightInd w:val="0"/>
                    <w:spacing w:before="60" w:after="60" w:line="240" w:lineRule="auto"/>
                    <w:rPr>
                      <w:ins w:id="2813" w:author="Author"/>
                      <w:rFonts w:ascii="Arial" w:hAnsi="Arial" w:cs="Arial"/>
                      <w:color w:val="000000"/>
                      <w:sz w:val="16"/>
                      <w:szCs w:val="16"/>
                    </w:rPr>
                  </w:pPr>
                  <w:ins w:id="2814" w:author="Author">
                    <w:r>
                      <w:rPr>
                        <w:rFonts w:ascii="Arial" w:hAnsi="Arial" w:cs="Arial"/>
                        <w:color w:val="000000"/>
                        <w:sz w:val="16"/>
                        <w:szCs w:val="16"/>
                      </w:rPr>
                      <w:t>0</w:t>
                    </w:r>
                  </w:ins>
                </w:p>
              </w:tc>
              <w:tc>
                <w:tcPr>
                  <w:tcW w:w="371" w:type="pct"/>
                  <w:tcBorders>
                    <w:top w:val="single" w:sz="4" w:space="0" w:color="auto"/>
                    <w:bottom w:val="single" w:sz="4" w:space="0" w:color="auto"/>
                  </w:tcBorders>
                </w:tcPr>
                <w:p w14:paraId="32441C8F" w14:textId="77777777" w:rsidR="00E251F6" w:rsidRPr="00161007" w:rsidRDefault="00E251F6" w:rsidP="0023334C">
                  <w:pPr>
                    <w:widowControl w:val="0"/>
                    <w:autoSpaceDE w:val="0"/>
                    <w:autoSpaceDN w:val="0"/>
                    <w:adjustRightInd w:val="0"/>
                    <w:spacing w:before="60" w:after="60" w:line="240" w:lineRule="auto"/>
                    <w:rPr>
                      <w:ins w:id="2815" w:author="Author"/>
                      <w:rFonts w:ascii="Arial" w:hAnsi="Arial" w:cs="Arial"/>
                      <w:color w:val="000000"/>
                      <w:sz w:val="16"/>
                      <w:szCs w:val="16"/>
                    </w:rPr>
                  </w:pPr>
                </w:p>
              </w:tc>
              <w:tc>
                <w:tcPr>
                  <w:tcW w:w="1765" w:type="pct"/>
                  <w:tcBorders>
                    <w:top w:val="single" w:sz="4" w:space="0" w:color="auto"/>
                    <w:bottom w:val="single" w:sz="4" w:space="0" w:color="auto"/>
                  </w:tcBorders>
                </w:tcPr>
                <w:p w14:paraId="7A085A02" w14:textId="77777777" w:rsidR="00E251F6" w:rsidRDefault="00E251F6" w:rsidP="0023334C">
                  <w:pPr>
                    <w:widowControl w:val="0"/>
                    <w:autoSpaceDE w:val="0"/>
                    <w:autoSpaceDN w:val="0"/>
                    <w:adjustRightInd w:val="0"/>
                    <w:spacing w:before="60" w:after="60" w:line="240" w:lineRule="auto"/>
                    <w:rPr>
                      <w:ins w:id="2816" w:author="Author"/>
                      <w:rFonts w:ascii="Arial" w:hAnsi="Arial" w:cs="Arial"/>
                      <w:color w:val="000000"/>
                      <w:sz w:val="16"/>
                      <w:szCs w:val="16"/>
                    </w:rPr>
                  </w:pPr>
                  <w:ins w:id="2817" w:author="Author">
                    <w:r>
                      <w:rPr>
                        <w:rFonts w:ascii="Arial" w:hAnsi="Arial" w:cs="Arial"/>
                        <w:color w:val="000000"/>
                        <w:sz w:val="16"/>
                        <w:szCs w:val="16"/>
                      </w:rPr>
                      <w:t>Surface roughness</w:t>
                    </w:r>
                  </w:ins>
                </w:p>
              </w:tc>
            </w:tr>
            <w:tr w:rsidR="00697422" w:rsidRPr="00161007" w14:paraId="18F0532C" w14:textId="77777777" w:rsidTr="0023334C">
              <w:trPr>
                <w:ins w:id="2818" w:author="Author"/>
              </w:trPr>
              <w:tc>
                <w:tcPr>
                  <w:tcW w:w="713" w:type="pct"/>
                  <w:tcBorders>
                    <w:top w:val="single" w:sz="4" w:space="0" w:color="auto"/>
                  </w:tcBorders>
                </w:tcPr>
                <w:p w14:paraId="0633C3FA" w14:textId="11F717F0" w:rsidR="00697422" w:rsidRPr="008508DC" w:rsidRDefault="00697422" w:rsidP="0023334C">
                  <w:pPr>
                    <w:widowControl w:val="0"/>
                    <w:autoSpaceDE w:val="0"/>
                    <w:autoSpaceDN w:val="0"/>
                    <w:adjustRightInd w:val="0"/>
                    <w:spacing w:before="60" w:after="60" w:line="240" w:lineRule="auto"/>
                    <w:rPr>
                      <w:ins w:id="2819" w:author="Author"/>
                      <w:rFonts w:ascii="Arial" w:hAnsi="Arial" w:cs="Arial"/>
                      <w:color w:val="000000"/>
                      <w:sz w:val="16"/>
                      <w:szCs w:val="16"/>
                    </w:rPr>
                  </w:pPr>
                  <w:ins w:id="2820" w:author="Author">
                    <w:r w:rsidRPr="008508DC">
                      <w:rPr>
                        <w:rFonts w:ascii="Arial" w:hAnsi="Arial" w:cs="Arial"/>
                        <w:color w:val="000000"/>
                        <w:sz w:val="16"/>
                        <w:szCs w:val="16"/>
                      </w:rPr>
                      <w:t>@any</w:t>
                    </w:r>
                    <w:r w:rsidR="0023334C" w:rsidRPr="008508DC">
                      <w:rPr>
                        <w:rFonts w:ascii="Arial" w:hAnsi="Arial" w:cs="Arial"/>
                        <w:color w:val="000000"/>
                        <w:sz w:val="16"/>
                        <w:szCs w:val="16"/>
                      </w:rPr>
                      <w:t>Attribute</w:t>
                    </w:r>
                  </w:ins>
                </w:p>
              </w:tc>
              <w:tc>
                <w:tcPr>
                  <w:tcW w:w="1149" w:type="pct"/>
                  <w:tcBorders>
                    <w:top w:val="single" w:sz="4" w:space="0" w:color="auto"/>
                  </w:tcBorders>
                </w:tcPr>
                <w:p w14:paraId="0AF20007" w14:textId="77777777" w:rsidR="00697422" w:rsidRDefault="00697422" w:rsidP="0023334C">
                  <w:pPr>
                    <w:widowControl w:val="0"/>
                    <w:autoSpaceDE w:val="0"/>
                    <w:autoSpaceDN w:val="0"/>
                    <w:adjustRightInd w:val="0"/>
                    <w:spacing w:before="60" w:after="60" w:line="240" w:lineRule="auto"/>
                    <w:rPr>
                      <w:ins w:id="2821" w:author="Author"/>
                      <w:rFonts w:ascii="Arial" w:hAnsi="Arial" w:cs="Arial"/>
                      <w:b/>
                      <w:bCs/>
                      <w:color w:val="000000"/>
                      <w:sz w:val="16"/>
                      <w:szCs w:val="16"/>
                    </w:rPr>
                  </w:pPr>
                </w:p>
              </w:tc>
              <w:tc>
                <w:tcPr>
                  <w:tcW w:w="491" w:type="pct"/>
                  <w:tcBorders>
                    <w:top w:val="single" w:sz="4" w:space="0" w:color="auto"/>
                  </w:tcBorders>
                </w:tcPr>
                <w:p w14:paraId="00F7B47C" w14:textId="77777777" w:rsidR="00697422" w:rsidRPr="00161007" w:rsidRDefault="00697422" w:rsidP="0023334C">
                  <w:pPr>
                    <w:widowControl w:val="0"/>
                    <w:autoSpaceDE w:val="0"/>
                    <w:autoSpaceDN w:val="0"/>
                    <w:adjustRightInd w:val="0"/>
                    <w:spacing w:before="60" w:after="60" w:line="240" w:lineRule="auto"/>
                    <w:rPr>
                      <w:ins w:id="2822" w:author="Author"/>
                      <w:rFonts w:ascii="Arial" w:hAnsi="Arial" w:cs="Arial"/>
                      <w:color w:val="000000"/>
                      <w:sz w:val="16"/>
                      <w:szCs w:val="16"/>
                    </w:rPr>
                  </w:pPr>
                </w:p>
              </w:tc>
              <w:tc>
                <w:tcPr>
                  <w:tcW w:w="512" w:type="pct"/>
                  <w:tcBorders>
                    <w:top w:val="single" w:sz="4" w:space="0" w:color="auto"/>
                  </w:tcBorders>
                </w:tcPr>
                <w:p w14:paraId="39D3A568" w14:textId="77777777" w:rsidR="00697422" w:rsidRDefault="00697422" w:rsidP="0023334C">
                  <w:pPr>
                    <w:widowControl w:val="0"/>
                    <w:autoSpaceDE w:val="0"/>
                    <w:autoSpaceDN w:val="0"/>
                    <w:adjustRightInd w:val="0"/>
                    <w:spacing w:before="60" w:after="60" w:line="240" w:lineRule="auto"/>
                    <w:rPr>
                      <w:ins w:id="2823" w:author="Author"/>
                      <w:rFonts w:ascii="Arial" w:hAnsi="Arial" w:cs="Arial"/>
                      <w:color w:val="000000"/>
                      <w:sz w:val="16"/>
                      <w:szCs w:val="16"/>
                    </w:rPr>
                  </w:pPr>
                </w:p>
              </w:tc>
              <w:tc>
                <w:tcPr>
                  <w:tcW w:w="371" w:type="pct"/>
                  <w:tcBorders>
                    <w:top w:val="single" w:sz="4" w:space="0" w:color="auto"/>
                  </w:tcBorders>
                </w:tcPr>
                <w:p w14:paraId="077D4EA4" w14:textId="77777777" w:rsidR="00697422" w:rsidRPr="00161007" w:rsidRDefault="00697422" w:rsidP="0023334C">
                  <w:pPr>
                    <w:widowControl w:val="0"/>
                    <w:autoSpaceDE w:val="0"/>
                    <w:autoSpaceDN w:val="0"/>
                    <w:adjustRightInd w:val="0"/>
                    <w:spacing w:before="60" w:after="60" w:line="240" w:lineRule="auto"/>
                    <w:rPr>
                      <w:ins w:id="2824" w:author="Author"/>
                      <w:rFonts w:ascii="Arial" w:hAnsi="Arial" w:cs="Arial"/>
                      <w:color w:val="000000"/>
                      <w:sz w:val="16"/>
                      <w:szCs w:val="16"/>
                    </w:rPr>
                  </w:pPr>
                </w:p>
              </w:tc>
              <w:tc>
                <w:tcPr>
                  <w:tcW w:w="1765" w:type="pct"/>
                  <w:tcBorders>
                    <w:top w:val="single" w:sz="4" w:space="0" w:color="auto"/>
                  </w:tcBorders>
                </w:tcPr>
                <w:p w14:paraId="6D3EAFEF" w14:textId="77777777" w:rsidR="00697422" w:rsidRDefault="00697422" w:rsidP="0023334C">
                  <w:pPr>
                    <w:widowControl w:val="0"/>
                    <w:autoSpaceDE w:val="0"/>
                    <w:autoSpaceDN w:val="0"/>
                    <w:adjustRightInd w:val="0"/>
                    <w:spacing w:before="60" w:after="60" w:line="240" w:lineRule="auto"/>
                    <w:rPr>
                      <w:ins w:id="2825" w:author="Author"/>
                      <w:rFonts w:ascii="Arial" w:hAnsi="Arial" w:cs="Arial"/>
                      <w:color w:val="000000"/>
                      <w:sz w:val="16"/>
                      <w:szCs w:val="16"/>
                    </w:rPr>
                  </w:pPr>
                </w:p>
              </w:tc>
            </w:tr>
          </w:tbl>
          <w:p w14:paraId="0B0B4E3E" w14:textId="77777777" w:rsidR="00E251F6" w:rsidRPr="00161007" w:rsidRDefault="00E251F6" w:rsidP="0023334C">
            <w:pPr>
              <w:widowControl w:val="0"/>
              <w:autoSpaceDE w:val="0"/>
              <w:autoSpaceDN w:val="0"/>
              <w:adjustRightInd w:val="0"/>
              <w:spacing w:before="60" w:after="60" w:line="240" w:lineRule="auto"/>
              <w:rPr>
                <w:ins w:id="2826" w:author="Author"/>
                <w:rFonts w:ascii="Arial" w:hAnsi="Arial" w:cs="Arial"/>
                <w:sz w:val="24"/>
                <w:szCs w:val="24"/>
              </w:rPr>
            </w:pPr>
          </w:p>
        </w:tc>
      </w:tr>
    </w:tbl>
    <w:p w14:paraId="73578283" w14:textId="67FAF844" w:rsidR="00E251F6" w:rsidRDefault="00E251F6" w:rsidP="00BB5B49">
      <w:pPr>
        <w:rPr>
          <w:ins w:id="2827" w:author="Author"/>
        </w:rPr>
      </w:pPr>
    </w:p>
    <w:p w14:paraId="4A33098D" w14:textId="66ABF97C" w:rsidR="00F453AB" w:rsidRPr="00B95CE4" w:rsidRDefault="00F453AB" w:rsidP="00F453AB">
      <w:pPr>
        <w:pStyle w:val="NoSpacing"/>
        <w:jc w:val="both"/>
        <w:rPr>
          <w:ins w:id="2828" w:author="Author"/>
        </w:rPr>
      </w:pPr>
      <w:ins w:id="2829" w:author="Author">
        <w:r>
          <w:t>For the sake of simplicity, these properties focus only on parametrizing the amount of surface scattering. Mainstream volume scattering models such as Rayleigh or Mie scattering are not generic enough to be used on all materials.</w:t>
        </w:r>
      </w:ins>
    </w:p>
    <w:p w14:paraId="230240F7" w14:textId="77777777" w:rsidR="00F453AB" w:rsidRDefault="00F453AB" w:rsidP="00F453AB">
      <w:pPr>
        <w:pStyle w:val="NoSpacing"/>
        <w:jc w:val="both"/>
        <w:rPr>
          <w:ins w:id="2830" w:author="Author"/>
        </w:rPr>
      </w:pPr>
    </w:p>
    <w:p w14:paraId="2882F5EF" w14:textId="293F2997" w:rsidR="00F453AB" w:rsidRDefault="00F453AB" w:rsidP="00F453AB">
      <w:pPr>
        <w:pStyle w:val="NoSpacing"/>
        <w:jc w:val="both"/>
        <w:rPr>
          <w:ins w:id="2831" w:author="Author"/>
        </w:rPr>
      </w:pPr>
      <w:ins w:id="2832" w:author="Author">
        <w:r>
          <w:t xml:space="preserve">Implementing a real-time translucent material viewer that approximates all the described optical phenomena is computationally expensive and technically challenging. Most applications will likely resort to a reasonable simplification. However, the full set of parameters can be optionally added for use with offline renderers and ray tracers. </w:t>
        </w:r>
      </w:ins>
    </w:p>
    <w:p w14:paraId="4321A020" w14:textId="77777777" w:rsidR="00F453AB" w:rsidRDefault="00F453AB" w:rsidP="00F453AB">
      <w:pPr>
        <w:pStyle w:val="NoSpacing"/>
        <w:jc w:val="both"/>
        <w:rPr>
          <w:ins w:id="2833" w:author="Author"/>
        </w:rPr>
      </w:pPr>
    </w:p>
    <w:p w14:paraId="5F624423" w14:textId="25063557" w:rsidR="00E217DB" w:rsidRDefault="00F453AB" w:rsidP="00F453AB">
      <w:pPr>
        <w:pStyle w:val="NoSpacing"/>
        <w:jc w:val="both"/>
        <w:rPr>
          <w:ins w:id="2834" w:author="Author"/>
        </w:rPr>
      </w:pPr>
      <w:bookmarkStart w:id="2835" w:name="_Hlk512420847"/>
      <w:ins w:id="2836" w:author="Author">
        <w:r>
          <w:t xml:space="preserve">Translucent </w:t>
        </w:r>
        <w:r w:rsidR="00354D8E">
          <w:t>properties</w:t>
        </w:r>
        <w:r>
          <w:t xml:space="preserve"> defined in this manner are assumed to be homogeneous and isotropic inside volume of the object.</w:t>
        </w:r>
      </w:ins>
    </w:p>
    <w:p w14:paraId="4E6660D3" w14:textId="77777777" w:rsidR="00E217DB" w:rsidRDefault="00E217DB" w:rsidP="00F453AB">
      <w:pPr>
        <w:pStyle w:val="NoSpacing"/>
        <w:jc w:val="both"/>
        <w:rPr>
          <w:ins w:id="2837" w:author="Author"/>
        </w:rPr>
      </w:pPr>
    </w:p>
    <w:p w14:paraId="7C08BE58" w14:textId="05E88C02" w:rsidR="00F453AB" w:rsidRDefault="00354D8E" w:rsidP="00F453AB">
      <w:pPr>
        <w:pStyle w:val="NoSpacing"/>
        <w:jc w:val="both"/>
        <w:rPr>
          <w:ins w:id="2838" w:author="Author"/>
        </w:rPr>
      </w:pPr>
      <w:ins w:id="2839" w:author="Author">
        <w:r>
          <w:t xml:space="preserve">This implies that a translucent object is defined </w:t>
        </w:r>
        <w:r w:rsidR="00EA102C">
          <w:t xml:space="preserve">only </w:t>
        </w:r>
        <w:r>
          <w:t xml:space="preserve">by a </w:t>
        </w:r>
        <w:r w:rsidR="00EA102C">
          <w:t xml:space="preserve">material group or a </w:t>
        </w:r>
        <w:r>
          <w:t>multi</w:t>
        </w:r>
        <w:r w:rsidR="00EA102C">
          <w:t>-</w:t>
        </w:r>
        <w:r>
          <w:t xml:space="preserve">properties </w:t>
        </w:r>
        <w:r w:rsidR="00EA102C">
          <w:t xml:space="preserve">group </w:t>
        </w:r>
        <w:r>
          <w:t xml:space="preserve">where the first index is a material with displayproperties assigned to a translucentdisplayproperties, and that the same material is the first index for all other materials assigned to this mesh. </w:t>
        </w:r>
        <w:r w:rsidR="006A6278">
          <w:t>A</w:t>
        </w:r>
        <w:r>
          <w:t>lternatively</w:t>
        </w:r>
        <w:r w:rsidR="006A6278">
          <w:t xml:space="preserve">, </w:t>
        </w:r>
        <w:r>
          <w:t xml:space="preserve">displayproperties </w:t>
        </w:r>
        <w:r w:rsidR="006A6278">
          <w:t xml:space="preserve">can be assigned to a material group or multi-properties group at the object level </w:t>
        </w:r>
        <w:r>
          <w:t>indicating translucentdisplayproperties</w:t>
        </w:r>
        <w:r w:rsidR="006A6278">
          <w:t xml:space="preserve"> for a simpler representation.</w:t>
        </w:r>
      </w:ins>
    </w:p>
    <w:p w14:paraId="2A956F4D" w14:textId="454FDF0D" w:rsidR="0059522E" w:rsidRDefault="0059522E" w:rsidP="00F453AB">
      <w:pPr>
        <w:pStyle w:val="NoSpacing"/>
        <w:jc w:val="both"/>
        <w:rPr>
          <w:ins w:id="2840" w:author="Author"/>
        </w:rPr>
      </w:pPr>
      <w:ins w:id="2841" w:author="Author">
        <w:r>
          <w:br/>
          <w:t>Translucent display properties MUST NOT be applied to &lt;texture2dgroup&gt; or &lt;colorgroup&gt; properties. A translucent effect is achieved by using a multi-properties</w:t>
        </w:r>
        <w:r w:rsidR="005B0044">
          <w:t xml:space="preserve"> group</w:t>
        </w:r>
        <w:r>
          <w:t xml:space="preserve"> with a material containing translucent display properties</w:t>
        </w:r>
        <w:r w:rsidR="0032227B">
          <w:t xml:space="preserve"> and blending the subsequent layers.</w:t>
        </w:r>
      </w:ins>
    </w:p>
    <w:bookmarkEnd w:id="2835"/>
    <w:p w14:paraId="695D014B" w14:textId="77777777" w:rsidR="0059522E" w:rsidRDefault="0059522E" w:rsidP="00697422">
      <w:pPr>
        <w:rPr>
          <w:ins w:id="2842" w:author="Author"/>
          <w:b/>
          <w:bCs/>
        </w:rPr>
      </w:pPr>
    </w:p>
    <w:p w14:paraId="432DC8F2" w14:textId="609878BD" w:rsidR="00697422" w:rsidRDefault="00697422" w:rsidP="00697422">
      <w:pPr>
        <w:rPr>
          <w:ins w:id="2843" w:author="Author"/>
          <w:b/>
          <w:bCs/>
        </w:rPr>
      </w:pPr>
      <w:ins w:id="2844" w:author="Author">
        <w:r>
          <w:rPr>
            <w:b/>
            <w:bCs/>
          </w:rPr>
          <w:t>attenuation</w:t>
        </w:r>
      </w:ins>
    </w:p>
    <w:p w14:paraId="4E82CB72" w14:textId="089048A9" w:rsidR="00697422" w:rsidRPr="00B33865" w:rsidRDefault="00697422" w:rsidP="00697422">
      <w:pPr>
        <w:jc w:val="both"/>
        <w:rPr>
          <w:ins w:id="2845" w:author="Author"/>
          <w:rFonts w:cstheme="minorHAnsi"/>
        </w:rPr>
      </w:pPr>
      <w:ins w:id="2846" w:author="Author">
        <w:r w:rsidRPr="00AB02F2">
          <w:rPr>
            <w:rFonts w:cstheme="minorHAnsi"/>
            <w:bCs/>
          </w:rPr>
          <w:t>Attenuation coefficient</w:t>
        </w:r>
        <w:r w:rsidRPr="00AB02F2">
          <w:rPr>
            <w:rFonts w:cstheme="minorHAnsi"/>
          </w:rPr>
          <w:t xml:space="preserve"> </w:t>
        </w:r>
        <w:r>
          <w:rPr>
            <w:rFonts w:cstheme="minorHAnsi"/>
          </w:rPr>
          <w:t xml:space="preserve">is a measure of how easily a beam of light can penetrate the material. A value of zero means that the material is completely transparent. Bigger values mean that the beam is correspondingly attenuated as it passes through the material. </w:t>
        </w:r>
        <w:r w:rsidRPr="00AB02F2">
          <w:rPr>
            <w:rFonts w:cstheme="minorHAnsi"/>
          </w:rPr>
          <w:t xml:space="preserve">The </w:t>
        </w:r>
        <w:r w:rsidRPr="00EC5B54">
          <w:t>unit</w:t>
        </w:r>
        <w:r w:rsidRPr="00AB02F2">
          <w:rPr>
            <w:rFonts w:cstheme="minorHAnsi"/>
          </w:rPr>
          <w:t xml:space="preserve"> of attenuation is the</w:t>
        </w:r>
        <w:r>
          <w:rPr>
            <w:rFonts w:cstheme="minorHAnsi"/>
          </w:rPr>
          <w:t xml:space="preserve"> reciprocal</w:t>
        </w:r>
        <w:r w:rsidRPr="00AB02F2">
          <w:rPr>
            <w:rFonts w:cstheme="minorHAnsi"/>
          </w:rPr>
          <w:t xml:space="preserve"> </w:t>
        </w:r>
        <w:r>
          <w:rPr>
            <w:rFonts w:cstheme="minorHAnsi"/>
          </w:rPr>
          <w:t xml:space="preserve">meter </w:t>
        </w:r>
        <w:r w:rsidRPr="00AB02F2">
          <w:rPr>
            <w:rFonts w:cstheme="minorHAnsi"/>
          </w:rPr>
          <w:t>(m</w:t>
        </w:r>
        <w:r w:rsidRPr="00AB02F2">
          <w:rPr>
            <w:rFonts w:cstheme="minorHAnsi"/>
            <w:vertAlign w:val="superscript"/>
          </w:rPr>
          <w:t>−1</w:t>
        </w:r>
        <w:r w:rsidRPr="00AB02F2">
          <w:rPr>
            <w:rFonts w:cstheme="minorHAnsi"/>
          </w:rPr>
          <w:t>).</w:t>
        </w:r>
        <w:r>
          <w:rPr>
            <w:rFonts w:cstheme="minorHAnsi"/>
            <w:bCs/>
          </w:rPr>
          <w:t xml:space="preserve"> Attenuation represents the combined loss of energy due to absorption and scattering.</w:t>
        </w:r>
        <w:r>
          <w:rPr>
            <w:b/>
            <w:bCs/>
          </w:rPr>
          <w:t xml:space="preserve"> </w:t>
        </w:r>
        <w:r>
          <w:rPr>
            <w:rFonts w:eastAsia="Times New Roman" w:cstheme="minorHAnsi"/>
          </w:rPr>
          <w:t>Because d</w:t>
        </w:r>
        <w:r>
          <w:t>ifferent wavelengths are absorbed at different rates (which gives translucent materials their color tint), attenuation coefficient is defined as a triplet of values corresponding to red, green and blue color channels.</w:t>
        </w:r>
      </w:ins>
    </w:p>
    <w:p w14:paraId="0AC3C4F6" w14:textId="77777777" w:rsidR="00697422" w:rsidRDefault="00697422" w:rsidP="00697422">
      <w:pPr>
        <w:jc w:val="both"/>
        <w:rPr>
          <w:ins w:id="2847" w:author="Author"/>
          <w:rFonts w:eastAsia="Times New Roman" w:cstheme="minorHAnsi"/>
        </w:rPr>
      </w:pPr>
      <w:ins w:id="2848" w:author="Author">
        <w:r>
          <w:t>The relationship between the decrease in light intensity and material thickness is described by Beer-Lambert law. According to this law, i</w:t>
        </w:r>
        <w:r w:rsidRPr="009C7838">
          <w:rPr>
            <w:rFonts w:eastAsia="Times New Roman" w:cstheme="minorHAnsi"/>
          </w:rPr>
          <w:t>ntensity decrea</w:t>
        </w:r>
        <w:r>
          <w:rPr>
            <w:rFonts w:eastAsia="Times New Roman" w:cstheme="minorHAnsi"/>
          </w:rPr>
          <w:t>ses exponentially with the distance the light travels inside medium:</w:t>
        </w:r>
      </w:ins>
    </w:p>
    <w:p w14:paraId="1367BE1A" w14:textId="77777777" w:rsidR="00697422" w:rsidRDefault="00335AAE" w:rsidP="00697422">
      <w:pPr>
        <w:jc w:val="both"/>
        <w:rPr>
          <w:ins w:id="2849" w:author="Author"/>
          <w:rFonts w:eastAsia="Times New Roman" w:cstheme="minorHAnsi"/>
        </w:rPr>
      </w:pPr>
      <m:oMathPara>
        <m:oMath>
          <m:sSup>
            <m:sSupPr>
              <m:ctrlPr>
                <w:ins w:id="2850" w:author="Author">
                  <w:rPr>
                    <w:rFonts w:ascii="Cambria Math" w:eastAsia="Times New Roman" w:hAnsi="Cambria Math" w:cstheme="minorHAnsi"/>
                  </w:rPr>
                </w:ins>
              </m:ctrlPr>
            </m:sSupPr>
            <m:e>
              <m:sSub>
                <m:sSubPr>
                  <m:ctrlPr>
                    <w:ins w:id="2851" w:author="Author">
                      <w:rPr>
                        <w:rFonts w:ascii="Cambria Math" w:eastAsia="Times New Roman" w:hAnsi="Cambria Math" w:cstheme="minorHAnsi"/>
                      </w:rPr>
                    </w:ins>
                  </m:ctrlPr>
                </m:sSubPr>
                <m:e>
                  <m:r>
                    <w:ins w:id="2852" w:author="Author">
                      <w:rPr>
                        <w:rFonts w:ascii="Cambria Math" w:eastAsia="Times New Roman" w:hAnsi="Cambria Math" w:cstheme="minorHAnsi"/>
                      </w:rPr>
                      <m:t>RGB</m:t>
                    </w:ins>
                  </m:r>
                </m:e>
                <m:sub>
                  <m:r>
                    <w:ins w:id="2853" w:author="Author">
                      <w:rPr>
                        <w:rFonts w:ascii="Cambria Math" w:eastAsia="Times New Roman" w:hAnsi="Cambria Math" w:cstheme="minorHAnsi"/>
                      </w:rPr>
                      <m:t>out</m:t>
                    </w:ins>
                  </m:r>
                </m:sub>
              </m:sSub>
              <m:r>
                <w:ins w:id="2854" w:author="Author">
                  <m:rPr>
                    <m:sty m:val="p"/>
                  </m:rPr>
                  <w:rPr>
                    <w:rFonts w:ascii="Cambria Math" w:eastAsia="Times New Roman" w:hAnsi="Cambria Math" w:cstheme="minorHAnsi"/>
                  </w:rPr>
                  <m:t xml:space="preserve"> = </m:t>
                </w:ins>
              </m:r>
              <m:sSub>
                <m:sSubPr>
                  <m:ctrlPr>
                    <w:ins w:id="2855" w:author="Author">
                      <w:rPr>
                        <w:rFonts w:ascii="Cambria Math" w:eastAsia="Times New Roman" w:hAnsi="Cambria Math" w:cstheme="minorHAnsi"/>
                      </w:rPr>
                    </w:ins>
                  </m:ctrlPr>
                </m:sSubPr>
                <m:e>
                  <m:r>
                    <w:ins w:id="2856" w:author="Author">
                      <w:rPr>
                        <w:rFonts w:ascii="Cambria Math" w:eastAsia="Times New Roman" w:hAnsi="Cambria Math" w:cstheme="minorHAnsi"/>
                      </w:rPr>
                      <m:t>RGB</m:t>
                    </w:ins>
                  </m:r>
                </m:e>
                <m:sub>
                  <m:r>
                    <w:ins w:id="2857" w:author="Author">
                      <w:rPr>
                        <w:rFonts w:ascii="Cambria Math" w:eastAsia="Times New Roman" w:hAnsi="Cambria Math" w:cstheme="minorHAnsi"/>
                      </w:rPr>
                      <m:t>in</m:t>
                    </w:ins>
                  </m:r>
                </m:sub>
              </m:sSub>
              <m:r>
                <w:ins w:id="2858" w:author="Author">
                  <m:rPr>
                    <m:sty m:val="p"/>
                  </m:rPr>
                  <w:rPr>
                    <w:rFonts w:ascii="Cambria Math" w:eastAsia="Times New Roman" w:hAnsi="Cambria Math" w:cstheme="minorHAnsi"/>
                  </w:rPr>
                  <m:t>*e</m:t>
                </w:ins>
              </m:r>
            </m:e>
            <m:sup>
              <m:r>
                <w:ins w:id="2859" w:author="Author">
                  <m:rPr>
                    <m:sty m:val="p"/>
                  </m:rPr>
                  <w:rPr>
                    <w:rFonts w:ascii="Cambria Math" w:eastAsia="Times New Roman" w:hAnsi="Cambria Math" w:cstheme="minorHAnsi"/>
                  </w:rPr>
                  <m:t>-</m:t>
                </w:ins>
              </m:r>
              <m:r>
                <w:ins w:id="2860" w:author="Author">
                  <m:rPr>
                    <m:sty m:val="b"/>
                  </m:rPr>
                  <w:rPr>
                    <w:rFonts w:ascii="Cambria Math" w:eastAsia="Times New Roman" w:hAnsi="Cambria Math" w:cstheme="minorHAnsi"/>
                  </w:rPr>
                  <m:t>a</m:t>
                </w:ins>
              </m:r>
              <m:r>
                <w:ins w:id="2861" w:author="Author">
                  <m:rPr>
                    <m:sty m:val="p"/>
                  </m:rPr>
                  <w:rPr>
                    <w:rFonts w:ascii="Cambria Math" w:eastAsia="Times New Roman" w:hAnsi="Cambria Math" w:cstheme="minorHAnsi"/>
                  </w:rPr>
                  <m:t>t</m:t>
                </w:ins>
              </m:r>
            </m:sup>
          </m:sSup>
        </m:oMath>
      </m:oMathPara>
    </w:p>
    <w:p w14:paraId="0DF4AFC9" w14:textId="77777777" w:rsidR="00697422" w:rsidRDefault="00697422" w:rsidP="00697422">
      <w:pPr>
        <w:jc w:val="both"/>
        <w:rPr>
          <w:ins w:id="2862" w:author="Author"/>
          <w:rFonts w:eastAsia="Times New Roman" w:cstheme="minorHAnsi"/>
        </w:rPr>
      </w:pPr>
      <w:ins w:id="2863" w:author="Author">
        <w:r>
          <w:rPr>
            <w:rFonts w:eastAsia="Times New Roman" w:cstheme="minorHAnsi"/>
          </w:rPr>
          <w:lastRenderedPageBreak/>
          <w:t>Where:</w:t>
        </w:r>
      </w:ins>
    </w:p>
    <w:p w14:paraId="7F08584E" w14:textId="77777777" w:rsidR="00697422" w:rsidRDefault="00697422" w:rsidP="00697422">
      <w:pPr>
        <w:spacing w:after="0"/>
        <w:jc w:val="both"/>
        <w:rPr>
          <w:ins w:id="2864" w:author="Author"/>
          <w:rFonts w:eastAsia="Times New Roman" w:cstheme="minorHAnsi"/>
        </w:rPr>
      </w:pPr>
      <w:ins w:id="2865" w:author="Author">
        <w:r>
          <w:rPr>
            <w:rFonts w:eastAsia="Times New Roman" w:cstheme="minorHAnsi"/>
          </w:rPr>
          <w:tab/>
        </w:r>
        <m:oMath>
          <m:sSub>
            <m:sSubPr>
              <m:ctrlPr>
                <w:rPr>
                  <w:rFonts w:ascii="Cambria Math" w:eastAsia="Times New Roman" w:hAnsi="Cambria Math" w:cstheme="minorHAnsi"/>
                  <w:i/>
                </w:rPr>
              </m:ctrlPr>
            </m:sSubPr>
            <m:e>
              <m:r>
                <w:rPr>
                  <w:rFonts w:ascii="Cambria Math" w:eastAsia="Times New Roman" w:hAnsi="Cambria Math" w:cstheme="minorHAnsi"/>
                </w:rPr>
                <m:t>RGB</m:t>
              </m:r>
            </m:e>
            <m:sub>
              <m:r>
                <w:rPr>
                  <w:rFonts w:ascii="Cambria Math" w:eastAsia="Times New Roman" w:hAnsi="Cambria Math" w:cstheme="minorHAnsi"/>
                </w:rPr>
                <m:t>out</m:t>
              </m:r>
            </m:sub>
          </m:sSub>
        </m:oMath>
        <w:r>
          <w:rPr>
            <w:rFonts w:eastAsia="Times New Roman" w:cstheme="minorHAnsi"/>
          </w:rPr>
          <w:t xml:space="preserve"> – output (transmitted) light intensity</w:t>
        </w:r>
      </w:ins>
    </w:p>
    <w:p w14:paraId="7E30A191" w14:textId="77777777" w:rsidR="00697422" w:rsidRDefault="00697422" w:rsidP="00697422">
      <w:pPr>
        <w:spacing w:after="0"/>
        <w:jc w:val="both"/>
        <w:rPr>
          <w:ins w:id="2866" w:author="Author"/>
          <w:rFonts w:eastAsia="Times New Roman" w:cstheme="minorHAnsi"/>
        </w:rPr>
      </w:pPr>
      <w:ins w:id="2867" w:author="Author">
        <w:r>
          <w:rPr>
            <w:rFonts w:eastAsia="Times New Roman" w:cstheme="minorHAnsi"/>
          </w:rPr>
          <w:tab/>
        </w:r>
        <m:oMath>
          <m:sSub>
            <m:sSubPr>
              <m:ctrlPr>
                <w:rPr>
                  <w:rFonts w:ascii="Cambria Math" w:eastAsia="Times New Roman" w:hAnsi="Cambria Math" w:cstheme="minorHAnsi"/>
                  <w:i/>
                </w:rPr>
              </m:ctrlPr>
            </m:sSubPr>
            <m:e>
              <m:r>
                <w:rPr>
                  <w:rFonts w:ascii="Cambria Math" w:eastAsia="Times New Roman" w:hAnsi="Cambria Math" w:cstheme="minorHAnsi"/>
                </w:rPr>
                <m:t>RGB</m:t>
              </m:r>
            </m:e>
            <m:sub>
              <m:r>
                <w:rPr>
                  <w:rFonts w:ascii="Cambria Math" w:eastAsia="Times New Roman" w:hAnsi="Cambria Math" w:cstheme="minorHAnsi"/>
                </w:rPr>
                <m:t>in</m:t>
              </m:r>
            </m:sub>
          </m:sSub>
        </m:oMath>
        <w:r>
          <w:rPr>
            <w:rFonts w:eastAsia="Times New Roman" w:cstheme="minorHAnsi"/>
          </w:rPr>
          <w:t xml:space="preserve"> – input (incident) light intensity</w:t>
        </w:r>
      </w:ins>
    </w:p>
    <w:p w14:paraId="2AB333FC" w14:textId="77777777" w:rsidR="00697422" w:rsidRDefault="00697422" w:rsidP="00697422">
      <w:pPr>
        <w:spacing w:after="0"/>
        <w:ind w:firstLine="720"/>
        <w:jc w:val="both"/>
        <w:rPr>
          <w:ins w:id="2868" w:author="Author"/>
          <w:rFonts w:eastAsia="Times New Roman" w:cstheme="minorHAnsi"/>
        </w:rPr>
      </w:pPr>
      <w:ins w:id="2869" w:author="Author">
        <w:r w:rsidRPr="002D03E7">
          <w:rPr>
            <w:rFonts w:eastAsia="Times New Roman" w:cstheme="minorHAnsi"/>
            <w:b/>
          </w:rPr>
          <w:t>a</w:t>
        </w:r>
        <w:r>
          <w:rPr>
            <w:rFonts w:eastAsia="Times New Roman" w:cstheme="minorHAnsi"/>
          </w:rPr>
          <w:t xml:space="preserve"> – attenuation coefficient</w:t>
        </w:r>
      </w:ins>
    </w:p>
    <w:p w14:paraId="37DE0B36" w14:textId="77777777" w:rsidR="00697422" w:rsidRDefault="00697422" w:rsidP="00697422">
      <w:pPr>
        <w:spacing w:after="0"/>
        <w:ind w:firstLine="720"/>
        <w:jc w:val="both"/>
        <w:rPr>
          <w:ins w:id="2870" w:author="Author"/>
          <w:rFonts w:eastAsia="Times New Roman" w:cstheme="minorHAnsi"/>
        </w:rPr>
      </w:pPr>
      <w:ins w:id="2871" w:author="Author">
        <w:r>
          <w:rPr>
            <w:rFonts w:eastAsia="Times New Roman" w:cstheme="minorHAnsi"/>
          </w:rPr>
          <w:t>t – distance (in meters) traveled inside the medium</w:t>
        </w:r>
      </w:ins>
    </w:p>
    <w:p w14:paraId="5C60E717" w14:textId="77777777" w:rsidR="00697422" w:rsidRDefault="00697422" w:rsidP="00697422">
      <w:pPr>
        <w:rPr>
          <w:ins w:id="2872" w:author="Author"/>
        </w:rPr>
      </w:pPr>
    </w:p>
    <w:p w14:paraId="0C8E3A58" w14:textId="1E3E3863" w:rsidR="00697422" w:rsidRDefault="00697422" w:rsidP="00697422">
      <w:pPr>
        <w:rPr>
          <w:ins w:id="2873" w:author="Author"/>
        </w:rPr>
      </w:pPr>
      <w:ins w:id="2874" w:author="Author">
        <w:r>
          <w:rPr>
            <w:b/>
            <w:bCs/>
          </w:rPr>
          <w:t>refractiveindex</w:t>
        </w:r>
      </w:ins>
    </w:p>
    <w:p w14:paraId="47610567" w14:textId="6522F2FB" w:rsidR="00697422" w:rsidRDefault="00697422" w:rsidP="00697422">
      <w:pPr>
        <w:jc w:val="both"/>
        <w:rPr>
          <w:ins w:id="2875" w:author="Author"/>
        </w:rPr>
      </w:pPr>
      <w:ins w:id="2876" w:author="Author">
        <w:r>
          <w:t xml:space="preserve">Refractive index is a measure of the bending of a beam of light when passing through a boundary </w:t>
        </w:r>
        <w:r>
          <w:rPr>
            <w:rStyle w:val="tgc"/>
          </w:rPr>
          <w:t>between</w:t>
        </w:r>
        <w:r>
          <w:t xml:space="preserve"> vacuum and the translucent material. It can also be the factor by which the speed of light is reduced inside the material with respect to the speed of light in vacuum. Since the amount of refraction depends on wavelength, refractive index is defined as a triplet of values corresponding to red, green and blue color channels. This allows clients to render optical phenomena such as dispersion.</w:t>
        </w:r>
      </w:ins>
    </w:p>
    <w:p w14:paraId="70192C89" w14:textId="77777777" w:rsidR="00697422" w:rsidRDefault="00697422" w:rsidP="00697422">
      <w:pPr>
        <w:jc w:val="both"/>
        <w:rPr>
          <w:ins w:id="2877" w:author="Author"/>
        </w:rPr>
      </w:pPr>
      <w:ins w:id="2878" w:author="Author">
        <w:r>
          <w:t xml:space="preserve">The relationship between </w:t>
        </w:r>
        <w:r>
          <w:rPr>
            <w:rStyle w:val="tgc"/>
          </w:rPr>
          <w:t xml:space="preserve">angle of incidence </w:t>
        </w:r>
        <w:r>
          <w:t>(angle between the incoming ray and the surface normal)</w:t>
        </w:r>
        <w:r>
          <w:rPr>
            <w:rStyle w:val="tgc"/>
          </w:rPr>
          <w:t xml:space="preserve"> and angle of refraction </w:t>
        </w:r>
        <w:r>
          <w:t xml:space="preserve">(angle between the refracted ray and the surface normal) is described by Snell’s law. If </w:t>
        </w:r>
        <w:r>
          <w:rPr>
            <w:rStyle w:val="Emphasis"/>
          </w:rPr>
          <w:t>i</w:t>
        </w:r>
        <w:r>
          <w:t xml:space="preserve"> is the angle of incidence of a ray in vacuum and </w:t>
        </w:r>
        <w:r>
          <w:rPr>
            <w:rStyle w:val="Emphasis"/>
          </w:rPr>
          <w:t>r</w:t>
        </w:r>
        <w:r>
          <w:t xml:space="preserve"> is the angle of refraction, the refractive index </w:t>
        </w:r>
        <w:r>
          <w:rPr>
            <w:rStyle w:val="Emphasis"/>
          </w:rPr>
          <w:t>n</w:t>
        </w:r>
        <w:r>
          <w:t xml:space="preserve"> is defined as the ratio of the sine of the angle of incidence to the sine of the angle of refraction:</w:t>
        </w:r>
      </w:ins>
    </w:p>
    <w:p w14:paraId="10CE8819" w14:textId="77777777" w:rsidR="00697422" w:rsidRDefault="00697422" w:rsidP="00697422">
      <w:pPr>
        <w:jc w:val="both"/>
        <w:rPr>
          <w:ins w:id="2879" w:author="Author"/>
        </w:rPr>
      </w:pPr>
      <m:oMathPara>
        <m:oMath>
          <m:r>
            <w:ins w:id="2880" w:author="Author">
              <w:rPr>
                <w:rFonts w:ascii="Cambria Math" w:hAnsi="Cambria Math"/>
              </w:rPr>
              <m:t xml:space="preserve">n = </m:t>
            </w:ins>
          </m:r>
          <m:f>
            <m:fPr>
              <m:ctrlPr>
                <w:ins w:id="2881" w:author="Author">
                  <w:rPr>
                    <w:rFonts w:ascii="Cambria Math" w:hAnsi="Cambria Math"/>
                    <w:i/>
                  </w:rPr>
                </w:ins>
              </m:ctrlPr>
            </m:fPr>
            <m:num>
              <m:func>
                <m:funcPr>
                  <m:ctrlPr>
                    <w:ins w:id="2882" w:author="Author">
                      <w:rPr>
                        <w:rFonts w:ascii="Cambria Math" w:hAnsi="Cambria Math"/>
                        <w:i/>
                      </w:rPr>
                    </w:ins>
                  </m:ctrlPr>
                </m:funcPr>
                <m:fName>
                  <m:r>
                    <w:ins w:id="2883" w:author="Author">
                      <m:rPr>
                        <m:sty m:val="p"/>
                      </m:rPr>
                      <w:rPr>
                        <w:rFonts w:ascii="Cambria Math" w:hAnsi="Cambria Math"/>
                      </w:rPr>
                      <m:t>sin</m:t>
                    </w:ins>
                  </m:r>
                </m:fName>
                <m:e>
                  <m:r>
                    <w:ins w:id="2884" w:author="Author">
                      <w:rPr>
                        <w:rFonts w:ascii="Cambria Math" w:hAnsi="Cambria Math"/>
                      </w:rPr>
                      <m:t>i</m:t>
                    </w:ins>
                  </m:r>
                </m:e>
              </m:func>
            </m:num>
            <m:den>
              <m:func>
                <m:funcPr>
                  <m:ctrlPr>
                    <w:ins w:id="2885" w:author="Author">
                      <w:rPr>
                        <w:rFonts w:ascii="Cambria Math" w:hAnsi="Cambria Math"/>
                        <w:i/>
                      </w:rPr>
                    </w:ins>
                  </m:ctrlPr>
                </m:funcPr>
                <m:fName>
                  <m:r>
                    <w:ins w:id="2886" w:author="Author">
                      <m:rPr>
                        <m:sty m:val="p"/>
                      </m:rPr>
                      <w:rPr>
                        <w:rFonts w:ascii="Cambria Math" w:hAnsi="Cambria Math"/>
                      </w:rPr>
                      <m:t>sin</m:t>
                    </w:ins>
                  </m:r>
                </m:fName>
                <m:e>
                  <m:r>
                    <w:ins w:id="2887" w:author="Author">
                      <w:rPr>
                        <w:rFonts w:ascii="Cambria Math" w:hAnsi="Cambria Math"/>
                      </w:rPr>
                      <m:t>r</m:t>
                    </w:ins>
                  </m:r>
                </m:e>
              </m:func>
            </m:den>
          </m:f>
        </m:oMath>
      </m:oMathPara>
    </w:p>
    <w:p w14:paraId="5E47D22A" w14:textId="77777777" w:rsidR="00697422" w:rsidRDefault="00697422" w:rsidP="00697422">
      <w:pPr>
        <w:ind w:left="1440"/>
        <w:rPr>
          <w:ins w:id="2888" w:author="Author"/>
        </w:rPr>
      </w:pPr>
    </w:p>
    <w:p w14:paraId="0456801C" w14:textId="5A0BA7D4" w:rsidR="00697422" w:rsidRDefault="00697422" w:rsidP="00697422">
      <w:pPr>
        <w:rPr>
          <w:ins w:id="2889" w:author="Author"/>
          <w:b/>
          <w:bCs/>
        </w:rPr>
      </w:pPr>
      <w:ins w:id="2890" w:author="Author">
        <w:r>
          <w:rPr>
            <w:b/>
            <w:bCs/>
          </w:rPr>
          <w:t>roughness</w:t>
        </w:r>
      </w:ins>
    </w:p>
    <w:p w14:paraId="68F9AA80" w14:textId="2D798397" w:rsidR="00697422" w:rsidRPr="00DD62F5" w:rsidRDefault="00697422" w:rsidP="00697422">
      <w:pPr>
        <w:jc w:val="both"/>
        <w:rPr>
          <w:ins w:id="2891" w:author="Author"/>
          <w:color w:val="FF0000"/>
        </w:rPr>
      </w:pPr>
      <w:ins w:id="2892" w:author="Author">
        <w:r>
          <w:t>A scalar value in 0..1 range that represents surface roughness</w:t>
        </w:r>
        <w:r w:rsidRPr="00EC5B54">
          <w:t>. A value of (1 – roughness) has the same meaning as ‘glossiness’ described in Chapter 7.1</w:t>
        </w:r>
        <w:r w:rsidR="008C3B25">
          <w:t>.</w:t>
        </w:r>
      </w:ins>
    </w:p>
    <w:p w14:paraId="69A27EE9" w14:textId="52037695" w:rsidR="00697422" w:rsidRDefault="00697422" w:rsidP="00697422">
      <w:pPr>
        <w:spacing w:after="0"/>
        <w:rPr>
          <w:ins w:id="2893" w:author="Author"/>
          <w:color w:val="FF0000"/>
        </w:rPr>
      </w:pPr>
      <w:ins w:id="2894" w:author="Author">
        <w:r>
          <w:t>Roughness is used to parametrize the blurriness of surface reflections and to emulate surface scattering properties of the object.</w:t>
        </w:r>
        <w:r w:rsidR="00194654">
          <w:rPr>
            <w:b/>
            <w:color w:val="FF0000"/>
          </w:rPr>
          <w:br/>
        </w:r>
      </w:ins>
    </w:p>
    <w:p w14:paraId="4FC77730" w14:textId="62984033" w:rsidR="00200124" w:rsidRPr="00EC5B54" w:rsidRDefault="00200124" w:rsidP="00697422">
      <w:pPr>
        <w:spacing w:after="0"/>
        <w:rPr>
          <w:ins w:id="2895" w:author="Author"/>
        </w:rPr>
      </w:pPr>
      <w:ins w:id="2896" w:author="Author">
        <w:r w:rsidRPr="00EC5B54">
          <w:t>For more information on the microfacet model, see Appendix D</w:t>
        </w:r>
        <w:r>
          <w:t xml:space="preserve">. </w:t>
        </w:r>
        <w:r w:rsidRPr="00EC5B54">
          <w:t>Micro-facet Surface Model and BRDF</w:t>
        </w:r>
        <w:r>
          <w:t>.</w:t>
        </w:r>
      </w:ins>
    </w:p>
    <w:p w14:paraId="7DB656FF" w14:textId="7D1211DB" w:rsidR="00697422" w:rsidRDefault="00697422" w:rsidP="00697422">
      <w:pPr>
        <w:pStyle w:val="NoSpacing"/>
        <w:rPr>
          <w:ins w:id="2897" w:author="Author"/>
        </w:rPr>
      </w:pPr>
    </w:p>
    <w:p w14:paraId="754B4B76" w14:textId="72D84FC8" w:rsidR="00760F3B" w:rsidRDefault="0037038E" w:rsidP="00142E9D">
      <w:pPr>
        <w:pStyle w:val="Part"/>
      </w:pPr>
      <w:bookmarkStart w:id="2898" w:name="Link2"/>
      <w:bookmarkStart w:id="2899" w:name="_Toc417309102"/>
      <w:bookmarkStart w:id="2900" w:name="_Toc520719648"/>
      <w:bookmarkStart w:id="2901" w:name="_Toc495065103"/>
      <w:bookmarkEnd w:id="2898"/>
      <w:r>
        <w:lastRenderedPageBreak/>
        <w:t>Part I</w:t>
      </w:r>
      <w:r w:rsidR="00A8382B">
        <w:t>I.</w:t>
      </w:r>
      <w:r w:rsidR="00760F3B">
        <w:t xml:space="preserve"> Appendixes</w:t>
      </w:r>
      <w:bookmarkEnd w:id="2899"/>
      <w:bookmarkEnd w:id="2900"/>
      <w:bookmarkEnd w:id="2901"/>
    </w:p>
    <w:p w14:paraId="25A945ED" w14:textId="77777777" w:rsidR="005C45FF" w:rsidRDefault="00A8382B" w:rsidP="00370B3C">
      <w:pPr>
        <w:pStyle w:val="Heading1"/>
      </w:pPr>
      <w:bookmarkStart w:id="2902" w:name="_Toc417309103"/>
      <w:bookmarkStart w:id="2903" w:name="_Toc520719649"/>
      <w:bookmarkStart w:id="2904" w:name="_Toc495065104"/>
      <w:r>
        <w:lastRenderedPageBreak/>
        <w:t>Appendix A.</w:t>
      </w:r>
      <w:r w:rsidR="005C45FF">
        <w:t xml:space="preserve"> Glossary</w:t>
      </w:r>
      <w:bookmarkEnd w:id="2902"/>
      <w:bookmarkEnd w:id="2903"/>
      <w:bookmarkEnd w:id="2904"/>
    </w:p>
    <w:p w14:paraId="69EC68B7" w14:textId="77777777" w:rsidR="00CF0842" w:rsidRPr="002A7809" w:rsidRDefault="00CF0842" w:rsidP="00183015">
      <w:r>
        <w:rPr>
          <w:b/>
        </w:rPr>
        <w:t>3D model.</w:t>
      </w:r>
      <w:r w:rsidR="002A7809">
        <w:rPr>
          <w:b/>
        </w:rPr>
        <w:t xml:space="preserve"> </w:t>
      </w:r>
      <w:r w:rsidR="002A7809">
        <w:t>The markup that defines a model for output.</w:t>
      </w:r>
    </w:p>
    <w:p w14:paraId="2D7A2998" w14:textId="77777777" w:rsidR="00CF0842" w:rsidRPr="002A7809" w:rsidRDefault="00CF0842" w:rsidP="00183015">
      <w:r>
        <w:rPr>
          <w:b/>
        </w:rPr>
        <w:t>3D Model part.</w:t>
      </w:r>
      <w:r w:rsidR="002A7809">
        <w:t xml:space="preserve"> The OPC part that contains a 3D model.</w:t>
      </w:r>
    </w:p>
    <w:p w14:paraId="5EBE0673" w14:textId="71BE3197" w:rsidR="00500252" w:rsidRDefault="00A6439B" w:rsidP="00183015">
      <w:r>
        <w:rPr>
          <w:b/>
        </w:rPr>
        <w:t>3</w:t>
      </w:r>
      <w:r w:rsidR="00397812">
        <w:rPr>
          <w:b/>
        </w:rPr>
        <w:t>D Texture</w:t>
      </w:r>
      <w:r w:rsidR="00CF0842">
        <w:rPr>
          <w:b/>
        </w:rPr>
        <w:t xml:space="preserve"> part.</w:t>
      </w:r>
      <w:r w:rsidR="002A7809">
        <w:rPr>
          <w:b/>
        </w:rPr>
        <w:t xml:space="preserve"> </w:t>
      </w:r>
      <w:r w:rsidR="00500252">
        <w:t>A file used to apply complex information to a 3D object in the 3D Model part. In this extension spec, it specifically a JPEG of PNG image used to apply color data to the surface of an object.</w:t>
      </w:r>
    </w:p>
    <w:p w14:paraId="3C88E575" w14:textId="3B0A56CC" w:rsidR="00750252" w:rsidRPr="002A7809" w:rsidRDefault="00750252" w:rsidP="00183015">
      <w:r>
        <w:rPr>
          <w:b/>
        </w:rPr>
        <w:t>3MF.</w:t>
      </w:r>
      <w:r w:rsidR="002A7809">
        <w:t xml:space="preserve"> The 3D Manufacturing Format described by this specification, defining one or more 3D objects intended for output to a physical form.</w:t>
      </w:r>
    </w:p>
    <w:p w14:paraId="6AD79D02" w14:textId="77777777" w:rsidR="00750252" w:rsidRPr="002A7809" w:rsidRDefault="00750252" w:rsidP="00183015">
      <w:r>
        <w:rPr>
          <w:b/>
        </w:rPr>
        <w:t>3MF Document.</w:t>
      </w:r>
      <w:r w:rsidR="002A7809">
        <w:rPr>
          <w:b/>
        </w:rPr>
        <w:t xml:space="preserve"> </w:t>
      </w:r>
      <w:r w:rsidR="002A7809">
        <w:t>The digital manifestation of an OPC package that contains a 3D payload that conforms with the 3MF specification.</w:t>
      </w:r>
    </w:p>
    <w:p w14:paraId="6CAF37F5" w14:textId="77777777" w:rsidR="000F6CB9" w:rsidRPr="00C77970" w:rsidRDefault="000F6CB9" w:rsidP="00183015">
      <w:r>
        <w:rPr>
          <w:b/>
        </w:rPr>
        <w:t>Composite material.</w:t>
      </w:r>
      <w:r w:rsidR="00C77970">
        <w:rPr>
          <w:b/>
        </w:rPr>
        <w:t xml:space="preserve"> </w:t>
      </w:r>
      <w:r w:rsidR="00C77970">
        <w:t>A material that is comprised of a ratio of other materials.</w:t>
      </w:r>
    </w:p>
    <w:p w14:paraId="190290F1" w14:textId="77777777" w:rsidR="00750252" w:rsidRPr="00AE2F15" w:rsidRDefault="00750252" w:rsidP="00183015">
      <w:r>
        <w:rPr>
          <w:b/>
        </w:rPr>
        <w:t>Consumer.</w:t>
      </w:r>
      <w:r w:rsidR="00AE2F15">
        <w:rPr>
          <w:b/>
        </w:rPr>
        <w:t xml:space="preserve"> </w:t>
      </w:r>
      <w:r w:rsidR="00AE2F15">
        <w:t>A software, service, or device that reads in a 3MF Document.</w:t>
      </w:r>
    </w:p>
    <w:p w14:paraId="127F266D" w14:textId="77777777" w:rsidR="00750252" w:rsidRPr="00AE2F15" w:rsidRDefault="00CF0842" w:rsidP="00183015">
      <w:r>
        <w:rPr>
          <w:b/>
        </w:rPr>
        <w:t>Editor.</w:t>
      </w:r>
      <w:r w:rsidR="00AE2F15" w:rsidRPr="00AE2F15">
        <w:t xml:space="preserve"> </w:t>
      </w:r>
      <w:r w:rsidR="00AE2F15">
        <w:t>A software, service, or device that both reads in and writes out 3MF Documents, possibly changing the content in between.</w:t>
      </w:r>
    </w:p>
    <w:p w14:paraId="32F1D1E8" w14:textId="77777777" w:rsidR="000F6CB9" w:rsidRPr="007B71F4" w:rsidRDefault="000F6CB9" w:rsidP="00183015">
      <w:r>
        <w:rPr>
          <w:b/>
        </w:rPr>
        <w:t>Material.</w:t>
      </w:r>
      <w:r w:rsidR="007B71F4">
        <w:rPr>
          <w:b/>
        </w:rPr>
        <w:t xml:space="preserve"> </w:t>
      </w:r>
      <w:r w:rsidR="007B71F4">
        <w:t>The description of a physical substance that can be used to output an object.</w:t>
      </w:r>
    </w:p>
    <w:p w14:paraId="020E6E80" w14:textId="77777777" w:rsidR="000F6CB9" w:rsidRPr="007B71F4" w:rsidRDefault="000F6CB9" w:rsidP="00183015">
      <w:r>
        <w:rPr>
          <w:b/>
        </w:rPr>
        <w:t>Material resource.</w:t>
      </w:r>
      <w:r w:rsidR="007B71F4">
        <w:rPr>
          <w:b/>
        </w:rPr>
        <w:t xml:space="preserve"> </w:t>
      </w:r>
      <w:r w:rsidR="007B71F4">
        <w:t>A potential resource that might be referenced by an object to describe what the object will be made of.</w:t>
      </w:r>
    </w:p>
    <w:p w14:paraId="7EB1E755" w14:textId="77777777" w:rsidR="00584311" w:rsidRPr="00AE2F15" w:rsidRDefault="00750252" w:rsidP="00584311">
      <w:r>
        <w:rPr>
          <w:b/>
        </w:rPr>
        <w:t>Producer.</w:t>
      </w:r>
      <w:r w:rsidR="00584311" w:rsidRPr="00584311">
        <w:rPr>
          <w:b/>
        </w:rPr>
        <w:t xml:space="preserve"> </w:t>
      </w:r>
      <w:r w:rsidR="00AE2F15">
        <w:t>A software, service, or device that writes out a 3MF Document.</w:t>
      </w:r>
    </w:p>
    <w:p w14:paraId="6FD394C0" w14:textId="22318630" w:rsidR="00BC3F6A" w:rsidRPr="00654900" w:rsidRDefault="00BC3F6A" w:rsidP="00183015">
      <w:r>
        <w:rPr>
          <w:b/>
        </w:rPr>
        <w:t>Resource.</w:t>
      </w:r>
      <w:r w:rsidR="00AE2F15">
        <w:t xml:space="preserve"> A texture, color, material, action, or object that could be used by another resource or might be necessary to </w:t>
      </w:r>
      <w:r w:rsidR="00A16C5D">
        <w:t>build</w:t>
      </w:r>
      <w:r w:rsidR="00AE2F15">
        <w:t xml:space="preserve"> a physical 3D object according to </w:t>
      </w:r>
      <w:r w:rsidR="00A16C5D">
        <w:t>build</w:t>
      </w:r>
      <w:r w:rsidR="00AE2F15">
        <w:t xml:space="preserve"> instructions.</w:t>
      </w:r>
    </w:p>
    <w:p w14:paraId="22FE7559" w14:textId="77777777" w:rsidR="00BC3F6A" w:rsidRPr="00654900" w:rsidRDefault="00BC3F6A" w:rsidP="00183015">
      <w:r>
        <w:rPr>
          <w:b/>
        </w:rPr>
        <w:t>Texture resource.</w:t>
      </w:r>
      <w:r w:rsidR="00654900">
        <w:t xml:space="preserve"> A resource in an object that describes the basic size and location of the texture image data.</w:t>
      </w:r>
    </w:p>
    <w:p w14:paraId="16E8AAE1" w14:textId="77777777" w:rsidR="00183015" w:rsidRDefault="00CF0842" w:rsidP="00183015">
      <w:r>
        <w:rPr>
          <w:b/>
        </w:rPr>
        <w:t>XML namespace</w:t>
      </w:r>
      <w:r w:rsidR="004220FF">
        <w:rPr>
          <w:b/>
        </w:rPr>
        <w:t>.</w:t>
      </w:r>
      <w:r w:rsidR="00654900">
        <w:rPr>
          <w:b/>
        </w:rPr>
        <w:t xml:space="preserve"> </w:t>
      </w:r>
      <w:r w:rsidR="00654900">
        <w:t>A namespace declared on the &lt;model&gt; element, in accordance with the XML Namespaces specification.</w:t>
      </w:r>
    </w:p>
    <w:p w14:paraId="76F04184" w14:textId="773AFF85" w:rsidR="005E0AEF" w:rsidRDefault="00A8382B" w:rsidP="005E0AEF">
      <w:pPr>
        <w:pStyle w:val="Heading1"/>
        <w:rPr>
          <w:ins w:id="2905" w:author="Author"/>
        </w:rPr>
      </w:pPr>
      <w:bookmarkStart w:id="2906" w:name="_Toc413418659"/>
      <w:bookmarkStart w:id="2907" w:name="_Toc417309104"/>
      <w:bookmarkStart w:id="2908" w:name="_Toc495065105"/>
      <w:bookmarkStart w:id="2909" w:name="_Toc520719650"/>
      <w:r>
        <w:lastRenderedPageBreak/>
        <w:t>Appendix B.</w:t>
      </w:r>
      <w:r w:rsidR="005E0AEF">
        <w:t xml:space="preserve"> 3MF XSD Schema</w:t>
      </w:r>
      <w:bookmarkEnd w:id="2906"/>
      <w:bookmarkEnd w:id="2907"/>
      <w:bookmarkEnd w:id="2908"/>
      <w:ins w:id="2910" w:author="Author">
        <w:r w:rsidR="00515F94">
          <w:t xml:space="preserve"> (Core + Materials)</w:t>
        </w:r>
        <w:bookmarkEnd w:id="2909"/>
      </w:ins>
    </w:p>
    <w:p w14:paraId="4432C1B5" w14:textId="0B6D73E5" w:rsidR="00515F94" w:rsidRPr="004D3835" w:rsidRDefault="00515F94">
      <w:pPr>
        <w:tabs>
          <w:tab w:val="left" w:pos="360"/>
          <w:tab w:val="left" w:pos="720"/>
          <w:tab w:val="left" w:pos="1080"/>
          <w:tab w:val="left" w:pos="1440"/>
          <w:tab w:val="left" w:pos="1800"/>
        </w:tabs>
        <w:autoSpaceDE w:val="0"/>
        <w:autoSpaceDN w:val="0"/>
        <w:spacing w:after="0" w:line="240" w:lineRule="auto"/>
        <w:rPr>
          <w:rFonts w:ascii="Consolas" w:hAnsi="Consolas"/>
          <w:color w:val="000000"/>
          <w:sz w:val="16"/>
          <w:rPrChange w:id="2911" w:author="Author">
            <w:rPr/>
          </w:rPrChange>
        </w:rPr>
        <w:pPrChange w:id="2912" w:author="Author">
          <w:pPr>
            <w:pStyle w:val="Heading1"/>
          </w:pPr>
        </w:pPrChange>
      </w:pPr>
    </w:p>
    <w:p w14:paraId="252C68E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13" w:author="Author">
            <w:rPr>
              <w:rFonts w:ascii="Consolas" w:hAnsi="Consolas"/>
              <w:b/>
              <w:color w:val="000000"/>
              <w:sz w:val="16"/>
              <w:highlight w:val="white"/>
            </w:rPr>
          </w:rPrChange>
        </w:rPr>
        <w:pPrChange w:id="2914" w:author="Author">
          <w:pPr>
            <w:autoSpaceDE w:val="0"/>
            <w:autoSpaceDN w:val="0"/>
            <w:adjustRightInd w:val="0"/>
            <w:spacing w:after="0" w:line="240" w:lineRule="auto"/>
          </w:pPr>
        </w:pPrChange>
      </w:pPr>
      <w:r w:rsidRPr="004D3835">
        <w:rPr>
          <w:rFonts w:ascii="Consolas" w:hAnsi="Consolas"/>
          <w:b/>
          <w:color w:val="000000"/>
          <w:sz w:val="16"/>
          <w:rPrChange w:id="2915" w:author="Author">
            <w:rPr>
              <w:rFonts w:ascii="Consolas" w:hAnsi="Consolas"/>
              <w:color w:val="FF0000"/>
              <w:sz w:val="16"/>
              <w:highlight w:val="yellow"/>
            </w:rPr>
          </w:rPrChange>
        </w:rPr>
        <w:t>&lt;?</w:t>
      </w:r>
      <w:r w:rsidRPr="004D3835">
        <w:rPr>
          <w:rFonts w:ascii="Consolas" w:hAnsi="Consolas"/>
          <w:b/>
          <w:color w:val="000000"/>
          <w:sz w:val="16"/>
          <w:rPrChange w:id="2916" w:author="Author">
            <w:rPr>
              <w:rFonts w:ascii="Consolas" w:hAnsi="Consolas"/>
              <w:color w:val="0000FF"/>
              <w:sz w:val="16"/>
              <w:highlight w:val="white"/>
            </w:rPr>
          </w:rPrChange>
        </w:rPr>
        <w:t>xml</w:t>
      </w:r>
      <w:r w:rsidRPr="004D3835">
        <w:rPr>
          <w:rFonts w:ascii="Consolas" w:hAnsi="Consolas"/>
          <w:b/>
          <w:color w:val="000000"/>
          <w:sz w:val="16"/>
          <w:rPrChange w:id="2917" w:author="Author">
            <w:rPr>
              <w:rFonts w:ascii="Consolas" w:hAnsi="Consolas"/>
              <w:color w:val="000000"/>
              <w:sz w:val="16"/>
              <w:highlight w:val="white"/>
            </w:rPr>
          </w:rPrChange>
        </w:rPr>
        <w:t xml:space="preserve"> </w:t>
      </w:r>
      <w:r w:rsidRPr="004D3835">
        <w:rPr>
          <w:rFonts w:ascii="Consolas" w:hAnsi="Consolas"/>
          <w:b/>
          <w:color w:val="000000"/>
          <w:sz w:val="16"/>
          <w:rPrChange w:id="2918" w:author="Author">
            <w:rPr>
              <w:rFonts w:ascii="Consolas" w:hAnsi="Consolas"/>
              <w:color w:val="FF0000"/>
              <w:sz w:val="16"/>
              <w:highlight w:val="white"/>
            </w:rPr>
          </w:rPrChange>
        </w:rPr>
        <w:t>version</w:t>
      </w:r>
      <w:r w:rsidRPr="004D3835">
        <w:rPr>
          <w:rFonts w:ascii="Consolas" w:hAnsi="Consolas"/>
          <w:b/>
          <w:color w:val="000000"/>
          <w:sz w:val="16"/>
          <w:rPrChange w:id="2919" w:author="Author">
            <w:rPr>
              <w:rFonts w:ascii="Consolas" w:hAnsi="Consolas"/>
              <w:color w:val="000000"/>
              <w:sz w:val="16"/>
              <w:highlight w:val="white"/>
            </w:rPr>
          </w:rPrChange>
        </w:rPr>
        <w:t>=</w:t>
      </w:r>
      <w:r w:rsidRPr="004D3835">
        <w:rPr>
          <w:rFonts w:ascii="Consolas" w:hAnsi="Consolas"/>
          <w:b/>
          <w:color w:val="000000"/>
          <w:sz w:val="16"/>
          <w:rPrChange w:id="2920" w:author="Author">
            <w:rPr>
              <w:rFonts w:ascii="Consolas" w:hAnsi="Consolas"/>
              <w:b/>
              <w:color w:val="8000FF"/>
              <w:sz w:val="16"/>
              <w:highlight w:val="white"/>
            </w:rPr>
          </w:rPrChange>
        </w:rPr>
        <w:t>"1.0"</w:t>
      </w:r>
      <w:r w:rsidRPr="004D3835">
        <w:rPr>
          <w:rFonts w:ascii="Consolas" w:hAnsi="Consolas"/>
          <w:b/>
          <w:color w:val="000000"/>
          <w:sz w:val="16"/>
          <w:rPrChange w:id="2921" w:author="Author">
            <w:rPr>
              <w:rFonts w:ascii="Consolas" w:hAnsi="Consolas"/>
              <w:color w:val="000000"/>
              <w:sz w:val="16"/>
              <w:highlight w:val="white"/>
            </w:rPr>
          </w:rPrChange>
        </w:rPr>
        <w:t xml:space="preserve"> </w:t>
      </w:r>
      <w:r w:rsidRPr="004D3835">
        <w:rPr>
          <w:rFonts w:ascii="Consolas" w:hAnsi="Consolas"/>
          <w:b/>
          <w:color w:val="000000"/>
          <w:sz w:val="16"/>
          <w:rPrChange w:id="2922" w:author="Author">
            <w:rPr>
              <w:rFonts w:ascii="Consolas" w:hAnsi="Consolas"/>
              <w:color w:val="FF0000"/>
              <w:sz w:val="16"/>
              <w:highlight w:val="white"/>
            </w:rPr>
          </w:rPrChange>
        </w:rPr>
        <w:t>encoding</w:t>
      </w:r>
      <w:r w:rsidRPr="004D3835">
        <w:rPr>
          <w:rFonts w:ascii="Consolas" w:hAnsi="Consolas"/>
          <w:b/>
          <w:color w:val="000000"/>
          <w:sz w:val="16"/>
          <w:rPrChange w:id="2923" w:author="Author">
            <w:rPr>
              <w:rFonts w:ascii="Consolas" w:hAnsi="Consolas"/>
              <w:color w:val="000000"/>
              <w:sz w:val="16"/>
              <w:highlight w:val="white"/>
            </w:rPr>
          </w:rPrChange>
        </w:rPr>
        <w:t>=</w:t>
      </w:r>
      <w:r w:rsidRPr="004D3835">
        <w:rPr>
          <w:rFonts w:ascii="Consolas" w:hAnsi="Consolas"/>
          <w:b/>
          <w:color w:val="000000"/>
          <w:sz w:val="16"/>
          <w:rPrChange w:id="2924" w:author="Author">
            <w:rPr>
              <w:rFonts w:ascii="Consolas" w:hAnsi="Consolas"/>
              <w:b/>
              <w:color w:val="8000FF"/>
              <w:sz w:val="16"/>
              <w:highlight w:val="white"/>
            </w:rPr>
          </w:rPrChange>
        </w:rPr>
        <w:t>"UTF-8"</w:t>
      </w:r>
      <w:r w:rsidRPr="004D3835">
        <w:rPr>
          <w:rFonts w:ascii="Consolas" w:hAnsi="Consolas"/>
          <w:b/>
          <w:color w:val="000000"/>
          <w:sz w:val="16"/>
          <w:rPrChange w:id="2925" w:author="Author">
            <w:rPr>
              <w:rFonts w:ascii="Consolas" w:hAnsi="Consolas"/>
              <w:color w:val="FF0000"/>
              <w:sz w:val="16"/>
              <w:highlight w:val="yellow"/>
            </w:rPr>
          </w:rPrChange>
        </w:rPr>
        <w:t>?&gt;</w:t>
      </w:r>
    </w:p>
    <w:p w14:paraId="33C21F92"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26" w:author="Author">
            <w:rPr>
              <w:rFonts w:ascii="Consolas" w:hAnsi="Consolas"/>
              <w:b/>
              <w:color w:val="000000"/>
              <w:sz w:val="16"/>
              <w:highlight w:val="white"/>
            </w:rPr>
          </w:rPrChange>
        </w:rPr>
        <w:pPrChange w:id="2927" w:author="Author">
          <w:pPr>
            <w:autoSpaceDE w:val="0"/>
            <w:autoSpaceDN w:val="0"/>
            <w:adjustRightInd w:val="0"/>
            <w:spacing w:after="0" w:line="240" w:lineRule="auto"/>
          </w:pPr>
        </w:pPrChange>
      </w:pPr>
      <w:r w:rsidRPr="004D3835">
        <w:rPr>
          <w:rFonts w:ascii="Consolas" w:hAnsi="Consolas"/>
          <w:b/>
          <w:color w:val="000000"/>
          <w:sz w:val="16"/>
          <w:rPrChange w:id="2928" w:author="Author">
            <w:rPr>
              <w:rFonts w:ascii="Consolas" w:hAnsi="Consolas"/>
              <w:color w:val="0000FF"/>
              <w:sz w:val="16"/>
              <w:highlight w:val="white"/>
            </w:rPr>
          </w:rPrChange>
        </w:rPr>
        <w:t>&lt;xs:schema</w:t>
      </w:r>
      <w:r w:rsidRPr="004D3835">
        <w:rPr>
          <w:rFonts w:ascii="Consolas" w:hAnsi="Consolas"/>
          <w:b/>
          <w:color w:val="000000"/>
          <w:sz w:val="16"/>
          <w:rPrChange w:id="2929" w:author="Author">
            <w:rPr>
              <w:rFonts w:ascii="Consolas" w:hAnsi="Consolas"/>
              <w:color w:val="000000"/>
              <w:sz w:val="16"/>
              <w:highlight w:val="white"/>
            </w:rPr>
          </w:rPrChange>
        </w:rPr>
        <w:t xml:space="preserve"> </w:t>
      </w:r>
      <w:r w:rsidRPr="004D3835">
        <w:rPr>
          <w:rFonts w:ascii="Consolas" w:hAnsi="Consolas"/>
          <w:b/>
          <w:color w:val="000000"/>
          <w:sz w:val="16"/>
          <w:rPrChange w:id="2930" w:author="Author">
            <w:rPr>
              <w:rFonts w:ascii="Consolas" w:hAnsi="Consolas"/>
              <w:color w:val="FF0000"/>
              <w:sz w:val="16"/>
              <w:highlight w:val="white"/>
            </w:rPr>
          </w:rPrChange>
        </w:rPr>
        <w:t>xmlns</w:t>
      </w:r>
      <w:r w:rsidRPr="004D3835">
        <w:rPr>
          <w:rFonts w:ascii="Consolas" w:hAnsi="Consolas"/>
          <w:b/>
          <w:color w:val="000000"/>
          <w:sz w:val="16"/>
          <w:rPrChange w:id="2931" w:author="Author">
            <w:rPr>
              <w:rFonts w:ascii="Consolas" w:hAnsi="Consolas"/>
              <w:color w:val="000000"/>
              <w:sz w:val="16"/>
              <w:highlight w:val="white"/>
            </w:rPr>
          </w:rPrChange>
        </w:rPr>
        <w:t>=</w:t>
      </w:r>
      <w:r w:rsidRPr="004D3835">
        <w:rPr>
          <w:rFonts w:ascii="Consolas" w:hAnsi="Consolas"/>
          <w:b/>
          <w:color w:val="000000"/>
          <w:sz w:val="16"/>
          <w:rPrChange w:id="2932" w:author="Author">
            <w:rPr>
              <w:rFonts w:ascii="Consolas" w:hAnsi="Consolas"/>
              <w:b/>
              <w:color w:val="8000FF"/>
              <w:sz w:val="16"/>
              <w:highlight w:val="white"/>
            </w:rPr>
          </w:rPrChange>
        </w:rPr>
        <w:t>"http://schemas.microsoft.com/3dmanufacturing/material/2015/02"</w:t>
      </w:r>
      <w:r w:rsidRPr="004D3835">
        <w:rPr>
          <w:rFonts w:ascii="Consolas" w:hAnsi="Consolas"/>
          <w:b/>
          <w:color w:val="000000"/>
          <w:sz w:val="16"/>
          <w:rPrChange w:id="2933" w:author="Author">
            <w:rPr>
              <w:rFonts w:ascii="Consolas" w:hAnsi="Consolas"/>
              <w:color w:val="000000"/>
              <w:sz w:val="16"/>
              <w:highlight w:val="white"/>
            </w:rPr>
          </w:rPrChange>
        </w:rPr>
        <w:t xml:space="preserve"> </w:t>
      </w:r>
      <w:r w:rsidRPr="004D3835">
        <w:rPr>
          <w:rFonts w:ascii="Consolas" w:hAnsi="Consolas"/>
          <w:b/>
          <w:color w:val="000000"/>
          <w:sz w:val="16"/>
          <w:rPrChange w:id="2934" w:author="Author">
            <w:rPr>
              <w:rFonts w:ascii="Consolas" w:hAnsi="Consolas"/>
              <w:color w:val="FF0000"/>
              <w:sz w:val="16"/>
              <w:highlight w:val="white"/>
            </w:rPr>
          </w:rPrChange>
        </w:rPr>
        <w:t>xmlns:xs</w:t>
      </w:r>
      <w:r w:rsidRPr="004D3835">
        <w:rPr>
          <w:rFonts w:ascii="Consolas" w:hAnsi="Consolas"/>
          <w:b/>
          <w:color w:val="000000"/>
          <w:sz w:val="16"/>
          <w:rPrChange w:id="2935" w:author="Author">
            <w:rPr>
              <w:rFonts w:ascii="Consolas" w:hAnsi="Consolas"/>
              <w:color w:val="000000"/>
              <w:sz w:val="16"/>
              <w:highlight w:val="white"/>
            </w:rPr>
          </w:rPrChange>
        </w:rPr>
        <w:t>=</w:t>
      </w:r>
      <w:r w:rsidRPr="004D3835">
        <w:rPr>
          <w:rFonts w:ascii="Consolas" w:hAnsi="Consolas"/>
          <w:b/>
          <w:color w:val="000000"/>
          <w:sz w:val="16"/>
          <w:rPrChange w:id="2936" w:author="Author">
            <w:rPr>
              <w:rFonts w:ascii="Consolas" w:hAnsi="Consolas"/>
              <w:b/>
              <w:color w:val="8000FF"/>
              <w:sz w:val="16"/>
              <w:highlight w:val="white"/>
            </w:rPr>
          </w:rPrChange>
        </w:rPr>
        <w:t>"http://www.w3.org/2001/XMLSchema"</w:t>
      </w:r>
      <w:r w:rsidRPr="004D3835">
        <w:rPr>
          <w:rFonts w:ascii="Consolas" w:hAnsi="Consolas"/>
          <w:b/>
          <w:color w:val="000000"/>
          <w:sz w:val="16"/>
          <w:rPrChange w:id="2937" w:author="Author">
            <w:rPr>
              <w:rFonts w:ascii="Consolas" w:hAnsi="Consolas"/>
              <w:color w:val="000000"/>
              <w:sz w:val="16"/>
              <w:highlight w:val="white"/>
            </w:rPr>
          </w:rPrChange>
        </w:rPr>
        <w:t xml:space="preserve"> </w:t>
      </w:r>
      <w:r w:rsidRPr="004D3835">
        <w:rPr>
          <w:rFonts w:ascii="Consolas" w:hAnsi="Consolas"/>
          <w:b/>
          <w:color w:val="000000"/>
          <w:sz w:val="16"/>
          <w:rPrChange w:id="2938" w:author="Author">
            <w:rPr>
              <w:rFonts w:ascii="Consolas" w:hAnsi="Consolas"/>
              <w:color w:val="FF0000"/>
              <w:sz w:val="16"/>
              <w:highlight w:val="white"/>
            </w:rPr>
          </w:rPrChange>
        </w:rPr>
        <w:t>xmlns:xml</w:t>
      </w:r>
      <w:r w:rsidRPr="004D3835">
        <w:rPr>
          <w:rFonts w:ascii="Consolas" w:hAnsi="Consolas"/>
          <w:b/>
          <w:color w:val="000000"/>
          <w:sz w:val="16"/>
          <w:rPrChange w:id="2939" w:author="Author">
            <w:rPr>
              <w:rFonts w:ascii="Consolas" w:hAnsi="Consolas"/>
              <w:color w:val="000000"/>
              <w:sz w:val="16"/>
              <w:highlight w:val="white"/>
            </w:rPr>
          </w:rPrChange>
        </w:rPr>
        <w:t>=</w:t>
      </w:r>
      <w:r w:rsidRPr="004D3835">
        <w:rPr>
          <w:rFonts w:ascii="Consolas" w:hAnsi="Consolas"/>
          <w:b/>
          <w:color w:val="000000"/>
          <w:sz w:val="16"/>
          <w:rPrChange w:id="2940" w:author="Author">
            <w:rPr>
              <w:rFonts w:ascii="Consolas" w:hAnsi="Consolas"/>
              <w:b/>
              <w:color w:val="8000FF"/>
              <w:sz w:val="16"/>
              <w:highlight w:val="white"/>
            </w:rPr>
          </w:rPrChange>
        </w:rPr>
        <w:t>"http://www.w3.org/XML/1998/namespace"</w:t>
      </w:r>
      <w:r w:rsidRPr="004D3835">
        <w:rPr>
          <w:rFonts w:ascii="Consolas" w:hAnsi="Consolas"/>
          <w:b/>
          <w:color w:val="000000"/>
          <w:sz w:val="16"/>
          <w:rPrChange w:id="2941" w:author="Author">
            <w:rPr>
              <w:rFonts w:ascii="Consolas" w:hAnsi="Consolas"/>
              <w:color w:val="000000"/>
              <w:sz w:val="16"/>
              <w:highlight w:val="white"/>
            </w:rPr>
          </w:rPrChange>
        </w:rPr>
        <w:t xml:space="preserve"> </w:t>
      </w:r>
      <w:r w:rsidRPr="004D3835">
        <w:rPr>
          <w:rFonts w:ascii="Consolas" w:hAnsi="Consolas"/>
          <w:b/>
          <w:color w:val="000000"/>
          <w:sz w:val="16"/>
          <w:rPrChange w:id="2942" w:author="Author">
            <w:rPr>
              <w:rFonts w:ascii="Consolas" w:hAnsi="Consolas"/>
              <w:color w:val="FF0000"/>
              <w:sz w:val="16"/>
              <w:highlight w:val="white"/>
            </w:rPr>
          </w:rPrChange>
        </w:rPr>
        <w:t>targetNamespace</w:t>
      </w:r>
      <w:r w:rsidRPr="004D3835">
        <w:rPr>
          <w:rFonts w:ascii="Consolas" w:hAnsi="Consolas"/>
          <w:b/>
          <w:color w:val="000000"/>
          <w:sz w:val="16"/>
          <w:rPrChange w:id="2943" w:author="Author">
            <w:rPr>
              <w:rFonts w:ascii="Consolas" w:hAnsi="Consolas"/>
              <w:color w:val="000000"/>
              <w:sz w:val="16"/>
              <w:highlight w:val="white"/>
            </w:rPr>
          </w:rPrChange>
        </w:rPr>
        <w:t>=</w:t>
      </w:r>
      <w:r w:rsidRPr="004D3835">
        <w:rPr>
          <w:rFonts w:ascii="Consolas" w:hAnsi="Consolas"/>
          <w:b/>
          <w:color w:val="000000"/>
          <w:sz w:val="16"/>
          <w:rPrChange w:id="2944" w:author="Author">
            <w:rPr>
              <w:rFonts w:ascii="Consolas" w:hAnsi="Consolas"/>
              <w:b/>
              <w:color w:val="8000FF"/>
              <w:sz w:val="16"/>
              <w:highlight w:val="white"/>
            </w:rPr>
          </w:rPrChange>
        </w:rPr>
        <w:t>"http://schemas.microsoft.com/3dmanufacturing/material/2015/02"</w:t>
      </w:r>
      <w:r w:rsidRPr="004D3835">
        <w:rPr>
          <w:rFonts w:ascii="Consolas" w:hAnsi="Consolas"/>
          <w:b/>
          <w:color w:val="000000"/>
          <w:sz w:val="16"/>
          <w:rPrChange w:id="2945" w:author="Author">
            <w:rPr>
              <w:rFonts w:ascii="Consolas" w:hAnsi="Consolas"/>
              <w:color w:val="000000"/>
              <w:sz w:val="16"/>
              <w:highlight w:val="white"/>
            </w:rPr>
          </w:rPrChange>
        </w:rPr>
        <w:t xml:space="preserve"> </w:t>
      </w:r>
      <w:r w:rsidRPr="004D3835">
        <w:rPr>
          <w:rFonts w:ascii="Consolas" w:hAnsi="Consolas"/>
          <w:b/>
          <w:color w:val="000000"/>
          <w:sz w:val="16"/>
          <w:rPrChange w:id="2946" w:author="Author">
            <w:rPr>
              <w:rFonts w:ascii="Consolas" w:hAnsi="Consolas"/>
              <w:color w:val="FF0000"/>
              <w:sz w:val="16"/>
              <w:highlight w:val="white"/>
            </w:rPr>
          </w:rPrChange>
        </w:rPr>
        <w:t>elementFormDefault</w:t>
      </w:r>
      <w:r w:rsidRPr="004D3835">
        <w:rPr>
          <w:rFonts w:ascii="Consolas" w:hAnsi="Consolas"/>
          <w:b/>
          <w:color w:val="000000"/>
          <w:sz w:val="16"/>
          <w:rPrChange w:id="2947" w:author="Author">
            <w:rPr>
              <w:rFonts w:ascii="Consolas" w:hAnsi="Consolas"/>
              <w:color w:val="000000"/>
              <w:sz w:val="16"/>
              <w:highlight w:val="white"/>
            </w:rPr>
          </w:rPrChange>
        </w:rPr>
        <w:t>=</w:t>
      </w:r>
      <w:r w:rsidRPr="004D3835">
        <w:rPr>
          <w:rFonts w:ascii="Consolas" w:hAnsi="Consolas"/>
          <w:b/>
          <w:color w:val="000000"/>
          <w:sz w:val="16"/>
          <w:rPrChange w:id="2948" w:author="Author">
            <w:rPr>
              <w:rFonts w:ascii="Consolas" w:hAnsi="Consolas"/>
              <w:b/>
              <w:color w:val="8000FF"/>
              <w:sz w:val="16"/>
              <w:highlight w:val="white"/>
            </w:rPr>
          </w:rPrChange>
        </w:rPr>
        <w:t>"unqualified"</w:t>
      </w:r>
      <w:r w:rsidRPr="004D3835">
        <w:rPr>
          <w:rFonts w:ascii="Consolas" w:hAnsi="Consolas"/>
          <w:b/>
          <w:color w:val="000000"/>
          <w:sz w:val="16"/>
          <w:rPrChange w:id="2949" w:author="Author">
            <w:rPr>
              <w:rFonts w:ascii="Consolas" w:hAnsi="Consolas"/>
              <w:color w:val="000000"/>
              <w:sz w:val="16"/>
              <w:highlight w:val="white"/>
            </w:rPr>
          </w:rPrChange>
        </w:rPr>
        <w:t xml:space="preserve"> </w:t>
      </w:r>
      <w:r w:rsidRPr="004D3835">
        <w:rPr>
          <w:rFonts w:ascii="Consolas" w:hAnsi="Consolas"/>
          <w:b/>
          <w:color w:val="000000"/>
          <w:sz w:val="16"/>
          <w:rPrChange w:id="2950" w:author="Author">
            <w:rPr>
              <w:rFonts w:ascii="Consolas" w:hAnsi="Consolas"/>
              <w:color w:val="FF0000"/>
              <w:sz w:val="16"/>
              <w:highlight w:val="white"/>
            </w:rPr>
          </w:rPrChange>
        </w:rPr>
        <w:t>attributeFormDefault</w:t>
      </w:r>
      <w:r w:rsidRPr="004D3835">
        <w:rPr>
          <w:rFonts w:ascii="Consolas" w:hAnsi="Consolas"/>
          <w:b/>
          <w:color w:val="000000"/>
          <w:sz w:val="16"/>
          <w:rPrChange w:id="2951" w:author="Author">
            <w:rPr>
              <w:rFonts w:ascii="Consolas" w:hAnsi="Consolas"/>
              <w:color w:val="000000"/>
              <w:sz w:val="16"/>
              <w:highlight w:val="white"/>
            </w:rPr>
          </w:rPrChange>
        </w:rPr>
        <w:t>=</w:t>
      </w:r>
      <w:r w:rsidRPr="004D3835">
        <w:rPr>
          <w:rFonts w:ascii="Consolas" w:hAnsi="Consolas"/>
          <w:b/>
          <w:color w:val="000000"/>
          <w:sz w:val="16"/>
          <w:rPrChange w:id="2952" w:author="Author">
            <w:rPr>
              <w:rFonts w:ascii="Consolas" w:hAnsi="Consolas"/>
              <w:b/>
              <w:color w:val="8000FF"/>
              <w:sz w:val="16"/>
              <w:highlight w:val="white"/>
            </w:rPr>
          </w:rPrChange>
        </w:rPr>
        <w:t>"unqualified"</w:t>
      </w:r>
      <w:r w:rsidRPr="004D3835">
        <w:rPr>
          <w:rFonts w:ascii="Consolas" w:hAnsi="Consolas"/>
          <w:b/>
          <w:color w:val="000000"/>
          <w:sz w:val="16"/>
          <w:rPrChange w:id="2953" w:author="Author">
            <w:rPr>
              <w:rFonts w:ascii="Consolas" w:hAnsi="Consolas"/>
              <w:color w:val="000000"/>
              <w:sz w:val="16"/>
              <w:highlight w:val="white"/>
            </w:rPr>
          </w:rPrChange>
        </w:rPr>
        <w:t xml:space="preserve"> </w:t>
      </w:r>
      <w:r w:rsidRPr="004D3835">
        <w:rPr>
          <w:rFonts w:ascii="Consolas" w:hAnsi="Consolas"/>
          <w:b/>
          <w:color w:val="000000"/>
          <w:sz w:val="16"/>
          <w:rPrChange w:id="2954" w:author="Author">
            <w:rPr>
              <w:rFonts w:ascii="Consolas" w:hAnsi="Consolas"/>
              <w:color w:val="FF0000"/>
              <w:sz w:val="16"/>
              <w:highlight w:val="white"/>
            </w:rPr>
          </w:rPrChange>
        </w:rPr>
        <w:t>blockDefault</w:t>
      </w:r>
      <w:r w:rsidRPr="004D3835">
        <w:rPr>
          <w:rFonts w:ascii="Consolas" w:hAnsi="Consolas"/>
          <w:b/>
          <w:color w:val="000000"/>
          <w:sz w:val="16"/>
          <w:rPrChange w:id="2955" w:author="Author">
            <w:rPr>
              <w:rFonts w:ascii="Consolas" w:hAnsi="Consolas"/>
              <w:color w:val="000000"/>
              <w:sz w:val="16"/>
              <w:highlight w:val="white"/>
            </w:rPr>
          </w:rPrChange>
        </w:rPr>
        <w:t>=</w:t>
      </w:r>
      <w:r w:rsidRPr="004D3835">
        <w:rPr>
          <w:rFonts w:ascii="Consolas" w:hAnsi="Consolas"/>
          <w:b/>
          <w:color w:val="000000"/>
          <w:sz w:val="16"/>
          <w:rPrChange w:id="2956" w:author="Author">
            <w:rPr>
              <w:rFonts w:ascii="Consolas" w:hAnsi="Consolas"/>
              <w:b/>
              <w:color w:val="8000FF"/>
              <w:sz w:val="16"/>
              <w:highlight w:val="white"/>
            </w:rPr>
          </w:rPrChange>
        </w:rPr>
        <w:t>"#all"</w:t>
      </w:r>
      <w:r w:rsidRPr="004D3835">
        <w:rPr>
          <w:rFonts w:ascii="Consolas" w:hAnsi="Consolas"/>
          <w:b/>
          <w:color w:val="000000"/>
          <w:sz w:val="16"/>
          <w:rPrChange w:id="2957" w:author="Author">
            <w:rPr>
              <w:rFonts w:ascii="Consolas" w:hAnsi="Consolas"/>
              <w:color w:val="0000FF"/>
              <w:sz w:val="16"/>
              <w:highlight w:val="white"/>
            </w:rPr>
          </w:rPrChange>
        </w:rPr>
        <w:t>&gt;</w:t>
      </w:r>
    </w:p>
    <w:p w14:paraId="3941E4D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58" w:author="Author">
            <w:rPr>
              <w:rFonts w:ascii="Consolas" w:hAnsi="Consolas"/>
              <w:b/>
              <w:color w:val="000000"/>
              <w:sz w:val="16"/>
              <w:highlight w:val="white"/>
            </w:rPr>
          </w:rPrChange>
        </w:rPr>
        <w:pPrChange w:id="2959" w:author="Author">
          <w:pPr>
            <w:autoSpaceDE w:val="0"/>
            <w:autoSpaceDN w:val="0"/>
            <w:adjustRightInd w:val="0"/>
            <w:spacing w:after="0" w:line="240" w:lineRule="auto"/>
          </w:pPr>
        </w:pPrChange>
      </w:pPr>
      <w:r w:rsidRPr="004D3835">
        <w:rPr>
          <w:rFonts w:ascii="Consolas" w:hAnsi="Consolas"/>
          <w:b/>
          <w:color w:val="000000"/>
          <w:sz w:val="16"/>
          <w:rPrChange w:id="2960" w:author="Author">
            <w:rPr>
              <w:rFonts w:ascii="Consolas" w:hAnsi="Consolas"/>
              <w:b/>
              <w:color w:val="000000"/>
              <w:sz w:val="16"/>
              <w:highlight w:val="white"/>
            </w:rPr>
          </w:rPrChange>
        </w:rPr>
        <w:tab/>
      </w:r>
      <w:r w:rsidRPr="004D3835">
        <w:rPr>
          <w:rFonts w:ascii="Consolas" w:hAnsi="Consolas"/>
          <w:b/>
          <w:color w:val="000000"/>
          <w:sz w:val="16"/>
          <w:rPrChange w:id="2961" w:author="Author">
            <w:rPr>
              <w:rFonts w:ascii="Consolas" w:hAnsi="Consolas"/>
              <w:color w:val="0000FF"/>
              <w:sz w:val="16"/>
              <w:highlight w:val="white"/>
            </w:rPr>
          </w:rPrChange>
        </w:rPr>
        <w:t>&lt;xs:import</w:t>
      </w:r>
      <w:r w:rsidRPr="004D3835">
        <w:rPr>
          <w:rFonts w:ascii="Consolas" w:hAnsi="Consolas"/>
          <w:b/>
          <w:color w:val="000000"/>
          <w:sz w:val="16"/>
          <w:rPrChange w:id="2962" w:author="Author">
            <w:rPr>
              <w:rFonts w:ascii="Consolas" w:hAnsi="Consolas"/>
              <w:color w:val="000000"/>
              <w:sz w:val="16"/>
              <w:highlight w:val="white"/>
            </w:rPr>
          </w:rPrChange>
        </w:rPr>
        <w:t xml:space="preserve"> </w:t>
      </w:r>
      <w:r w:rsidRPr="004D3835">
        <w:rPr>
          <w:rFonts w:ascii="Consolas" w:hAnsi="Consolas"/>
          <w:b/>
          <w:color w:val="000000"/>
          <w:sz w:val="16"/>
          <w:rPrChange w:id="2963" w:author="Author">
            <w:rPr>
              <w:rFonts w:ascii="Consolas" w:hAnsi="Consolas"/>
              <w:color w:val="FF0000"/>
              <w:sz w:val="16"/>
              <w:highlight w:val="white"/>
            </w:rPr>
          </w:rPrChange>
        </w:rPr>
        <w:t>namespace</w:t>
      </w:r>
      <w:r w:rsidRPr="004D3835">
        <w:rPr>
          <w:rFonts w:ascii="Consolas" w:hAnsi="Consolas"/>
          <w:b/>
          <w:color w:val="000000"/>
          <w:sz w:val="16"/>
          <w:rPrChange w:id="2964" w:author="Author">
            <w:rPr>
              <w:rFonts w:ascii="Consolas" w:hAnsi="Consolas"/>
              <w:color w:val="000000"/>
              <w:sz w:val="16"/>
              <w:highlight w:val="white"/>
            </w:rPr>
          </w:rPrChange>
        </w:rPr>
        <w:t>=</w:t>
      </w:r>
      <w:r w:rsidRPr="004D3835">
        <w:rPr>
          <w:rFonts w:ascii="Consolas" w:hAnsi="Consolas"/>
          <w:b/>
          <w:color w:val="000000"/>
          <w:sz w:val="16"/>
          <w:rPrChange w:id="2965" w:author="Author">
            <w:rPr>
              <w:rFonts w:ascii="Consolas" w:hAnsi="Consolas"/>
              <w:b/>
              <w:color w:val="8000FF"/>
              <w:sz w:val="16"/>
              <w:highlight w:val="white"/>
            </w:rPr>
          </w:rPrChange>
        </w:rPr>
        <w:t>"http://www.w3.org/XML/1998/namespace"</w:t>
      </w:r>
      <w:r w:rsidRPr="004D3835">
        <w:rPr>
          <w:rFonts w:ascii="Consolas" w:hAnsi="Consolas"/>
          <w:b/>
          <w:color w:val="000000"/>
          <w:sz w:val="16"/>
          <w:rPrChange w:id="2966" w:author="Author">
            <w:rPr>
              <w:rFonts w:ascii="Consolas" w:hAnsi="Consolas"/>
              <w:color w:val="000000"/>
              <w:sz w:val="16"/>
              <w:highlight w:val="white"/>
            </w:rPr>
          </w:rPrChange>
        </w:rPr>
        <w:t xml:space="preserve"> </w:t>
      </w:r>
      <w:r w:rsidRPr="004D3835">
        <w:rPr>
          <w:rFonts w:ascii="Consolas" w:hAnsi="Consolas"/>
          <w:b/>
          <w:color w:val="000000"/>
          <w:sz w:val="16"/>
          <w:rPrChange w:id="2967" w:author="Author">
            <w:rPr>
              <w:rFonts w:ascii="Consolas" w:hAnsi="Consolas"/>
              <w:color w:val="FF0000"/>
              <w:sz w:val="16"/>
              <w:highlight w:val="white"/>
            </w:rPr>
          </w:rPrChange>
        </w:rPr>
        <w:t>schemaLocation</w:t>
      </w:r>
      <w:r w:rsidRPr="004D3835">
        <w:rPr>
          <w:rFonts w:ascii="Consolas" w:hAnsi="Consolas"/>
          <w:b/>
          <w:color w:val="000000"/>
          <w:sz w:val="16"/>
          <w:rPrChange w:id="2968" w:author="Author">
            <w:rPr>
              <w:rFonts w:ascii="Consolas" w:hAnsi="Consolas"/>
              <w:color w:val="000000"/>
              <w:sz w:val="16"/>
              <w:highlight w:val="white"/>
            </w:rPr>
          </w:rPrChange>
        </w:rPr>
        <w:t>=</w:t>
      </w:r>
      <w:r w:rsidRPr="004D3835">
        <w:rPr>
          <w:rFonts w:ascii="Consolas" w:hAnsi="Consolas"/>
          <w:b/>
          <w:color w:val="000000"/>
          <w:sz w:val="16"/>
          <w:rPrChange w:id="2969" w:author="Author">
            <w:rPr>
              <w:rFonts w:ascii="Consolas" w:hAnsi="Consolas"/>
              <w:b/>
              <w:color w:val="8000FF"/>
              <w:sz w:val="16"/>
              <w:highlight w:val="white"/>
            </w:rPr>
          </w:rPrChange>
        </w:rPr>
        <w:t>"http://www.w3.org/2001/xml.xsd"</w:t>
      </w:r>
      <w:r w:rsidRPr="004D3835">
        <w:rPr>
          <w:rFonts w:ascii="Consolas" w:hAnsi="Consolas"/>
          <w:b/>
          <w:color w:val="000000"/>
          <w:sz w:val="16"/>
          <w:rPrChange w:id="2970" w:author="Author">
            <w:rPr>
              <w:rFonts w:ascii="Consolas" w:hAnsi="Consolas"/>
              <w:color w:val="0000FF"/>
              <w:sz w:val="16"/>
              <w:highlight w:val="white"/>
            </w:rPr>
          </w:rPrChange>
        </w:rPr>
        <w:t>/&gt;</w:t>
      </w:r>
    </w:p>
    <w:p w14:paraId="2FF55D9B"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71" w:author="Author">
            <w:rPr>
              <w:rFonts w:ascii="Consolas" w:hAnsi="Consolas"/>
              <w:b/>
              <w:color w:val="000000"/>
              <w:sz w:val="16"/>
              <w:highlight w:val="white"/>
            </w:rPr>
          </w:rPrChange>
        </w:rPr>
        <w:pPrChange w:id="2972" w:author="Author">
          <w:pPr>
            <w:autoSpaceDE w:val="0"/>
            <w:autoSpaceDN w:val="0"/>
            <w:adjustRightInd w:val="0"/>
            <w:spacing w:after="0" w:line="240" w:lineRule="auto"/>
          </w:pPr>
        </w:pPrChange>
      </w:pPr>
      <w:r w:rsidRPr="004D3835">
        <w:rPr>
          <w:rFonts w:ascii="Consolas" w:hAnsi="Consolas"/>
          <w:b/>
          <w:color w:val="000000"/>
          <w:sz w:val="16"/>
          <w:rPrChange w:id="2973" w:author="Author">
            <w:rPr>
              <w:rFonts w:ascii="Consolas" w:hAnsi="Consolas"/>
              <w:b/>
              <w:color w:val="000000"/>
              <w:sz w:val="16"/>
              <w:highlight w:val="white"/>
            </w:rPr>
          </w:rPrChange>
        </w:rPr>
        <w:tab/>
      </w:r>
      <w:r w:rsidRPr="004D3835">
        <w:rPr>
          <w:rFonts w:ascii="Consolas" w:hAnsi="Consolas"/>
          <w:b/>
          <w:color w:val="000000"/>
          <w:sz w:val="16"/>
          <w:rPrChange w:id="2974" w:author="Author">
            <w:rPr>
              <w:rFonts w:ascii="Consolas" w:hAnsi="Consolas"/>
              <w:color w:val="0000FF"/>
              <w:sz w:val="16"/>
              <w:highlight w:val="white"/>
            </w:rPr>
          </w:rPrChange>
        </w:rPr>
        <w:t>&lt;xs:annotation&gt;</w:t>
      </w:r>
    </w:p>
    <w:p w14:paraId="7314D80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75" w:author="Author">
            <w:rPr>
              <w:rFonts w:ascii="Consolas" w:hAnsi="Consolas"/>
              <w:color w:val="FF8000"/>
              <w:sz w:val="16"/>
              <w:highlight w:val="white"/>
            </w:rPr>
          </w:rPrChange>
        </w:rPr>
        <w:pPrChange w:id="2976" w:author="Author">
          <w:pPr>
            <w:autoSpaceDE w:val="0"/>
            <w:autoSpaceDN w:val="0"/>
            <w:adjustRightInd w:val="0"/>
            <w:spacing w:after="0" w:line="240" w:lineRule="auto"/>
          </w:pPr>
        </w:pPrChange>
      </w:pPr>
      <w:r w:rsidRPr="004D3835">
        <w:rPr>
          <w:rFonts w:ascii="Consolas" w:hAnsi="Consolas"/>
          <w:b/>
          <w:color w:val="000000"/>
          <w:sz w:val="16"/>
          <w:rPrChange w:id="2977" w:author="Author">
            <w:rPr>
              <w:rFonts w:ascii="Consolas" w:hAnsi="Consolas"/>
              <w:b/>
              <w:color w:val="000000"/>
              <w:sz w:val="16"/>
              <w:highlight w:val="white"/>
            </w:rPr>
          </w:rPrChange>
        </w:rPr>
        <w:tab/>
      </w:r>
      <w:r w:rsidRPr="004D3835">
        <w:rPr>
          <w:rFonts w:ascii="Consolas" w:hAnsi="Consolas"/>
          <w:b/>
          <w:color w:val="000000"/>
          <w:sz w:val="16"/>
          <w:rPrChange w:id="2978" w:author="Author">
            <w:rPr>
              <w:rFonts w:ascii="Consolas" w:hAnsi="Consolas"/>
              <w:b/>
              <w:color w:val="000000"/>
              <w:sz w:val="16"/>
              <w:highlight w:val="white"/>
            </w:rPr>
          </w:rPrChange>
        </w:rPr>
        <w:tab/>
      </w:r>
      <w:r w:rsidRPr="004D3835">
        <w:rPr>
          <w:rFonts w:ascii="Consolas" w:hAnsi="Consolas"/>
          <w:b/>
          <w:color w:val="000000"/>
          <w:sz w:val="16"/>
          <w:rPrChange w:id="2979" w:author="Author">
            <w:rPr>
              <w:rFonts w:ascii="Consolas" w:hAnsi="Consolas"/>
              <w:color w:val="0000FF"/>
              <w:sz w:val="16"/>
              <w:highlight w:val="white"/>
            </w:rPr>
          </w:rPrChange>
        </w:rPr>
        <w:t>&lt;xs:documentation&gt;</w:t>
      </w:r>
      <w:r w:rsidRPr="004D3835">
        <w:rPr>
          <w:rFonts w:ascii="Consolas" w:hAnsi="Consolas"/>
          <w:b/>
          <w:color w:val="000000"/>
          <w:sz w:val="16"/>
          <w:rPrChange w:id="2980" w:author="Author">
            <w:rPr>
              <w:rFonts w:ascii="Consolas" w:hAnsi="Consolas"/>
              <w:color w:val="FF8000"/>
              <w:sz w:val="16"/>
              <w:highlight w:val="white"/>
            </w:rPr>
          </w:rPrChange>
        </w:rPr>
        <w:t>&lt;![CDATA[</w:t>
      </w:r>
    </w:p>
    <w:p w14:paraId="01B1554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81" w:author="Author">
            <w:rPr>
              <w:rFonts w:ascii="Consolas" w:hAnsi="Consolas"/>
              <w:color w:val="FF8000"/>
              <w:sz w:val="16"/>
              <w:highlight w:val="white"/>
            </w:rPr>
          </w:rPrChange>
        </w:rPr>
        <w:pPrChange w:id="2982" w:author="Author">
          <w:pPr>
            <w:autoSpaceDE w:val="0"/>
            <w:autoSpaceDN w:val="0"/>
            <w:adjustRightInd w:val="0"/>
            <w:spacing w:after="0" w:line="240" w:lineRule="auto"/>
          </w:pPr>
        </w:pPrChange>
      </w:pPr>
      <w:r w:rsidRPr="004D3835">
        <w:rPr>
          <w:rFonts w:ascii="Consolas" w:hAnsi="Consolas"/>
          <w:b/>
          <w:color w:val="000000"/>
          <w:sz w:val="16"/>
          <w:rPrChange w:id="2983" w:author="Author">
            <w:rPr>
              <w:rFonts w:ascii="Consolas" w:hAnsi="Consolas"/>
              <w:color w:val="FF8000"/>
              <w:sz w:val="16"/>
              <w:highlight w:val="white"/>
            </w:rPr>
          </w:rPrChange>
        </w:rPr>
        <w:tab/>
      </w:r>
      <w:r w:rsidRPr="004D3835">
        <w:rPr>
          <w:rFonts w:ascii="Consolas" w:hAnsi="Consolas"/>
          <w:b/>
          <w:color w:val="000000"/>
          <w:sz w:val="16"/>
          <w:rPrChange w:id="2984" w:author="Author">
            <w:rPr>
              <w:rFonts w:ascii="Consolas" w:hAnsi="Consolas"/>
              <w:color w:val="FF8000"/>
              <w:sz w:val="16"/>
              <w:highlight w:val="white"/>
            </w:rPr>
          </w:rPrChange>
        </w:rPr>
        <w:tab/>
        <w:t>Schema notes:</w:t>
      </w:r>
    </w:p>
    <w:p w14:paraId="0B211D4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85" w:author="Author">
            <w:rPr>
              <w:rFonts w:ascii="Consolas" w:hAnsi="Consolas"/>
              <w:color w:val="FF8000"/>
              <w:sz w:val="16"/>
              <w:highlight w:val="white"/>
            </w:rPr>
          </w:rPrChange>
        </w:rPr>
        <w:pPrChange w:id="2986" w:author="Author">
          <w:pPr>
            <w:autoSpaceDE w:val="0"/>
            <w:autoSpaceDN w:val="0"/>
            <w:adjustRightInd w:val="0"/>
            <w:spacing w:after="0" w:line="240" w:lineRule="auto"/>
          </w:pPr>
        </w:pPrChange>
      </w:pPr>
    </w:p>
    <w:p w14:paraId="106DAF4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87" w:author="Author">
            <w:rPr>
              <w:rFonts w:ascii="Consolas" w:hAnsi="Consolas"/>
              <w:color w:val="FF8000"/>
              <w:sz w:val="16"/>
              <w:highlight w:val="white"/>
            </w:rPr>
          </w:rPrChange>
        </w:rPr>
        <w:pPrChange w:id="2988" w:author="Author">
          <w:pPr>
            <w:autoSpaceDE w:val="0"/>
            <w:autoSpaceDN w:val="0"/>
            <w:adjustRightInd w:val="0"/>
            <w:spacing w:after="0" w:line="240" w:lineRule="auto"/>
          </w:pPr>
        </w:pPrChange>
      </w:pPr>
      <w:r w:rsidRPr="004D3835">
        <w:rPr>
          <w:rFonts w:ascii="Consolas" w:hAnsi="Consolas"/>
          <w:b/>
          <w:color w:val="000000"/>
          <w:sz w:val="16"/>
          <w:rPrChange w:id="2989" w:author="Author">
            <w:rPr>
              <w:rFonts w:ascii="Consolas" w:hAnsi="Consolas"/>
              <w:color w:val="FF8000"/>
              <w:sz w:val="16"/>
              <w:highlight w:val="white"/>
            </w:rPr>
          </w:rPrChange>
        </w:rPr>
        <w:tab/>
      </w:r>
      <w:r w:rsidRPr="004D3835">
        <w:rPr>
          <w:rFonts w:ascii="Consolas" w:hAnsi="Consolas"/>
          <w:b/>
          <w:color w:val="000000"/>
          <w:sz w:val="16"/>
          <w:rPrChange w:id="2990" w:author="Author">
            <w:rPr>
              <w:rFonts w:ascii="Consolas" w:hAnsi="Consolas"/>
              <w:color w:val="FF8000"/>
              <w:sz w:val="16"/>
              <w:highlight w:val="white"/>
            </w:rPr>
          </w:rPrChange>
        </w:rPr>
        <w:tab/>
        <w:t>Items within this schema follow a simple naming convention of appending a prefix indicating the type of element for references:</w:t>
      </w:r>
    </w:p>
    <w:p w14:paraId="5AEADA6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91" w:author="Author">
            <w:rPr>
              <w:rFonts w:ascii="Consolas" w:hAnsi="Consolas"/>
              <w:color w:val="FF8000"/>
              <w:sz w:val="16"/>
              <w:highlight w:val="white"/>
            </w:rPr>
          </w:rPrChange>
        </w:rPr>
        <w:pPrChange w:id="2992" w:author="Author">
          <w:pPr>
            <w:autoSpaceDE w:val="0"/>
            <w:autoSpaceDN w:val="0"/>
            <w:adjustRightInd w:val="0"/>
            <w:spacing w:after="0" w:line="240" w:lineRule="auto"/>
          </w:pPr>
        </w:pPrChange>
      </w:pPr>
    </w:p>
    <w:p w14:paraId="7EC9904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93" w:author="Author">
            <w:rPr>
              <w:rFonts w:ascii="Consolas" w:hAnsi="Consolas"/>
              <w:color w:val="FF8000"/>
              <w:sz w:val="16"/>
              <w:highlight w:val="white"/>
            </w:rPr>
          </w:rPrChange>
        </w:rPr>
        <w:pPrChange w:id="2994" w:author="Author">
          <w:pPr>
            <w:autoSpaceDE w:val="0"/>
            <w:autoSpaceDN w:val="0"/>
            <w:adjustRightInd w:val="0"/>
            <w:spacing w:after="0" w:line="240" w:lineRule="auto"/>
          </w:pPr>
        </w:pPrChange>
      </w:pPr>
      <w:r w:rsidRPr="004D3835">
        <w:rPr>
          <w:rFonts w:ascii="Consolas" w:hAnsi="Consolas"/>
          <w:b/>
          <w:color w:val="000000"/>
          <w:sz w:val="16"/>
          <w:rPrChange w:id="2995" w:author="Author">
            <w:rPr>
              <w:rFonts w:ascii="Consolas" w:hAnsi="Consolas"/>
              <w:color w:val="FF8000"/>
              <w:sz w:val="16"/>
              <w:highlight w:val="white"/>
            </w:rPr>
          </w:rPrChange>
        </w:rPr>
        <w:tab/>
      </w:r>
      <w:r w:rsidRPr="004D3835">
        <w:rPr>
          <w:rFonts w:ascii="Consolas" w:hAnsi="Consolas"/>
          <w:b/>
          <w:color w:val="000000"/>
          <w:sz w:val="16"/>
          <w:rPrChange w:id="2996" w:author="Author">
            <w:rPr>
              <w:rFonts w:ascii="Consolas" w:hAnsi="Consolas"/>
              <w:color w:val="FF8000"/>
              <w:sz w:val="16"/>
              <w:highlight w:val="white"/>
            </w:rPr>
          </w:rPrChange>
        </w:rPr>
        <w:tab/>
        <w:t>Unprefixed: Element names</w:t>
      </w:r>
    </w:p>
    <w:p w14:paraId="15B0B05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97" w:author="Author">
            <w:rPr>
              <w:rFonts w:ascii="Consolas" w:hAnsi="Consolas"/>
              <w:color w:val="FF8000"/>
              <w:sz w:val="16"/>
              <w:highlight w:val="white"/>
            </w:rPr>
          </w:rPrChange>
        </w:rPr>
        <w:pPrChange w:id="2998" w:author="Author">
          <w:pPr>
            <w:autoSpaceDE w:val="0"/>
            <w:autoSpaceDN w:val="0"/>
            <w:adjustRightInd w:val="0"/>
            <w:spacing w:after="0" w:line="240" w:lineRule="auto"/>
          </w:pPr>
        </w:pPrChange>
      </w:pPr>
      <w:r w:rsidRPr="004D3835">
        <w:rPr>
          <w:rFonts w:ascii="Consolas" w:hAnsi="Consolas"/>
          <w:b/>
          <w:color w:val="000000"/>
          <w:sz w:val="16"/>
          <w:rPrChange w:id="2999" w:author="Author">
            <w:rPr>
              <w:rFonts w:ascii="Consolas" w:hAnsi="Consolas"/>
              <w:color w:val="FF8000"/>
              <w:sz w:val="16"/>
              <w:highlight w:val="white"/>
            </w:rPr>
          </w:rPrChange>
        </w:rPr>
        <w:tab/>
      </w:r>
      <w:r w:rsidRPr="004D3835">
        <w:rPr>
          <w:rFonts w:ascii="Consolas" w:hAnsi="Consolas"/>
          <w:b/>
          <w:color w:val="000000"/>
          <w:sz w:val="16"/>
          <w:rPrChange w:id="3000" w:author="Author">
            <w:rPr>
              <w:rFonts w:ascii="Consolas" w:hAnsi="Consolas"/>
              <w:color w:val="FF8000"/>
              <w:sz w:val="16"/>
              <w:highlight w:val="white"/>
            </w:rPr>
          </w:rPrChange>
        </w:rPr>
        <w:tab/>
        <w:t>CT_: Complex types</w:t>
      </w:r>
    </w:p>
    <w:p w14:paraId="3669A41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01" w:author="Author">
            <w:rPr>
              <w:rFonts w:ascii="Consolas" w:hAnsi="Consolas"/>
              <w:color w:val="FF8000"/>
              <w:sz w:val="16"/>
              <w:highlight w:val="white"/>
            </w:rPr>
          </w:rPrChange>
        </w:rPr>
        <w:pPrChange w:id="3002" w:author="Author">
          <w:pPr>
            <w:autoSpaceDE w:val="0"/>
            <w:autoSpaceDN w:val="0"/>
            <w:adjustRightInd w:val="0"/>
            <w:spacing w:after="0" w:line="240" w:lineRule="auto"/>
          </w:pPr>
        </w:pPrChange>
      </w:pPr>
      <w:r w:rsidRPr="004D3835">
        <w:rPr>
          <w:rFonts w:ascii="Consolas" w:hAnsi="Consolas"/>
          <w:b/>
          <w:color w:val="000000"/>
          <w:sz w:val="16"/>
          <w:rPrChange w:id="3003" w:author="Author">
            <w:rPr>
              <w:rFonts w:ascii="Consolas" w:hAnsi="Consolas"/>
              <w:color w:val="FF8000"/>
              <w:sz w:val="16"/>
              <w:highlight w:val="white"/>
            </w:rPr>
          </w:rPrChange>
        </w:rPr>
        <w:tab/>
      </w:r>
      <w:r w:rsidRPr="004D3835">
        <w:rPr>
          <w:rFonts w:ascii="Consolas" w:hAnsi="Consolas"/>
          <w:b/>
          <w:color w:val="000000"/>
          <w:sz w:val="16"/>
          <w:rPrChange w:id="3004" w:author="Author">
            <w:rPr>
              <w:rFonts w:ascii="Consolas" w:hAnsi="Consolas"/>
              <w:color w:val="FF8000"/>
              <w:sz w:val="16"/>
              <w:highlight w:val="white"/>
            </w:rPr>
          </w:rPrChange>
        </w:rPr>
        <w:tab/>
        <w:t>ST_: Simple types</w:t>
      </w:r>
    </w:p>
    <w:p w14:paraId="0DC8DFD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05" w:author="Author">
            <w:rPr>
              <w:rFonts w:ascii="Consolas" w:hAnsi="Consolas"/>
              <w:color w:val="FF8000"/>
              <w:sz w:val="16"/>
              <w:highlight w:val="white"/>
            </w:rPr>
          </w:rPrChange>
        </w:rPr>
        <w:pPrChange w:id="3006" w:author="Author">
          <w:pPr>
            <w:autoSpaceDE w:val="0"/>
            <w:autoSpaceDN w:val="0"/>
            <w:adjustRightInd w:val="0"/>
            <w:spacing w:after="0" w:line="240" w:lineRule="auto"/>
          </w:pPr>
        </w:pPrChange>
      </w:pPr>
    </w:p>
    <w:p w14:paraId="6E3F507B"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07" w:author="Author">
            <w:rPr>
              <w:rFonts w:ascii="Consolas" w:hAnsi="Consolas"/>
              <w:b/>
              <w:color w:val="000000"/>
              <w:sz w:val="16"/>
              <w:highlight w:val="white"/>
            </w:rPr>
          </w:rPrChange>
        </w:rPr>
        <w:pPrChange w:id="3008" w:author="Author">
          <w:pPr>
            <w:autoSpaceDE w:val="0"/>
            <w:autoSpaceDN w:val="0"/>
            <w:adjustRightInd w:val="0"/>
            <w:spacing w:after="0" w:line="240" w:lineRule="auto"/>
          </w:pPr>
        </w:pPrChange>
      </w:pPr>
      <w:r w:rsidRPr="004D3835">
        <w:rPr>
          <w:rFonts w:ascii="Consolas" w:hAnsi="Consolas"/>
          <w:b/>
          <w:color w:val="000000"/>
          <w:sz w:val="16"/>
          <w:rPrChange w:id="3009" w:author="Author">
            <w:rPr>
              <w:rFonts w:ascii="Consolas" w:hAnsi="Consolas"/>
              <w:color w:val="FF8000"/>
              <w:sz w:val="16"/>
              <w:highlight w:val="white"/>
            </w:rPr>
          </w:rPrChange>
        </w:rPr>
        <w:tab/>
      </w:r>
      <w:r w:rsidRPr="004D3835">
        <w:rPr>
          <w:rFonts w:ascii="Consolas" w:hAnsi="Consolas"/>
          <w:b/>
          <w:color w:val="000000"/>
          <w:sz w:val="16"/>
          <w:rPrChange w:id="3010" w:author="Author">
            <w:rPr>
              <w:rFonts w:ascii="Consolas" w:hAnsi="Consolas"/>
              <w:color w:val="FF8000"/>
              <w:sz w:val="16"/>
              <w:highlight w:val="white"/>
            </w:rPr>
          </w:rPrChange>
        </w:rPr>
        <w:tab/>
        <w:t>]]&gt;</w:t>
      </w:r>
      <w:r w:rsidRPr="004D3835">
        <w:rPr>
          <w:rFonts w:ascii="Consolas" w:hAnsi="Consolas"/>
          <w:b/>
          <w:color w:val="000000"/>
          <w:sz w:val="16"/>
          <w:rPrChange w:id="3011" w:author="Author">
            <w:rPr>
              <w:rFonts w:ascii="Consolas" w:hAnsi="Consolas"/>
              <w:color w:val="0000FF"/>
              <w:sz w:val="16"/>
              <w:highlight w:val="white"/>
            </w:rPr>
          </w:rPrChange>
        </w:rPr>
        <w:t>&lt;/xs:documentation&gt;</w:t>
      </w:r>
    </w:p>
    <w:p w14:paraId="0DFF6CAF"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12" w:author="Author">
            <w:rPr>
              <w:rFonts w:ascii="Consolas" w:hAnsi="Consolas"/>
              <w:b/>
              <w:color w:val="000000"/>
              <w:sz w:val="16"/>
              <w:highlight w:val="white"/>
            </w:rPr>
          </w:rPrChange>
        </w:rPr>
        <w:pPrChange w:id="3013" w:author="Author">
          <w:pPr>
            <w:autoSpaceDE w:val="0"/>
            <w:autoSpaceDN w:val="0"/>
            <w:adjustRightInd w:val="0"/>
            <w:spacing w:after="0" w:line="240" w:lineRule="auto"/>
          </w:pPr>
        </w:pPrChange>
      </w:pPr>
      <w:r w:rsidRPr="004D3835">
        <w:rPr>
          <w:rFonts w:ascii="Consolas" w:hAnsi="Consolas"/>
          <w:b/>
          <w:color w:val="000000"/>
          <w:sz w:val="16"/>
          <w:rPrChange w:id="3014" w:author="Author">
            <w:rPr>
              <w:rFonts w:ascii="Consolas" w:hAnsi="Consolas"/>
              <w:b/>
              <w:color w:val="000000"/>
              <w:sz w:val="16"/>
              <w:highlight w:val="white"/>
            </w:rPr>
          </w:rPrChange>
        </w:rPr>
        <w:tab/>
      </w:r>
      <w:r w:rsidRPr="004D3835">
        <w:rPr>
          <w:rFonts w:ascii="Consolas" w:hAnsi="Consolas"/>
          <w:b/>
          <w:color w:val="000000"/>
          <w:sz w:val="16"/>
          <w:rPrChange w:id="3015" w:author="Author">
            <w:rPr>
              <w:rFonts w:ascii="Consolas" w:hAnsi="Consolas"/>
              <w:color w:val="0000FF"/>
              <w:sz w:val="16"/>
              <w:highlight w:val="white"/>
            </w:rPr>
          </w:rPrChange>
        </w:rPr>
        <w:t>&lt;/xs:annotation&gt;</w:t>
      </w:r>
    </w:p>
    <w:p w14:paraId="1AF91B9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16" w:author="Author">
            <w:rPr>
              <w:rFonts w:ascii="Consolas" w:hAnsi="Consolas"/>
              <w:b/>
              <w:color w:val="000000"/>
              <w:sz w:val="16"/>
              <w:highlight w:val="white"/>
            </w:rPr>
          </w:rPrChange>
        </w:rPr>
        <w:pPrChange w:id="3017" w:author="Author">
          <w:pPr>
            <w:autoSpaceDE w:val="0"/>
            <w:autoSpaceDN w:val="0"/>
            <w:adjustRightInd w:val="0"/>
            <w:spacing w:after="0" w:line="240" w:lineRule="auto"/>
          </w:pPr>
        </w:pPrChange>
      </w:pPr>
      <w:r w:rsidRPr="004D3835">
        <w:rPr>
          <w:rFonts w:ascii="Consolas" w:hAnsi="Consolas"/>
          <w:b/>
          <w:color w:val="000000"/>
          <w:sz w:val="16"/>
          <w:rPrChange w:id="3018" w:author="Author">
            <w:rPr>
              <w:rFonts w:ascii="Consolas" w:hAnsi="Consolas"/>
              <w:b/>
              <w:color w:val="000000"/>
              <w:sz w:val="16"/>
              <w:highlight w:val="white"/>
            </w:rPr>
          </w:rPrChange>
        </w:rPr>
        <w:tab/>
      </w:r>
      <w:r w:rsidRPr="004D3835">
        <w:rPr>
          <w:rFonts w:ascii="Consolas" w:hAnsi="Consolas"/>
          <w:b/>
          <w:color w:val="000000"/>
          <w:sz w:val="16"/>
          <w:rPrChange w:id="3019" w:author="Author">
            <w:rPr>
              <w:rFonts w:ascii="Consolas" w:hAnsi="Consolas"/>
              <w:color w:val="008000"/>
              <w:sz w:val="16"/>
              <w:highlight w:val="white"/>
            </w:rPr>
          </w:rPrChange>
        </w:rPr>
        <w:t>&lt;!-- Complex Types --&gt;</w:t>
      </w:r>
    </w:p>
    <w:p w14:paraId="61A340A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20" w:author="Author">
            <w:rPr>
              <w:rFonts w:ascii="Consolas" w:hAnsi="Consolas"/>
              <w:b/>
              <w:color w:val="000000"/>
              <w:sz w:val="16"/>
              <w:highlight w:val="white"/>
            </w:rPr>
          </w:rPrChange>
        </w:rPr>
        <w:pPrChange w:id="3021" w:author="Author">
          <w:pPr>
            <w:autoSpaceDE w:val="0"/>
            <w:autoSpaceDN w:val="0"/>
            <w:adjustRightInd w:val="0"/>
            <w:spacing w:after="0" w:line="240" w:lineRule="auto"/>
          </w:pPr>
        </w:pPrChange>
      </w:pPr>
      <w:r w:rsidRPr="004D3835">
        <w:rPr>
          <w:rFonts w:ascii="Consolas" w:hAnsi="Consolas"/>
          <w:b/>
          <w:color w:val="000000"/>
          <w:sz w:val="16"/>
          <w:rPrChange w:id="3022" w:author="Author">
            <w:rPr>
              <w:rFonts w:ascii="Consolas" w:hAnsi="Consolas"/>
              <w:b/>
              <w:color w:val="000000"/>
              <w:sz w:val="16"/>
              <w:highlight w:val="white"/>
            </w:rPr>
          </w:rPrChange>
        </w:rPr>
        <w:tab/>
      </w:r>
      <w:r w:rsidRPr="004D3835">
        <w:rPr>
          <w:rFonts w:ascii="Consolas" w:hAnsi="Consolas"/>
          <w:b/>
          <w:color w:val="000000"/>
          <w:sz w:val="16"/>
          <w:rPrChange w:id="3023" w:author="Author">
            <w:rPr>
              <w:rFonts w:ascii="Consolas" w:hAnsi="Consolas"/>
              <w:color w:val="0000FF"/>
              <w:sz w:val="16"/>
              <w:highlight w:val="white"/>
            </w:rPr>
          </w:rPrChange>
        </w:rPr>
        <w:t>&lt;xs:complexType</w:t>
      </w:r>
      <w:r w:rsidRPr="004D3835">
        <w:rPr>
          <w:rFonts w:ascii="Consolas" w:hAnsi="Consolas"/>
          <w:b/>
          <w:color w:val="000000"/>
          <w:sz w:val="16"/>
          <w:rPrChange w:id="3024" w:author="Author">
            <w:rPr>
              <w:rFonts w:ascii="Consolas" w:hAnsi="Consolas"/>
              <w:color w:val="000000"/>
              <w:sz w:val="16"/>
              <w:highlight w:val="white"/>
            </w:rPr>
          </w:rPrChange>
        </w:rPr>
        <w:t xml:space="preserve"> </w:t>
      </w:r>
      <w:r w:rsidRPr="004D3835">
        <w:rPr>
          <w:rFonts w:ascii="Consolas" w:hAnsi="Consolas"/>
          <w:b/>
          <w:color w:val="000000"/>
          <w:sz w:val="16"/>
          <w:rPrChange w:id="3025" w:author="Author">
            <w:rPr>
              <w:rFonts w:ascii="Consolas" w:hAnsi="Consolas"/>
              <w:color w:val="FF0000"/>
              <w:sz w:val="16"/>
              <w:highlight w:val="white"/>
            </w:rPr>
          </w:rPrChange>
        </w:rPr>
        <w:t>name</w:t>
      </w:r>
      <w:r w:rsidRPr="004D3835">
        <w:rPr>
          <w:rFonts w:ascii="Consolas" w:hAnsi="Consolas"/>
          <w:b/>
          <w:color w:val="000000"/>
          <w:sz w:val="16"/>
          <w:rPrChange w:id="3026" w:author="Author">
            <w:rPr>
              <w:rFonts w:ascii="Consolas" w:hAnsi="Consolas"/>
              <w:color w:val="000000"/>
              <w:sz w:val="16"/>
              <w:highlight w:val="white"/>
            </w:rPr>
          </w:rPrChange>
        </w:rPr>
        <w:t>=</w:t>
      </w:r>
      <w:r w:rsidRPr="004D3835">
        <w:rPr>
          <w:rFonts w:ascii="Consolas" w:hAnsi="Consolas"/>
          <w:b/>
          <w:color w:val="000000"/>
          <w:sz w:val="16"/>
          <w:rPrChange w:id="3027" w:author="Author">
            <w:rPr>
              <w:rFonts w:ascii="Consolas" w:hAnsi="Consolas"/>
              <w:b/>
              <w:color w:val="8000FF"/>
              <w:sz w:val="16"/>
              <w:highlight w:val="white"/>
            </w:rPr>
          </w:rPrChange>
        </w:rPr>
        <w:t>"CT_Texture2D"</w:t>
      </w:r>
      <w:r w:rsidRPr="004D3835">
        <w:rPr>
          <w:rFonts w:ascii="Consolas" w:hAnsi="Consolas"/>
          <w:b/>
          <w:color w:val="000000"/>
          <w:sz w:val="16"/>
          <w:rPrChange w:id="3028" w:author="Author">
            <w:rPr>
              <w:rFonts w:ascii="Consolas" w:hAnsi="Consolas"/>
              <w:color w:val="0000FF"/>
              <w:sz w:val="16"/>
              <w:highlight w:val="white"/>
            </w:rPr>
          </w:rPrChange>
        </w:rPr>
        <w:t>&gt;</w:t>
      </w:r>
    </w:p>
    <w:p w14:paraId="4EF4ECC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29" w:author="Author">
            <w:rPr>
              <w:rFonts w:ascii="Consolas" w:hAnsi="Consolas"/>
              <w:b/>
              <w:color w:val="000000"/>
              <w:sz w:val="16"/>
              <w:highlight w:val="white"/>
            </w:rPr>
          </w:rPrChange>
        </w:rPr>
        <w:pPrChange w:id="3030" w:author="Author">
          <w:pPr>
            <w:autoSpaceDE w:val="0"/>
            <w:autoSpaceDN w:val="0"/>
            <w:adjustRightInd w:val="0"/>
            <w:spacing w:after="0" w:line="240" w:lineRule="auto"/>
          </w:pPr>
        </w:pPrChange>
      </w:pPr>
      <w:r w:rsidRPr="004D3835">
        <w:rPr>
          <w:rFonts w:ascii="Consolas" w:hAnsi="Consolas"/>
          <w:b/>
          <w:color w:val="000000"/>
          <w:sz w:val="16"/>
          <w:rPrChange w:id="3031" w:author="Author">
            <w:rPr>
              <w:rFonts w:ascii="Consolas" w:hAnsi="Consolas"/>
              <w:b/>
              <w:color w:val="000000"/>
              <w:sz w:val="16"/>
              <w:highlight w:val="white"/>
            </w:rPr>
          </w:rPrChange>
        </w:rPr>
        <w:tab/>
      </w:r>
      <w:r w:rsidRPr="004D3835">
        <w:rPr>
          <w:rFonts w:ascii="Consolas" w:hAnsi="Consolas"/>
          <w:b/>
          <w:color w:val="000000"/>
          <w:sz w:val="16"/>
          <w:rPrChange w:id="3032" w:author="Author">
            <w:rPr>
              <w:rFonts w:ascii="Consolas" w:hAnsi="Consolas"/>
              <w:b/>
              <w:color w:val="000000"/>
              <w:sz w:val="16"/>
              <w:highlight w:val="white"/>
            </w:rPr>
          </w:rPrChange>
        </w:rPr>
        <w:tab/>
      </w:r>
      <w:r w:rsidRPr="004D3835">
        <w:rPr>
          <w:rFonts w:ascii="Consolas" w:hAnsi="Consolas"/>
          <w:b/>
          <w:color w:val="000000"/>
          <w:sz w:val="16"/>
          <w:rPrChange w:id="3033" w:author="Author">
            <w:rPr>
              <w:rFonts w:ascii="Consolas" w:hAnsi="Consolas"/>
              <w:color w:val="0000FF"/>
              <w:sz w:val="16"/>
              <w:highlight w:val="white"/>
            </w:rPr>
          </w:rPrChange>
        </w:rPr>
        <w:t>&lt;xs:attribute</w:t>
      </w:r>
      <w:r w:rsidRPr="004D3835">
        <w:rPr>
          <w:rFonts w:ascii="Consolas" w:hAnsi="Consolas"/>
          <w:b/>
          <w:color w:val="000000"/>
          <w:sz w:val="16"/>
          <w:rPrChange w:id="3034" w:author="Author">
            <w:rPr>
              <w:rFonts w:ascii="Consolas" w:hAnsi="Consolas"/>
              <w:color w:val="000000"/>
              <w:sz w:val="16"/>
              <w:highlight w:val="white"/>
            </w:rPr>
          </w:rPrChange>
        </w:rPr>
        <w:t xml:space="preserve"> </w:t>
      </w:r>
      <w:r w:rsidRPr="004D3835">
        <w:rPr>
          <w:rFonts w:ascii="Consolas" w:hAnsi="Consolas"/>
          <w:b/>
          <w:color w:val="000000"/>
          <w:sz w:val="16"/>
          <w:rPrChange w:id="3035" w:author="Author">
            <w:rPr>
              <w:rFonts w:ascii="Consolas" w:hAnsi="Consolas"/>
              <w:color w:val="FF0000"/>
              <w:sz w:val="16"/>
              <w:highlight w:val="white"/>
            </w:rPr>
          </w:rPrChange>
        </w:rPr>
        <w:t>name</w:t>
      </w:r>
      <w:r w:rsidRPr="004D3835">
        <w:rPr>
          <w:rFonts w:ascii="Consolas" w:hAnsi="Consolas"/>
          <w:b/>
          <w:color w:val="000000"/>
          <w:sz w:val="16"/>
          <w:rPrChange w:id="3036" w:author="Author">
            <w:rPr>
              <w:rFonts w:ascii="Consolas" w:hAnsi="Consolas"/>
              <w:color w:val="000000"/>
              <w:sz w:val="16"/>
              <w:highlight w:val="white"/>
            </w:rPr>
          </w:rPrChange>
        </w:rPr>
        <w:t>=</w:t>
      </w:r>
      <w:r w:rsidRPr="004D3835">
        <w:rPr>
          <w:rFonts w:ascii="Consolas" w:hAnsi="Consolas"/>
          <w:b/>
          <w:color w:val="000000"/>
          <w:sz w:val="16"/>
          <w:rPrChange w:id="3037" w:author="Author">
            <w:rPr>
              <w:rFonts w:ascii="Consolas" w:hAnsi="Consolas"/>
              <w:b/>
              <w:color w:val="8000FF"/>
              <w:sz w:val="16"/>
              <w:highlight w:val="white"/>
            </w:rPr>
          </w:rPrChange>
        </w:rPr>
        <w:t>"id"</w:t>
      </w:r>
      <w:r w:rsidRPr="004D3835">
        <w:rPr>
          <w:rFonts w:ascii="Consolas" w:hAnsi="Consolas"/>
          <w:b/>
          <w:color w:val="000000"/>
          <w:sz w:val="16"/>
          <w:rPrChange w:id="3038" w:author="Author">
            <w:rPr>
              <w:rFonts w:ascii="Consolas" w:hAnsi="Consolas"/>
              <w:color w:val="000000"/>
              <w:sz w:val="16"/>
              <w:highlight w:val="white"/>
            </w:rPr>
          </w:rPrChange>
        </w:rPr>
        <w:t xml:space="preserve"> </w:t>
      </w:r>
      <w:r w:rsidRPr="004D3835">
        <w:rPr>
          <w:rFonts w:ascii="Consolas" w:hAnsi="Consolas"/>
          <w:b/>
          <w:color w:val="000000"/>
          <w:sz w:val="16"/>
          <w:rPrChange w:id="3039" w:author="Author">
            <w:rPr>
              <w:rFonts w:ascii="Consolas" w:hAnsi="Consolas"/>
              <w:color w:val="FF0000"/>
              <w:sz w:val="16"/>
              <w:highlight w:val="white"/>
            </w:rPr>
          </w:rPrChange>
        </w:rPr>
        <w:t>type</w:t>
      </w:r>
      <w:r w:rsidRPr="004D3835">
        <w:rPr>
          <w:rFonts w:ascii="Consolas" w:hAnsi="Consolas"/>
          <w:b/>
          <w:color w:val="000000"/>
          <w:sz w:val="16"/>
          <w:rPrChange w:id="3040" w:author="Author">
            <w:rPr>
              <w:rFonts w:ascii="Consolas" w:hAnsi="Consolas"/>
              <w:color w:val="000000"/>
              <w:sz w:val="16"/>
              <w:highlight w:val="white"/>
            </w:rPr>
          </w:rPrChange>
        </w:rPr>
        <w:t>=</w:t>
      </w:r>
      <w:r w:rsidRPr="004D3835">
        <w:rPr>
          <w:rFonts w:ascii="Consolas" w:hAnsi="Consolas"/>
          <w:b/>
          <w:color w:val="000000"/>
          <w:sz w:val="16"/>
          <w:rPrChange w:id="3041" w:author="Author">
            <w:rPr>
              <w:rFonts w:ascii="Consolas" w:hAnsi="Consolas"/>
              <w:b/>
              <w:color w:val="8000FF"/>
              <w:sz w:val="16"/>
              <w:highlight w:val="white"/>
            </w:rPr>
          </w:rPrChange>
        </w:rPr>
        <w:t>"ST_ResourceID"</w:t>
      </w:r>
      <w:r w:rsidRPr="004D3835">
        <w:rPr>
          <w:rFonts w:ascii="Consolas" w:hAnsi="Consolas"/>
          <w:b/>
          <w:color w:val="000000"/>
          <w:sz w:val="16"/>
          <w:rPrChange w:id="3042" w:author="Author">
            <w:rPr>
              <w:rFonts w:ascii="Consolas" w:hAnsi="Consolas"/>
              <w:color w:val="000000"/>
              <w:sz w:val="16"/>
              <w:highlight w:val="white"/>
            </w:rPr>
          </w:rPrChange>
        </w:rPr>
        <w:t xml:space="preserve"> </w:t>
      </w:r>
      <w:r w:rsidRPr="004D3835">
        <w:rPr>
          <w:rFonts w:ascii="Consolas" w:hAnsi="Consolas"/>
          <w:b/>
          <w:color w:val="000000"/>
          <w:sz w:val="16"/>
          <w:rPrChange w:id="3043" w:author="Author">
            <w:rPr>
              <w:rFonts w:ascii="Consolas" w:hAnsi="Consolas"/>
              <w:color w:val="FF0000"/>
              <w:sz w:val="16"/>
              <w:highlight w:val="white"/>
            </w:rPr>
          </w:rPrChange>
        </w:rPr>
        <w:t>use</w:t>
      </w:r>
      <w:r w:rsidRPr="004D3835">
        <w:rPr>
          <w:rFonts w:ascii="Consolas" w:hAnsi="Consolas"/>
          <w:b/>
          <w:color w:val="000000"/>
          <w:sz w:val="16"/>
          <w:rPrChange w:id="3044" w:author="Author">
            <w:rPr>
              <w:rFonts w:ascii="Consolas" w:hAnsi="Consolas"/>
              <w:color w:val="000000"/>
              <w:sz w:val="16"/>
              <w:highlight w:val="white"/>
            </w:rPr>
          </w:rPrChange>
        </w:rPr>
        <w:t>=</w:t>
      </w:r>
      <w:r w:rsidRPr="004D3835">
        <w:rPr>
          <w:rFonts w:ascii="Consolas" w:hAnsi="Consolas"/>
          <w:b/>
          <w:color w:val="000000"/>
          <w:sz w:val="16"/>
          <w:rPrChange w:id="3045" w:author="Author">
            <w:rPr>
              <w:rFonts w:ascii="Consolas" w:hAnsi="Consolas"/>
              <w:b/>
              <w:color w:val="8000FF"/>
              <w:sz w:val="16"/>
              <w:highlight w:val="white"/>
            </w:rPr>
          </w:rPrChange>
        </w:rPr>
        <w:t>"required"</w:t>
      </w:r>
      <w:r w:rsidRPr="004D3835">
        <w:rPr>
          <w:rFonts w:ascii="Consolas" w:hAnsi="Consolas"/>
          <w:b/>
          <w:color w:val="000000"/>
          <w:sz w:val="16"/>
          <w:rPrChange w:id="3046" w:author="Author">
            <w:rPr>
              <w:rFonts w:ascii="Consolas" w:hAnsi="Consolas"/>
              <w:color w:val="0000FF"/>
              <w:sz w:val="16"/>
              <w:highlight w:val="white"/>
            </w:rPr>
          </w:rPrChange>
        </w:rPr>
        <w:t>/&gt;</w:t>
      </w:r>
    </w:p>
    <w:p w14:paraId="252BCC5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47" w:author="Author">
            <w:rPr>
              <w:rFonts w:ascii="Consolas" w:hAnsi="Consolas"/>
              <w:b/>
              <w:color w:val="000000"/>
              <w:sz w:val="16"/>
              <w:highlight w:val="white"/>
            </w:rPr>
          </w:rPrChange>
        </w:rPr>
        <w:pPrChange w:id="3048" w:author="Author">
          <w:pPr>
            <w:autoSpaceDE w:val="0"/>
            <w:autoSpaceDN w:val="0"/>
            <w:adjustRightInd w:val="0"/>
            <w:spacing w:after="0" w:line="240" w:lineRule="auto"/>
          </w:pPr>
        </w:pPrChange>
      </w:pPr>
      <w:r w:rsidRPr="004D3835">
        <w:rPr>
          <w:rFonts w:ascii="Consolas" w:hAnsi="Consolas"/>
          <w:b/>
          <w:color w:val="000000"/>
          <w:sz w:val="16"/>
          <w:rPrChange w:id="3049" w:author="Author">
            <w:rPr>
              <w:rFonts w:ascii="Consolas" w:hAnsi="Consolas"/>
              <w:b/>
              <w:color w:val="000000"/>
              <w:sz w:val="16"/>
              <w:highlight w:val="white"/>
            </w:rPr>
          </w:rPrChange>
        </w:rPr>
        <w:tab/>
      </w:r>
      <w:r w:rsidRPr="004D3835">
        <w:rPr>
          <w:rFonts w:ascii="Consolas" w:hAnsi="Consolas"/>
          <w:b/>
          <w:color w:val="000000"/>
          <w:sz w:val="16"/>
          <w:rPrChange w:id="3050" w:author="Author">
            <w:rPr>
              <w:rFonts w:ascii="Consolas" w:hAnsi="Consolas"/>
              <w:b/>
              <w:color w:val="000000"/>
              <w:sz w:val="16"/>
              <w:highlight w:val="white"/>
            </w:rPr>
          </w:rPrChange>
        </w:rPr>
        <w:tab/>
      </w:r>
      <w:r w:rsidRPr="004D3835">
        <w:rPr>
          <w:rFonts w:ascii="Consolas" w:hAnsi="Consolas"/>
          <w:b/>
          <w:color w:val="000000"/>
          <w:sz w:val="16"/>
          <w:rPrChange w:id="3051" w:author="Author">
            <w:rPr>
              <w:rFonts w:ascii="Consolas" w:hAnsi="Consolas"/>
              <w:color w:val="0000FF"/>
              <w:sz w:val="16"/>
              <w:highlight w:val="white"/>
            </w:rPr>
          </w:rPrChange>
        </w:rPr>
        <w:t>&lt;xs:attribute</w:t>
      </w:r>
      <w:r w:rsidRPr="004D3835">
        <w:rPr>
          <w:rFonts w:ascii="Consolas" w:hAnsi="Consolas"/>
          <w:b/>
          <w:color w:val="000000"/>
          <w:sz w:val="16"/>
          <w:rPrChange w:id="3052" w:author="Author">
            <w:rPr>
              <w:rFonts w:ascii="Consolas" w:hAnsi="Consolas"/>
              <w:color w:val="000000"/>
              <w:sz w:val="16"/>
              <w:highlight w:val="white"/>
            </w:rPr>
          </w:rPrChange>
        </w:rPr>
        <w:t xml:space="preserve"> </w:t>
      </w:r>
      <w:r w:rsidRPr="004D3835">
        <w:rPr>
          <w:rFonts w:ascii="Consolas" w:hAnsi="Consolas"/>
          <w:b/>
          <w:color w:val="000000"/>
          <w:sz w:val="16"/>
          <w:rPrChange w:id="3053" w:author="Author">
            <w:rPr>
              <w:rFonts w:ascii="Consolas" w:hAnsi="Consolas"/>
              <w:color w:val="FF0000"/>
              <w:sz w:val="16"/>
              <w:highlight w:val="white"/>
            </w:rPr>
          </w:rPrChange>
        </w:rPr>
        <w:t>name</w:t>
      </w:r>
      <w:r w:rsidRPr="004D3835">
        <w:rPr>
          <w:rFonts w:ascii="Consolas" w:hAnsi="Consolas"/>
          <w:b/>
          <w:color w:val="000000"/>
          <w:sz w:val="16"/>
          <w:rPrChange w:id="3054" w:author="Author">
            <w:rPr>
              <w:rFonts w:ascii="Consolas" w:hAnsi="Consolas"/>
              <w:color w:val="000000"/>
              <w:sz w:val="16"/>
              <w:highlight w:val="white"/>
            </w:rPr>
          </w:rPrChange>
        </w:rPr>
        <w:t>=</w:t>
      </w:r>
      <w:r w:rsidRPr="004D3835">
        <w:rPr>
          <w:rFonts w:ascii="Consolas" w:hAnsi="Consolas"/>
          <w:b/>
          <w:color w:val="000000"/>
          <w:sz w:val="16"/>
          <w:rPrChange w:id="3055" w:author="Author">
            <w:rPr>
              <w:rFonts w:ascii="Consolas" w:hAnsi="Consolas"/>
              <w:b/>
              <w:color w:val="8000FF"/>
              <w:sz w:val="16"/>
              <w:highlight w:val="white"/>
            </w:rPr>
          </w:rPrChange>
        </w:rPr>
        <w:t>"path"</w:t>
      </w:r>
      <w:r w:rsidRPr="004D3835">
        <w:rPr>
          <w:rFonts w:ascii="Consolas" w:hAnsi="Consolas"/>
          <w:b/>
          <w:color w:val="000000"/>
          <w:sz w:val="16"/>
          <w:rPrChange w:id="3056" w:author="Author">
            <w:rPr>
              <w:rFonts w:ascii="Consolas" w:hAnsi="Consolas"/>
              <w:color w:val="000000"/>
              <w:sz w:val="16"/>
              <w:highlight w:val="white"/>
            </w:rPr>
          </w:rPrChange>
        </w:rPr>
        <w:t xml:space="preserve"> </w:t>
      </w:r>
      <w:r w:rsidRPr="004D3835">
        <w:rPr>
          <w:rFonts w:ascii="Consolas" w:hAnsi="Consolas"/>
          <w:b/>
          <w:color w:val="000000"/>
          <w:sz w:val="16"/>
          <w:rPrChange w:id="3057" w:author="Author">
            <w:rPr>
              <w:rFonts w:ascii="Consolas" w:hAnsi="Consolas"/>
              <w:color w:val="FF0000"/>
              <w:sz w:val="16"/>
              <w:highlight w:val="white"/>
            </w:rPr>
          </w:rPrChange>
        </w:rPr>
        <w:t>type</w:t>
      </w:r>
      <w:r w:rsidRPr="004D3835">
        <w:rPr>
          <w:rFonts w:ascii="Consolas" w:hAnsi="Consolas"/>
          <w:b/>
          <w:color w:val="000000"/>
          <w:sz w:val="16"/>
          <w:rPrChange w:id="3058" w:author="Author">
            <w:rPr>
              <w:rFonts w:ascii="Consolas" w:hAnsi="Consolas"/>
              <w:color w:val="000000"/>
              <w:sz w:val="16"/>
              <w:highlight w:val="white"/>
            </w:rPr>
          </w:rPrChange>
        </w:rPr>
        <w:t>=</w:t>
      </w:r>
      <w:r w:rsidRPr="004D3835">
        <w:rPr>
          <w:rFonts w:ascii="Consolas" w:hAnsi="Consolas"/>
          <w:b/>
          <w:color w:val="000000"/>
          <w:sz w:val="16"/>
          <w:rPrChange w:id="3059" w:author="Author">
            <w:rPr>
              <w:rFonts w:ascii="Consolas" w:hAnsi="Consolas"/>
              <w:b/>
              <w:color w:val="8000FF"/>
              <w:sz w:val="16"/>
              <w:highlight w:val="white"/>
            </w:rPr>
          </w:rPrChange>
        </w:rPr>
        <w:t>"ST_UriReference"</w:t>
      </w:r>
      <w:r w:rsidRPr="004D3835">
        <w:rPr>
          <w:rFonts w:ascii="Consolas" w:hAnsi="Consolas"/>
          <w:b/>
          <w:color w:val="000000"/>
          <w:sz w:val="16"/>
          <w:rPrChange w:id="3060" w:author="Author">
            <w:rPr>
              <w:rFonts w:ascii="Consolas" w:hAnsi="Consolas"/>
              <w:color w:val="000000"/>
              <w:sz w:val="16"/>
              <w:highlight w:val="white"/>
            </w:rPr>
          </w:rPrChange>
        </w:rPr>
        <w:t xml:space="preserve"> </w:t>
      </w:r>
      <w:r w:rsidRPr="004D3835">
        <w:rPr>
          <w:rFonts w:ascii="Consolas" w:hAnsi="Consolas"/>
          <w:b/>
          <w:color w:val="000000"/>
          <w:sz w:val="16"/>
          <w:rPrChange w:id="3061" w:author="Author">
            <w:rPr>
              <w:rFonts w:ascii="Consolas" w:hAnsi="Consolas"/>
              <w:color w:val="FF0000"/>
              <w:sz w:val="16"/>
              <w:highlight w:val="white"/>
            </w:rPr>
          </w:rPrChange>
        </w:rPr>
        <w:t>use</w:t>
      </w:r>
      <w:r w:rsidRPr="004D3835">
        <w:rPr>
          <w:rFonts w:ascii="Consolas" w:hAnsi="Consolas"/>
          <w:b/>
          <w:color w:val="000000"/>
          <w:sz w:val="16"/>
          <w:rPrChange w:id="3062" w:author="Author">
            <w:rPr>
              <w:rFonts w:ascii="Consolas" w:hAnsi="Consolas"/>
              <w:color w:val="000000"/>
              <w:sz w:val="16"/>
              <w:highlight w:val="white"/>
            </w:rPr>
          </w:rPrChange>
        </w:rPr>
        <w:t>=</w:t>
      </w:r>
      <w:r w:rsidRPr="004D3835">
        <w:rPr>
          <w:rFonts w:ascii="Consolas" w:hAnsi="Consolas"/>
          <w:b/>
          <w:color w:val="000000"/>
          <w:sz w:val="16"/>
          <w:rPrChange w:id="3063" w:author="Author">
            <w:rPr>
              <w:rFonts w:ascii="Consolas" w:hAnsi="Consolas"/>
              <w:b/>
              <w:color w:val="8000FF"/>
              <w:sz w:val="16"/>
              <w:highlight w:val="white"/>
            </w:rPr>
          </w:rPrChange>
        </w:rPr>
        <w:t>"required"</w:t>
      </w:r>
      <w:r w:rsidRPr="004D3835">
        <w:rPr>
          <w:rFonts w:ascii="Consolas" w:hAnsi="Consolas"/>
          <w:b/>
          <w:color w:val="000000"/>
          <w:sz w:val="16"/>
          <w:rPrChange w:id="3064" w:author="Author">
            <w:rPr>
              <w:rFonts w:ascii="Consolas" w:hAnsi="Consolas"/>
              <w:color w:val="0000FF"/>
              <w:sz w:val="16"/>
              <w:highlight w:val="white"/>
            </w:rPr>
          </w:rPrChange>
        </w:rPr>
        <w:t>/&gt;</w:t>
      </w:r>
    </w:p>
    <w:p w14:paraId="1C4B9EE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65" w:author="Author">
            <w:rPr>
              <w:rFonts w:ascii="Consolas" w:hAnsi="Consolas"/>
              <w:b/>
              <w:color w:val="000000"/>
              <w:sz w:val="16"/>
              <w:highlight w:val="white"/>
            </w:rPr>
          </w:rPrChange>
        </w:rPr>
        <w:pPrChange w:id="3066" w:author="Author">
          <w:pPr>
            <w:autoSpaceDE w:val="0"/>
            <w:autoSpaceDN w:val="0"/>
            <w:adjustRightInd w:val="0"/>
            <w:spacing w:after="0" w:line="240" w:lineRule="auto"/>
          </w:pPr>
        </w:pPrChange>
      </w:pPr>
      <w:r w:rsidRPr="004D3835">
        <w:rPr>
          <w:rFonts w:ascii="Consolas" w:hAnsi="Consolas"/>
          <w:b/>
          <w:color w:val="000000"/>
          <w:sz w:val="16"/>
          <w:rPrChange w:id="3067" w:author="Author">
            <w:rPr>
              <w:rFonts w:ascii="Consolas" w:hAnsi="Consolas"/>
              <w:b/>
              <w:color w:val="000000"/>
              <w:sz w:val="16"/>
              <w:highlight w:val="white"/>
            </w:rPr>
          </w:rPrChange>
        </w:rPr>
        <w:tab/>
      </w:r>
      <w:r w:rsidRPr="004D3835">
        <w:rPr>
          <w:rFonts w:ascii="Consolas" w:hAnsi="Consolas"/>
          <w:b/>
          <w:color w:val="000000"/>
          <w:sz w:val="16"/>
          <w:rPrChange w:id="3068" w:author="Author">
            <w:rPr>
              <w:rFonts w:ascii="Consolas" w:hAnsi="Consolas"/>
              <w:b/>
              <w:color w:val="000000"/>
              <w:sz w:val="16"/>
              <w:highlight w:val="white"/>
            </w:rPr>
          </w:rPrChange>
        </w:rPr>
        <w:tab/>
      </w:r>
      <w:r w:rsidRPr="004D3835">
        <w:rPr>
          <w:rFonts w:ascii="Consolas" w:hAnsi="Consolas"/>
          <w:b/>
          <w:color w:val="000000"/>
          <w:sz w:val="16"/>
          <w:rPrChange w:id="3069" w:author="Author">
            <w:rPr>
              <w:rFonts w:ascii="Consolas" w:hAnsi="Consolas"/>
              <w:color w:val="0000FF"/>
              <w:sz w:val="16"/>
              <w:highlight w:val="white"/>
            </w:rPr>
          </w:rPrChange>
        </w:rPr>
        <w:t>&lt;xs:attribute</w:t>
      </w:r>
      <w:r w:rsidRPr="004D3835">
        <w:rPr>
          <w:rFonts w:ascii="Consolas" w:hAnsi="Consolas"/>
          <w:b/>
          <w:color w:val="000000"/>
          <w:sz w:val="16"/>
          <w:rPrChange w:id="3070" w:author="Author">
            <w:rPr>
              <w:rFonts w:ascii="Consolas" w:hAnsi="Consolas"/>
              <w:color w:val="000000"/>
              <w:sz w:val="16"/>
              <w:highlight w:val="white"/>
            </w:rPr>
          </w:rPrChange>
        </w:rPr>
        <w:t xml:space="preserve"> </w:t>
      </w:r>
      <w:r w:rsidRPr="004D3835">
        <w:rPr>
          <w:rFonts w:ascii="Consolas" w:hAnsi="Consolas"/>
          <w:b/>
          <w:color w:val="000000"/>
          <w:sz w:val="16"/>
          <w:rPrChange w:id="3071" w:author="Author">
            <w:rPr>
              <w:rFonts w:ascii="Consolas" w:hAnsi="Consolas"/>
              <w:color w:val="FF0000"/>
              <w:sz w:val="16"/>
              <w:highlight w:val="white"/>
            </w:rPr>
          </w:rPrChange>
        </w:rPr>
        <w:t>name</w:t>
      </w:r>
      <w:r w:rsidRPr="004D3835">
        <w:rPr>
          <w:rFonts w:ascii="Consolas" w:hAnsi="Consolas"/>
          <w:b/>
          <w:color w:val="000000"/>
          <w:sz w:val="16"/>
          <w:rPrChange w:id="3072" w:author="Author">
            <w:rPr>
              <w:rFonts w:ascii="Consolas" w:hAnsi="Consolas"/>
              <w:color w:val="000000"/>
              <w:sz w:val="16"/>
              <w:highlight w:val="white"/>
            </w:rPr>
          </w:rPrChange>
        </w:rPr>
        <w:t>=</w:t>
      </w:r>
      <w:r w:rsidRPr="004D3835">
        <w:rPr>
          <w:rFonts w:ascii="Consolas" w:hAnsi="Consolas"/>
          <w:b/>
          <w:color w:val="000000"/>
          <w:sz w:val="16"/>
          <w:rPrChange w:id="3073" w:author="Author">
            <w:rPr>
              <w:rFonts w:ascii="Consolas" w:hAnsi="Consolas"/>
              <w:b/>
              <w:color w:val="8000FF"/>
              <w:sz w:val="16"/>
              <w:highlight w:val="white"/>
            </w:rPr>
          </w:rPrChange>
        </w:rPr>
        <w:t>"contenttype"</w:t>
      </w:r>
      <w:r w:rsidRPr="004D3835">
        <w:rPr>
          <w:rFonts w:ascii="Consolas" w:hAnsi="Consolas"/>
          <w:b/>
          <w:color w:val="000000"/>
          <w:sz w:val="16"/>
          <w:rPrChange w:id="3074" w:author="Author">
            <w:rPr>
              <w:rFonts w:ascii="Consolas" w:hAnsi="Consolas"/>
              <w:color w:val="000000"/>
              <w:sz w:val="16"/>
              <w:highlight w:val="white"/>
            </w:rPr>
          </w:rPrChange>
        </w:rPr>
        <w:t xml:space="preserve"> </w:t>
      </w:r>
      <w:r w:rsidRPr="004D3835">
        <w:rPr>
          <w:rFonts w:ascii="Consolas" w:hAnsi="Consolas"/>
          <w:b/>
          <w:color w:val="000000"/>
          <w:sz w:val="16"/>
          <w:rPrChange w:id="3075" w:author="Author">
            <w:rPr>
              <w:rFonts w:ascii="Consolas" w:hAnsi="Consolas"/>
              <w:color w:val="FF0000"/>
              <w:sz w:val="16"/>
              <w:highlight w:val="white"/>
            </w:rPr>
          </w:rPrChange>
        </w:rPr>
        <w:t>type</w:t>
      </w:r>
      <w:r w:rsidRPr="004D3835">
        <w:rPr>
          <w:rFonts w:ascii="Consolas" w:hAnsi="Consolas"/>
          <w:b/>
          <w:color w:val="000000"/>
          <w:sz w:val="16"/>
          <w:rPrChange w:id="3076" w:author="Author">
            <w:rPr>
              <w:rFonts w:ascii="Consolas" w:hAnsi="Consolas"/>
              <w:color w:val="000000"/>
              <w:sz w:val="16"/>
              <w:highlight w:val="white"/>
            </w:rPr>
          </w:rPrChange>
        </w:rPr>
        <w:t>=</w:t>
      </w:r>
      <w:r w:rsidRPr="004D3835">
        <w:rPr>
          <w:rFonts w:ascii="Consolas" w:hAnsi="Consolas"/>
          <w:b/>
          <w:color w:val="000000"/>
          <w:sz w:val="16"/>
          <w:rPrChange w:id="3077" w:author="Author">
            <w:rPr>
              <w:rFonts w:ascii="Consolas" w:hAnsi="Consolas"/>
              <w:b/>
              <w:color w:val="8000FF"/>
              <w:sz w:val="16"/>
              <w:highlight w:val="white"/>
            </w:rPr>
          </w:rPrChange>
        </w:rPr>
        <w:t>"ST_ContentType"</w:t>
      </w:r>
      <w:r w:rsidRPr="004D3835">
        <w:rPr>
          <w:rFonts w:ascii="Consolas" w:hAnsi="Consolas"/>
          <w:b/>
          <w:color w:val="000000"/>
          <w:sz w:val="16"/>
          <w:rPrChange w:id="3078" w:author="Author">
            <w:rPr>
              <w:rFonts w:ascii="Consolas" w:hAnsi="Consolas"/>
              <w:color w:val="000000"/>
              <w:sz w:val="16"/>
              <w:highlight w:val="white"/>
            </w:rPr>
          </w:rPrChange>
        </w:rPr>
        <w:t xml:space="preserve"> </w:t>
      </w:r>
      <w:r w:rsidRPr="004D3835">
        <w:rPr>
          <w:rFonts w:ascii="Consolas" w:hAnsi="Consolas"/>
          <w:b/>
          <w:color w:val="000000"/>
          <w:sz w:val="16"/>
          <w:rPrChange w:id="3079" w:author="Author">
            <w:rPr>
              <w:rFonts w:ascii="Consolas" w:hAnsi="Consolas"/>
              <w:color w:val="FF0000"/>
              <w:sz w:val="16"/>
              <w:highlight w:val="white"/>
            </w:rPr>
          </w:rPrChange>
        </w:rPr>
        <w:t>use</w:t>
      </w:r>
      <w:r w:rsidRPr="004D3835">
        <w:rPr>
          <w:rFonts w:ascii="Consolas" w:hAnsi="Consolas"/>
          <w:b/>
          <w:color w:val="000000"/>
          <w:sz w:val="16"/>
          <w:rPrChange w:id="3080" w:author="Author">
            <w:rPr>
              <w:rFonts w:ascii="Consolas" w:hAnsi="Consolas"/>
              <w:color w:val="000000"/>
              <w:sz w:val="16"/>
              <w:highlight w:val="white"/>
            </w:rPr>
          </w:rPrChange>
        </w:rPr>
        <w:t>=</w:t>
      </w:r>
      <w:r w:rsidRPr="004D3835">
        <w:rPr>
          <w:rFonts w:ascii="Consolas" w:hAnsi="Consolas"/>
          <w:b/>
          <w:color w:val="000000"/>
          <w:sz w:val="16"/>
          <w:rPrChange w:id="3081" w:author="Author">
            <w:rPr>
              <w:rFonts w:ascii="Consolas" w:hAnsi="Consolas"/>
              <w:b/>
              <w:color w:val="8000FF"/>
              <w:sz w:val="16"/>
              <w:highlight w:val="white"/>
            </w:rPr>
          </w:rPrChange>
        </w:rPr>
        <w:t>"required"</w:t>
      </w:r>
      <w:r w:rsidRPr="004D3835">
        <w:rPr>
          <w:rFonts w:ascii="Consolas" w:hAnsi="Consolas"/>
          <w:b/>
          <w:color w:val="000000"/>
          <w:sz w:val="16"/>
          <w:rPrChange w:id="3082" w:author="Author">
            <w:rPr>
              <w:rFonts w:ascii="Consolas" w:hAnsi="Consolas"/>
              <w:color w:val="0000FF"/>
              <w:sz w:val="16"/>
              <w:highlight w:val="white"/>
            </w:rPr>
          </w:rPrChange>
        </w:rPr>
        <w:t>/&gt;</w:t>
      </w:r>
    </w:p>
    <w:p w14:paraId="1E22D401" w14:textId="77777777" w:rsidR="009560AE" w:rsidRPr="009560AE" w:rsidRDefault="009560AE" w:rsidP="009560AE">
      <w:pPr>
        <w:autoSpaceDE w:val="0"/>
        <w:autoSpaceDN w:val="0"/>
        <w:adjustRightInd w:val="0"/>
        <w:spacing w:after="0" w:line="240" w:lineRule="auto"/>
        <w:rPr>
          <w:del w:id="3083" w:author="Author"/>
          <w:rFonts w:ascii="Consolas" w:eastAsiaTheme="minorHAnsi" w:hAnsi="Consolas" w:cs="Courier New"/>
          <w:b/>
          <w:bCs/>
          <w:color w:val="000000"/>
          <w:sz w:val="16"/>
          <w:szCs w:val="16"/>
          <w:highlight w:val="white"/>
        </w:rPr>
      </w:pPr>
      <w:del w:id="3084"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&lt;xs:attribute</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name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"box"</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type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"ST_Box2D"</w:delText>
        </w:r>
        <w:r w:rsidRPr="009560AE">
          <w:rPr>
            <w:rFonts w:ascii="Consolas" w:eastAsiaTheme="minorHAnsi" w:hAnsi="Consolas" w:cs="Courier New"/>
            <w:color w:val="0000FF"/>
            <w:sz w:val="16"/>
            <w:szCs w:val="16"/>
            <w:highlight w:val="white"/>
          </w:rPr>
          <w:delText>/&gt;</w:delText>
        </w:r>
      </w:del>
    </w:p>
    <w:p w14:paraId="1C1B76E2"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85" w:author="Author">
            <w:rPr>
              <w:rFonts w:ascii="Consolas" w:hAnsi="Consolas"/>
              <w:b/>
              <w:color w:val="000000"/>
              <w:sz w:val="16"/>
              <w:highlight w:val="white"/>
            </w:rPr>
          </w:rPrChange>
        </w:rPr>
        <w:pPrChange w:id="3086" w:author="Author">
          <w:pPr>
            <w:autoSpaceDE w:val="0"/>
            <w:autoSpaceDN w:val="0"/>
            <w:adjustRightInd w:val="0"/>
            <w:spacing w:after="0" w:line="240" w:lineRule="auto"/>
          </w:pPr>
        </w:pPrChange>
      </w:pPr>
      <w:r w:rsidRPr="004D3835">
        <w:rPr>
          <w:rFonts w:ascii="Consolas" w:hAnsi="Consolas"/>
          <w:b/>
          <w:color w:val="000000"/>
          <w:sz w:val="16"/>
          <w:rPrChange w:id="3087" w:author="Author">
            <w:rPr>
              <w:rFonts w:ascii="Consolas" w:hAnsi="Consolas"/>
              <w:b/>
              <w:color w:val="000000"/>
              <w:sz w:val="16"/>
              <w:highlight w:val="white"/>
            </w:rPr>
          </w:rPrChange>
        </w:rPr>
        <w:tab/>
      </w:r>
      <w:r w:rsidRPr="004D3835">
        <w:rPr>
          <w:rFonts w:ascii="Consolas" w:hAnsi="Consolas"/>
          <w:b/>
          <w:color w:val="000000"/>
          <w:sz w:val="16"/>
          <w:rPrChange w:id="3088" w:author="Author">
            <w:rPr>
              <w:rFonts w:ascii="Consolas" w:hAnsi="Consolas"/>
              <w:b/>
              <w:color w:val="000000"/>
              <w:sz w:val="16"/>
              <w:highlight w:val="white"/>
            </w:rPr>
          </w:rPrChange>
        </w:rPr>
        <w:tab/>
      </w:r>
      <w:r w:rsidRPr="004D3835">
        <w:rPr>
          <w:rFonts w:ascii="Consolas" w:hAnsi="Consolas"/>
          <w:b/>
          <w:color w:val="000000"/>
          <w:sz w:val="16"/>
          <w:rPrChange w:id="3089" w:author="Author">
            <w:rPr>
              <w:rFonts w:ascii="Consolas" w:hAnsi="Consolas"/>
              <w:color w:val="0000FF"/>
              <w:sz w:val="16"/>
              <w:highlight w:val="white"/>
            </w:rPr>
          </w:rPrChange>
        </w:rPr>
        <w:t>&lt;xs:attribute</w:t>
      </w:r>
      <w:r w:rsidRPr="004D3835">
        <w:rPr>
          <w:rFonts w:ascii="Consolas" w:hAnsi="Consolas"/>
          <w:b/>
          <w:color w:val="000000"/>
          <w:sz w:val="16"/>
          <w:rPrChange w:id="3090" w:author="Author">
            <w:rPr>
              <w:rFonts w:ascii="Consolas" w:hAnsi="Consolas"/>
              <w:color w:val="000000"/>
              <w:sz w:val="16"/>
              <w:highlight w:val="white"/>
            </w:rPr>
          </w:rPrChange>
        </w:rPr>
        <w:t xml:space="preserve"> </w:t>
      </w:r>
      <w:r w:rsidRPr="004D3835">
        <w:rPr>
          <w:rFonts w:ascii="Consolas" w:hAnsi="Consolas"/>
          <w:b/>
          <w:color w:val="000000"/>
          <w:sz w:val="16"/>
          <w:rPrChange w:id="3091" w:author="Author">
            <w:rPr>
              <w:rFonts w:ascii="Consolas" w:hAnsi="Consolas"/>
              <w:color w:val="FF0000"/>
              <w:sz w:val="16"/>
              <w:highlight w:val="white"/>
            </w:rPr>
          </w:rPrChange>
        </w:rPr>
        <w:t>name</w:t>
      </w:r>
      <w:r w:rsidRPr="004D3835">
        <w:rPr>
          <w:rFonts w:ascii="Consolas" w:hAnsi="Consolas"/>
          <w:b/>
          <w:color w:val="000000"/>
          <w:sz w:val="16"/>
          <w:rPrChange w:id="3092" w:author="Author">
            <w:rPr>
              <w:rFonts w:ascii="Consolas" w:hAnsi="Consolas"/>
              <w:color w:val="000000"/>
              <w:sz w:val="16"/>
              <w:highlight w:val="white"/>
            </w:rPr>
          </w:rPrChange>
        </w:rPr>
        <w:t>=</w:t>
      </w:r>
      <w:r w:rsidRPr="004D3835">
        <w:rPr>
          <w:rFonts w:ascii="Consolas" w:hAnsi="Consolas"/>
          <w:b/>
          <w:color w:val="000000"/>
          <w:sz w:val="16"/>
          <w:rPrChange w:id="3093" w:author="Author">
            <w:rPr>
              <w:rFonts w:ascii="Consolas" w:hAnsi="Consolas"/>
              <w:b/>
              <w:color w:val="8000FF"/>
              <w:sz w:val="16"/>
              <w:highlight w:val="white"/>
            </w:rPr>
          </w:rPrChange>
        </w:rPr>
        <w:t>"tilestyleu"</w:t>
      </w:r>
      <w:r w:rsidRPr="004D3835">
        <w:rPr>
          <w:rFonts w:ascii="Consolas" w:hAnsi="Consolas"/>
          <w:b/>
          <w:color w:val="000000"/>
          <w:sz w:val="16"/>
          <w:rPrChange w:id="3094" w:author="Author">
            <w:rPr>
              <w:rFonts w:ascii="Consolas" w:hAnsi="Consolas"/>
              <w:color w:val="000000"/>
              <w:sz w:val="16"/>
              <w:highlight w:val="white"/>
            </w:rPr>
          </w:rPrChange>
        </w:rPr>
        <w:t xml:space="preserve"> </w:t>
      </w:r>
      <w:r w:rsidRPr="004D3835">
        <w:rPr>
          <w:rFonts w:ascii="Consolas" w:hAnsi="Consolas"/>
          <w:b/>
          <w:color w:val="000000"/>
          <w:sz w:val="16"/>
          <w:rPrChange w:id="3095" w:author="Author">
            <w:rPr>
              <w:rFonts w:ascii="Consolas" w:hAnsi="Consolas"/>
              <w:color w:val="FF0000"/>
              <w:sz w:val="16"/>
              <w:highlight w:val="white"/>
            </w:rPr>
          </w:rPrChange>
        </w:rPr>
        <w:t>type</w:t>
      </w:r>
      <w:r w:rsidRPr="004D3835">
        <w:rPr>
          <w:rFonts w:ascii="Consolas" w:hAnsi="Consolas"/>
          <w:b/>
          <w:color w:val="000000"/>
          <w:sz w:val="16"/>
          <w:rPrChange w:id="3096" w:author="Author">
            <w:rPr>
              <w:rFonts w:ascii="Consolas" w:hAnsi="Consolas"/>
              <w:color w:val="000000"/>
              <w:sz w:val="16"/>
              <w:highlight w:val="white"/>
            </w:rPr>
          </w:rPrChange>
        </w:rPr>
        <w:t>=</w:t>
      </w:r>
      <w:r w:rsidRPr="004D3835">
        <w:rPr>
          <w:rFonts w:ascii="Consolas" w:hAnsi="Consolas"/>
          <w:b/>
          <w:color w:val="000000"/>
          <w:sz w:val="16"/>
          <w:rPrChange w:id="3097" w:author="Author">
            <w:rPr>
              <w:rFonts w:ascii="Consolas" w:hAnsi="Consolas"/>
              <w:b/>
              <w:color w:val="8000FF"/>
              <w:sz w:val="16"/>
              <w:highlight w:val="white"/>
            </w:rPr>
          </w:rPrChange>
        </w:rPr>
        <w:t>"ST_TileStyle"</w:t>
      </w:r>
      <w:r w:rsidRPr="004D3835">
        <w:rPr>
          <w:rFonts w:ascii="Consolas" w:hAnsi="Consolas"/>
          <w:b/>
          <w:color w:val="000000"/>
          <w:sz w:val="16"/>
          <w:rPrChange w:id="3098" w:author="Author">
            <w:rPr>
              <w:rFonts w:ascii="Consolas" w:hAnsi="Consolas"/>
              <w:color w:val="000000"/>
              <w:sz w:val="16"/>
              <w:highlight w:val="white"/>
            </w:rPr>
          </w:rPrChange>
        </w:rPr>
        <w:t xml:space="preserve"> </w:t>
      </w:r>
      <w:r w:rsidRPr="004D3835">
        <w:rPr>
          <w:rFonts w:ascii="Consolas" w:hAnsi="Consolas"/>
          <w:b/>
          <w:color w:val="000000"/>
          <w:sz w:val="16"/>
          <w:rPrChange w:id="3099" w:author="Author">
            <w:rPr>
              <w:rFonts w:ascii="Consolas" w:hAnsi="Consolas"/>
              <w:color w:val="FF0000"/>
              <w:sz w:val="16"/>
              <w:highlight w:val="white"/>
            </w:rPr>
          </w:rPrChange>
        </w:rPr>
        <w:t>default</w:t>
      </w:r>
      <w:r w:rsidRPr="004D3835">
        <w:rPr>
          <w:rFonts w:ascii="Consolas" w:hAnsi="Consolas"/>
          <w:b/>
          <w:color w:val="000000"/>
          <w:sz w:val="16"/>
          <w:rPrChange w:id="3100" w:author="Author">
            <w:rPr>
              <w:rFonts w:ascii="Consolas" w:hAnsi="Consolas"/>
              <w:color w:val="000000"/>
              <w:sz w:val="16"/>
              <w:highlight w:val="white"/>
            </w:rPr>
          </w:rPrChange>
        </w:rPr>
        <w:t>=</w:t>
      </w:r>
      <w:r w:rsidRPr="004D3835">
        <w:rPr>
          <w:rFonts w:ascii="Consolas" w:hAnsi="Consolas"/>
          <w:b/>
          <w:color w:val="000000"/>
          <w:sz w:val="16"/>
          <w:rPrChange w:id="3101" w:author="Author">
            <w:rPr>
              <w:rFonts w:ascii="Consolas" w:hAnsi="Consolas"/>
              <w:b/>
              <w:color w:val="8000FF"/>
              <w:sz w:val="16"/>
              <w:highlight w:val="white"/>
            </w:rPr>
          </w:rPrChange>
        </w:rPr>
        <w:t>"wrap"</w:t>
      </w:r>
      <w:r w:rsidRPr="004D3835">
        <w:rPr>
          <w:rFonts w:ascii="Consolas" w:hAnsi="Consolas"/>
          <w:b/>
          <w:color w:val="000000"/>
          <w:sz w:val="16"/>
          <w:rPrChange w:id="3102" w:author="Author">
            <w:rPr>
              <w:rFonts w:ascii="Consolas" w:hAnsi="Consolas"/>
              <w:color w:val="0000FF"/>
              <w:sz w:val="16"/>
              <w:highlight w:val="white"/>
            </w:rPr>
          </w:rPrChange>
        </w:rPr>
        <w:t>/&gt;</w:t>
      </w:r>
    </w:p>
    <w:p w14:paraId="64AC7EB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03" w:author="Author">
            <w:rPr>
              <w:rFonts w:ascii="Consolas" w:hAnsi="Consolas"/>
              <w:b/>
              <w:color w:val="000000"/>
              <w:sz w:val="16"/>
              <w:highlight w:val="white"/>
            </w:rPr>
          </w:rPrChange>
        </w:rPr>
        <w:pPrChange w:id="3104" w:author="Author">
          <w:pPr>
            <w:autoSpaceDE w:val="0"/>
            <w:autoSpaceDN w:val="0"/>
            <w:adjustRightInd w:val="0"/>
            <w:spacing w:after="0" w:line="240" w:lineRule="auto"/>
          </w:pPr>
        </w:pPrChange>
      </w:pPr>
      <w:r w:rsidRPr="004D3835">
        <w:rPr>
          <w:rFonts w:ascii="Consolas" w:hAnsi="Consolas"/>
          <w:b/>
          <w:color w:val="000000"/>
          <w:sz w:val="16"/>
          <w:rPrChange w:id="3105" w:author="Author">
            <w:rPr>
              <w:rFonts w:ascii="Consolas" w:hAnsi="Consolas"/>
              <w:b/>
              <w:color w:val="000000"/>
              <w:sz w:val="16"/>
              <w:highlight w:val="white"/>
            </w:rPr>
          </w:rPrChange>
        </w:rPr>
        <w:tab/>
      </w:r>
      <w:r w:rsidRPr="004D3835">
        <w:rPr>
          <w:rFonts w:ascii="Consolas" w:hAnsi="Consolas"/>
          <w:b/>
          <w:color w:val="000000"/>
          <w:sz w:val="16"/>
          <w:rPrChange w:id="3106" w:author="Author">
            <w:rPr>
              <w:rFonts w:ascii="Consolas" w:hAnsi="Consolas"/>
              <w:b/>
              <w:color w:val="000000"/>
              <w:sz w:val="16"/>
              <w:highlight w:val="white"/>
            </w:rPr>
          </w:rPrChange>
        </w:rPr>
        <w:tab/>
      </w:r>
      <w:r w:rsidRPr="004D3835">
        <w:rPr>
          <w:rFonts w:ascii="Consolas" w:hAnsi="Consolas"/>
          <w:b/>
          <w:color w:val="000000"/>
          <w:sz w:val="16"/>
          <w:rPrChange w:id="3107" w:author="Author">
            <w:rPr>
              <w:rFonts w:ascii="Consolas" w:hAnsi="Consolas"/>
              <w:color w:val="0000FF"/>
              <w:sz w:val="16"/>
              <w:highlight w:val="white"/>
            </w:rPr>
          </w:rPrChange>
        </w:rPr>
        <w:t>&lt;xs:attribute</w:t>
      </w:r>
      <w:r w:rsidRPr="004D3835">
        <w:rPr>
          <w:rFonts w:ascii="Consolas" w:hAnsi="Consolas"/>
          <w:b/>
          <w:color w:val="000000"/>
          <w:sz w:val="16"/>
          <w:rPrChange w:id="3108" w:author="Author">
            <w:rPr>
              <w:rFonts w:ascii="Consolas" w:hAnsi="Consolas"/>
              <w:color w:val="000000"/>
              <w:sz w:val="16"/>
              <w:highlight w:val="white"/>
            </w:rPr>
          </w:rPrChange>
        </w:rPr>
        <w:t xml:space="preserve"> </w:t>
      </w:r>
      <w:r w:rsidRPr="004D3835">
        <w:rPr>
          <w:rFonts w:ascii="Consolas" w:hAnsi="Consolas"/>
          <w:b/>
          <w:color w:val="000000"/>
          <w:sz w:val="16"/>
          <w:rPrChange w:id="3109" w:author="Author">
            <w:rPr>
              <w:rFonts w:ascii="Consolas" w:hAnsi="Consolas"/>
              <w:color w:val="FF0000"/>
              <w:sz w:val="16"/>
              <w:highlight w:val="white"/>
            </w:rPr>
          </w:rPrChange>
        </w:rPr>
        <w:t>name</w:t>
      </w:r>
      <w:r w:rsidRPr="004D3835">
        <w:rPr>
          <w:rFonts w:ascii="Consolas" w:hAnsi="Consolas"/>
          <w:b/>
          <w:color w:val="000000"/>
          <w:sz w:val="16"/>
          <w:rPrChange w:id="3110" w:author="Author">
            <w:rPr>
              <w:rFonts w:ascii="Consolas" w:hAnsi="Consolas"/>
              <w:color w:val="000000"/>
              <w:sz w:val="16"/>
              <w:highlight w:val="white"/>
            </w:rPr>
          </w:rPrChange>
        </w:rPr>
        <w:t>=</w:t>
      </w:r>
      <w:r w:rsidRPr="004D3835">
        <w:rPr>
          <w:rFonts w:ascii="Consolas" w:hAnsi="Consolas"/>
          <w:b/>
          <w:color w:val="000000"/>
          <w:sz w:val="16"/>
          <w:rPrChange w:id="3111" w:author="Author">
            <w:rPr>
              <w:rFonts w:ascii="Consolas" w:hAnsi="Consolas"/>
              <w:b/>
              <w:color w:val="8000FF"/>
              <w:sz w:val="16"/>
              <w:highlight w:val="white"/>
            </w:rPr>
          </w:rPrChange>
        </w:rPr>
        <w:t>"tilestylev"</w:t>
      </w:r>
      <w:r w:rsidRPr="004D3835">
        <w:rPr>
          <w:rFonts w:ascii="Consolas" w:hAnsi="Consolas"/>
          <w:b/>
          <w:color w:val="000000"/>
          <w:sz w:val="16"/>
          <w:rPrChange w:id="3112" w:author="Author">
            <w:rPr>
              <w:rFonts w:ascii="Consolas" w:hAnsi="Consolas"/>
              <w:color w:val="000000"/>
              <w:sz w:val="16"/>
              <w:highlight w:val="white"/>
            </w:rPr>
          </w:rPrChange>
        </w:rPr>
        <w:t xml:space="preserve"> </w:t>
      </w:r>
      <w:r w:rsidRPr="004D3835">
        <w:rPr>
          <w:rFonts w:ascii="Consolas" w:hAnsi="Consolas"/>
          <w:b/>
          <w:color w:val="000000"/>
          <w:sz w:val="16"/>
          <w:rPrChange w:id="3113" w:author="Author">
            <w:rPr>
              <w:rFonts w:ascii="Consolas" w:hAnsi="Consolas"/>
              <w:color w:val="FF0000"/>
              <w:sz w:val="16"/>
              <w:highlight w:val="white"/>
            </w:rPr>
          </w:rPrChange>
        </w:rPr>
        <w:t>type</w:t>
      </w:r>
      <w:r w:rsidRPr="004D3835">
        <w:rPr>
          <w:rFonts w:ascii="Consolas" w:hAnsi="Consolas"/>
          <w:b/>
          <w:color w:val="000000"/>
          <w:sz w:val="16"/>
          <w:rPrChange w:id="3114" w:author="Author">
            <w:rPr>
              <w:rFonts w:ascii="Consolas" w:hAnsi="Consolas"/>
              <w:color w:val="000000"/>
              <w:sz w:val="16"/>
              <w:highlight w:val="white"/>
            </w:rPr>
          </w:rPrChange>
        </w:rPr>
        <w:t>=</w:t>
      </w:r>
      <w:r w:rsidRPr="004D3835">
        <w:rPr>
          <w:rFonts w:ascii="Consolas" w:hAnsi="Consolas"/>
          <w:b/>
          <w:color w:val="000000"/>
          <w:sz w:val="16"/>
          <w:rPrChange w:id="3115" w:author="Author">
            <w:rPr>
              <w:rFonts w:ascii="Consolas" w:hAnsi="Consolas"/>
              <w:b/>
              <w:color w:val="8000FF"/>
              <w:sz w:val="16"/>
              <w:highlight w:val="white"/>
            </w:rPr>
          </w:rPrChange>
        </w:rPr>
        <w:t>"ST_TileStyle"</w:t>
      </w:r>
      <w:r w:rsidRPr="004D3835">
        <w:rPr>
          <w:rFonts w:ascii="Consolas" w:hAnsi="Consolas"/>
          <w:b/>
          <w:color w:val="000000"/>
          <w:sz w:val="16"/>
          <w:rPrChange w:id="3116" w:author="Author">
            <w:rPr>
              <w:rFonts w:ascii="Consolas" w:hAnsi="Consolas"/>
              <w:color w:val="000000"/>
              <w:sz w:val="16"/>
              <w:highlight w:val="white"/>
            </w:rPr>
          </w:rPrChange>
        </w:rPr>
        <w:t xml:space="preserve"> </w:t>
      </w:r>
      <w:r w:rsidRPr="004D3835">
        <w:rPr>
          <w:rFonts w:ascii="Consolas" w:hAnsi="Consolas"/>
          <w:b/>
          <w:color w:val="000000"/>
          <w:sz w:val="16"/>
          <w:rPrChange w:id="3117" w:author="Author">
            <w:rPr>
              <w:rFonts w:ascii="Consolas" w:hAnsi="Consolas"/>
              <w:color w:val="FF0000"/>
              <w:sz w:val="16"/>
              <w:highlight w:val="white"/>
            </w:rPr>
          </w:rPrChange>
        </w:rPr>
        <w:t>default</w:t>
      </w:r>
      <w:r w:rsidRPr="004D3835">
        <w:rPr>
          <w:rFonts w:ascii="Consolas" w:hAnsi="Consolas"/>
          <w:b/>
          <w:color w:val="000000"/>
          <w:sz w:val="16"/>
          <w:rPrChange w:id="3118" w:author="Author">
            <w:rPr>
              <w:rFonts w:ascii="Consolas" w:hAnsi="Consolas"/>
              <w:color w:val="000000"/>
              <w:sz w:val="16"/>
              <w:highlight w:val="white"/>
            </w:rPr>
          </w:rPrChange>
        </w:rPr>
        <w:t>=</w:t>
      </w:r>
      <w:r w:rsidRPr="004D3835">
        <w:rPr>
          <w:rFonts w:ascii="Consolas" w:hAnsi="Consolas"/>
          <w:b/>
          <w:color w:val="000000"/>
          <w:sz w:val="16"/>
          <w:rPrChange w:id="3119" w:author="Author">
            <w:rPr>
              <w:rFonts w:ascii="Consolas" w:hAnsi="Consolas"/>
              <w:b/>
              <w:color w:val="8000FF"/>
              <w:sz w:val="16"/>
              <w:highlight w:val="white"/>
            </w:rPr>
          </w:rPrChange>
        </w:rPr>
        <w:t>"wrap"</w:t>
      </w:r>
      <w:r w:rsidRPr="004D3835">
        <w:rPr>
          <w:rFonts w:ascii="Consolas" w:hAnsi="Consolas"/>
          <w:b/>
          <w:color w:val="000000"/>
          <w:sz w:val="16"/>
          <w:rPrChange w:id="3120" w:author="Author">
            <w:rPr>
              <w:rFonts w:ascii="Consolas" w:hAnsi="Consolas"/>
              <w:color w:val="0000FF"/>
              <w:sz w:val="16"/>
              <w:highlight w:val="white"/>
            </w:rPr>
          </w:rPrChange>
        </w:rPr>
        <w:t>/&gt;</w:t>
      </w:r>
    </w:p>
    <w:p w14:paraId="4885F85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21" w:author="Author">
            <w:rPr>
              <w:rFonts w:ascii="Consolas" w:hAnsi="Consolas"/>
              <w:b/>
              <w:color w:val="000000"/>
              <w:sz w:val="16"/>
              <w:highlight w:val="white"/>
            </w:rPr>
          </w:rPrChange>
        </w:rPr>
        <w:pPrChange w:id="3122" w:author="Author">
          <w:pPr>
            <w:autoSpaceDE w:val="0"/>
            <w:autoSpaceDN w:val="0"/>
            <w:adjustRightInd w:val="0"/>
            <w:spacing w:after="0" w:line="240" w:lineRule="auto"/>
          </w:pPr>
        </w:pPrChange>
      </w:pPr>
      <w:r w:rsidRPr="004D3835">
        <w:rPr>
          <w:rFonts w:ascii="Consolas" w:hAnsi="Consolas"/>
          <w:b/>
          <w:color w:val="000000"/>
          <w:sz w:val="16"/>
          <w:rPrChange w:id="3123" w:author="Author">
            <w:rPr>
              <w:rFonts w:ascii="Consolas" w:hAnsi="Consolas"/>
              <w:b/>
              <w:color w:val="000000"/>
              <w:sz w:val="16"/>
              <w:highlight w:val="white"/>
            </w:rPr>
          </w:rPrChange>
        </w:rPr>
        <w:tab/>
      </w:r>
      <w:r w:rsidRPr="004D3835">
        <w:rPr>
          <w:rFonts w:ascii="Consolas" w:hAnsi="Consolas"/>
          <w:b/>
          <w:color w:val="000000"/>
          <w:sz w:val="16"/>
          <w:rPrChange w:id="3124" w:author="Author">
            <w:rPr>
              <w:rFonts w:ascii="Consolas" w:hAnsi="Consolas"/>
              <w:b/>
              <w:color w:val="000000"/>
              <w:sz w:val="16"/>
              <w:highlight w:val="white"/>
            </w:rPr>
          </w:rPrChange>
        </w:rPr>
        <w:tab/>
      </w:r>
      <w:r w:rsidRPr="004D3835">
        <w:rPr>
          <w:rFonts w:ascii="Consolas" w:hAnsi="Consolas"/>
          <w:b/>
          <w:color w:val="000000"/>
          <w:sz w:val="16"/>
          <w:rPrChange w:id="3125" w:author="Author">
            <w:rPr>
              <w:rFonts w:ascii="Consolas" w:hAnsi="Consolas"/>
              <w:color w:val="0000FF"/>
              <w:sz w:val="16"/>
              <w:highlight w:val="white"/>
            </w:rPr>
          </w:rPrChange>
        </w:rPr>
        <w:t>&lt;xs:attribute</w:t>
      </w:r>
      <w:r w:rsidRPr="004D3835">
        <w:rPr>
          <w:rFonts w:ascii="Consolas" w:hAnsi="Consolas"/>
          <w:b/>
          <w:color w:val="000000"/>
          <w:sz w:val="16"/>
          <w:rPrChange w:id="3126" w:author="Author">
            <w:rPr>
              <w:rFonts w:ascii="Consolas" w:hAnsi="Consolas"/>
              <w:color w:val="000000"/>
              <w:sz w:val="16"/>
              <w:highlight w:val="white"/>
            </w:rPr>
          </w:rPrChange>
        </w:rPr>
        <w:t xml:space="preserve"> </w:t>
      </w:r>
      <w:r w:rsidRPr="004D3835">
        <w:rPr>
          <w:rFonts w:ascii="Consolas" w:hAnsi="Consolas"/>
          <w:b/>
          <w:color w:val="000000"/>
          <w:sz w:val="16"/>
          <w:rPrChange w:id="3127" w:author="Author">
            <w:rPr>
              <w:rFonts w:ascii="Consolas" w:hAnsi="Consolas"/>
              <w:color w:val="FF0000"/>
              <w:sz w:val="16"/>
              <w:highlight w:val="white"/>
            </w:rPr>
          </w:rPrChange>
        </w:rPr>
        <w:t>name</w:t>
      </w:r>
      <w:r w:rsidRPr="004D3835">
        <w:rPr>
          <w:rFonts w:ascii="Consolas" w:hAnsi="Consolas"/>
          <w:b/>
          <w:color w:val="000000"/>
          <w:sz w:val="16"/>
          <w:rPrChange w:id="3128" w:author="Author">
            <w:rPr>
              <w:rFonts w:ascii="Consolas" w:hAnsi="Consolas"/>
              <w:color w:val="000000"/>
              <w:sz w:val="16"/>
              <w:highlight w:val="white"/>
            </w:rPr>
          </w:rPrChange>
        </w:rPr>
        <w:t>=</w:t>
      </w:r>
      <w:r w:rsidRPr="004D3835">
        <w:rPr>
          <w:rFonts w:ascii="Consolas" w:hAnsi="Consolas"/>
          <w:b/>
          <w:color w:val="000000"/>
          <w:sz w:val="16"/>
          <w:rPrChange w:id="3129" w:author="Author">
            <w:rPr>
              <w:rFonts w:ascii="Consolas" w:hAnsi="Consolas"/>
              <w:b/>
              <w:color w:val="8000FF"/>
              <w:sz w:val="16"/>
              <w:highlight w:val="white"/>
            </w:rPr>
          </w:rPrChange>
        </w:rPr>
        <w:t>"filter"</w:t>
      </w:r>
      <w:r w:rsidRPr="004D3835">
        <w:rPr>
          <w:rFonts w:ascii="Consolas" w:hAnsi="Consolas"/>
          <w:b/>
          <w:color w:val="000000"/>
          <w:sz w:val="16"/>
          <w:rPrChange w:id="3130" w:author="Author">
            <w:rPr>
              <w:rFonts w:ascii="Consolas" w:hAnsi="Consolas"/>
              <w:color w:val="000000"/>
              <w:sz w:val="16"/>
              <w:highlight w:val="white"/>
            </w:rPr>
          </w:rPrChange>
        </w:rPr>
        <w:t xml:space="preserve"> </w:t>
      </w:r>
      <w:r w:rsidRPr="004D3835">
        <w:rPr>
          <w:rFonts w:ascii="Consolas" w:hAnsi="Consolas"/>
          <w:b/>
          <w:color w:val="000000"/>
          <w:sz w:val="16"/>
          <w:rPrChange w:id="3131" w:author="Author">
            <w:rPr>
              <w:rFonts w:ascii="Consolas" w:hAnsi="Consolas"/>
              <w:color w:val="FF0000"/>
              <w:sz w:val="16"/>
              <w:highlight w:val="white"/>
            </w:rPr>
          </w:rPrChange>
        </w:rPr>
        <w:t>type</w:t>
      </w:r>
      <w:r w:rsidRPr="004D3835">
        <w:rPr>
          <w:rFonts w:ascii="Consolas" w:hAnsi="Consolas"/>
          <w:b/>
          <w:color w:val="000000"/>
          <w:sz w:val="16"/>
          <w:rPrChange w:id="3132" w:author="Author">
            <w:rPr>
              <w:rFonts w:ascii="Consolas" w:hAnsi="Consolas"/>
              <w:color w:val="000000"/>
              <w:sz w:val="16"/>
              <w:highlight w:val="white"/>
            </w:rPr>
          </w:rPrChange>
        </w:rPr>
        <w:t>=</w:t>
      </w:r>
      <w:r w:rsidRPr="004D3835">
        <w:rPr>
          <w:rFonts w:ascii="Consolas" w:hAnsi="Consolas"/>
          <w:b/>
          <w:color w:val="000000"/>
          <w:sz w:val="16"/>
          <w:rPrChange w:id="3133" w:author="Author">
            <w:rPr>
              <w:rFonts w:ascii="Consolas" w:hAnsi="Consolas"/>
              <w:b/>
              <w:color w:val="8000FF"/>
              <w:sz w:val="16"/>
              <w:highlight w:val="white"/>
            </w:rPr>
          </w:rPrChange>
        </w:rPr>
        <w:t>"ST_Filter"</w:t>
      </w:r>
      <w:r w:rsidRPr="004D3835">
        <w:rPr>
          <w:rFonts w:ascii="Consolas" w:hAnsi="Consolas"/>
          <w:b/>
          <w:color w:val="000000"/>
          <w:sz w:val="16"/>
          <w:rPrChange w:id="3134" w:author="Author">
            <w:rPr>
              <w:rFonts w:ascii="Consolas" w:hAnsi="Consolas"/>
              <w:color w:val="000000"/>
              <w:sz w:val="16"/>
              <w:highlight w:val="white"/>
            </w:rPr>
          </w:rPrChange>
        </w:rPr>
        <w:t xml:space="preserve"> </w:t>
      </w:r>
      <w:r w:rsidRPr="004D3835">
        <w:rPr>
          <w:rFonts w:ascii="Consolas" w:hAnsi="Consolas"/>
          <w:b/>
          <w:color w:val="000000"/>
          <w:sz w:val="16"/>
          <w:rPrChange w:id="3135" w:author="Author">
            <w:rPr>
              <w:rFonts w:ascii="Consolas" w:hAnsi="Consolas"/>
              <w:color w:val="FF0000"/>
              <w:sz w:val="16"/>
              <w:highlight w:val="white"/>
            </w:rPr>
          </w:rPrChange>
        </w:rPr>
        <w:t>default</w:t>
      </w:r>
      <w:r w:rsidRPr="004D3835">
        <w:rPr>
          <w:rFonts w:ascii="Consolas" w:hAnsi="Consolas"/>
          <w:b/>
          <w:color w:val="000000"/>
          <w:sz w:val="16"/>
          <w:rPrChange w:id="3136" w:author="Author">
            <w:rPr>
              <w:rFonts w:ascii="Consolas" w:hAnsi="Consolas"/>
              <w:color w:val="000000"/>
              <w:sz w:val="16"/>
              <w:highlight w:val="white"/>
            </w:rPr>
          </w:rPrChange>
        </w:rPr>
        <w:t>=</w:t>
      </w:r>
      <w:r w:rsidRPr="004D3835">
        <w:rPr>
          <w:rFonts w:ascii="Consolas" w:hAnsi="Consolas"/>
          <w:b/>
          <w:color w:val="000000"/>
          <w:sz w:val="16"/>
          <w:rPrChange w:id="3137" w:author="Author">
            <w:rPr>
              <w:rFonts w:ascii="Consolas" w:hAnsi="Consolas"/>
              <w:b/>
              <w:color w:val="8000FF"/>
              <w:sz w:val="16"/>
              <w:highlight w:val="white"/>
            </w:rPr>
          </w:rPrChange>
        </w:rPr>
        <w:t>"auto"</w:t>
      </w:r>
      <w:r w:rsidRPr="004D3835">
        <w:rPr>
          <w:rFonts w:ascii="Consolas" w:hAnsi="Consolas"/>
          <w:b/>
          <w:color w:val="000000"/>
          <w:sz w:val="16"/>
          <w:rPrChange w:id="3138" w:author="Author">
            <w:rPr>
              <w:rFonts w:ascii="Consolas" w:hAnsi="Consolas"/>
              <w:color w:val="0000FF"/>
              <w:sz w:val="16"/>
              <w:highlight w:val="white"/>
            </w:rPr>
          </w:rPrChange>
        </w:rPr>
        <w:t>/&gt;</w:t>
      </w:r>
    </w:p>
    <w:p w14:paraId="5693F9F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39" w:author="Author">
            <w:rPr>
              <w:rFonts w:ascii="Consolas" w:hAnsi="Consolas"/>
              <w:b/>
              <w:color w:val="000000"/>
              <w:sz w:val="16"/>
              <w:highlight w:val="white"/>
            </w:rPr>
          </w:rPrChange>
        </w:rPr>
        <w:pPrChange w:id="3140" w:author="Author">
          <w:pPr>
            <w:autoSpaceDE w:val="0"/>
            <w:autoSpaceDN w:val="0"/>
            <w:adjustRightInd w:val="0"/>
            <w:spacing w:after="0" w:line="240" w:lineRule="auto"/>
          </w:pPr>
        </w:pPrChange>
      </w:pPr>
      <w:r w:rsidRPr="004D3835">
        <w:rPr>
          <w:rFonts w:ascii="Consolas" w:hAnsi="Consolas"/>
          <w:b/>
          <w:color w:val="000000"/>
          <w:sz w:val="16"/>
          <w:rPrChange w:id="3141" w:author="Author">
            <w:rPr>
              <w:rFonts w:ascii="Consolas" w:hAnsi="Consolas"/>
              <w:b/>
              <w:color w:val="000000"/>
              <w:sz w:val="16"/>
              <w:highlight w:val="white"/>
            </w:rPr>
          </w:rPrChange>
        </w:rPr>
        <w:tab/>
      </w:r>
      <w:r w:rsidRPr="004D3835">
        <w:rPr>
          <w:rFonts w:ascii="Consolas" w:hAnsi="Consolas"/>
          <w:b/>
          <w:color w:val="000000"/>
          <w:sz w:val="16"/>
          <w:rPrChange w:id="3142" w:author="Author">
            <w:rPr>
              <w:rFonts w:ascii="Consolas" w:hAnsi="Consolas"/>
              <w:b/>
              <w:color w:val="000000"/>
              <w:sz w:val="16"/>
              <w:highlight w:val="white"/>
            </w:rPr>
          </w:rPrChange>
        </w:rPr>
        <w:tab/>
      </w:r>
      <w:r w:rsidRPr="004D3835">
        <w:rPr>
          <w:rFonts w:ascii="Consolas" w:hAnsi="Consolas"/>
          <w:b/>
          <w:color w:val="000000"/>
          <w:sz w:val="16"/>
          <w:rPrChange w:id="3143" w:author="Author">
            <w:rPr>
              <w:rFonts w:ascii="Consolas" w:hAnsi="Consolas"/>
              <w:color w:val="0000FF"/>
              <w:sz w:val="16"/>
              <w:highlight w:val="white"/>
            </w:rPr>
          </w:rPrChange>
        </w:rPr>
        <w:t>&lt;xs:anyAttribute</w:t>
      </w:r>
      <w:r w:rsidRPr="004D3835">
        <w:rPr>
          <w:rFonts w:ascii="Consolas" w:hAnsi="Consolas"/>
          <w:b/>
          <w:color w:val="000000"/>
          <w:sz w:val="16"/>
          <w:rPrChange w:id="3144" w:author="Author">
            <w:rPr>
              <w:rFonts w:ascii="Consolas" w:hAnsi="Consolas"/>
              <w:color w:val="000000"/>
              <w:sz w:val="16"/>
              <w:highlight w:val="white"/>
            </w:rPr>
          </w:rPrChange>
        </w:rPr>
        <w:t xml:space="preserve"> </w:t>
      </w:r>
      <w:r w:rsidRPr="004D3835">
        <w:rPr>
          <w:rFonts w:ascii="Consolas" w:hAnsi="Consolas"/>
          <w:b/>
          <w:color w:val="000000"/>
          <w:sz w:val="16"/>
          <w:rPrChange w:id="3145" w:author="Author">
            <w:rPr>
              <w:rFonts w:ascii="Consolas" w:hAnsi="Consolas"/>
              <w:color w:val="FF0000"/>
              <w:sz w:val="16"/>
              <w:highlight w:val="white"/>
            </w:rPr>
          </w:rPrChange>
        </w:rPr>
        <w:t>namespace</w:t>
      </w:r>
      <w:r w:rsidRPr="004D3835">
        <w:rPr>
          <w:rFonts w:ascii="Consolas" w:hAnsi="Consolas"/>
          <w:b/>
          <w:color w:val="000000"/>
          <w:sz w:val="16"/>
          <w:rPrChange w:id="3146" w:author="Author">
            <w:rPr>
              <w:rFonts w:ascii="Consolas" w:hAnsi="Consolas"/>
              <w:color w:val="000000"/>
              <w:sz w:val="16"/>
              <w:highlight w:val="white"/>
            </w:rPr>
          </w:rPrChange>
        </w:rPr>
        <w:t>=</w:t>
      </w:r>
      <w:r w:rsidRPr="004D3835">
        <w:rPr>
          <w:rFonts w:ascii="Consolas" w:hAnsi="Consolas"/>
          <w:b/>
          <w:color w:val="000000"/>
          <w:sz w:val="16"/>
          <w:rPrChange w:id="3147" w:author="Author">
            <w:rPr>
              <w:rFonts w:ascii="Consolas" w:hAnsi="Consolas"/>
              <w:b/>
              <w:color w:val="8000FF"/>
              <w:sz w:val="16"/>
              <w:highlight w:val="white"/>
            </w:rPr>
          </w:rPrChange>
        </w:rPr>
        <w:t>"##other"</w:t>
      </w:r>
      <w:r w:rsidRPr="004D3835">
        <w:rPr>
          <w:rFonts w:ascii="Consolas" w:hAnsi="Consolas"/>
          <w:b/>
          <w:color w:val="000000"/>
          <w:sz w:val="16"/>
          <w:rPrChange w:id="3148" w:author="Author">
            <w:rPr>
              <w:rFonts w:ascii="Consolas" w:hAnsi="Consolas"/>
              <w:color w:val="000000"/>
              <w:sz w:val="16"/>
              <w:highlight w:val="white"/>
            </w:rPr>
          </w:rPrChange>
        </w:rPr>
        <w:t xml:space="preserve"> </w:t>
      </w:r>
      <w:r w:rsidRPr="004D3835">
        <w:rPr>
          <w:rFonts w:ascii="Consolas" w:hAnsi="Consolas"/>
          <w:b/>
          <w:color w:val="000000"/>
          <w:sz w:val="16"/>
          <w:rPrChange w:id="3149" w:author="Author">
            <w:rPr>
              <w:rFonts w:ascii="Consolas" w:hAnsi="Consolas"/>
              <w:color w:val="FF0000"/>
              <w:sz w:val="16"/>
              <w:highlight w:val="white"/>
            </w:rPr>
          </w:rPrChange>
        </w:rPr>
        <w:t>processContents</w:t>
      </w:r>
      <w:r w:rsidRPr="004D3835">
        <w:rPr>
          <w:rFonts w:ascii="Consolas" w:hAnsi="Consolas"/>
          <w:b/>
          <w:color w:val="000000"/>
          <w:sz w:val="16"/>
          <w:rPrChange w:id="3150" w:author="Author">
            <w:rPr>
              <w:rFonts w:ascii="Consolas" w:hAnsi="Consolas"/>
              <w:color w:val="000000"/>
              <w:sz w:val="16"/>
              <w:highlight w:val="white"/>
            </w:rPr>
          </w:rPrChange>
        </w:rPr>
        <w:t>=</w:t>
      </w:r>
      <w:r w:rsidRPr="004D3835">
        <w:rPr>
          <w:rFonts w:ascii="Consolas" w:hAnsi="Consolas"/>
          <w:b/>
          <w:color w:val="000000"/>
          <w:sz w:val="16"/>
          <w:rPrChange w:id="3151" w:author="Author">
            <w:rPr>
              <w:rFonts w:ascii="Consolas" w:hAnsi="Consolas"/>
              <w:b/>
              <w:color w:val="8000FF"/>
              <w:sz w:val="16"/>
              <w:highlight w:val="white"/>
            </w:rPr>
          </w:rPrChange>
        </w:rPr>
        <w:t>"lax"</w:t>
      </w:r>
      <w:r w:rsidRPr="004D3835">
        <w:rPr>
          <w:rFonts w:ascii="Consolas" w:hAnsi="Consolas"/>
          <w:b/>
          <w:color w:val="000000"/>
          <w:sz w:val="16"/>
          <w:rPrChange w:id="3152" w:author="Author">
            <w:rPr>
              <w:rFonts w:ascii="Consolas" w:hAnsi="Consolas"/>
              <w:color w:val="0000FF"/>
              <w:sz w:val="16"/>
              <w:highlight w:val="white"/>
            </w:rPr>
          </w:rPrChange>
        </w:rPr>
        <w:t>/&gt;</w:t>
      </w:r>
    </w:p>
    <w:p w14:paraId="05EA527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53" w:author="Author">
            <w:rPr>
              <w:rFonts w:ascii="Consolas" w:hAnsi="Consolas"/>
              <w:b/>
              <w:color w:val="000000"/>
              <w:sz w:val="16"/>
              <w:highlight w:val="white"/>
            </w:rPr>
          </w:rPrChange>
        </w:rPr>
        <w:pPrChange w:id="3154" w:author="Author">
          <w:pPr>
            <w:autoSpaceDE w:val="0"/>
            <w:autoSpaceDN w:val="0"/>
            <w:adjustRightInd w:val="0"/>
            <w:spacing w:after="0" w:line="240" w:lineRule="auto"/>
          </w:pPr>
        </w:pPrChange>
      </w:pPr>
      <w:r w:rsidRPr="004D3835">
        <w:rPr>
          <w:rFonts w:ascii="Consolas" w:hAnsi="Consolas"/>
          <w:b/>
          <w:color w:val="000000"/>
          <w:sz w:val="16"/>
          <w:rPrChange w:id="3155" w:author="Author">
            <w:rPr>
              <w:rFonts w:ascii="Consolas" w:hAnsi="Consolas"/>
              <w:b/>
              <w:color w:val="000000"/>
              <w:sz w:val="16"/>
              <w:highlight w:val="white"/>
            </w:rPr>
          </w:rPrChange>
        </w:rPr>
        <w:tab/>
      </w:r>
      <w:r w:rsidRPr="004D3835">
        <w:rPr>
          <w:rFonts w:ascii="Consolas" w:hAnsi="Consolas"/>
          <w:b/>
          <w:color w:val="000000"/>
          <w:sz w:val="16"/>
          <w:rPrChange w:id="3156" w:author="Author">
            <w:rPr>
              <w:rFonts w:ascii="Consolas" w:hAnsi="Consolas"/>
              <w:color w:val="0000FF"/>
              <w:sz w:val="16"/>
              <w:highlight w:val="white"/>
            </w:rPr>
          </w:rPrChange>
        </w:rPr>
        <w:t>&lt;/xs:complexType&gt;</w:t>
      </w:r>
    </w:p>
    <w:p w14:paraId="0969E31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57" w:author="Author">
            <w:rPr>
              <w:rFonts w:ascii="Consolas" w:hAnsi="Consolas"/>
              <w:b/>
              <w:color w:val="000000"/>
              <w:sz w:val="16"/>
              <w:highlight w:val="white"/>
            </w:rPr>
          </w:rPrChange>
        </w:rPr>
        <w:pPrChange w:id="3158" w:author="Author">
          <w:pPr>
            <w:autoSpaceDE w:val="0"/>
            <w:autoSpaceDN w:val="0"/>
            <w:adjustRightInd w:val="0"/>
            <w:spacing w:after="0" w:line="240" w:lineRule="auto"/>
          </w:pPr>
        </w:pPrChange>
      </w:pPr>
      <w:r w:rsidRPr="004D3835">
        <w:rPr>
          <w:rFonts w:ascii="Consolas" w:hAnsi="Consolas"/>
          <w:b/>
          <w:color w:val="000000"/>
          <w:sz w:val="16"/>
          <w:rPrChange w:id="3159" w:author="Author">
            <w:rPr>
              <w:rFonts w:ascii="Consolas" w:hAnsi="Consolas"/>
              <w:b/>
              <w:color w:val="000000"/>
              <w:sz w:val="16"/>
              <w:highlight w:val="white"/>
            </w:rPr>
          </w:rPrChange>
        </w:rPr>
        <w:tab/>
      </w:r>
      <w:r w:rsidRPr="004D3835">
        <w:rPr>
          <w:rFonts w:ascii="Consolas" w:hAnsi="Consolas"/>
          <w:b/>
          <w:color w:val="000000"/>
          <w:sz w:val="16"/>
          <w:rPrChange w:id="3160" w:author="Author">
            <w:rPr>
              <w:rFonts w:ascii="Consolas" w:hAnsi="Consolas"/>
              <w:color w:val="0000FF"/>
              <w:sz w:val="16"/>
              <w:highlight w:val="white"/>
            </w:rPr>
          </w:rPrChange>
        </w:rPr>
        <w:t>&lt;xs:complexType</w:t>
      </w:r>
      <w:r w:rsidRPr="004D3835">
        <w:rPr>
          <w:rFonts w:ascii="Consolas" w:hAnsi="Consolas"/>
          <w:b/>
          <w:color w:val="000000"/>
          <w:sz w:val="16"/>
          <w:rPrChange w:id="3161" w:author="Author">
            <w:rPr>
              <w:rFonts w:ascii="Consolas" w:hAnsi="Consolas"/>
              <w:color w:val="000000"/>
              <w:sz w:val="16"/>
              <w:highlight w:val="white"/>
            </w:rPr>
          </w:rPrChange>
        </w:rPr>
        <w:t xml:space="preserve"> </w:t>
      </w:r>
      <w:r w:rsidRPr="004D3835">
        <w:rPr>
          <w:rFonts w:ascii="Consolas" w:hAnsi="Consolas"/>
          <w:b/>
          <w:color w:val="000000"/>
          <w:sz w:val="16"/>
          <w:rPrChange w:id="3162" w:author="Author">
            <w:rPr>
              <w:rFonts w:ascii="Consolas" w:hAnsi="Consolas"/>
              <w:color w:val="FF0000"/>
              <w:sz w:val="16"/>
              <w:highlight w:val="white"/>
            </w:rPr>
          </w:rPrChange>
        </w:rPr>
        <w:t>name</w:t>
      </w:r>
      <w:r w:rsidRPr="004D3835">
        <w:rPr>
          <w:rFonts w:ascii="Consolas" w:hAnsi="Consolas"/>
          <w:b/>
          <w:color w:val="000000"/>
          <w:sz w:val="16"/>
          <w:rPrChange w:id="3163" w:author="Author">
            <w:rPr>
              <w:rFonts w:ascii="Consolas" w:hAnsi="Consolas"/>
              <w:color w:val="000000"/>
              <w:sz w:val="16"/>
              <w:highlight w:val="white"/>
            </w:rPr>
          </w:rPrChange>
        </w:rPr>
        <w:t>=</w:t>
      </w:r>
      <w:r w:rsidRPr="004D3835">
        <w:rPr>
          <w:rFonts w:ascii="Consolas" w:hAnsi="Consolas"/>
          <w:b/>
          <w:color w:val="000000"/>
          <w:sz w:val="16"/>
          <w:rPrChange w:id="3164" w:author="Author">
            <w:rPr>
              <w:rFonts w:ascii="Consolas" w:hAnsi="Consolas"/>
              <w:b/>
              <w:color w:val="8000FF"/>
              <w:sz w:val="16"/>
              <w:highlight w:val="white"/>
            </w:rPr>
          </w:rPrChange>
        </w:rPr>
        <w:t>"CT_ColorGroup"</w:t>
      </w:r>
      <w:r w:rsidRPr="004D3835">
        <w:rPr>
          <w:rFonts w:ascii="Consolas" w:hAnsi="Consolas"/>
          <w:b/>
          <w:color w:val="000000"/>
          <w:sz w:val="16"/>
          <w:rPrChange w:id="3165" w:author="Author">
            <w:rPr>
              <w:rFonts w:ascii="Consolas" w:hAnsi="Consolas"/>
              <w:color w:val="0000FF"/>
              <w:sz w:val="16"/>
              <w:highlight w:val="white"/>
            </w:rPr>
          </w:rPrChange>
        </w:rPr>
        <w:t>&gt;</w:t>
      </w:r>
    </w:p>
    <w:p w14:paraId="3E38BC1F"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66" w:author="Author">
            <w:rPr>
              <w:rFonts w:ascii="Consolas" w:hAnsi="Consolas"/>
              <w:b/>
              <w:color w:val="000000"/>
              <w:sz w:val="16"/>
              <w:highlight w:val="white"/>
            </w:rPr>
          </w:rPrChange>
        </w:rPr>
        <w:pPrChange w:id="3167" w:author="Author">
          <w:pPr>
            <w:autoSpaceDE w:val="0"/>
            <w:autoSpaceDN w:val="0"/>
            <w:adjustRightInd w:val="0"/>
            <w:spacing w:after="0" w:line="240" w:lineRule="auto"/>
          </w:pPr>
        </w:pPrChange>
      </w:pPr>
      <w:r w:rsidRPr="004D3835">
        <w:rPr>
          <w:rFonts w:ascii="Consolas" w:hAnsi="Consolas"/>
          <w:b/>
          <w:color w:val="000000"/>
          <w:sz w:val="16"/>
          <w:rPrChange w:id="3168" w:author="Author">
            <w:rPr>
              <w:rFonts w:ascii="Consolas" w:hAnsi="Consolas"/>
              <w:b/>
              <w:color w:val="000000"/>
              <w:sz w:val="16"/>
              <w:highlight w:val="white"/>
            </w:rPr>
          </w:rPrChange>
        </w:rPr>
        <w:tab/>
      </w:r>
      <w:r w:rsidRPr="004D3835">
        <w:rPr>
          <w:rFonts w:ascii="Consolas" w:hAnsi="Consolas"/>
          <w:b/>
          <w:color w:val="000000"/>
          <w:sz w:val="16"/>
          <w:rPrChange w:id="3169" w:author="Author">
            <w:rPr>
              <w:rFonts w:ascii="Consolas" w:hAnsi="Consolas"/>
              <w:b/>
              <w:color w:val="000000"/>
              <w:sz w:val="16"/>
              <w:highlight w:val="white"/>
            </w:rPr>
          </w:rPrChange>
        </w:rPr>
        <w:tab/>
      </w:r>
      <w:r w:rsidRPr="004D3835">
        <w:rPr>
          <w:rFonts w:ascii="Consolas" w:hAnsi="Consolas"/>
          <w:b/>
          <w:color w:val="000000"/>
          <w:sz w:val="16"/>
          <w:rPrChange w:id="3170" w:author="Author">
            <w:rPr>
              <w:rFonts w:ascii="Consolas" w:hAnsi="Consolas"/>
              <w:color w:val="0000FF"/>
              <w:sz w:val="16"/>
              <w:highlight w:val="white"/>
            </w:rPr>
          </w:rPrChange>
        </w:rPr>
        <w:t>&lt;xs:sequence&gt;</w:t>
      </w:r>
    </w:p>
    <w:p w14:paraId="2195CCE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71" w:author="Author">
            <w:rPr>
              <w:rFonts w:ascii="Consolas" w:hAnsi="Consolas"/>
              <w:b/>
              <w:color w:val="000000"/>
              <w:sz w:val="16"/>
              <w:highlight w:val="white"/>
            </w:rPr>
          </w:rPrChange>
        </w:rPr>
        <w:pPrChange w:id="3172" w:author="Author">
          <w:pPr>
            <w:autoSpaceDE w:val="0"/>
            <w:autoSpaceDN w:val="0"/>
            <w:adjustRightInd w:val="0"/>
            <w:spacing w:after="0" w:line="240" w:lineRule="auto"/>
          </w:pPr>
        </w:pPrChange>
      </w:pPr>
      <w:r w:rsidRPr="004D3835">
        <w:rPr>
          <w:rFonts w:ascii="Consolas" w:hAnsi="Consolas"/>
          <w:b/>
          <w:color w:val="000000"/>
          <w:sz w:val="16"/>
          <w:rPrChange w:id="3173" w:author="Author">
            <w:rPr>
              <w:rFonts w:ascii="Consolas" w:hAnsi="Consolas"/>
              <w:b/>
              <w:color w:val="000000"/>
              <w:sz w:val="16"/>
              <w:highlight w:val="white"/>
            </w:rPr>
          </w:rPrChange>
        </w:rPr>
        <w:tab/>
      </w:r>
      <w:r w:rsidRPr="004D3835">
        <w:rPr>
          <w:rFonts w:ascii="Consolas" w:hAnsi="Consolas"/>
          <w:b/>
          <w:color w:val="000000"/>
          <w:sz w:val="16"/>
          <w:rPrChange w:id="3174" w:author="Author">
            <w:rPr>
              <w:rFonts w:ascii="Consolas" w:hAnsi="Consolas"/>
              <w:b/>
              <w:color w:val="000000"/>
              <w:sz w:val="16"/>
              <w:highlight w:val="white"/>
            </w:rPr>
          </w:rPrChange>
        </w:rPr>
        <w:tab/>
      </w:r>
      <w:r w:rsidRPr="004D3835">
        <w:rPr>
          <w:rFonts w:ascii="Consolas" w:hAnsi="Consolas"/>
          <w:b/>
          <w:color w:val="000000"/>
          <w:sz w:val="16"/>
          <w:rPrChange w:id="3175" w:author="Author">
            <w:rPr>
              <w:rFonts w:ascii="Consolas" w:hAnsi="Consolas"/>
              <w:b/>
              <w:color w:val="000000"/>
              <w:sz w:val="16"/>
              <w:highlight w:val="white"/>
            </w:rPr>
          </w:rPrChange>
        </w:rPr>
        <w:tab/>
      </w:r>
      <w:r w:rsidRPr="004D3835">
        <w:rPr>
          <w:rFonts w:ascii="Consolas" w:hAnsi="Consolas"/>
          <w:b/>
          <w:color w:val="000000"/>
          <w:sz w:val="16"/>
          <w:rPrChange w:id="3176" w:author="Author">
            <w:rPr>
              <w:rFonts w:ascii="Consolas" w:hAnsi="Consolas"/>
              <w:color w:val="0000FF"/>
              <w:sz w:val="16"/>
              <w:highlight w:val="white"/>
            </w:rPr>
          </w:rPrChange>
        </w:rPr>
        <w:t>&lt;xs:element</w:t>
      </w:r>
      <w:r w:rsidRPr="004D3835">
        <w:rPr>
          <w:rFonts w:ascii="Consolas" w:hAnsi="Consolas"/>
          <w:b/>
          <w:color w:val="000000"/>
          <w:sz w:val="16"/>
          <w:rPrChange w:id="3177" w:author="Author">
            <w:rPr>
              <w:rFonts w:ascii="Consolas" w:hAnsi="Consolas"/>
              <w:color w:val="000000"/>
              <w:sz w:val="16"/>
              <w:highlight w:val="white"/>
            </w:rPr>
          </w:rPrChange>
        </w:rPr>
        <w:t xml:space="preserve"> </w:t>
      </w:r>
      <w:r w:rsidRPr="004D3835">
        <w:rPr>
          <w:rFonts w:ascii="Consolas" w:hAnsi="Consolas"/>
          <w:b/>
          <w:color w:val="000000"/>
          <w:sz w:val="16"/>
          <w:rPrChange w:id="3178" w:author="Author">
            <w:rPr>
              <w:rFonts w:ascii="Consolas" w:hAnsi="Consolas"/>
              <w:color w:val="FF0000"/>
              <w:sz w:val="16"/>
              <w:highlight w:val="white"/>
            </w:rPr>
          </w:rPrChange>
        </w:rPr>
        <w:t>ref</w:t>
      </w:r>
      <w:r w:rsidRPr="004D3835">
        <w:rPr>
          <w:rFonts w:ascii="Consolas" w:hAnsi="Consolas"/>
          <w:b/>
          <w:color w:val="000000"/>
          <w:sz w:val="16"/>
          <w:rPrChange w:id="3179" w:author="Author">
            <w:rPr>
              <w:rFonts w:ascii="Consolas" w:hAnsi="Consolas"/>
              <w:color w:val="000000"/>
              <w:sz w:val="16"/>
              <w:highlight w:val="white"/>
            </w:rPr>
          </w:rPrChange>
        </w:rPr>
        <w:t>=</w:t>
      </w:r>
      <w:r w:rsidRPr="004D3835">
        <w:rPr>
          <w:rFonts w:ascii="Consolas" w:hAnsi="Consolas"/>
          <w:b/>
          <w:color w:val="000000"/>
          <w:sz w:val="16"/>
          <w:rPrChange w:id="3180" w:author="Author">
            <w:rPr>
              <w:rFonts w:ascii="Consolas" w:hAnsi="Consolas"/>
              <w:b/>
              <w:color w:val="8000FF"/>
              <w:sz w:val="16"/>
              <w:highlight w:val="white"/>
            </w:rPr>
          </w:rPrChange>
        </w:rPr>
        <w:t>"color"</w:t>
      </w:r>
      <w:r w:rsidRPr="004D3835">
        <w:rPr>
          <w:rFonts w:ascii="Consolas" w:hAnsi="Consolas"/>
          <w:b/>
          <w:color w:val="000000"/>
          <w:sz w:val="16"/>
          <w:rPrChange w:id="3181" w:author="Author">
            <w:rPr>
              <w:rFonts w:ascii="Consolas" w:hAnsi="Consolas"/>
              <w:color w:val="000000"/>
              <w:sz w:val="16"/>
              <w:highlight w:val="white"/>
            </w:rPr>
          </w:rPrChange>
        </w:rPr>
        <w:t xml:space="preserve"> </w:t>
      </w:r>
      <w:r w:rsidRPr="004D3835">
        <w:rPr>
          <w:rFonts w:ascii="Consolas" w:hAnsi="Consolas"/>
          <w:b/>
          <w:color w:val="000000"/>
          <w:sz w:val="16"/>
          <w:rPrChange w:id="3182" w:author="Author">
            <w:rPr>
              <w:rFonts w:ascii="Consolas" w:hAnsi="Consolas"/>
              <w:color w:val="FF0000"/>
              <w:sz w:val="16"/>
              <w:highlight w:val="white"/>
            </w:rPr>
          </w:rPrChange>
        </w:rPr>
        <w:t>maxOccurs</w:t>
      </w:r>
      <w:r w:rsidRPr="004D3835">
        <w:rPr>
          <w:rFonts w:ascii="Consolas" w:hAnsi="Consolas"/>
          <w:b/>
          <w:color w:val="000000"/>
          <w:sz w:val="16"/>
          <w:rPrChange w:id="3183" w:author="Author">
            <w:rPr>
              <w:rFonts w:ascii="Consolas" w:hAnsi="Consolas"/>
              <w:color w:val="000000"/>
              <w:sz w:val="16"/>
              <w:highlight w:val="white"/>
            </w:rPr>
          </w:rPrChange>
        </w:rPr>
        <w:t>=</w:t>
      </w:r>
      <w:r w:rsidRPr="004D3835">
        <w:rPr>
          <w:rFonts w:ascii="Consolas" w:hAnsi="Consolas"/>
          <w:b/>
          <w:color w:val="000000"/>
          <w:sz w:val="16"/>
          <w:rPrChange w:id="3184" w:author="Author">
            <w:rPr>
              <w:rFonts w:ascii="Consolas" w:hAnsi="Consolas"/>
              <w:b/>
              <w:color w:val="8000FF"/>
              <w:sz w:val="16"/>
              <w:highlight w:val="white"/>
            </w:rPr>
          </w:rPrChange>
        </w:rPr>
        <w:t>"2147483647"</w:t>
      </w:r>
      <w:r w:rsidRPr="004D3835">
        <w:rPr>
          <w:rFonts w:ascii="Consolas" w:hAnsi="Consolas"/>
          <w:b/>
          <w:color w:val="000000"/>
          <w:sz w:val="16"/>
          <w:rPrChange w:id="3185" w:author="Author">
            <w:rPr>
              <w:rFonts w:ascii="Consolas" w:hAnsi="Consolas"/>
              <w:color w:val="0000FF"/>
              <w:sz w:val="16"/>
              <w:highlight w:val="white"/>
            </w:rPr>
          </w:rPrChange>
        </w:rPr>
        <w:t>/&gt;</w:t>
      </w:r>
    </w:p>
    <w:p w14:paraId="0AE2730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86" w:author="Author">
            <w:rPr>
              <w:rFonts w:ascii="Consolas" w:hAnsi="Consolas"/>
              <w:b/>
              <w:color w:val="000000"/>
              <w:sz w:val="16"/>
              <w:highlight w:val="white"/>
            </w:rPr>
          </w:rPrChange>
        </w:rPr>
        <w:pPrChange w:id="3187" w:author="Author">
          <w:pPr>
            <w:autoSpaceDE w:val="0"/>
            <w:autoSpaceDN w:val="0"/>
            <w:adjustRightInd w:val="0"/>
            <w:spacing w:after="0" w:line="240" w:lineRule="auto"/>
          </w:pPr>
        </w:pPrChange>
      </w:pPr>
      <w:r w:rsidRPr="004D3835">
        <w:rPr>
          <w:rFonts w:ascii="Consolas" w:hAnsi="Consolas"/>
          <w:b/>
          <w:color w:val="000000"/>
          <w:sz w:val="16"/>
          <w:rPrChange w:id="3188" w:author="Author">
            <w:rPr>
              <w:rFonts w:ascii="Consolas" w:hAnsi="Consolas"/>
              <w:b/>
              <w:color w:val="000000"/>
              <w:sz w:val="16"/>
              <w:highlight w:val="white"/>
            </w:rPr>
          </w:rPrChange>
        </w:rPr>
        <w:tab/>
      </w:r>
      <w:r w:rsidRPr="004D3835">
        <w:rPr>
          <w:rFonts w:ascii="Consolas" w:hAnsi="Consolas"/>
          <w:b/>
          <w:color w:val="000000"/>
          <w:sz w:val="16"/>
          <w:rPrChange w:id="3189" w:author="Author">
            <w:rPr>
              <w:rFonts w:ascii="Consolas" w:hAnsi="Consolas"/>
              <w:b/>
              <w:color w:val="000000"/>
              <w:sz w:val="16"/>
              <w:highlight w:val="white"/>
            </w:rPr>
          </w:rPrChange>
        </w:rPr>
        <w:tab/>
      </w:r>
      <w:r w:rsidRPr="004D3835">
        <w:rPr>
          <w:rFonts w:ascii="Consolas" w:hAnsi="Consolas"/>
          <w:b/>
          <w:color w:val="000000"/>
          <w:sz w:val="16"/>
          <w:rPrChange w:id="3190" w:author="Author">
            <w:rPr>
              <w:rFonts w:ascii="Consolas" w:hAnsi="Consolas"/>
              <w:color w:val="0000FF"/>
              <w:sz w:val="16"/>
              <w:highlight w:val="white"/>
            </w:rPr>
          </w:rPrChange>
        </w:rPr>
        <w:t>&lt;/xs:sequence&gt;</w:t>
      </w:r>
    </w:p>
    <w:p w14:paraId="2C6323A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91" w:author="Author">
            <w:rPr>
              <w:rFonts w:ascii="Consolas" w:hAnsi="Consolas"/>
              <w:b/>
              <w:color w:val="000000"/>
              <w:sz w:val="16"/>
              <w:highlight w:val="white"/>
            </w:rPr>
          </w:rPrChange>
        </w:rPr>
        <w:pPrChange w:id="3192" w:author="Author">
          <w:pPr>
            <w:autoSpaceDE w:val="0"/>
            <w:autoSpaceDN w:val="0"/>
            <w:adjustRightInd w:val="0"/>
            <w:spacing w:after="0" w:line="240" w:lineRule="auto"/>
          </w:pPr>
        </w:pPrChange>
      </w:pPr>
      <w:r w:rsidRPr="004D3835">
        <w:rPr>
          <w:rFonts w:ascii="Consolas" w:hAnsi="Consolas"/>
          <w:b/>
          <w:color w:val="000000"/>
          <w:sz w:val="16"/>
          <w:rPrChange w:id="3193" w:author="Author">
            <w:rPr>
              <w:rFonts w:ascii="Consolas" w:hAnsi="Consolas"/>
              <w:b/>
              <w:color w:val="000000"/>
              <w:sz w:val="16"/>
              <w:highlight w:val="white"/>
            </w:rPr>
          </w:rPrChange>
        </w:rPr>
        <w:tab/>
      </w:r>
      <w:r w:rsidRPr="004D3835">
        <w:rPr>
          <w:rFonts w:ascii="Consolas" w:hAnsi="Consolas"/>
          <w:b/>
          <w:color w:val="000000"/>
          <w:sz w:val="16"/>
          <w:rPrChange w:id="3194" w:author="Author">
            <w:rPr>
              <w:rFonts w:ascii="Consolas" w:hAnsi="Consolas"/>
              <w:b/>
              <w:color w:val="000000"/>
              <w:sz w:val="16"/>
              <w:highlight w:val="white"/>
            </w:rPr>
          </w:rPrChange>
        </w:rPr>
        <w:tab/>
      </w:r>
      <w:r w:rsidRPr="004D3835">
        <w:rPr>
          <w:rFonts w:ascii="Consolas" w:hAnsi="Consolas"/>
          <w:b/>
          <w:color w:val="000000"/>
          <w:sz w:val="16"/>
          <w:rPrChange w:id="3195" w:author="Author">
            <w:rPr>
              <w:rFonts w:ascii="Consolas" w:hAnsi="Consolas"/>
              <w:color w:val="0000FF"/>
              <w:sz w:val="16"/>
              <w:highlight w:val="white"/>
            </w:rPr>
          </w:rPrChange>
        </w:rPr>
        <w:t>&lt;xs:attribute</w:t>
      </w:r>
      <w:r w:rsidRPr="004D3835">
        <w:rPr>
          <w:rFonts w:ascii="Consolas" w:hAnsi="Consolas"/>
          <w:b/>
          <w:color w:val="000000"/>
          <w:sz w:val="16"/>
          <w:rPrChange w:id="3196" w:author="Author">
            <w:rPr>
              <w:rFonts w:ascii="Consolas" w:hAnsi="Consolas"/>
              <w:color w:val="000000"/>
              <w:sz w:val="16"/>
              <w:highlight w:val="white"/>
            </w:rPr>
          </w:rPrChange>
        </w:rPr>
        <w:t xml:space="preserve"> </w:t>
      </w:r>
      <w:r w:rsidRPr="004D3835">
        <w:rPr>
          <w:rFonts w:ascii="Consolas" w:hAnsi="Consolas"/>
          <w:b/>
          <w:color w:val="000000"/>
          <w:sz w:val="16"/>
          <w:rPrChange w:id="3197" w:author="Author">
            <w:rPr>
              <w:rFonts w:ascii="Consolas" w:hAnsi="Consolas"/>
              <w:color w:val="FF0000"/>
              <w:sz w:val="16"/>
              <w:highlight w:val="white"/>
            </w:rPr>
          </w:rPrChange>
        </w:rPr>
        <w:t>name</w:t>
      </w:r>
      <w:r w:rsidRPr="004D3835">
        <w:rPr>
          <w:rFonts w:ascii="Consolas" w:hAnsi="Consolas"/>
          <w:b/>
          <w:color w:val="000000"/>
          <w:sz w:val="16"/>
          <w:rPrChange w:id="3198" w:author="Author">
            <w:rPr>
              <w:rFonts w:ascii="Consolas" w:hAnsi="Consolas"/>
              <w:color w:val="000000"/>
              <w:sz w:val="16"/>
              <w:highlight w:val="white"/>
            </w:rPr>
          </w:rPrChange>
        </w:rPr>
        <w:t>=</w:t>
      </w:r>
      <w:r w:rsidRPr="004D3835">
        <w:rPr>
          <w:rFonts w:ascii="Consolas" w:hAnsi="Consolas"/>
          <w:b/>
          <w:color w:val="000000"/>
          <w:sz w:val="16"/>
          <w:rPrChange w:id="3199" w:author="Author">
            <w:rPr>
              <w:rFonts w:ascii="Consolas" w:hAnsi="Consolas"/>
              <w:b/>
              <w:color w:val="8000FF"/>
              <w:sz w:val="16"/>
              <w:highlight w:val="white"/>
            </w:rPr>
          </w:rPrChange>
        </w:rPr>
        <w:t>"id"</w:t>
      </w:r>
      <w:r w:rsidRPr="004D3835">
        <w:rPr>
          <w:rFonts w:ascii="Consolas" w:hAnsi="Consolas"/>
          <w:b/>
          <w:color w:val="000000"/>
          <w:sz w:val="16"/>
          <w:rPrChange w:id="3200" w:author="Author">
            <w:rPr>
              <w:rFonts w:ascii="Consolas" w:hAnsi="Consolas"/>
              <w:color w:val="000000"/>
              <w:sz w:val="16"/>
              <w:highlight w:val="white"/>
            </w:rPr>
          </w:rPrChange>
        </w:rPr>
        <w:t xml:space="preserve"> </w:t>
      </w:r>
      <w:r w:rsidRPr="004D3835">
        <w:rPr>
          <w:rFonts w:ascii="Consolas" w:hAnsi="Consolas"/>
          <w:b/>
          <w:color w:val="000000"/>
          <w:sz w:val="16"/>
          <w:rPrChange w:id="3201" w:author="Author">
            <w:rPr>
              <w:rFonts w:ascii="Consolas" w:hAnsi="Consolas"/>
              <w:color w:val="FF0000"/>
              <w:sz w:val="16"/>
              <w:highlight w:val="white"/>
            </w:rPr>
          </w:rPrChange>
        </w:rPr>
        <w:t>type</w:t>
      </w:r>
      <w:r w:rsidRPr="004D3835">
        <w:rPr>
          <w:rFonts w:ascii="Consolas" w:hAnsi="Consolas"/>
          <w:b/>
          <w:color w:val="000000"/>
          <w:sz w:val="16"/>
          <w:rPrChange w:id="3202" w:author="Author">
            <w:rPr>
              <w:rFonts w:ascii="Consolas" w:hAnsi="Consolas"/>
              <w:color w:val="000000"/>
              <w:sz w:val="16"/>
              <w:highlight w:val="white"/>
            </w:rPr>
          </w:rPrChange>
        </w:rPr>
        <w:t>=</w:t>
      </w:r>
      <w:r w:rsidRPr="004D3835">
        <w:rPr>
          <w:rFonts w:ascii="Consolas" w:hAnsi="Consolas"/>
          <w:b/>
          <w:color w:val="000000"/>
          <w:sz w:val="16"/>
          <w:rPrChange w:id="3203" w:author="Author">
            <w:rPr>
              <w:rFonts w:ascii="Consolas" w:hAnsi="Consolas"/>
              <w:b/>
              <w:color w:val="8000FF"/>
              <w:sz w:val="16"/>
              <w:highlight w:val="white"/>
            </w:rPr>
          </w:rPrChange>
        </w:rPr>
        <w:t>"ST_ResourceID"</w:t>
      </w:r>
      <w:r w:rsidRPr="004D3835">
        <w:rPr>
          <w:rFonts w:ascii="Consolas" w:hAnsi="Consolas"/>
          <w:b/>
          <w:color w:val="000000"/>
          <w:sz w:val="16"/>
          <w:rPrChange w:id="3204" w:author="Author">
            <w:rPr>
              <w:rFonts w:ascii="Consolas" w:hAnsi="Consolas"/>
              <w:color w:val="000000"/>
              <w:sz w:val="16"/>
              <w:highlight w:val="white"/>
            </w:rPr>
          </w:rPrChange>
        </w:rPr>
        <w:t xml:space="preserve"> </w:t>
      </w:r>
      <w:r w:rsidRPr="004D3835">
        <w:rPr>
          <w:rFonts w:ascii="Consolas" w:hAnsi="Consolas"/>
          <w:b/>
          <w:color w:val="000000"/>
          <w:sz w:val="16"/>
          <w:rPrChange w:id="3205" w:author="Author">
            <w:rPr>
              <w:rFonts w:ascii="Consolas" w:hAnsi="Consolas"/>
              <w:color w:val="FF0000"/>
              <w:sz w:val="16"/>
              <w:highlight w:val="white"/>
            </w:rPr>
          </w:rPrChange>
        </w:rPr>
        <w:t>use</w:t>
      </w:r>
      <w:r w:rsidRPr="004D3835">
        <w:rPr>
          <w:rFonts w:ascii="Consolas" w:hAnsi="Consolas"/>
          <w:b/>
          <w:color w:val="000000"/>
          <w:sz w:val="16"/>
          <w:rPrChange w:id="3206" w:author="Author">
            <w:rPr>
              <w:rFonts w:ascii="Consolas" w:hAnsi="Consolas"/>
              <w:color w:val="000000"/>
              <w:sz w:val="16"/>
              <w:highlight w:val="white"/>
            </w:rPr>
          </w:rPrChange>
        </w:rPr>
        <w:t>=</w:t>
      </w:r>
      <w:r w:rsidRPr="004D3835">
        <w:rPr>
          <w:rFonts w:ascii="Consolas" w:hAnsi="Consolas"/>
          <w:b/>
          <w:color w:val="000000"/>
          <w:sz w:val="16"/>
          <w:rPrChange w:id="3207" w:author="Author">
            <w:rPr>
              <w:rFonts w:ascii="Consolas" w:hAnsi="Consolas"/>
              <w:b/>
              <w:color w:val="8000FF"/>
              <w:sz w:val="16"/>
              <w:highlight w:val="white"/>
            </w:rPr>
          </w:rPrChange>
        </w:rPr>
        <w:t>"required"</w:t>
      </w:r>
      <w:r w:rsidRPr="004D3835">
        <w:rPr>
          <w:rFonts w:ascii="Consolas" w:hAnsi="Consolas"/>
          <w:b/>
          <w:color w:val="000000"/>
          <w:sz w:val="16"/>
          <w:rPrChange w:id="3208" w:author="Author">
            <w:rPr>
              <w:rFonts w:ascii="Consolas" w:hAnsi="Consolas"/>
              <w:color w:val="0000FF"/>
              <w:sz w:val="16"/>
              <w:highlight w:val="white"/>
            </w:rPr>
          </w:rPrChange>
        </w:rPr>
        <w:t>/&gt;</w:t>
      </w:r>
    </w:p>
    <w:p w14:paraId="725C07F9" w14:textId="392BE508"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209" w:author="Author"/>
          <w:rFonts w:ascii="Consolas" w:eastAsiaTheme="minorHAnsi" w:hAnsi="Consolas" w:cs="Arial"/>
          <w:b/>
          <w:bCs/>
          <w:color w:val="000000"/>
          <w:sz w:val="16"/>
          <w:szCs w:val="16"/>
        </w:rPr>
      </w:pPr>
      <w:del w:id="3210" w:author="Author">
        <w:r w:rsidRPr="009560AE">
          <w:rPr>
            <w:rFonts w:ascii="Consolas" w:eastAsiaTheme="minorHAnsi" w:hAnsi="Consolas" w:cs="Courier New"/>
            <w:b/>
            <w:bCs/>
            <w:color w:val="000000"/>
            <w:sz w:val="16"/>
            <w:szCs w:val="16"/>
            <w:highlight w:val="white"/>
          </w:rPr>
          <w:tab/>
        </w:r>
      </w:del>
      <w:ins w:id="3211" w:author="Author">
        <w:r w:rsidR="005C7F06" w:rsidRPr="005C7F06">
          <w:rPr>
            <w:rFonts w:ascii="Consolas" w:eastAsiaTheme="minorHAnsi" w:hAnsi="Consolas" w:cs="Arial"/>
            <w:b/>
            <w:bCs/>
            <w:color w:val="000000"/>
            <w:sz w:val="16"/>
            <w:szCs w:val="16"/>
          </w:rPr>
          <w:t xml:space="preserve">    &lt;xs:attribute name="displaypropertiesid" type="ST_ResourceID" use="optional"/&gt;</w:t>
        </w:r>
      </w:ins>
    </w:p>
    <w:p w14:paraId="4FAAC5C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212" w:author="Author"/>
          <w:rFonts w:ascii="Consolas" w:eastAsiaTheme="minorHAnsi" w:hAnsi="Consolas" w:cs="Arial"/>
          <w:b/>
          <w:bCs/>
          <w:color w:val="000000"/>
          <w:sz w:val="16"/>
          <w:szCs w:val="16"/>
        </w:rPr>
      </w:pPr>
      <w:ins w:id="3213" w:author="Author">
        <w:r w:rsidRPr="005C7F06">
          <w:rPr>
            <w:rFonts w:ascii="Consolas" w:eastAsiaTheme="minorHAnsi" w:hAnsi="Consolas" w:cs="Arial"/>
            <w:b/>
            <w:bCs/>
            <w:color w:val="000000"/>
            <w:sz w:val="16"/>
            <w:szCs w:val="16"/>
          </w:rPr>
          <w:t xml:space="preserve">    &lt;xs:anyAttribute namespace="##other" processContents="lax"/&gt;</w:t>
        </w:r>
      </w:ins>
    </w:p>
    <w:p w14:paraId="657259E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14" w:author="Author">
            <w:rPr>
              <w:rFonts w:ascii="Consolas" w:hAnsi="Consolas"/>
              <w:b/>
              <w:color w:val="000000"/>
              <w:sz w:val="16"/>
              <w:highlight w:val="white"/>
            </w:rPr>
          </w:rPrChange>
        </w:rPr>
        <w:pPrChange w:id="3215" w:author="Author">
          <w:pPr>
            <w:autoSpaceDE w:val="0"/>
            <w:autoSpaceDN w:val="0"/>
            <w:adjustRightInd w:val="0"/>
            <w:spacing w:after="0" w:line="240" w:lineRule="auto"/>
          </w:pPr>
        </w:pPrChange>
      </w:pPr>
      <w:ins w:id="3216"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3217" w:author="Author">
            <w:rPr>
              <w:rFonts w:ascii="Consolas" w:hAnsi="Consolas"/>
              <w:color w:val="0000FF"/>
              <w:sz w:val="16"/>
              <w:highlight w:val="white"/>
            </w:rPr>
          </w:rPrChange>
        </w:rPr>
        <w:t>&lt;/xs:complexType&gt;</w:t>
      </w:r>
    </w:p>
    <w:p w14:paraId="6EEFE15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18" w:author="Author">
            <w:rPr>
              <w:rFonts w:ascii="Consolas" w:hAnsi="Consolas"/>
              <w:b/>
              <w:color w:val="000000"/>
              <w:sz w:val="16"/>
              <w:highlight w:val="white"/>
            </w:rPr>
          </w:rPrChange>
        </w:rPr>
        <w:pPrChange w:id="3219" w:author="Author">
          <w:pPr>
            <w:autoSpaceDE w:val="0"/>
            <w:autoSpaceDN w:val="0"/>
            <w:adjustRightInd w:val="0"/>
            <w:spacing w:after="0" w:line="240" w:lineRule="auto"/>
          </w:pPr>
        </w:pPrChange>
      </w:pPr>
      <w:r w:rsidRPr="004D3835">
        <w:rPr>
          <w:rFonts w:ascii="Consolas" w:hAnsi="Consolas"/>
          <w:b/>
          <w:color w:val="000000"/>
          <w:sz w:val="16"/>
          <w:rPrChange w:id="3220" w:author="Author">
            <w:rPr>
              <w:rFonts w:ascii="Consolas" w:hAnsi="Consolas"/>
              <w:b/>
              <w:color w:val="000000"/>
              <w:sz w:val="16"/>
              <w:highlight w:val="white"/>
            </w:rPr>
          </w:rPrChange>
        </w:rPr>
        <w:tab/>
      </w:r>
      <w:r w:rsidRPr="004D3835">
        <w:rPr>
          <w:rFonts w:ascii="Consolas" w:hAnsi="Consolas"/>
          <w:b/>
          <w:color w:val="000000"/>
          <w:sz w:val="16"/>
          <w:rPrChange w:id="3221" w:author="Author">
            <w:rPr>
              <w:rFonts w:ascii="Consolas" w:hAnsi="Consolas"/>
              <w:color w:val="0000FF"/>
              <w:sz w:val="16"/>
              <w:highlight w:val="white"/>
            </w:rPr>
          </w:rPrChange>
        </w:rPr>
        <w:t>&lt;xs:complexType</w:t>
      </w:r>
      <w:r w:rsidRPr="004D3835">
        <w:rPr>
          <w:rFonts w:ascii="Consolas" w:hAnsi="Consolas"/>
          <w:b/>
          <w:color w:val="000000"/>
          <w:sz w:val="16"/>
          <w:rPrChange w:id="3222" w:author="Author">
            <w:rPr>
              <w:rFonts w:ascii="Consolas" w:hAnsi="Consolas"/>
              <w:color w:val="000000"/>
              <w:sz w:val="16"/>
              <w:highlight w:val="white"/>
            </w:rPr>
          </w:rPrChange>
        </w:rPr>
        <w:t xml:space="preserve"> </w:t>
      </w:r>
      <w:r w:rsidRPr="004D3835">
        <w:rPr>
          <w:rFonts w:ascii="Consolas" w:hAnsi="Consolas"/>
          <w:b/>
          <w:color w:val="000000"/>
          <w:sz w:val="16"/>
          <w:rPrChange w:id="3223" w:author="Author">
            <w:rPr>
              <w:rFonts w:ascii="Consolas" w:hAnsi="Consolas"/>
              <w:color w:val="FF0000"/>
              <w:sz w:val="16"/>
              <w:highlight w:val="white"/>
            </w:rPr>
          </w:rPrChange>
        </w:rPr>
        <w:t>name</w:t>
      </w:r>
      <w:r w:rsidRPr="004D3835">
        <w:rPr>
          <w:rFonts w:ascii="Consolas" w:hAnsi="Consolas"/>
          <w:b/>
          <w:color w:val="000000"/>
          <w:sz w:val="16"/>
          <w:rPrChange w:id="3224" w:author="Author">
            <w:rPr>
              <w:rFonts w:ascii="Consolas" w:hAnsi="Consolas"/>
              <w:color w:val="000000"/>
              <w:sz w:val="16"/>
              <w:highlight w:val="white"/>
            </w:rPr>
          </w:rPrChange>
        </w:rPr>
        <w:t>=</w:t>
      </w:r>
      <w:r w:rsidRPr="004D3835">
        <w:rPr>
          <w:rFonts w:ascii="Consolas" w:hAnsi="Consolas"/>
          <w:b/>
          <w:color w:val="000000"/>
          <w:sz w:val="16"/>
          <w:rPrChange w:id="3225" w:author="Author">
            <w:rPr>
              <w:rFonts w:ascii="Consolas" w:hAnsi="Consolas"/>
              <w:b/>
              <w:color w:val="8000FF"/>
              <w:sz w:val="16"/>
              <w:highlight w:val="white"/>
            </w:rPr>
          </w:rPrChange>
        </w:rPr>
        <w:t>"CT_Color"</w:t>
      </w:r>
      <w:r w:rsidRPr="004D3835">
        <w:rPr>
          <w:rFonts w:ascii="Consolas" w:hAnsi="Consolas"/>
          <w:b/>
          <w:color w:val="000000"/>
          <w:sz w:val="16"/>
          <w:rPrChange w:id="3226" w:author="Author">
            <w:rPr>
              <w:rFonts w:ascii="Consolas" w:hAnsi="Consolas"/>
              <w:color w:val="0000FF"/>
              <w:sz w:val="16"/>
              <w:highlight w:val="white"/>
            </w:rPr>
          </w:rPrChange>
        </w:rPr>
        <w:t>&gt;</w:t>
      </w:r>
    </w:p>
    <w:p w14:paraId="03A57C9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27" w:author="Author">
            <w:rPr>
              <w:rFonts w:ascii="Consolas" w:hAnsi="Consolas"/>
              <w:b/>
              <w:color w:val="000000"/>
              <w:sz w:val="16"/>
              <w:highlight w:val="white"/>
            </w:rPr>
          </w:rPrChange>
        </w:rPr>
        <w:pPrChange w:id="3228" w:author="Author">
          <w:pPr>
            <w:autoSpaceDE w:val="0"/>
            <w:autoSpaceDN w:val="0"/>
            <w:adjustRightInd w:val="0"/>
            <w:spacing w:after="0" w:line="240" w:lineRule="auto"/>
          </w:pPr>
        </w:pPrChange>
      </w:pPr>
      <w:r w:rsidRPr="004D3835">
        <w:rPr>
          <w:rFonts w:ascii="Consolas" w:hAnsi="Consolas"/>
          <w:b/>
          <w:color w:val="000000"/>
          <w:sz w:val="16"/>
          <w:rPrChange w:id="3229" w:author="Author">
            <w:rPr>
              <w:rFonts w:ascii="Consolas" w:hAnsi="Consolas"/>
              <w:b/>
              <w:color w:val="000000"/>
              <w:sz w:val="16"/>
              <w:highlight w:val="white"/>
            </w:rPr>
          </w:rPrChange>
        </w:rPr>
        <w:tab/>
      </w:r>
      <w:r w:rsidRPr="004D3835">
        <w:rPr>
          <w:rFonts w:ascii="Consolas" w:hAnsi="Consolas"/>
          <w:b/>
          <w:color w:val="000000"/>
          <w:sz w:val="16"/>
          <w:rPrChange w:id="3230" w:author="Author">
            <w:rPr>
              <w:rFonts w:ascii="Consolas" w:hAnsi="Consolas"/>
              <w:b/>
              <w:color w:val="000000"/>
              <w:sz w:val="16"/>
              <w:highlight w:val="white"/>
            </w:rPr>
          </w:rPrChange>
        </w:rPr>
        <w:tab/>
      </w:r>
      <w:r w:rsidRPr="004D3835">
        <w:rPr>
          <w:rFonts w:ascii="Consolas" w:hAnsi="Consolas"/>
          <w:b/>
          <w:color w:val="000000"/>
          <w:sz w:val="16"/>
          <w:rPrChange w:id="3231" w:author="Author">
            <w:rPr>
              <w:rFonts w:ascii="Consolas" w:hAnsi="Consolas"/>
              <w:color w:val="0000FF"/>
              <w:sz w:val="16"/>
              <w:highlight w:val="white"/>
            </w:rPr>
          </w:rPrChange>
        </w:rPr>
        <w:t>&lt;xs:attribute</w:t>
      </w:r>
      <w:r w:rsidRPr="004D3835">
        <w:rPr>
          <w:rFonts w:ascii="Consolas" w:hAnsi="Consolas"/>
          <w:b/>
          <w:color w:val="000000"/>
          <w:sz w:val="16"/>
          <w:rPrChange w:id="3232" w:author="Author">
            <w:rPr>
              <w:rFonts w:ascii="Consolas" w:hAnsi="Consolas"/>
              <w:color w:val="000000"/>
              <w:sz w:val="16"/>
              <w:highlight w:val="white"/>
            </w:rPr>
          </w:rPrChange>
        </w:rPr>
        <w:t xml:space="preserve"> </w:t>
      </w:r>
      <w:r w:rsidRPr="004D3835">
        <w:rPr>
          <w:rFonts w:ascii="Consolas" w:hAnsi="Consolas"/>
          <w:b/>
          <w:color w:val="000000"/>
          <w:sz w:val="16"/>
          <w:rPrChange w:id="3233" w:author="Author">
            <w:rPr>
              <w:rFonts w:ascii="Consolas" w:hAnsi="Consolas"/>
              <w:color w:val="FF0000"/>
              <w:sz w:val="16"/>
              <w:highlight w:val="white"/>
            </w:rPr>
          </w:rPrChange>
        </w:rPr>
        <w:t>name</w:t>
      </w:r>
      <w:r w:rsidRPr="004D3835">
        <w:rPr>
          <w:rFonts w:ascii="Consolas" w:hAnsi="Consolas"/>
          <w:b/>
          <w:color w:val="000000"/>
          <w:sz w:val="16"/>
          <w:rPrChange w:id="3234" w:author="Author">
            <w:rPr>
              <w:rFonts w:ascii="Consolas" w:hAnsi="Consolas"/>
              <w:color w:val="000000"/>
              <w:sz w:val="16"/>
              <w:highlight w:val="white"/>
            </w:rPr>
          </w:rPrChange>
        </w:rPr>
        <w:t>=</w:t>
      </w:r>
      <w:r w:rsidRPr="004D3835">
        <w:rPr>
          <w:rFonts w:ascii="Consolas" w:hAnsi="Consolas"/>
          <w:b/>
          <w:color w:val="000000"/>
          <w:sz w:val="16"/>
          <w:rPrChange w:id="3235" w:author="Author">
            <w:rPr>
              <w:rFonts w:ascii="Consolas" w:hAnsi="Consolas"/>
              <w:b/>
              <w:color w:val="8000FF"/>
              <w:sz w:val="16"/>
              <w:highlight w:val="white"/>
            </w:rPr>
          </w:rPrChange>
        </w:rPr>
        <w:t>"color"</w:t>
      </w:r>
      <w:r w:rsidRPr="004D3835">
        <w:rPr>
          <w:rFonts w:ascii="Consolas" w:hAnsi="Consolas"/>
          <w:b/>
          <w:color w:val="000000"/>
          <w:sz w:val="16"/>
          <w:rPrChange w:id="3236" w:author="Author">
            <w:rPr>
              <w:rFonts w:ascii="Consolas" w:hAnsi="Consolas"/>
              <w:color w:val="000000"/>
              <w:sz w:val="16"/>
              <w:highlight w:val="white"/>
            </w:rPr>
          </w:rPrChange>
        </w:rPr>
        <w:t xml:space="preserve"> </w:t>
      </w:r>
      <w:r w:rsidRPr="004D3835">
        <w:rPr>
          <w:rFonts w:ascii="Consolas" w:hAnsi="Consolas"/>
          <w:b/>
          <w:color w:val="000000"/>
          <w:sz w:val="16"/>
          <w:rPrChange w:id="3237" w:author="Author">
            <w:rPr>
              <w:rFonts w:ascii="Consolas" w:hAnsi="Consolas"/>
              <w:color w:val="FF0000"/>
              <w:sz w:val="16"/>
              <w:highlight w:val="white"/>
            </w:rPr>
          </w:rPrChange>
        </w:rPr>
        <w:t>type</w:t>
      </w:r>
      <w:r w:rsidRPr="004D3835">
        <w:rPr>
          <w:rFonts w:ascii="Consolas" w:hAnsi="Consolas"/>
          <w:b/>
          <w:color w:val="000000"/>
          <w:sz w:val="16"/>
          <w:rPrChange w:id="3238" w:author="Author">
            <w:rPr>
              <w:rFonts w:ascii="Consolas" w:hAnsi="Consolas"/>
              <w:color w:val="000000"/>
              <w:sz w:val="16"/>
              <w:highlight w:val="white"/>
            </w:rPr>
          </w:rPrChange>
        </w:rPr>
        <w:t>=</w:t>
      </w:r>
      <w:r w:rsidRPr="004D3835">
        <w:rPr>
          <w:rFonts w:ascii="Consolas" w:hAnsi="Consolas"/>
          <w:b/>
          <w:color w:val="000000"/>
          <w:sz w:val="16"/>
          <w:rPrChange w:id="3239" w:author="Author">
            <w:rPr>
              <w:rFonts w:ascii="Consolas" w:hAnsi="Consolas"/>
              <w:b/>
              <w:color w:val="8000FF"/>
              <w:sz w:val="16"/>
              <w:highlight w:val="white"/>
            </w:rPr>
          </w:rPrChange>
        </w:rPr>
        <w:t>"ST_ColorValue"</w:t>
      </w:r>
      <w:r w:rsidRPr="004D3835">
        <w:rPr>
          <w:rFonts w:ascii="Consolas" w:hAnsi="Consolas"/>
          <w:b/>
          <w:color w:val="000000"/>
          <w:sz w:val="16"/>
          <w:rPrChange w:id="3240" w:author="Author">
            <w:rPr>
              <w:rFonts w:ascii="Consolas" w:hAnsi="Consolas"/>
              <w:color w:val="000000"/>
              <w:sz w:val="16"/>
              <w:highlight w:val="white"/>
            </w:rPr>
          </w:rPrChange>
        </w:rPr>
        <w:t xml:space="preserve"> </w:t>
      </w:r>
      <w:r w:rsidRPr="004D3835">
        <w:rPr>
          <w:rFonts w:ascii="Consolas" w:hAnsi="Consolas"/>
          <w:b/>
          <w:color w:val="000000"/>
          <w:sz w:val="16"/>
          <w:rPrChange w:id="3241" w:author="Author">
            <w:rPr>
              <w:rFonts w:ascii="Consolas" w:hAnsi="Consolas"/>
              <w:color w:val="FF0000"/>
              <w:sz w:val="16"/>
              <w:highlight w:val="white"/>
            </w:rPr>
          </w:rPrChange>
        </w:rPr>
        <w:t>use</w:t>
      </w:r>
      <w:r w:rsidRPr="004D3835">
        <w:rPr>
          <w:rFonts w:ascii="Consolas" w:hAnsi="Consolas"/>
          <w:b/>
          <w:color w:val="000000"/>
          <w:sz w:val="16"/>
          <w:rPrChange w:id="3242" w:author="Author">
            <w:rPr>
              <w:rFonts w:ascii="Consolas" w:hAnsi="Consolas"/>
              <w:color w:val="000000"/>
              <w:sz w:val="16"/>
              <w:highlight w:val="white"/>
            </w:rPr>
          </w:rPrChange>
        </w:rPr>
        <w:t>=</w:t>
      </w:r>
      <w:r w:rsidRPr="004D3835">
        <w:rPr>
          <w:rFonts w:ascii="Consolas" w:hAnsi="Consolas"/>
          <w:b/>
          <w:color w:val="000000"/>
          <w:sz w:val="16"/>
          <w:rPrChange w:id="3243" w:author="Author">
            <w:rPr>
              <w:rFonts w:ascii="Consolas" w:hAnsi="Consolas"/>
              <w:b/>
              <w:color w:val="8000FF"/>
              <w:sz w:val="16"/>
              <w:highlight w:val="white"/>
            </w:rPr>
          </w:rPrChange>
        </w:rPr>
        <w:t>"required"</w:t>
      </w:r>
      <w:r w:rsidRPr="004D3835">
        <w:rPr>
          <w:rFonts w:ascii="Consolas" w:hAnsi="Consolas"/>
          <w:b/>
          <w:color w:val="000000"/>
          <w:sz w:val="16"/>
          <w:rPrChange w:id="3244" w:author="Author">
            <w:rPr>
              <w:rFonts w:ascii="Consolas" w:hAnsi="Consolas"/>
              <w:color w:val="0000FF"/>
              <w:sz w:val="16"/>
              <w:highlight w:val="white"/>
            </w:rPr>
          </w:rPrChange>
        </w:rPr>
        <w:t>/&gt;</w:t>
      </w:r>
    </w:p>
    <w:p w14:paraId="7EA94B3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45" w:author="Author">
            <w:rPr>
              <w:rFonts w:ascii="Consolas" w:hAnsi="Consolas"/>
              <w:b/>
              <w:color w:val="000000"/>
              <w:sz w:val="16"/>
              <w:highlight w:val="white"/>
            </w:rPr>
          </w:rPrChange>
        </w:rPr>
        <w:pPrChange w:id="3246" w:author="Author">
          <w:pPr>
            <w:autoSpaceDE w:val="0"/>
            <w:autoSpaceDN w:val="0"/>
            <w:adjustRightInd w:val="0"/>
            <w:spacing w:after="0" w:line="240" w:lineRule="auto"/>
          </w:pPr>
        </w:pPrChange>
      </w:pPr>
      <w:r w:rsidRPr="004D3835">
        <w:rPr>
          <w:rFonts w:ascii="Consolas" w:hAnsi="Consolas"/>
          <w:b/>
          <w:color w:val="000000"/>
          <w:sz w:val="16"/>
          <w:rPrChange w:id="3247" w:author="Author">
            <w:rPr>
              <w:rFonts w:ascii="Consolas" w:hAnsi="Consolas"/>
              <w:b/>
              <w:color w:val="000000"/>
              <w:sz w:val="16"/>
              <w:highlight w:val="white"/>
            </w:rPr>
          </w:rPrChange>
        </w:rPr>
        <w:tab/>
      </w:r>
      <w:r w:rsidRPr="004D3835">
        <w:rPr>
          <w:rFonts w:ascii="Consolas" w:hAnsi="Consolas"/>
          <w:b/>
          <w:color w:val="000000"/>
          <w:sz w:val="16"/>
          <w:rPrChange w:id="3248" w:author="Author">
            <w:rPr>
              <w:rFonts w:ascii="Consolas" w:hAnsi="Consolas"/>
              <w:color w:val="0000FF"/>
              <w:sz w:val="16"/>
              <w:highlight w:val="white"/>
            </w:rPr>
          </w:rPrChange>
        </w:rPr>
        <w:t>&lt;/xs:complexType&gt;</w:t>
      </w:r>
    </w:p>
    <w:p w14:paraId="3FB6D30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49" w:author="Author">
            <w:rPr>
              <w:rFonts w:ascii="Consolas" w:hAnsi="Consolas"/>
              <w:b/>
              <w:color w:val="000000"/>
              <w:sz w:val="16"/>
              <w:highlight w:val="white"/>
            </w:rPr>
          </w:rPrChange>
        </w:rPr>
        <w:pPrChange w:id="3250" w:author="Author">
          <w:pPr>
            <w:autoSpaceDE w:val="0"/>
            <w:autoSpaceDN w:val="0"/>
            <w:adjustRightInd w:val="0"/>
            <w:spacing w:after="0" w:line="240" w:lineRule="auto"/>
          </w:pPr>
        </w:pPrChange>
      </w:pPr>
      <w:r w:rsidRPr="004D3835">
        <w:rPr>
          <w:rFonts w:ascii="Consolas" w:hAnsi="Consolas"/>
          <w:b/>
          <w:color w:val="000000"/>
          <w:sz w:val="16"/>
          <w:rPrChange w:id="3251" w:author="Author">
            <w:rPr>
              <w:rFonts w:ascii="Consolas" w:hAnsi="Consolas"/>
              <w:b/>
              <w:color w:val="000000"/>
              <w:sz w:val="16"/>
              <w:highlight w:val="white"/>
            </w:rPr>
          </w:rPrChange>
        </w:rPr>
        <w:tab/>
      </w:r>
      <w:r w:rsidRPr="004D3835">
        <w:rPr>
          <w:rFonts w:ascii="Consolas" w:hAnsi="Consolas"/>
          <w:b/>
          <w:color w:val="000000"/>
          <w:sz w:val="16"/>
          <w:rPrChange w:id="3252" w:author="Author">
            <w:rPr>
              <w:rFonts w:ascii="Consolas" w:hAnsi="Consolas"/>
              <w:color w:val="0000FF"/>
              <w:sz w:val="16"/>
              <w:highlight w:val="white"/>
            </w:rPr>
          </w:rPrChange>
        </w:rPr>
        <w:t>&lt;xs:complexType</w:t>
      </w:r>
      <w:r w:rsidRPr="004D3835">
        <w:rPr>
          <w:rFonts w:ascii="Consolas" w:hAnsi="Consolas"/>
          <w:b/>
          <w:color w:val="000000"/>
          <w:sz w:val="16"/>
          <w:rPrChange w:id="3253" w:author="Author">
            <w:rPr>
              <w:rFonts w:ascii="Consolas" w:hAnsi="Consolas"/>
              <w:color w:val="000000"/>
              <w:sz w:val="16"/>
              <w:highlight w:val="white"/>
            </w:rPr>
          </w:rPrChange>
        </w:rPr>
        <w:t xml:space="preserve"> </w:t>
      </w:r>
      <w:r w:rsidRPr="004D3835">
        <w:rPr>
          <w:rFonts w:ascii="Consolas" w:hAnsi="Consolas"/>
          <w:b/>
          <w:color w:val="000000"/>
          <w:sz w:val="16"/>
          <w:rPrChange w:id="3254" w:author="Author">
            <w:rPr>
              <w:rFonts w:ascii="Consolas" w:hAnsi="Consolas"/>
              <w:color w:val="FF0000"/>
              <w:sz w:val="16"/>
              <w:highlight w:val="white"/>
            </w:rPr>
          </w:rPrChange>
        </w:rPr>
        <w:t>name</w:t>
      </w:r>
      <w:r w:rsidRPr="004D3835">
        <w:rPr>
          <w:rFonts w:ascii="Consolas" w:hAnsi="Consolas"/>
          <w:b/>
          <w:color w:val="000000"/>
          <w:sz w:val="16"/>
          <w:rPrChange w:id="3255" w:author="Author">
            <w:rPr>
              <w:rFonts w:ascii="Consolas" w:hAnsi="Consolas"/>
              <w:color w:val="000000"/>
              <w:sz w:val="16"/>
              <w:highlight w:val="white"/>
            </w:rPr>
          </w:rPrChange>
        </w:rPr>
        <w:t>=</w:t>
      </w:r>
      <w:r w:rsidRPr="004D3835">
        <w:rPr>
          <w:rFonts w:ascii="Consolas" w:hAnsi="Consolas"/>
          <w:b/>
          <w:color w:val="000000"/>
          <w:sz w:val="16"/>
          <w:rPrChange w:id="3256" w:author="Author">
            <w:rPr>
              <w:rFonts w:ascii="Consolas" w:hAnsi="Consolas"/>
              <w:b/>
              <w:color w:val="8000FF"/>
              <w:sz w:val="16"/>
              <w:highlight w:val="white"/>
            </w:rPr>
          </w:rPrChange>
        </w:rPr>
        <w:t>"CT_Texture2DGroup"</w:t>
      </w:r>
      <w:r w:rsidRPr="004D3835">
        <w:rPr>
          <w:rFonts w:ascii="Consolas" w:hAnsi="Consolas"/>
          <w:b/>
          <w:color w:val="000000"/>
          <w:sz w:val="16"/>
          <w:rPrChange w:id="3257" w:author="Author">
            <w:rPr>
              <w:rFonts w:ascii="Consolas" w:hAnsi="Consolas"/>
              <w:color w:val="0000FF"/>
              <w:sz w:val="16"/>
              <w:highlight w:val="white"/>
            </w:rPr>
          </w:rPrChange>
        </w:rPr>
        <w:t>&gt;</w:t>
      </w:r>
    </w:p>
    <w:p w14:paraId="63CA4B7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58" w:author="Author">
            <w:rPr>
              <w:rFonts w:ascii="Consolas" w:hAnsi="Consolas"/>
              <w:b/>
              <w:color w:val="000000"/>
              <w:sz w:val="16"/>
              <w:highlight w:val="white"/>
            </w:rPr>
          </w:rPrChange>
        </w:rPr>
        <w:pPrChange w:id="3259" w:author="Author">
          <w:pPr>
            <w:autoSpaceDE w:val="0"/>
            <w:autoSpaceDN w:val="0"/>
            <w:adjustRightInd w:val="0"/>
            <w:spacing w:after="0" w:line="240" w:lineRule="auto"/>
          </w:pPr>
        </w:pPrChange>
      </w:pPr>
      <w:r w:rsidRPr="004D3835">
        <w:rPr>
          <w:rFonts w:ascii="Consolas" w:hAnsi="Consolas"/>
          <w:b/>
          <w:color w:val="000000"/>
          <w:sz w:val="16"/>
          <w:rPrChange w:id="3260" w:author="Author">
            <w:rPr>
              <w:rFonts w:ascii="Consolas" w:hAnsi="Consolas"/>
              <w:b/>
              <w:color w:val="000000"/>
              <w:sz w:val="16"/>
              <w:highlight w:val="white"/>
            </w:rPr>
          </w:rPrChange>
        </w:rPr>
        <w:tab/>
      </w:r>
      <w:r w:rsidRPr="004D3835">
        <w:rPr>
          <w:rFonts w:ascii="Consolas" w:hAnsi="Consolas"/>
          <w:b/>
          <w:color w:val="000000"/>
          <w:sz w:val="16"/>
          <w:rPrChange w:id="3261" w:author="Author">
            <w:rPr>
              <w:rFonts w:ascii="Consolas" w:hAnsi="Consolas"/>
              <w:b/>
              <w:color w:val="000000"/>
              <w:sz w:val="16"/>
              <w:highlight w:val="white"/>
            </w:rPr>
          </w:rPrChange>
        </w:rPr>
        <w:tab/>
      </w:r>
      <w:r w:rsidRPr="004D3835">
        <w:rPr>
          <w:rFonts w:ascii="Consolas" w:hAnsi="Consolas"/>
          <w:b/>
          <w:color w:val="000000"/>
          <w:sz w:val="16"/>
          <w:rPrChange w:id="3262" w:author="Author">
            <w:rPr>
              <w:rFonts w:ascii="Consolas" w:hAnsi="Consolas"/>
              <w:color w:val="0000FF"/>
              <w:sz w:val="16"/>
              <w:highlight w:val="white"/>
            </w:rPr>
          </w:rPrChange>
        </w:rPr>
        <w:t>&lt;xs:sequence&gt;</w:t>
      </w:r>
    </w:p>
    <w:p w14:paraId="62BD2C1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63" w:author="Author">
            <w:rPr>
              <w:rFonts w:ascii="Consolas" w:hAnsi="Consolas"/>
              <w:b/>
              <w:color w:val="000000"/>
              <w:sz w:val="16"/>
              <w:highlight w:val="white"/>
            </w:rPr>
          </w:rPrChange>
        </w:rPr>
        <w:pPrChange w:id="3264" w:author="Author">
          <w:pPr>
            <w:autoSpaceDE w:val="0"/>
            <w:autoSpaceDN w:val="0"/>
            <w:adjustRightInd w:val="0"/>
            <w:spacing w:after="0" w:line="240" w:lineRule="auto"/>
          </w:pPr>
        </w:pPrChange>
      </w:pPr>
      <w:r w:rsidRPr="004D3835">
        <w:rPr>
          <w:rFonts w:ascii="Consolas" w:hAnsi="Consolas"/>
          <w:b/>
          <w:color w:val="000000"/>
          <w:sz w:val="16"/>
          <w:rPrChange w:id="3265" w:author="Author">
            <w:rPr>
              <w:rFonts w:ascii="Consolas" w:hAnsi="Consolas"/>
              <w:b/>
              <w:color w:val="000000"/>
              <w:sz w:val="16"/>
              <w:highlight w:val="white"/>
            </w:rPr>
          </w:rPrChange>
        </w:rPr>
        <w:tab/>
      </w:r>
      <w:r w:rsidRPr="004D3835">
        <w:rPr>
          <w:rFonts w:ascii="Consolas" w:hAnsi="Consolas"/>
          <w:b/>
          <w:color w:val="000000"/>
          <w:sz w:val="16"/>
          <w:rPrChange w:id="3266" w:author="Author">
            <w:rPr>
              <w:rFonts w:ascii="Consolas" w:hAnsi="Consolas"/>
              <w:b/>
              <w:color w:val="000000"/>
              <w:sz w:val="16"/>
              <w:highlight w:val="white"/>
            </w:rPr>
          </w:rPrChange>
        </w:rPr>
        <w:tab/>
      </w:r>
      <w:r w:rsidRPr="004D3835">
        <w:rPr>
          <w:rFonts w:ascii="Consolas" w:hAnsi="Consolas"/>
          <w:b/>
          <w:color w:val="000000"/>
          <w:sz w:val="16"/>
          <w:rPrChange w:id="3267" w:author="Author">
            <w:rPr>
              <w:rFonts w:ascii="Consolas" w:hAnsi="Consolas"/>
              <w:b/>
              <w:color w:val="000000"/>
              <w:sz w:val="16"/>
              <w:highlight w:val="white"/>
            </w:rPr>
          </w:rPrChange>
        </w:rPr>
        <w:tab/>
      </w:r>
      <w:r w:rsidRPr="004D3835">
        <w:rPr>
          <w:rFonts w:ascii="Consolas" w:hAnsi="Consolas"/>
          <w:b/>
          <w:color w:val="000000"/>
          <w:sz w:val="16"/>
          <w:rPrChange w:id="3268" w:author="Author">
            <w:rPr>
              <w:rFonts w:ascii="Consolas" w:hAnsi="Consolas"/>
              <w:color w:val="0000FF"/>
              <w:sz w:val="16"/>
              <w:highlight w:val="white"/>
            </w:rPr>
          </w:rPrChange>
        </w:rPr>
        <w:t>&lt;xs:element</w:t>
      </w:r>
      <w:r w:rsidRPr="004D3835">
        <w:rPr>
          <w:rFonts w:ascii="Consolas" w:hAnsi="Consolas"/>
          <w:b/>
          <w:color w:val="000000"/>
          <w:sz w:val="16"/>
          <w:rPrChange w:id="3269" w:author="Author">
            <w:rPr>
              <w:rFonts w:ascii="Consolas" w:hAnsi="Consolas"/>
              <w:color w:val="000000"/>
              <w:sz w:val="16"/>
              <w:highlight w:val="white"/>
            </w:rPr>
          </w:rPrChange>
        </w:rPr>
        <w:t xml:space="preserve"> </w:t>
      </w:r>
      <w:r w:rsidRPr="004D3835">
        <w:rPr>
          <w:rFonts w:ascii="Consolas" w:hAnsi="Consolas"/>
          <w:b/>
          <w:color w:val="000000"/>
          <w:sz w:val="16"/>
          <w:rPrChange w:id="3270" w:author="Author">
            <w:rPr>
              <w:rFonts w:ascii="Consolas" w:hAnsi="Consolas"/>
              <w:color w:val="FF0000"/>
              <w:sz w:val="16"/>
              <w:highlight w:val="white"/>
            </w:rPr>
          </w:rPrChange>
        </w:rPr>
        <w:t>ref</w:t>
      </w:r>
      <w:r w:rsidRPr="004D3835">
        <w:rPr>
          <w:rFonts w:ascii="Consolas" w:hAnsi="Consolas"/>
          <w:b/>
          <w:color w:val="000000"/>
          <w:sz w:val="16"/>
          <w:rPrChange w:id="3271" w:author="Author">
            <w:rPr>
              <w:rFonts w:ascii="Consolas" w:hAnsi="Consolas"/>
              <w:color w:val="000000"/>
              <w:sz w:val="16"/>
              <w:highlight w:val="white"/>
            </w:rPr>
          </w:rPrChange>
        </w:rPr>
        <w:t>=</w:t>
      </w:r>
      <w:r w:rsidRPr="004D3835">
        <w:rPr>
          <w:rFonts w:ascii="Consolas" w:hAnsi="Consolas"/>
          <w:b/>
          <w:color w:val="000000"/>
          <w:sz w:val="16"/>
          <w:rPrChange w:id="3272" w:author="Author">
            <w:rPr>
              <w:rFonts w:ascii="Consolas" w:hAnsi="Consolas"/>
              <w:b/>
              <w:color w:val="8000FF"/>
              <w:sz w:val="16"/>
              <w:highlight w:val="white"/>
            </w:rPr>
          </w:rPrChange>
        </w:rPr>
        <w:t>"tex2coord"</w:t>
      </w:r>
      <w:r w:rsidRPr="004D3835">
        <w:rPr>
          <w:rFonts w:ascii="Consolas" w:hAnsi="Consolas"/>
          <w:b/>
          <w:color w:val="000000"/>
          <w:sz w:val="16"/>
          <w:rPrChange w:id="3273" w:author="Author">
            <w:rPr>
              <w:rFonts w:ascii="Consolas" w:hAnsi="Consolas"/>
              <w:color w:val="000000"/>
              <w:sz w:val="16"/>
              <w:highlight w:val="white"/>
            </w:rPr>
          </w:rPrChange>
        </w:rPr>
        <w:t xml:space="preserve"> </w:t>
      </w:r>
      <w:r w:rsidRPr="004D3835">
        <w:rPr>
          <w:rFonts w:ascii="Consolas" w:hAnsi="Consolas"/>
          <w:b/>
          <w:color w:val="000000"/>
          <w:sz w:val="16"/>
          <w:rPrChange w:id="3274" w:author="Author">
            <w:rPr>
              <w:rFonts w:ascii="Consolas" w:hAnsi="Consolas"/>
              <w:color w:val="FF0000"/>
              <w:sz w:val="16"/>
              <w:highlight w:val="white"/>
            </w:rPr>
          </w:rPrChange>
        </w:rPr>
        <w:t>maxOccurs</w:t>
      </w:r>
      <w:r w:rsidRPr="004D3835">
        <w:rPr>
          <w:rFonts w:ascii="Consolas" w:hAnsi="Consolas"/>
          <w:b/>
          <w:color w:val="000000"/>
          <w:sz w:val="16"/>
          <w:rPrChange w:id="3275" w:author="Author">
            <w:rPr>
              <w:rFonts w:ascii="Consolas" w:hAnsi="Consolas"/>
              <w:color w:val="000000"/>
              <w:sz w:val="16"/>
              <w:highlight w:val="white"/>
            </w:rPr>
          </w:rPrChange>
        </w:rPr>
        <w:t>=</w:t>
      </w:r>
      <w:r w:rsidRPr="004D3835">
        <w:rPr>
          <w:rFonts w:ascii="Consolas" w:hAnsi="Consolas"/>
          <w:b/>
          <w:color w:val="000000"/>
          <w:sz w:val="16"/>
          <w:rPrChange w:id="3276" w:author="Author">
            <w:rPr>
              <w:rFonts w:ascii="Consolas" w:hAnsi="Consolas"/>
              <w:b/>
              <w:color w:val="8000FF"/>
              <w:sz w:val="16"/>
              <w:highlight w:val="white"/>
            </w:rPr>
          </w:rPrChange>
        </w:rPr>
        <w:t>"2147483647"</w:t>
      </w:r>
      <w:r w:rsidRPr="004D3835">
        <w:rPr>
          <w:rFonts w:ascii="Consolas" w:hAnsi="Consolas"/>
          <w:b/>
          <w:color w:val="000000"/>
          <w:sz w:val="16"/>
          <w:rPrChange w:id="3277" w:author="Author">
            <w:rPr>
              <w:rFonts w:ascii="Consolas" w:hAnsi="Consolas"/>
              <w:color w:val="0000FF"/>
              <w:sz w:val="16"/>
              <w:highlight w:val="white"/>
            </w:rPr>
          </w:rPrChange>
        </w:rPr>
        <w:t>/&gt;</w:t>
      </w:r>
    </w:p>
    <w:p w14:paraId="0E50E90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78" w:author="Author">
            <w:rPr>
              <w:rFonts w:ascii="Consolas" w:hAnsi="Consolas"/>
              <w:b/>
              <w:color w:val="000000"/>
              <w:sz w:val="16"/>
              <w:highlight w:val="white"/>
            </w:rPr>
          </w:rPrChange>
        </w:rPr>
        <w:pPrChange w:id="3279" w:author="Author">
          <w:pPr>
            <w:autoSpaceDE w:val="0"/>
            <w:autoSpaceDN w:val="0"/>
            <w:adjustRightInd w:val="0"/>
            <w:spacing w:after="0" w:line="240" w:lineRule="auto"/>
          </w:pPr>
        </w:pPrChange>
      </w:pPr>
      <w:r w:rsidRPr="004D3835">
        <w:rPr>
          <w:rFonts w:ascii="Consolas" w:hAnsi="Consolas"/>
          <w:b/>
          <w:color w:val="000000"/>
          <w:sz w:val="16"/>
          <w:rPrChange w:id="3280" w:author="Author">
            <w:rPr>
              <w:rFonts w:ascii="Consolas" w:hAnsi="Consolas"/>
              <w:b/>
              <w:color w:val="000000"/>
              <w:sz w:val="16"/>
              <w:highlight w:val="white"/>
            </w:rPr>
          </w:rPrChange>
        </w:rPr>
        <w:tab/>
      </w:r>
      <w:r w:rsidRPr="004D3835">
        <w:rPr>
          <w:rFonts w:ascii="Consolas" w:hAnsi="Consolas"/>
          <w:b/>
          <w:color w:val="000000"/>
          <w:sz w:val="16"/>
          <w:rPrChange w:id="3281" w:author="Author">
            <w:rPr>
              <w:rFonts w:ascii="Consolas" w:hAnsi="Consolas"/>
              <w:b/>
              <w:color w:val="000000"/>
              <w:sz w:val="16"/>
              <w:highlight w:val="white"/>
            </w:rPr>
          </w:rPrChange>
        </w:rPr>
        <w:tab/>
      </w:r>
      <w:r w:rsidRPr="004D3835">
        <w:rPr>
          <w:rFonts w:ascii="Consolas" w:hAnsi="Consolas"/>
          <w:b/>
          <w:color w:val="000000"/>
          <w:sz w:val="16"/>
          <w:rPrChange w:id="3282" w:author="Author">
            <w:rPr>
              <w:rFonts w:ascii="Consolas" w:hAnsi="Consolas"/>
              <w:color w:val="0000FF"/>
              <w:sz w:val="16"/>
              <w:highlight w:val="white"/>
            </w:rPr>
          </w:rPrChange>
        </w:rPr>
        <w:t>&lt;/xs:sequence&gt;</w:t>
      </w:r>
    </w:p>
    <w:p w14:paraId="5108DC1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83" w:author="Author">
            <w:rPr>
              <w:rFonts w:ascii="Consolas" w:hAnsi="Consolas"/>
              <w:b/>
              <w:color w:val="000000"/>
              <w:sz w:val="16"/>
              <w:highlight w:val="white"/>
            </w:rPr>
          </w:rPrChange>
        </w:rPr>
        <w:pPrChange w:id="3284" w:author="Author">
          <w:pPr>
            <w:autoSpaceDE w:val="0"/>
            <w:autoSpaceDN w:val="0"/>
            <w:adjustRightInd w:val="0"/>
            <w:spacing w:after="0" w:line="240" w:lineRule="auto"/>
          </w:pPr>
        </w:pPrChange>
      </w:pPr>
      <w:r w:rsidRPr="004D3835">
        <w:rPr>
          <w:rFonts w:ascii="Consolas" w:hAnsi="Consolas"/>
          <w:b/>
          <w:color w:val="000000"/>
          <w:sz w:val="16"/>
          <w:rPrChange w:id="3285" w:author="Author">
            <w:rPr>
              <w:rFonts w:ascii="Consolas" w:hAnsi="Consolas"/>
              <w:b/>
              <w:color w:val="000000"/>
              <w:sz w:val="16"/>
              <w:highlight w:val="white"/>
            </w:rPr>
          </w:rPrChange>
        </w:rPr>
        <w:tab/>
      </w:r>
      <w:r w:rsidRPr="004D3835">
        <w:rPr>
          <w:rFonts w:ascii="Consolas" w:hAnsi="Consolas"/>
          <w:b/>
          <w:color w:val="000000"/>
          <w:sz w:val="16"/>
          <w:rPrChange w:id="3286" w:author="Author">
            <w:rPr>
              <w:rFonts w:ascii="Consolas" w:hAnsi="Consolas"/>
              <w:b/>
              <w:color w:val="000000"/>
              <w:sz w:val="16"/>
              <w:highlight w:val="white"/>
            </w:rPr>
          </w:rPrChange>
        </w:rPr>
        <w:tab/>
      </w:r>
      <w:r w:rsidRPr="004D3835">
        <w:rPr>
          <w:rFonts w:ascii="Consolas" w:hAnsi="Consolas"/>
          <w:b/>
          <w:color w:val="000000"/>
          <w:sz w:val="16"/>
          <w:rPrChange w:id="3287" w:author="Author">
            <w:rPr>
              <w:rFonts w:ascii="Consolas" w:hAnsi="Consolas"/>
              <w:color w:val="0000FF"/>
              <w:sz w:val="16"/>
              <w:highlight w:val="white"/>
            </w:rPr>
          </w:rPrChange>
        </w:rPr>
        <w:t>&lt;xs:attribute</w:t>
      </w:r>
      <w:r w:rsidRPr="004D3835">
        <w:rPr>
          <w:rFonts w:ascii="Consolas" w:hAnsi="Consolas"/>
          <w:b/>
          <w:color w:val="000000"/>
          <w:sz w:val="16"/>
          <w:rPrChange w:id="3288" w:author="Author">
            <w:rPr>
              <w:rFonts w:ascii="Consolas" w:hAnsi="Consolas"/>
              <w:color w:val="000000"/>
              <w:sz w:val="16"/>
              <w:highlight w:val="white"/>
            </w:rPr>
          </w:rPrChange>
        </w:rPr>
        <w:t xml:space="preserve"> </w:t>
      </w:r>
      <w:r w:rsidRPr="004D3835">
        <w:rPr>
          <w:rFonts w:ascii="Consolas" w:hAnsi="Consolas"/>
          <w:b/>
          <w:color w:val="000000"/>
          <w:sz w:val="16"/>
          <w:rPrChange w:id="3289" w:author="Author">
            <w:rPr>
              <w:rFonts w:ascii="Consolas" w:hAnsi="Consolas"/>
              <w:color w:val="FF0000"/>
              <w:sz w:val="16"/>
              <w:highlight w:val="white"/>
            </w:rPr>
          </w:rPrChange>
        </w:rPr>
        <w:t>name</w:t>
      </w:r>
      <w:r w:rsidRPr="004D3835">
        <w:rPr>
          <w:rFonts w:ascii="Consolas" w:hAnsi="Consolas"/>
          <w:b/>
          <w:color w:val="000000"/>
          <w:sz w:val="16"/>
          <w:rPrChange w:id="3290" w:author="Author">
            <w:rPr>
              <w:rFonts w:ascii="Consolas" w:hAnsi="Consolas"/>
              <w:color w:val="000000"/>
              <w:sz w:val="16"/>
              <w:highlight w:val="white"/>
            </w:rPr>
          </w:rPrChange>
        </w:rPr>
        <w:t>=</w:t>
      </w:r>
      <w:r w:rsidRPr="004D3835">
        <w:rPr>
          <w:rFonts w:ascii="Consolas" w:hAnsi="Consolas"/>
          <w:b/>
          <w:color w:val="000000"/>
          <w:sz w:val="16"/>
          <w:rPrChange w:id="3291" w:author="Author">
            <w:rPr>
              <w:rFonts w:ascii="Consolas" w:hAnsi="Consolas"/>
              <w:b/>
              <w:color w:val="8000FF"/>
              <w:sz w:val="16"/>
              <w:highlight w:val="white"/>
            </w:rPr>
          </w:rPrChange>
        </w:rPr>
        <w:t>"id"</w:t>
      </w:r>
      <w:r w:rsidRPr="004D3835">
        <w:rPr>
          <w:rFonts w:ascii="Consolas" w:hAnsi="Consolas"/>
          <w:b/>
          <w:color w:val="000000"/>
          <w:sz w:val="16"/>
          <w:rPrChange w:id="3292" w:author="Author">
            <w:rPr>
              <w:rFonts w:ascii="Consolas" w:hAnsi="Consolas"/>
              <w:color w:val="000000"/>
              <w:sz w:val="16"/>
              <w:highlight w:val="white"/>
            </w:rPr>
          </w:rPrChange>
        </w:rPr>
        <w:t xml:space="preserve"> </w:t>
      </w:r>
      <w:r w:rsidRPr="004D3835">
        <w:rPr>
          <w:rFonts w:ascii="Consolas" w:hAnsi="Consolas"/>
          <w:b/>
          <w:color w:val="000000"/>
          <w:sz w:val="16"/>
          <w:rPrChange w:id="3293" w:author="Author">
            <w:rPr>
              <w:rFonts w:ascii="Consolas" w:hAnsi="Consolas"/>
              <w:color w:val="FF0000"/>
              <w:sz w:val="16"/>
              <w:highlight w:val="white"/>
            </w:rPr>
          </w:rPrChange>
        </w:rPr>
        <w:t>type</w:t>
      </w:r>
      <w:r w:rsidRPr="004D3835">
        <w:rPr>
          <w:rFonts w:ascii="Consolas" w:hAnsi="Consolas"/>
          <w:b/>
          <w:color w:val="000000"/>
          <w:sz w:val="16"/>
          <w:rPrChange w:id="3294" w:author="Author">
            <w:rPr>
              <w:rFonts w:ascii="Consolas" w:hAnsi="Consolas"/>
              <w:color w:val="000000"/>
              <w:sz w:val="16"/>
              <w:highlight w:val="white"/>
            </w:rPr>
          </w:rPrChange>
        </w:rPr>
        <w:t>=</w:t>
      </w:r>
      <w:r w:rsidRPr="004D3835">
        <w:rPr>
          <w:rFonts w:ascii="Consolas" w:hAnsi="Consolas"/>
          <w:b/>
          <w:color w:val="000000"/>
          <w:sz w:val="16"/>
          <w:rPrChange w:id="3295" w:author="Author">
            <w:rPr>
              <w:rFonts w:ascii="Consolas" w:hAnsi="Consolas"/>
              <w:b/>
              <w:color w:val="8000FF"/>
              <w:sz w:val="16"/>
              <w:highlight w:val="white"/>
            </w:rPr>
          </w:rPrChange>
        </w:rPr>
        <w:t>"ST_ResourceID"</w:t>
      </w:r>
      <w:r w:rsidRPr="004D3835">
        <w:rPr>
          <w:rFonts w:ascii="Consolas" w:hAnsi="Consolas"/>
          <w:b/>
          <w:color w:val="000000"/>
          <w:sz w:val="16"/>
          <w:rPrChange w:id="3296" w:author="Author">
            <w:rPr>
              <w:rFonts w:ascii="Consolas" w:hAnsi="Consolas"/>
              <w:color w:val="000000"/>
              <w:sz w:val="16"/>
              <w:highlight w:val="white"/>
            </w:rPr>
          </w:rPrChange>
        </w:rPr>
        <w:t xml:space="preserve"> </w:t>
      </w:r>
      <w:r w:rsidRPr="004D3835">
        <w:rPr>
          <w:rFonts w:ascii="Consolas" w:hAnsi="Consolas"/>
          <w:b/>
          <w:color w:val="000000"/>
          <w:sz w:val="16"/>
          <w:rPrChange w:id="3297" w:author="Author">
            <w:rPr>
              <w:rFonts w:ascii="Consolas" w:hAnsi="Consolas"/>
              <w:color w:val="FF0000"/>
              <w:sz w:val="16"/>
              <w:highlight w:val="white"/>
            </w:rPr>
          </w:rPrChange>
        </w:rPr>
        <w:t>use</w:t>
      </w:r>
      <w:r w:rsidRPr="004D3835">
        <w:rPr>
          <w:rFonts w:ascii="Consolas" w:hAnsi="Consolas"/>
          <w:b/>
          <w:color w:val="000000"/>
          <w:sz w:val="16"/>
          <w:rPrChange w:id="3298" w:author="Author">
            <w:rPr>
              <w:rFonts w:ascii="Consolas" w:hAnsi="Consolas"/>
              <w:color w:val="000000"/>
              <w:sz w:val="16"/>
              <w:highlight w:val="white"/>
            </w:rPr>
          </w:rPrChange>
        </w:rPr>
        <w:t>=</w:t>
      </w:r>
      <w:r w:rsidRPr="004D3835">
        <w:rPr>
          <w:rFonts w:ascii="Consolas" w:hAnsi="Consolas"/>
          <w:b/>
          <w:color w:val="000000"/>
          <w:sz w:val="16"/>
          <w:rPrChange w:id="3299" w:author="Author">
            <w:rPr>
              <w:rFonts w:ascii="Consolas" w:hAnsi="Consolas"/>
              <w:b/>
              <w:color w:val="8000FF"/>
              <w:sz w:val="16"/>
              <w:highlight w:val="white"/>
            </w:rPr>
          </w:rPrChange>
        </w:rPr>
        <w:t>"required"</w:t>
      </w:r>
      <w:r w:rsidRPr="004D3835">
        <w:rPr>
          <w:rFonts w:ascii="Consolas" w:hAnsi="Consolas"/>
          <w:b/>
          <w:color w:val="000000"/>
          <w:sz w:val="16"/>
          <w:rPrChange w:id="3300" w:author="Author">
            <w:rPr>
              <w:rFonts w:ascii="Consolas" w:hAnsi="Consolas"/>
              <w:color w:val="0000FF"/>
              <w:sz w:val="16"/>
              <w:highlight w:val="white"/>
            </w:rPr>
          </w:rPrChange>
        </w:rPr>
        <w:t>/&gt;</w:t>
      </w:r>
    </w:p>
    <w:p w14:paraId="5BEFD4F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01" w:author="Author">
            <w:rPr>
              <w:rFonts w:ascii="Consolas" w:hAnsi="Consolas"/>
              <w:b/>
              <w:color w:val="000000"/>
              <w:sz w:val="16"/>
              <w:highlight w:val="white"/>
            </w:rPr>
          </w:rPrChange>
        </w:rPr>
        <w:pPrChange w:id="3302" w:author="Author">
          <w:pPr>
            <w:autoSpaceDE w:val="0"/>
            <w:autoSpaceDN w:val="0"/>
            <w:adjustRightInd w:val="0"/>
            <w:spacing w:after="0" w:line="240" w:lineRule="auto"/>
          </w:pPr>
        </w:pPrChange>
      </w:pPr>
      <w:r w:rsidRPr="004D3835">
        <w:rPr>
          <w:rFonts w:ascii="Consolas" w:hAnsi="Consolas"/>
          <w:b/>
          <w:color w:val="000000"/>
          <w:sz w:val="16"/>
          <w:rPrChange w:id="3303" w:author="Author">
            <w:rPr>
              <w:rFonts w:ascii="Consolas" w:hAnsi="Consolas"/>
              <w:b/>
              <w:color w:val="000000"/>
              <w:sz w:val="16"/>
              <w:highlight w:val="white"/>
            </w:rPr>
          </w:rPrChange>
        </w:rPr>
        <w:tab/>
      </w:r>
      <w:r w:rsidRPr="004D3835">
        <w:rPr>
          <w:rFonts w:ascii="Consolas" w:hAnsi="Consolas"/>
          <w:b/>
          <w:color w:val="000000"/>
          <w:sz w:val="16"/>
          <w:rPrChange w:id="3304" w:author="Author">
            <w:rPr>
              <w:rFonts w:ascii="Consolas" w:hAnsi="Consolas"/>
              <w:b/>
              <w:color w:val="000000"/>
              <w:sz w:val="16"/>
              <w:highlight w:val="white"/>
            </w:rPr>
          </w:rPrChange>
        </w:rPr>
        <w:tab/>
      </w:r>
      <w:r w:rsidRPr="004D3835">
        <w:rPr>
          <w:rFonts w:ascii="Consolas" w:hAnsi="Consolas"/>
          <w:b/>
          <w:color w:val="000000"/>
          <w:sz w:val="16"/>
          <w:rPrChange w:id="3305" w:author="Author">
            <w:rPr>
              <w:rFonts w:ascii="Consolas" w:hAnsi="Consolas"/>
              <w:color w:val="0000FF"/>
              <w:sz w:val="16"/>
              <w:highlight w:val="white"/>
            </w:rPr>
          </w:rPrChange>
        </w:rPr>
        <w:t>&lt;xs:attribute</w:t>
      </w:r>
      <w:r w:rsidRPr="004D3835">
        <w:rPr>
          <w:rFonts w:ascii="Consolas" w:hAnsi="Consolas"/>
          <w:b/>
          <w:color w:val="000000"/>
          <w:sz w:val="16"/>
          <w:rPrChange w:id="3306" w:author="Author">
            <w:rPr>
              <w:rFonts w:ascii="Consolas" w:hAnsi="Consolas"/>
              <w:color w:val="000000"/>
              <w:sz w:val="16"/>
              <w:highlight w:val="white"/>
            </w:rPr>
          </w:rPrChange>
        </w:rPr>
        <w:t xml:space="preserve"> </w:t>
      </w:r>
      <w:r w:rsidRPr="004D3835">
        <w:rPr>
          <w:rFonts w:ascii="Consolas" w:hAnsi="Consolas"/>
          <w:b/>
          <w:color w:val="000000"/>
          <w:sz w:val="16"/>
          <w:rPrChange w:id="3307" w:author="Author">
            <w:rPr>
              <w:rFonts w:ascii="Consolas" w:hAnsi="Consolas"/>
              <w:color w:val="FF0000"/>
              <w:sz w:val="16"/>
              <w:highlight w:val="white"/>
            </w:rPr>
          </w:rPrChange>
        </w:rPr>
        <w:t>name</w:t>
      </w:r>
      <w:r w:rsidRPr="004D3835">
        <w:rPr>
          <w:rFonts w:ascii="Consolas" w:hAnsi="Consolas"/>
          <w:b/>
          <w:color w:val="000000"/>
          <w:sz w:val="16"/>
          <w:rPrChange w:id="3308" w:author="Author">
            <w:rPr>
              <w:rFonts w:ascii="Consolas" w:hAnsi="Consolas"/>
              <w:color w:val="000000"/>
              <w:sz w:val="16"/>
              <w:highlight w:val="white"/>
            </w:rPr>
          </w:rPrChange>
        </w:rPr>
        <w:t>=</w:t>
      </w:r>
      <w:r w:rsidRPr="004D3835">
        <w:rPr>
          <w:rFonts w:ascii="Consolas" w:hAnsi="Consolas"/>
          <w:b/>
          <w:color w:val="000000"/>
          <w:sz w:val="16"/>
          <w:rPrChange w:id="3309" w:author="Author">
            <w:rPr>
              <w:rFonts w:ascii="Consolas" w:hAnsi="Consolas"/>
              <w:b/>
              <w:color w:val="8000FF"/>
              <w:sz w:val="16"/>
              <w:highlight w:val="white"/>
            </w:rPr>
          </w:rPrChange>
        </w:rPr>
        <w:t>"texid"</w:t>
      </w:r>
      <w:r w:rsidRPr="004D3835">
        <w:rPr>
          <w:rFonts w:ascii="Consolas" w:hAnsi="Consolas"/>
          <w:b/>
          <w:color w:val="000000"/>
          <w:sz w:val="16"/>
          <w:rPrChange w:id="3310" w:author="Author">
            <w:rPr>
              <w:rFonts w:ascii="Consolas" w:hAnsi="Consolas"/>
              <w:color w:val="000000"/>
              <w:sz w:val="16"/>
              <w:highlight w:val="white"/>
            </w:rPr>
          </w:rPrChange>
        </w:rPr>
        <w:t xml:space="preserve"> </w:t>
      </w:r>
      <w:r w:rsidRPr="004D3835">
        <w:rPr>
          <w:rFonts w:ascii="Consolas" w:hAnsi="Consolas"/>
          <w:b/>
          <w:color w:val="000000"/>
          <w:sz w:val="16"/>
          <w:rPrChange w:id="3311" w:author="Author">
            <w:rPr>
              <w:rFonts w:ascii="Consolas" w:hAnsi="Consolas"/>
              <w:color w:val="FF0000"/>
              <w:sz w:val="16"/>
              <w:highlight w:val="white"/>
            </w:rPr>
          </w:rPrChange>
        </w:rPr>
        <w:t>type</w:t>
      </w:r>
      <w:r w:rsidRPr="004D3835">
        <w:rPr>
          <w:rFonts w:ascii="Consolas" w:hAnsi="Consolas"/>
          <w:b/>
          <w:color w:val="000000"/>
          <w:sz w:val="16"/>
          <w:rPrChange w:id="3312" w:author="Author">
            <w:rPr>
              <w:rFonts w:ascii="Consolas" w:hAnsi="Consolas"/>
              <w:color w:val="000000"/>
              <w:sz w:val="16"/>
              <w:highlight w:val="white"/>
            </w:rPr>
          </w:rPrChange>
        </w:rPr>
        <w:t>=</w:t>
      </w:r>
      <w:r w:rsidRPr="004D3835">
        <w:rPr>
          <w:rFonts w:ascii="Consolas" w:hAnsi="Consolas"/>
          <w:b/>
          <w:color w:val="000000"/>
          <w:sz w:val="16"/>
          <w:rPrChange w:id="3313" w:author="Author">
            <w:rPr>
              <w:rFonts w:ascii="Consolas" w:hAnsi="Consolas"/>
              <w:b/>
              <w:color w:val="8000FF"/>
              <w:sz w:val="16"/>
              <w:highlight w:val="white"/>
            </w:rPr>
          </w:rPrChange>
        </w:rPr>
        <w:t>"ST_ResourceID"</w:t>
      </w:r>
      <w:r w:rsidRPr="004D3835">
        <w:rPr>
          <w:rFonts w:ascii="Consolas" w:hAnsi="Consolas"/>
          <w:b/>
          <w:color w:val="000000"/>
          <w:sz w:val="16"/>
          <w:rPrChange w:id="3314" w:author="Author">
            <w:rPr>
              <w:rFonts w:ascii="Consolas" w:hAnsi="Consolas"/>
              <w:color w:val="000000"/>
              <w:sz w:val="16"/>
              <w:highlight w:val="white"/>
            </w:rPr>
          </w:rPrChange>
        </w:rPr>
        <w:t xml:space="preserve"> </w:t>
      </w:r>
      <w:r w:rsidRPr="004D3835">
        <w:rPr>
          <w:rFonts w:ascii="Consolas" w:hAnsi="Consolas"/>
          <w:b/>
          <w:color w:val="000000"/>
          <w:sz w:val="16"/>
          <w:rPrChange w:id="3315" w:author="Author">
            <w:rPr>
              <w:rFonts w:ascii="Consolas" w:hAnsi="Consolas"/>
              <w:color w:val="FF0000"/>
              <w:sz w:val="16"/>
              <w:highlight w:val="white"/>
            </w:rPr>
          </w:rPrChange>
        </w:rPr>
        <w:t>use</w:t>
      </w:r>
      <w:r w:rsidRPr="004D3835">
        <w:rPr>
          <w:rFonts w:ascii="Consolas" w:hAnsi="Consolas"/>
          <w:b/>
          <w:color w:val="000000"/>
          <w:sz w:val="16"/>
          <w:rPrChange w:id="3316" w:author="Author">
            <w:rPr>
              <w:rFonts w:ascii="Consolas" w:hAnsi="Consolas"/>
              <w:color w:val="000000"/>
              <w:sz w:val="16"/>
              <w:highlight w:val="white"/>
            </w:rPr>
          </w:rPrChange>
        </w:rPr>
        <w:t>=</w:t>
      </w:r>
      <w:r w:rsidRPr="004D3835">
        <w:rPr>
          <w:rFonts w:ascii="Consolas" w:hAnsi="Consolas"/>
          <w:b/>
          <w:color w:val="000000"/>
          <w:sz w:val="16"/>
          <w:rPrChange w:id="3317" w:author="Author">
            <w:rPr>
              <w:rFonts w:ascii="Consolas" w:hAnsi="Consolas"/>
              <w:b/>
              <w:color w:val="8000FF"/>
              <w:sz w:val="16"/>
              <w:highlight w:val="white"/>
            </w:rPr>
          </w:rPrChange>
        </w:rPr>
        <w:t>"required"</w:t>
      </w:r>
      <w:r w:rsidRPr="004D3835">
        <w:rPr>
          <w:rFonts w:ascii="Consolas" w:hAnsi="Consolas"/>
          <w:b/>
          <w:color w:val="000000"/>
          <w:sz w:val="16"/>
          <w:rPrChange w:id="3318" w:author="Author">
            <w:rPr>
              <w:rFonts w:ascii="Consolas" w:hAnsi="Consolas"/>
              <w:color w:val="0000FF"/>
              <w:sz w:val="16"/>
              <w:highlight w:val="white"/>
            </w:rPr>
          </w:rPrChange>
        </w:rPr>
        <w:t>/&gt;</w:t>
      </w:r>
    </w:p>
    <w:p w14:paraId="1ACAD311" w14:textId="63FE465C"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319" w:author="Author"/>
          <w:rFonts w:ascii="Consolas" w:eastAsiaTheme="minorHAnsi" w:hAnsi="Consolas" w:cs="Arial"/>
          <w:b/>
          <w:bCs/>
          <w:color w:val="000000"/>
          <w:sz w:val="16"/>
          <w:szCs w:val="16"/>
        </w:rPr>
      </w:pPr>
      <w:del w:id="3320"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del>
      <w:ins w:id="3321" w:author="Author">
        <w:r w:rsidR="005C7F06" w:rsidRPr="005C7F06">
          <w:rPr>
            <w:rFonts w:ascii="Consolas" w:eastAsiaTheme="minorHAnsi" w:hAnsi="Consolas" w:cs="Arial"/>
            <w:b/>
            <w:bCs/>
            <w:color w:val="000000"/>
            <w:sz w:val="16"/>
            <w:szCs w:val="16"/>
          </w:rPr>
          <w:t xml:space="preserve">    &lt;xs:attribute name="displaypropertiesid" type="ST_ResourceID" use="optional"/&gt;</w:t>
        </w:r>
      </w:ins>
    </w:p>
    <w:p w14:paraId="720FEEE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22" w:author="Author">
            <w:rPr>
              <w:rFonts w:ascii="Consolas" w:hAnsi="Consolas"/>
              <w:b/>
              <w:color w:val="000000"/>
              <w:sz w:val="16"/>
              <w:highlight w:val="white"/>
            </w:rPr>
          </w:rPrChange>
        </w:rPr>
        <w:pPrChange w:id="3323" w:author="Author">
          <w:pPr>
            <w:autoSpaceDE w:val="0"/>
            <w:autoSpaceDN w:val="0"/>
            <w:adjustRightInd w:val="0"/>
            <w:spacing w:after="0" w:line="240" w:lineRule="auto"/>
          </w:pPr>
        </w:pPrChange>
      </w:pPr>
      <w:ins w:id="3324"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3325" w:author="Author">
            <w:rPr>
              <w:rFonts w:ascii="Consolas" w:hAnsi="Consolas"/>
              <w:color w:val="0000FF"/>
              <w:sz w:val="16"/>
              <w:highlight w:val="white"/>
            </w:rPr>
          </w:rPrChange>
        </w:rPr>
        <w:t>&lt;xs:anyAttribute</w:t>
      </w:r>
      <w:r w:rsidRPr="004D3835">
        <w:rPr>
          <w:rFonts w:ascii="Consolas" w:hAnsi="Consolas"/>
          <w:b/>
          <w:color w:val="000000"/>
          <w:sz w:val="16"/>
          <w:rPrChange w:id="3326" w:author="Author">
            <w:rPr>
              <w:rFonts w:ascii="Consolas" w:hAnsi="Consolas"/>
              <w:color w:val="000000"/>
              <w:sz w:val="16"/>
              <w:highlight w:val="white"/>
            </w:rPr>
          </w:rPrChange>
        </w:rPr>
        <w:t xml:space="preserve"> </w:t>
      </w:r>
      <w:r w:rsidRPr="004D3835">
        <w:rPr>
          <w:rFonts w:ascii="Consolas" w:hAnsi="Consolas"/>
          <w:b/>
          <w:color w:val="000000"/>
          <w:sz w:val="16"/>
          <w:rPrChange w:id="3327" w:author="Author">
            <w:rPr>
              <w:rFonts w:ascii="Consolas" w:hAnsi="Consolas"/>
              <w:color w:val="FF0000"/>
              <w:sz w:val="16"/>
              <w:highlight w:val="white"/>
            </w:rPr>
          </w:rPrChange>
        </w:rPr>
        <w:t>namespace</w:t>
      </w:r>
      <w:r w:rsidRPr="004D3835">
        <w:rPr>
          <w:rFonts w:ascii="Consolas" w:hAnsi="Consolas"/>
          <w:b/>
          <w:color w:val="000000"/>
          <w:sz w:val="16"/>
          <w:rPrChange w:id="3328" w:author="Author">
            <w:rPr>
              <w:rFonts w:ascii="Consolas" w:hAnsi="Consolas"/>
              <w:color w:val="000000"/>
              <w:sz w:val="16"/>
              <w:highlight w:val="white"/>
            </w:rPr>
          </w:rPrChange>
        </w:rPr>
        <w:t>=</w:t>
      </w:r>
      <w:r w:rsidRPr="004D3835">
        <w:rPr>
          <w:rFonts w:ascii="Consolas" w:hAnsi="Consolas"/>
          <w:b/>
          <w:color w:val="000000"/>
          <w:sz w:val="16"/>
          <w:rPrChange w:id="3329" w:author="Author">
            <w:rPr>
              <w:rFonts w:ascii="Consolas" w:hAnsi="Consolas"/>
              <w:b/>
              <w:color w:val="8000FF"/>
              <w:sz w:val="16"/>
              <w:highlight w:val="white"/>
            </w:rPr>
          </w:rPrChange>
        </w:rPr>
        <w:t>"##other"</w:t>
      </w:r>
      <w:r w:rsidRPr="004D3835">
        <w:rPr>
          <w:rFonts w:ascii="Consolas" w:hAnsi="Consolas"/>
          <w:b/>
          <w:color w:val="000000"/>
          <w:sz w:val="16"/>
          <w:rPrChange w:id="3330" w:author="Author">
            <w:rPr>
              <w:rFonts w:ascii="Consolas" w:hAnsi="Consolas"/>
              <w:color w:val="000000"/>
              <w:sz w:val="16"/>
              <w:highlight w:val="white"/>
            </w:rPr>
          </w:rPrChange>
        </w:rPr>
        <w:t xml:space="preserve"> </w:t>
      </w:r>
      <w:r w:rsidRPr="004D3835">
        <w:rPr>
          <w:rFonts w:ascii="Consolas" w:hAnsi="Consolas"/>
          <w:b/>
          <w:color w:val="000000"/>
          <w:sz w:val="16"/>
          <w:rPrChange w:id="3331" w:author="Author">
            <w:rPr>
              <w:rFonts w:ascii="Consolas" w:hAnsi="Consolas"/>
              <w:color w:val="FF0000"/>
              <w:sz w:val="16"/>
              <w:highlight w:val="white"/>
            </w:rPr>
          </w:rPrChange>
        </w:rPr>
        <w:t>processContents</w:t>
      </w:r>
      <w:r w:rsidRPr="004D3835">
        <w:rPr>
          <w:rFonts w:ascii="Consolas" w:hAnsi="Consolas"/>
          <w:b/>
          <w:color w:val="000000"/>
          <w:sz w:val="16"/>
          <w:rPrChange w:id="3332" w:author="Author">
            <w:rPr>
              <w:rFonts w:ascii="Consolas" w:hAnsi="Consolas"/>
              <w:color w:val="000000"/>
              <w:sz w:val="16"/>
              <w:highlight w:val="white"/>
            </w:rPr>
          </w:rPrChange>
        </w:rPr>
        <w:t>=</w:t>
      </w:r>
      <w:r w:rsidRPr="004D3835">
        <w:rPr>
          <w:rFonts w:ascii="Consolas" w:hAnsi="Consolas"/>
          <w:b/>
          <w:color w:val="000000"/>
          <w:sz w:val="16"/>
          <w:rPrChange w:id="3333" w:author="Author">
            <w:rPr>
              <w:rFonts w:ascii="Consolas" w:hAnsi="Consolas"/>
              <w:b/>
              <w:color w:val="8000FF"/>
              <w:sz w:val="16"/>
              <w:highlight w:val="white"/>
            </w:rPr>
          </w:rPrChange>
        </w:rPr>
        <w:t>"lax"</w:t>
      </w:r>
      <w:r w:rsidRPr="004D3835">
        <w:rPr>
          <w:rFonts w:ascii="Consolas" w:hAnsi="Consolas"/>
          <w:b/>
          <w:color w:val="000000"/>
          <w:sz w:val="16"/>
          <w:rPrChange w:id="3334" w:author="Author">
            <w:rPr>
              <w:rFonts w:ascii="Consolas" w:hAnsi="Consolas"/>
              <w:color w:val="0000FF"/>
              <w:sz w:val="16"/>
              <w:highlight w:val="white"/>
            </w:rPr>
          </w:rPrChange>
        </w:rPr>
        <w:t>/&gt;</w:t>
      </w:r>
    </w:p>
    <w:p w14:paraId="684C981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35" w:author="Author">
            <w:rPr>
              <w:rFonts w:ascii="Consolas" w:hAnsi="Consolas"/>
              <w:b/>
              <w:color w:val="000000"/>
              <w:sz w:val="16"/>
              <w:highlight w:val="white"/>
            </w:rPr>
          </w:rPrChange>
        </w:rPr>
        <w:pPrChange w:id="3336" w:author="Author">
          <w:pPr>
            <w:autoSpaceDE w:val="0"/>
            <w:autoSpaceDN w:val="0"/>
            <w:adjustRightInd w:val="0"/>
            <w:spacing w:after="0" w:line="240" w:lineRule="auto"/>
          </w:pPr>
        </w:pPrChange>
      </w:pPr>
      <w:r w:rsidRPr="004D3835">
        <w:rPr>
          <w:rFonts w:ascii="Consolas" w:hAnsi="Consolas"/>
          <w:b/>
          <w:color w:val="000000"/>
          <w:sz w:val="16"/>
          <w:rPrChange w:id="3337" w:author="Author">
            <w:rPr>
              <w:rFonts w:ascii="Consolas" w:hAnsi="Consolas"/>
              <w:b/>
              <w:color w:val="000000"/>
              <w:sz w:val="16"/>
              <w:highlight w:val="white"/>
            </w:rPr>
          </w:rPrChange>
        </w:rPr>
        <w:tab/>
      </w:r>
      <w:r w:rsidRPr="004D3835">
        <w:rPr>
          <w:rFonts w:ascii="Consolas" w:hAnsi="Consolas"/>
          <w:b/>
          <w:color w:val="000000"/>
          <w:sz w:val="16"/>
          <w:rPrChange w:id="3338" w:author="Author">
            <w:rPr>
              <w:rFonts w:ascii="Consolas" w:hAnsi="Consolas"/>
              <w:color w:val="0000FF"/>
              <w:sz w:val="16"/>
              <w:highlight w:val="white"/>
            </w:rPr>
          </w:rPrChange>
        </w:rPr>
        <w:t>&lt;/xs:complexType&gt;</w:t>
      </w:r>
    </w:p>
    <w:p w14:paraId="5D7470F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39" w:author="Author">
            <w:rPr>
              <w:rFonts w:ascii="Consolas" w:hAnsi="Consolas"/>
              <w:b/>
              <w:color w:val="000000"/>
              <w:sz w:val="16"/>
              <w:highlight w:val="white"/>
            </w:rPr>
          </w:rPrChange>
        </w:rPr>
        <w:pPrChange w:id="3340" w:author="Author">
          <w:pPr>
            <w:autoSpaceDE w:val="0"/>
            <w:autoSpaceDN w:val="0"/>
            <w:adjustRightInd w:val="0"/>
            <w:spacing w:after="0" w:line="240" w:lineRule="auto"/>
          </w:pPr>
        </w:pPrChange>
      </w:pPr>
      <w:r w:rsidRPr="004D3835">
        <w:rPr>
          <w:rFonts w:ascii="Consolas" w:hAnsi="Consolas"/>
          <w:b/>
          <w:color w:val="000000"/>
          <w:sz w:val="16"/>
          <w:rPrChange w:id="3341" w:author="Author">
            <w:rPr>
              <w:rFonts w:ascii="Consolas" w:hAnsi="Consolas"/>
              <w:b/>
              <w:color w:val="000000"/>
              <w:sz w:val="16"/>
              <w:highlight w:val="white"/>
            </w:rPr>
          </w:rPrChange>
        </w:rPr>
        <w:tab/>
      </w:r>
      <w:r w:rsidRPr="004D3835">
        <w:rPr>
          <w:rFonts w:ascii="Consolas" w:hAnsi="Consolas"/>
          <w:b/>
          <w:color w:val="000000"/>
          <w:sz w:val="16"/>
          <w:rPrChange w:id="3342" w:author="Author">
            <w:rPr>
              <w:rFonts w:ascii="Consolas" w:hAnsi="Consolas"/>
              <w:color w:val="0000FF"/>
              <w:sz w:val="16"/>
              <w:highlight w:val="white"/>
            </w:rPr>
          </w:rPrChange>
        </w:rPr>
        <w:t>&lt;xs:complexType</w:t>
      </w:r>
      <w:r w:rsidRPr="004D3835">
        <w:rPr>
          <w:rFonts w:ascii="Consolas" w:hAnsi="Consolas"/>
          <w:b/>
          <w:color w:val="000000"/>
          <w:sz w:val="16"/>
          <w:rPrChange w:id="3343" w:author="Author">
            <w:rPr>
              <w:rFonts w:ascii="Consolas" w:hAnsi="Consolas"/>
              <w:color w:val="000000"/>
              <w:sz w:val="16"/>
              <w:highlight w:val="white"/>
            </w:rPr>
          </w:rPrChange>
        </w:rPr>
        <w:t xml:space="preserve"> </w:t>
      </w:r>
      <w:r w:rsidRPr="004D3835">
        <w:rPr>
          <w:rFonts w:ascii="Consolas" w:hAnsi="Consolas"/>
          <w:b/>
          <w:color w:val="000000"/>
          <w:sz w:val="16"/>
          <w:rPrChange w:id="3344" w:author="Author">
            <w:rPr>
              <w:rFonts w:ascii="Consolas" w:hAnsi="Consolas"/>
              <w:color w:val="FF0000"/>
              <w:sz w:val="16"/>
              <w:highlight w:val="white"/>
            </w:rPr>
          </w:rPrChange>
        </w:rPr>
        <w:t>name</w:t>
      </w:r>
      <w:r w:rsidRPr="004D3835">
        <w:rPr>
          <w:rFonts w:ascii="Consolas" w:hAnsi="Consolas"/>
          <w:b/>
          <w:color w:val="000000"/>
          <w:sz w:val="16"/>
          <w:rPrChange w:id="3345" w:author="Author">
            <w:rPr>
              <w:rFonts w:ascii="Consolas" w:hAnsi="Consolas"/>
              <w:color w:val="000000"/>
              <w:sz w:val="16"/>
              <w:highlight w:val="white"/>
            </w:rPr>
          </w:rPrChange>
        </w:rPr>
        <w:t>=</w:t>
      </w:r>
      <w:r w:rsidRPr="004D3835">
        <w:rPr>
          <w:rFonts w:ascii="Consolas" w:hAnsi="Consolas"/>
          <w:b/>
          <w:color w:val="000000"/>
          <w:sz w:val="16"/>
          <w:rPrChange w:id="3346" w:author="Author">
            <w:rPr>
              <w:rFonts w:ascii="Consolas" w:hAnsi="Consolas"/>
              <w:b/>
              <w:color w:val="8000FF"/>
              <w:sz w:val="16"/>
              <w:highlight w:val="white"/>
            </w:rPr>
          </w:rPrChange>
        </w:rPr>
        <w:t>"CT_Tex2Coord"</w:t>
      </w:r>
      <w:r w:rsidRPr="004D3835">
        <w:rPr>
          <w:rFonts w:ascii="Consolas" w:hAnsi="Consolas"/>
          <w:b/>
          <w:color w:val="000000"/>
          <w:sz w:val="16"/>
          <w:rPrChange w:id="3347" w:author="Author">
            <w:rPr>
              <w:rFonts w:ascii="Consolas" w:hAnsi="Consolas"/>
              <w:color w:val="0000FF"/>
              <w:sz w:val="16"/>
              <w:highlight w:val="white"/>
            </w:rPr>
          </w:rPrChange>
        </w:rPr>
        <w:t>&gt;</w:t>
      </w:r>
    </w:p>
    <w:p w14:paraId="571EAB2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48" w:author="Author">
            <w:rPr>
              <w:rFonts w:ascii="Consolas" w:hAnsi="Consolas"/>
              <w:b/>
              <w:color w:val="000000"/>
              <w:sz w:val="16"/>
              <w:highlight w:val="white"/>
            </w:rPr>
          </w:rPrChange>
        </w:rPr>
        <w:pPrChange w:id="3349" w:author="Author">
          <w:pPr>
            <w:autoSpaceDE w:val="0"/>
            <w:autoSpaceDN w:val="0"/>
            <w:adjustRightInd w:val="0"/>
            <w:spacing w:after="0" w:line="240" w:lineRule="auto"/>
          </w:pPr>
        </w:pPrChange>
      </w:pPr>
      <w:r w:rsidRPr="004D3835">
        <w:rPr>
          <w:rFonts w:ascii="Consolas" w:hAnsi="Consolas"/>
          <w:b/>
          <w:color w:val="000000"/>
          <w:sz w:val="16"/>
          <w:rPrChange w:id="3350" w:author="Author">
            <w:rPr>
              <w:rFonts w:ascii="Consolas" w:hAnsi="Consolas"/>
              <w:b/>
              <w:color w:val="000000"/>
              <w:sz w:val="16"/>
              <w:highlight w:val="white"/>
            </w:rPr>
          </w:rPrChange>
        </w:rPr>
        <w:tab/>
      </w:r>
      <w:r w:rsidRPr="004D3835">
        <w:rPr>
          <w:rFonts w:ascii="Consolas" w:hAnsi="Consolas"/>
          <w:b/>
          <w:color w:val="000000"/>
          <w:sz w:val="16"/>
          <w:rPrChange w:id="3351" w:author="Author">
            <w:rPr>
              <w:rFonts w:ascii="Consolas" w:hAnsi="Consolas"/>
              <w:b/>
              <w:color w:val="000000"/>
              <w:sz w:val="16"/>
              <w:highlight w:val="white"/>
            </w:rPr>
          </w:rPrChange>
        </w:rPr>
        <w:tab/>
      </w:r>
      <w:r w:rsidRPr="004D3835">
        <w:rPr>
          <w:rFonts w:ascii="Consolas" w:hAnsi="Consolas"/>
          <w:b/>
          <w:color w:val="000000"/>
          <w:sz w:val="16"/>
          <w:rPrChange w:id="3352" w:author="Author">
            <w:rPr>
              <w:rFonts w:ascii="Consolas" w:hAnsi="Consolas"/>
              <w:color w:val="0000FF"/>
              <w:sz w:val="16"/>
              <w:highlight w:val="white"/>
            </w:rPr>
          </w:rPrChange>
        </w:rPr>
        <w:t>&lt;xs:attribute</w:t>
      </w:r>
      <w:r w:rsidRPr="004D3835">
        <w:rPr>
          <w:rFonts w:ascii="Consolas" w:hAnsi="Consolas"/>
          <w:b/>
          <w:color w:val="000000"/>
          <w:sz w:val="16"/>
          <w:rPrChange w:id="3353" w:author="Author">
            <w:rPr>
              <w:rFonts w:ascii="Consolas" w:hAnsi="Consolas"/>
              <w:color w:val="000000"/>
              <w:sz w:val="16"/>
              <w:highlight w:val="white"/>
            </w:rPr>
          </w:rPrChange>
        </w:rPr>
        <w:t xml:space="preserve"> </w:t>
      </w:r>
      <w:r w:rsidRPr="004D3835">
        <w:rPr>
          <w:rFonts w:ascii="Consolas" w:hAnsi="Consolas"/>
          <w:b/>
          <w:color w:val="000000"/>
          <w:sz w:val="16"/>
          <w:rPrChange w:id="3354" w:author="Author">
            <w:rPr>
              <w:rFonts w:ascii="Consolas" w:hAnsi="Consolas"/>
              <w:color w:val="FF0000"/>
              <w:sz w:val="16"/>
              <w:highlight w:val="white"/>
            </w:rPr>
          </w:rPrChange>
        </w:rPr>
        <w:t>name</w:t>
      </w:r>
      <w:r w:rsidRPr="004D3835">
        <w:rPr>
          <w:rFonts w:ascii="Consolas" w:hAnsi="Consolas"/>
          <w:b/>
          <w:color w:val="000000"/>
          <w:sz w:val="16"/>
          <w:rPrChange w:id="3355" w:author="Author">
            <w:rPr>
              <w:rFonts w:ascii="Consolas" w:hAnsi="Consolas"/>
              <w:color w:val="000000"/>
              <w:sz w:val="16"/>
              <w:highlight w:val="white"/>
            </w:rPr>
          </w:rPrChange>
        </w:rPr>
        <w:t>=</w:t>
      </w:r>
      <w:r w:rsidRPr="004D3835">
        <w:rPr>
          <w:rFonts w:ascii="Consolas" w:hAnsi="Consolas"/>
          <w:b/>
          <w:color w:val="000000"/>
          <w:sz w:val="16"/>
          <w:rPrChange w:id="3356" w:author="Author">
            <w:rPr>
              <w:rFonts w:ascii="Consolas" w:hAnsi="Consolas"/>
              <w:b/>
              <w:color w:val="8000FF"/>
              <w:sz w:val="16"/>
              <w:highlight w:val="white"/>
            </w:rPr>
          </w:rPrChange>
        </w:rPr>
        <w:t>"u"</w:t>
      </w:r>
      <w:r w:rsidRPr="004D3835">
        <w:rPr>
          <w:rFonts w:ascii="Consolas" w:hAnsi="Consolas"/>
          <w:b/>
          <w:color w:val="000000"/>
          <w:sz w:val="16"/>
          <w:rPrChange w:id="3357" w:author="Author">
            <w:rPr>
              <w:rFonts w:ascii="Consolas" w:hAnsi="Consolas"/>
              <w:color w:val="000000"/>
              <w:sz w:val="16"/>
              <w:highlight w:val="white"/>
            </w:rPr>
          </w:rPrChange>
        </w:rPr>
        <w:t xml:space="preserve"> </w:t>
      </w:r>
      <w:r w:rsidRPr="004D3835">
        <w:rPr>
          <w:rFonts w:ascii="Consolas" w:hAnsi="Consolas"/>
          <w:b/>
          <w:color w:val="000000"/>
          <w:sz w:val="16"/>
          <w:rPrChange w:id="3358" w:author="Author">
            <w:rPr>
              <w:rFonts w:ascii="Consolas" w:hAnsi="Consolas"/>
              <w:color w:val="FF0000"/>
              <w:sz w:val="16"/>
              <w:highlight w:val="white"/>
            </w:rPr>
          </w:rPrChange>
        </w:rPr>
        <w:t>type</w:t>
      </w:r>
      <w:r w:rsidRPr="004D3835">
        <w:rPr>
          <w:rFonts w:ascii="Consolas" w:hAnsi="Consolas"/>
          <w:b/>
          <w:color w:val="000000"/>
          <w:sz w:val="16"/>
          <w:rPrChange w:id="3359" w:author="Author">
            <w:rPr>
              <w:rFonts w:ascii="Consolas" w:hAnsi="Consolas"/>
              <w:color w:val="000000"/>
              <w:sz w:val="16"/>
              <w:highlight w:val="white"/>
            </w:rPr>
          </w:rPrChange>
        </w:rPr>
        <w:t>=</w:t>
      </w:r>
      <w:r w:rsidRPr="004D3835">
        <w:rPr>
          <w:rFonts w:ascii="Consolas" w:hAnsi="Consolas"/>
          <w:b/>
          <w:color w:val="000000"/>
          <w:sz w:val="16"/>
          <w:rPrChange w:id="3360" w:author="Author">
            <w:rPr>
              <w:rFonts w:ascii="Consolas" w:hAnsi="Consolas"/>
              <w:b/>
              <w:color w:val="8000FF"/>
              <w:sz w:val="16"/>
              <w:highlight w:val="white"/>
            </w:rPr>
          </w:rPrChange>
        </w:rPr>
        <w:t>"ST_Number"</w:t>
      </w:r>
      <w:r w:rsidRPr="004D3835">
        <w:rPr>
          <w:rFonts w:ascii="Consolas" w:hAnsi="Consolas"/>
          <w:b/>
          <w:color w:val="000000"/>
          <w:sz w:val="16"/>
          <w:rPrChange w:id="3361" w:author="Author">
            <w:rPr>
              <w:rFonts w:ascii="Consolas" w:hAnsi="Consolas"/>
              <w:color w:val="000000"/>
              <w:sz w:val="16"/>
              <w:highlight w:val="white"/>
            </w:rPr>
          </w:rPrChange>
        </w:rPr>
        <w:t xml:space="preserve"> </w:t>
      </w:r>
      <w:r w:rsidRPr="004D3835">
        <w:rPr>
          <w:rFonts w:ascii="Consolas" w:hAnsi="Consolas"/>
          <w:b/>
          <w:color w:val="000000"/>
          <w:sz w:val="16"/>
          <w:rPrChange w:id="3362" w:author="Author">
            <w:rPr>
              <w:rFonts w:ascii="Consolas" w:hAnsi="Consolas"/>
              <w:color w:val="FF0000"/>
              <w:sz w:val="16"/>
              <w:highlight w:val="white"/>
            </w:rPr>
          </w:rPrChange>
        </w:rPr>
        <w:t>use</w:t>
      </w:r>
      <w:r w:rsidRPr="004D3835">
        <w:rPr>
          <w:rFonts w:ascii="Consolas" w:hAnsi="Consolas"/>
          <w:b/>
          <w:color w:val="000000"/>
          <w:sz w:val="16"/>
          <w:rPrChange w:id="3363" w:author="Author">
            <w:rPr>
              <w:rFonts w:ascii="Consolas" w:hAnsi="Consolas"/>
              <w:color w:val="000000"/>
              <w:sz w:val="16"/>
              <w:highlight w:val="white"/>
            </w:rPr>
          </w:rPrChange>
        </w:rPr>
        <w:t>=</w:t>
      </w:r>
      <w:r w:rsidRPr="004D3835">
        <w:rPr>
          <w:rFonts w:ascii="Consolas" w:hAnsi="Consolas"/>
          <w:b/>
          <w:color w:val="000000"/>
          <w:sz w:val="16"/>
          <w:rPrChange w:id="3364" w:author="Author">
            <w:rPr>
              <w:rFonts w:ascii="Consolas" w:hAnsi="Consolas"/>
              <w:b/>
              <w:color w:val="8000FF"/>
              <w:sz w:val="16"/>
              <w:highlight w:val="white"/>
            </w:rPr>
          </w:rPrChange>
        </w:rPr>
        <w:t>"required"</w:t>
      </w:r>
      <w:r w:rsidRPr="004D3835">
        <w:rPr>
          <w:rFonts w:ascii="Consolas" w:hAnsi="Consolas"/>
          <w:b/>
          <w:color w:val="000000"/>
          <w:sz w:val="16"/>
          <w:rPrChange w:id="3365" w:author="Author">
            <w:rPr>
              <w:rFonts w:ascii="Consolas" w:hAnsi="Consolas"/>
              <w:color w:val="0000FF"/>
              <w:sz w:val="16"/>
              <w:highlight w:val="white"/>
            </w:rPr>
          </w:rPrChange>
        </w:rPr>
        <w:t>/&gt;</w:t>
      </w:r>
    </w:p>
    <w:p w14:paraId="4E9958A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66" w:author="Author">
            <w:rPr>
              <w:rFonts w:ascii="Consolas" w:hAnsi="Consolas"/>
              <w:b/>
              <w:color w:val="000000"/>
              <w:sz w:val="16"/>
              <w:highlight w:val="white"/>
            </w:rPr>
          </w:rPrChange>
        </w:rPr>
        <w:pPrChange w:id="3367" w:author="Author">
          <w:pPr>
            <w:autoSpaceDE w:val="0"/>
            <w:autoSpaceDN w:val="0"/>
            <w:adjustRightInd w:val="0"/>
            <w:spacing w:after="0" w:line="240" w:lineRule="auto"/>
          </w:pPr>
        </w:pPrChange>
      </w:pPr>
      <w:r w:rsidRPr="004D3835">
        <w:rPr>
          <w:rFonts w:ascii="Consolas" w:hAnsi="Consolas"/>
          <w:b/>
          <w:color w:val="000000"/>
          <w:sz w:val="16"/>
          <w:rPrChange w:id="3368" w:author="Author">
            <w:rPr>
              <w:rFonts w:ascii="Consolas" w:hAnsi="Consolas"/>
              <w:b/>
              <w:color w:val="000000"/>
              <w:sz w:val="16"/>
              <w:highlight w:val="white"/>
            </w:rPr>
          </w:rPrChange>
        </w:rPr>
        <w:tab/>
      </w:r>
      <w:r w:rsidRPr="004D3835">
        <w:rPr>
          <w:rFonts w:ascii="Consolas" w:hAnsi="Consolas"/>
          <w:b/>
          <w:color w:val="000000"/>
          <w:sz w:val="16"/>
          <w:rPrChange w:id="3369" w:author="Author">
            <w:rPr>
              <w:rFonts w:ascii="Consolas" w:hAnsi="Consolas"/>
              <w:b/>
              <w:color w:val="000000"/>
              <w:sz w:val="16"/>
              <w:highlight w:val="white"/>
            </w:rPr>
          </w:rPrChange>
        </w:rPr>
        <w:tab/>
      </w:r>
      <w:r w:rsidRPr="004D3835">
        <w:rPr>
          <w:rFonts w:ascii="Consolas" w:hAnsi="Consolas"/>
          <w:b/>
          <w:color w:val="000000"/>
          <w:sz w:val="16"/>
          <w:rPrChange w:id="3370" w:author="Author">
            <w:rPr>
              <w:rFonts w:ascii="Consolas" w:hAnsi="Consolas"/>
              <w:color w:val="0000FF"/>
              <w:sz w:val="16"/>
              <w:highlight w:val="white"/>
            </w:rPr>
          </w:rPrChange>
        </w:rPr>
        <w:t>&lt;xs:attribute</w:t>
      </w:r>
      <w:r w:rsidRPr="004D3835">
        <w:rPr>
          <w:rFonts w:ascii="Consolas" w:hAnsi="Consolas"/>
          <w:b/>
          <w:color w:val="000000"/>
          <w:sz w:val="16"/>
          <w:rPrChange w:id="3371" w:author="Author">
            <w:rPr>
              <w:rFonts w:ascii="Consolas" w:hAnsi="Consolas"/>
              <w:color w:val="000000"/>
              <w:sz w:val="16"/>
              <w:highlight w:val="white"/>
            </w:rPr>
          </w:rPrChange>
        </w:rPr>
        <w:t xml:space="preserve"> </w:t>
      </w:r>
      <w:r w:rsidRPr="004D3835">
        <w:rPr>
          <w:rFonts w:ascii="Consolas" w:hAnsi="Consolas"/>
          <w:b/>
          <w:color w:val="000000"/>
          <w:sz w:val="16"/>
          <w:rPrChange w:id="3372" w:author="Author">
            <w:rPr>
              <w:rFonts w:ascii="Consolas" w:hAnsi="Consolas"/>
              <w:color w:val="FF0000"/>
              <w:sz w:val="16"/>
              <w:highlight w:val="white"/>
            </w:rPr>
          </w:rPrChange>
        </w:rPr>
        <w:t>name</w:t>
      </w:r>
      <w:r w:rsidRPr="004D3835">
        <w:rPr>
          <w:rFonts w:ascii="Consolas" w:hAnsi="Consolas"/>
          <w:b/>
          <w:color w:val="000000"/>
          <w:sz w:val="16"/>
          <w:rPrChange w:id="3373" w:author="Author">
            <w:rPr>
              <w:rFonts w:ascii="Consolas" w:hAnsi="Consolas"/>
              <w:color w:val="000000"/>
              <w:sz w:val="16"/>
              <w:highlight w:val="white"/>
            </w:rPr>
          </w:rPrChange>
        </w:rPr>
        <w:t>=</w:t>
      </w:r>
      <w:r w:rsidRPr="004D3835">
        <w:rPr>
          <w:rFonts w:ascii="Consolas" w:hAnsi="Consolas"/>
          <w:b/>
          <w:color w:val="000000"/>
          <w:sz w:val="16"/>
          <w:rPrChange w:id="3374" w:author="Author">
            <w:rPr>
              <w:rFonts w:ascii="Consolas" w:hAnsi="Consolas"/>
              <w:b/>
              <w:color w:val="8000FF"/>
              <w:sz w:val="16"/>
              <w:highlight w:val="white"/>
            </w:rPr>
          </w:rPrChange>
        </w:rPr>
        <w:t>"v"</w:t>
      </w:r>
      <w:r w:rsidRPr="004D3835">
        <w:rPr>
          <w:rFonts w:ascii="Consolas" w:hAnsi="Consolas"/>
          <w:b/>
          <w:color w:val="000000"/>
          <w:sz w:val="16"/>
          <w:rPrChange w:id="3375" w:author="Author">
            <w:rPr>
              <w:rFonts w:ascii="Consolas" w:hAnsi="Consolas"/>
              <w:color w:val="000000"/>
              <w:sz w:val="16"/>
              <w:highlight w:val="white"/>
            </w:rPr>
          </w:rPrChange>
        </w:rPr>
        <w:t xml:space="preserve"> </w:t>
      </w:r>
      <w:r w:rsidRPr="004D3835">
        <w:rPr>
          <w:rFonts w:ascii="Consolas" w:hAnsi="Consolas"/>
          <w:b/>
          <w:color w:val="000000"/>
          <w:sz w:val="16"/>
          <w:rPrChange w:id="3376" w:author="Author">
            <w:rPr>
              <w:rFonts w:ascii="Consolas" w:hAnsi="Consolas"/>
              <w:color w:val="FF0000"/>
              <w:sz w:val="16"/>
              <w:highlight w:val="white"/>
            </w:rPr>
          </w:rPrChange>
        </w:rPr>
        <w:t>type</w:t>
      </w:r>
      <w:r w:rsidRPr="004D3835">
        <w:rPr>
          <w:rFonts w:ascii="Consolas" w:hAnsi="Consolas"/>
          <w:b/>
          <w:color w:val="000000"/>
          <w:sz w:val="16"/>
          <w:rPrChange w:id="3377" w:author="Author">
            <w:rPr>
              <w:rFonts w:ascii="Consolas" w:hAnsi="Consolas"/>
              <w:color w:val="000000"/>
              <w:sz w:val="16"/>
              <w:highlight w:val="white"/>
            </w:rPr>
          </w:rPrChange>
        </w:rPr>
        <w:t>=</w:t>
      </w:r>
      <w:r w:rsidRPr="004D3835">
        <w:rPr>
          <w:rFonts w:ascii="Consolas" w:hAnsi="Consolas"/>
          <w:b/>
          <w:color w:val="000000"/>
          <w:sz w:val="16"/>
          <w:rPrChange w:id="3378" w:author="Author">
            <w:rPr>
              <w:rFonts w:ascii="Consolas" w:hAnsi="Consolas"/>
              <w:b/>
              <w:color w:val="8000FF"/>
              <w:sz w:val="16"/>
              <w:highlight w:val="white"/>
            </w:rPr>
          </w:rPrChange>
        </w:rPr>
        <w:t>"ST_Number"</w:t>
      </w:r>
      <w:r w:rsidRPr="004D3835">
        <w:rPr>
          <w:rFonts w:ascii="Consolas" w:hAnsi="Consolas"/>
          <w:b/>
          <w:color w:val="000000"/>
          <w:sz w:val="16"/>
          <w:rPrChange w:id="3379" w:author="Author">
            <w:rPr>
              <w:rFonts w:ascii="Consolas" w:hAnsi="Consolas"/>
              <w:color w:val="000000"/>
              <w:sz w:val="16"/>
              <w:highlight w:val="white"/>
            </w:rPr>
          </w:rPrChange>
        </w:rPr>
        <w:t xml:space="preserve"> </w:t>
      </w:r>
      <w:r w:rsidRPr="004D3835">
        <w:rPr>
          <w:rFonts w:ascii="Consolas" w:hAnsi="Consolas"/>
          <w:b/>
          <w:color w:val="000000"/>
          <w:sz w:val="16"/>
          <w:rPrChange w:id="3380" w:author="Author">
            <w:rPr>
              <w:rFonts w:ascii="Consolas" w:hAnsi="Consolas"/>
              <w:color w:val="FF0000"/>
              <w:sz w:val="16"/>
              <w:highlight w:val="white"/>
            </w:rPr>
          </w:rPrChange>
        </w:rPr>
        <w:t>use</w:t>
      </w:r>
      <w:r w:rsidRPr="004D3835">
        <w:rPr>
          <w:rFonts w:ascii="Consolas" w:hAnsi="Consolas"/>
          <w:b/>
          <w:color w:val="000000"/>
          <w:sz w:val="16"/>
          <w:rPrChange w:id="3381" w:author="Author">
            <w:rPr>
              <w:rFonts w:ascii="Consolas" w:hAnsi="Consolas"/>
              <w:color w:val="000000"/>
              <w:sz w:val="16"/>
              <w:highlight w:val="white"/>
            </w:rPr>
          </w:rPrChange>
        </w:rPr>
        <w:t>=</w:t>
      </w:r>
      <w:r w:rsidRPr="004D3835">
        <w:rPr>
          <w:rFonts w:ascii="Consolas" w:hAnsi="Consolas"/>
          <w:b/>
          <w:color w:val="000000"/>
          <w:sz w:val="16"/>
          <w:rPrChange w:id="3382" w:author="Author">
            <w:rPr>
              <w:rFonts w:ascii="Consolas" w:hAnsi="Consolas"/>
              <w:b/>
              <w:color w:val="8000FF"/>
              <w:sz w:val="16"/>
              <w:highlight w:val="white"/>
            </w:rPr>
          </w:rPrChange>
        </w:rPr>
        <w:t>"required"</w:t>
      </w:r>
      <w:r w:rsidRPr="004D3835">
        <w:rPr>
          <w:rFonts w:ascii="Consolas" w:hAnsi="Consolas"/>
          <w:b/>
          <w:color w:val="000000"/>
          <w:sz w:val="16"/>
          <w:rPrChange w:id="3383" w:author="Author">
            <w:rPr>
              <w:rFonts w:ascii="Consolas" w:hAnsi="Consolas"/>
              <w:color w:val="0000FF"/>
              <w:sz w:val="16"/>
              <w:highlight w:val="white"/>
            </w:rPr>
          </w:rPrChange>
        </w:rPr>
        <w:t>/&gt;</w:t>
      </w:r>
    </w:p>
    <w:p w14:paraId="6BE9E15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84" w:author="Author">
            <w:rPr>
              <w:rFonts w:ascii="Consolas" w:hAnsi="Consolas"/>
              <w:b/>
              <w:color w:val="000000"/>
              <w:sz w:val="16"/>
              <w:highlight w:val="white"/>
            </w:rPr>
          </w:rPrChange>
        </w:rPr>
        <w:pPrChange w:id="3385" w:author="Author">
          <w:pPr>
            <w:autoSpaceDE w:val="0"/>
            <w:autoSpaceDN w:val="0"/>
            <w:adjustRightInd w:val="0"/>
            <w:spacing w:after="0" w:line="240" w:lineRule="auto"/>
          </w:pPr>
        </w:pPrChange>
      </w:pPr>
      <w:r w:rsidRPr="004D3835">
        <w:rPr>
          <w:rFonts w:ascii="Consolas" w:hAnsi="Consolas"/>
          <w:b/>
          <w:color w:val="000000"/>
          <w:sz w:val="16"/>
          <w:rPrChange w:id="3386" w:author="Author">
            <w:rPr>
              <w:rFonts w:ascii="Consolas" w:hAnsi="Consolas"/>
              <w:b/>
              <w:color w:val="000000"/>
              <w:sz w:val="16"/>
              <w:highlight w:val="white"/>
            </w:rPr>
          </w:rPrChange>
        </w:rPr>
        <w:tab/>
      </w:r>
      <w:r w:rsidRPr="004D3835">
        <w:rPr>
          <w:rFonts w:ascii="Consolas" w:hAnsi="Consolas"/>
          <w:b/>
          <w:color w:val="000000"/>
          <w:sz w:val="16"/>
          <w:rPrChange w:id="3387" w:author="Author">
            <w:rPr>
              <w:rFonts w:ascii="Consolas" w:hAnsi="Consolas"/>
              <w:b/>
              <w:color w:val="000000"/>
              <w:sz w:val="16"/>
              <w:highlight w:val="white"/>
            </w:rPr>
          </w:rPrChange>
        </w:rPr>
        <w:tab/>
      </w:r>
      <w:r w:rsidRPr="004D3835">
        <w:rPr>
          <w:rFonts w:ascii="Consolas" w:hAnsi="Consolas"/>
          <w:b/>
          <w:color w:val="000000"/>
          <w:sz w:val="16"/>
          <w:rPrChange w:id="3388" w:author="Author">
            <w:rPr>
              <w:rFonts w:ascii="Consolas" w:hAnsi="Consolas"/>
              <w:color w:val="0000FF"/>
              <w:sz w:val="16"/>
              <w:highlight w:val="white"/>
            </w:rPr>
          </w:rPrChange>
        </w:rPr>
        <w:t>&lt;xs:anyAttribute</w:t>
      </w:r>
      <w:r w:rsidRPr="004D3835">
        <w:rPr>
          <w:rFonts w:ascii="Consolas" w:hAnsi="Consolas"/>
          <w:b/>
          <w:color w:val="000000"/>
          <w:sz w:val="16"/>
          <w:rPrChange w:id="3389" w:author="Author">
            <w:rPr>
              <w:rFonts w:ascii="Consolas" w:hAnsi="Consolas"/>
              <w:color w:val="000000"/>
              <w:sz w:val="16"/>
              <w:highlight w:val="white"/>
            </w:rPr>
          </w:rPrChange>
        </w:rPr>
        <w:t xml:space="preserve"> </w:t>
      </w:r>
      <w:r w:rsidRPr="004D3835">
        <w:rPr>
          <w:rFonts w:ascii="Consolas" w:hAnsi="Consolas"/>
          <w:b/>
          <w:color w:val="000000"/>
          <w:sz w:val="16"/>
          <w:rPrChange w:id="3390" w:author="Author">
            <w:rPr>
              <w:rFonts w:ascii="Consolas" w:hAnsi="Consolas"/>
              <w:color w:val="FF0000"/>
              <w:sz w:val="16"/>
              <w:highlight w:val="white"/>
            </w:rPr>
          </w:rPrChange>
        </w:rPr>
        <w:t>namespace</w:t>
      </w:r>
      <w:r w:rsidRPr="004D3835">
        <w:rPr>
          <w:rFonts w:ascii="Consolas" w:hAnsi="Consolas"/>
          <w:b/>
          <w:color w:val="000000"/>
          <w:sz w:val="16"/>
          <w:rPrChange w:id="3391" w:author="Author">
            <w:rPr>
              <w:rFonts w:ascii="Consolas" w:hAnsi="Consolas"/>
              <w:color w:val="000000"/>
              <w:sz w:val="16"/>
              <w:highlight w:val="white"/>
            </w:rPr>
          </w:rPrChange>
        </w:rPr>
        <w:t>=</w:t>
      </w:r>
      <w:r w:rsidRPr="004D3835">
        <w:rPr>
          <w:rFonts w:ascii="Consolas" w:hAnsi="Consolas"/>
          <w:b/>
          <w:color w:val="000000"/>
          <w:sz w:val="16"/>
          <w:rPrChange w:id="3392" w:author="Author">
            <w:rPr>
              <w:rFonts w:ascii="Consolas" w:hAnsi="Consolas"/>
              <w:b/>
              <w:color w:val="8000FF"/>
              <w:sz w:val="16"/>
              <w:highlight w:val="white"/>
            </w:rPr>
          </w:rPrChange>
        </w:rPr>
        <w:t>"##other"</w:t>
      </w:r>
      <w:r w:rsidRPr="004D3835">
        <w:rPr>
          <w:rFonts w:ascii="Consolas" w:hAnsi="Consolas"/>
          <w:b/>
          <w:color w:val="000000"/>
          <w:sz w:val="16"/>
          <w:rPrChange w:id="3393" w:author="Author">
            <w:rPr>
              <w:rFonts w:ascii="Consolas" w:hAnsi="Consolas"/>
              <w:color w:val="000000"/>
              <w:sz w:val="16"/>
              <w:highlight w:val="white"/>
            </w:rPr>
          </w:rPrChange>
        </w:rPr>
        <w:t xml:space="preserve"> </w:t>
      </w:r>
      <w:r w:rsidRPr="004D3835">
        <w:rPr>
          <w:rFonts w:ascii="Consolas" w:hAnsi="Consolas"/>
          <w:b/>
          <w:color w:val="000000"/>
          <w:sz w:val="16"/>
          <w:rPrChange w:id="3394" w:author="Author">
            <w:rPr>
              <w:rFonts w:ascii="Consolas" w:hAnsi="Consolas"/>
              <w:color w:val="FF0000"/>
              <w:sz w:val="16"/>
              <w:highlight w:val="white"/>
            </w:rPr>
          </w:rPrChange>
        </w:rPr>
        <w:t>processContents</w:t>
      </w:r>
      <w:r w:rsidRPr="004D3835">
        <w:rPr>
          <w:rFonts w:ascii="Consolas" w:hAnsi="Consolas"/>
          <w:b/>
          <w:color w:val="000000"/>
          <w:sz w:val="16"/>
          <w:rPrChange w:id="3395" w:author="Author">
            <w:rPr>
              <w:rFonts w:ascii="Consolas" w:hAnsi="Consolas"/>
              <w:color w:val="000000"/>
              <w:sz w:val="16"/>
              <w:highlight w:val="white"/>
            </w:rPr>
          </w:rPrChange>
        </w:rPr>
        <w:t>=</w:t>
      </w:r>
      <w:r w:rsidRPr="004D3835">
        <w:rPr>
          <w:rFonts w:ascii="Consolas" w:hAnsi="Consolas"/>
          <w:b/>
          <w:color w:val="000000"/>
          <w:sz w:val="16"/>
          <w:rPrChange w:id="3396" w:author="Author">
            <w:rPr>
              <w:rFonts w:ascii="Consolas" w:hAnsi="Consolas"/>
              <w:b/>
              <w:color w:val="8000FF"/>
              <w:sz w:val="16"/>
              <w:highlight w:val="white"/>
            </w:rPr>
          </w:rPrChange>
        </w:rPr>
        <w:t>"lax"</w:t>
      </w:r>
      <w:r w:rsidRPr="004D3835">
        <w:rPr>
          <w:rFonts w:ascii="Consolas" w:hAnsi="Consolas"/>
          <w:b/>
          <w:color w:val="000000"/>
          <w:sz w:val="16"/>
          <w:rPrChange w:id="3397" w:author="Author">
            <w:rPr>
              <w:rFonts w:ascii="Consolas" w:hAnsi="Consolas"/>
              <w:color w:val="0000FF"/>
              <w:sz w:val="16"/>
              <w:highlight w:val="white"/>
            </w:rPr>
          </w:rPrChange>
        </w:rPr>
        <w:t>/&gt;</w:t>
      </w:r>
    </w:p>
    <w:p w14:paraId="0675CF8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98" w:author="Author">
            <w:rPr>
              <w:rFonts w:ascii="Consolas" w:hAnsi="Consolas"/>
              <w:b/>
              <w:color w:val="000000"/>
              <w:sz w:val="16"/>
              <w:highlight w:val="white"/>
            </w:rPr>
          </w:rPrChange>
        </w:rPr>
        <w:pPrChange w:id="3399" w:author="Author">
          <w:pPr>
            <w:autoSpaceDE w:val="0"/>
            <w:autoSpaceDN w:val="0"/>
            <w:adjustRightInd w:val="0"/>
            <w:spacing w:after="0" w:line="240" w:lineRule="auto"/>
          </w:pPr>
        </w:pPrChange>
      </w:pPr>
      <w:r w:rsidRPr="004D3835">
        <w:rPr>
          <w:rFonts w:ascii="Consolas" w:hAnsi="Consolas"/>
          <w:b/>
          <w:color w:val="000000"/>
          <w:sz w:val="16"/>
          <w:rPrChange w:id="3400" w:author="Author">
            <w:rPr>
              <w:rFonts w:ascii="Consolas" w:hAnsi="Consolas"/>
              <w:b/>
              <w:color w:val="000000"/>
              <w:sz w:val="16"/>
              <w:highlight w:val="white"/>
            </w:rPr>
          </w:rPrChange>
        </w:rPr>
        <w:tab/>
      </w:r>
      <w:r w:rsidRPr="004D3835">
        <w:rPr>
          <w:rFonts w:ascii="Consolas" w:hAnsi="Consolas"/>
          <w:b/>
          <w:color w:val="000000"/>
          <w:sz w:val="16"/>
          <w:rPrChange w:id="3401" w:author="Author">
            <w:rPr>
              <w:rFonts w:ascii="Consolas" w:hAnsi="Consolas"/>
              <w:color w:val="0000FF"/>
              <w:sz w:val="16"/>
              <w:highlight w:val="white"/>
            </w:rPr>
          </w:rPrChange>
        </w:rPr>
        <w:t>&lt;/xs:complexType&gt;</w:t>
      </w:r>
    </w:p>
    <w:p w14:paraId="70A7EFB8"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02" w:author="Author">
            <w:rPr>
              <w:rFonts w:ascii="Consolas" w:hAnsi="Consolas"/>
              <w:b/>
              <w:color w:val="000000"/>
              <w:sz w:val="16"/>
              <w:highlight w:val="white"/>
            </w:rPr>
          </w:rPrChange>
        </w:rPr>
        <w:pPrChange w:id="3403" w:author="Author">
          <w:pPr>
            <w:autoSpaceDE w:val="0"/>
            <w:autoSpaceDN w:val="0"/>
            <w:adjustRightInd w:val="0"/>
            <w:spacing w:after="0" w:line="240" w:lineRule="auto"/>
          </w:pPr>
        </w:pPrChange>
      </w:pPr>
      <w:r w:rsidRPr="004D3835">
        <w:rPr>
          <w:rFonts w:ascii="Consolas" w:hAnsi="Consolas"/>
          <w:b/>
          <w:color w:val="000000"/>
          <w:sz w:val="16"/>
          <w:rPrChange w:id="3404" w:author="Author">
            <w:rPr>
              <w:rFonts w:ascii="Consolas" w:hAnsi="Consolas"/>
              <w:b/>
              <w:color w:val="000000"/>
              <w:sz w:val="16"/>
              <w:highlight w:val="white"/>
            </w:rPr>
          </w:rPrChange>
        </w:rPr>
        <w:tab/>
      </w:r>
      <w:r w:rsidRPr="004D3835">
        <w:rPr>
          <w:rFonts w:ascii="Consolas" w:hAnsi="Consolas"/>
          <w:b/>
          <w:color w:val="000000"/>
          <w:sz w:val="16"/>
          <w:rPrChange w:id="3405" w:author="Author">
            <w:rPr>
              <w:rFonts w:ascii="Consolas" w:hAnsi="Consolas"/>
              <w:color w:val="0000FF"/>
              <w:sz w:val="16"/>
              <w:highlight w:val="white"/>
            </w:rPr>
          </w:rPrChange>
        </w:rPr>
        <w:t>&lt;xs:complexType</w:t>
      </w:r>
      <w:r w:rsidRPr="004D3835">
        <w:rPr>
          <w:rFonts w:ascii="Consolas" w:hAnsi="Consolas"/>
          <w:b/>
          <w:color w:val="000000"/>
          <w:sz w:val="16"/>
          <w:rPrChange w:id="3406" w:author="Author">
            <w:rPr>
              <w:rFonts w:ascii="Consolas" w:hAnsi="Consolas"/>
              <w:color w:val="000000"/>
              <w:sz w:val="16"/>
              <w:highlight w:val="white"/>
            </w:rPr>
          </w:rPrChange>
        </w:rPr>
        <w:t xml:space="preserve"> </w:t>
      </w:r>
      <w:r w:rsidRPr="004D3835">
        <w:rPr>
          <w:rFonts w:ascii="Consolas" w:hAnsi="Consolas"/>
          <w:b/>
          <w:color w:val="000000"/>
          <w:sz w:val="16"/>
          <w:rPrChange w:id="3407" w:author="Author">
            <w:rPr>
              <w:rFonts w:ascii="Consolas" w:hAnsi="Consolas"/>
              <w:color w:val="FF0000"/>
              <w:sz w:val="16"/>
              <w:highlight w:val="white"/>
            </w:rPr>
          </w:rPrChange>
        </w:rPr>
        <w:t>name</w:t>
      </w:r>
      <w:r w:rsidRPr="004D3835">
        <w:rPr>
          <w:rFonts w:ascii="Consolas" w:hAnsi="Consolas"/>
          <w:b/>
          <w:color w:val="000000"/>
          <w:sz w:val="16"/>
          <w:rPrChange w:id="3408" w:author="Author">
            <w:rPr>
              <w:rFonts w:ascii="Consolas" w:hAnsi="Consolas"/>
              <w:color w:val="000000"/>
              <w:sz w:val="16"/>
              <w:highlight w:val="white"/>
            </w:rPr>
          </w:rPrChange>
        </w:rPr>
        <w:t>=</w:t>
      </w:r>
      <w:r w:rsidRPr="004D3835">
        <w:rPr>
          <w:rFonts w:ascii="Consolas" w:hAnsi="Consolas"/>
          <w:b/>
          <w:color w:val="000000"/>
          <w:sz w:val="16"/>
          <w:rPrChange w:id="3409" w:author="Author">
            <w:rPr>
              <w:rFonts w:ascii="Consolas" w:hAnsi="Consolas"/>
              <w:b/>
              <w:color w:val="8000FF"/>
              <w:sz w:val="16"/>
              <w:highlight w:val="white"/>
            </w:rPr>
          </w:rPrChange>
        </w:rPr>
        <w:t>"CT_CompositeMaterials"</w:t>
      </w:r>
      <w:r w:rsidRPr="004D3835">
        <w:rPr>
          <w:rFonts w:ascii="Consolas" w:hAnsi="Consolas"/>
          <w:b/>
          <w:color w:val="000000"/>
          <w:sz w:val="16"/>
          <w:rPrChange w:id="3410" w:author="Author">
            <w:rPr>
              <w:rFonts w:ascii="Consolas" w:hAnsi="Consolas"/>
              <w:color w:val="0000FF"/>
              <w:sz w:val="16"/>
              <w:highlight w:val="white"/>
            </w:rPr>
          </w:rPrChange>
        </w:rPr>
        <w:t>&gt;</w:t>
      </w:r>
    </w:p>
    <w:p w14:paraId="75A4591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11" w:author="Author">
            <w:rPr>
              <w:rFonts w:ascii="Consolas" w:hAnsi="Consolas"/>
              <w:b/>
              <w:color w:val="000000"/>
              <w:sz w:val="16"/>
              <w:highlight w:val="white"/>
            </w:rPr>
          </w:rPrChange>
        </w:rPr>
        <w:pPrChange w:id="3412" w:author="Author">
          <w:pPr>
            <w:autoSpaceDE w:val="0"/>
            <w:autoSpaceDN w:val="0"/>
            <w:adjustRightInd w:val="0"/>
            <w:spacing w:after="0" w:line="240" w:lineRule="auto"/>
          </w:pPr>
        </w:pPrChange>
      </w:pPr>
      <w:r w:rsidRPr="004D3835">
        <w:rPr>
          <w:rFonts w:ascii="Consolas" w:hAnsi="Consolas"/>
          <w:b/>
          <w:color w:val="000000"/>
          <w:sz w:val="16"/>
          <w:rPrChange w:id="3413" w:author="Author">
            <w:rPr>
              <w:rFonts w:ascii="Consolas" w:hAnsi="Consolas"/>
              <w:b/>
              <w:color w:val="000000"/>
              <w:sz w:val="16"/>
              <w:highlight w:val="white"/>
            </w:rPr>
          </w:rPrChange>
        </w:rPr>
        <w:tab/>
      </w:r>
      <w:r w:rsidRPr="004D3835">
        <w:rPr>
          <w:rFonts w:ascii="Consolas" w:hAnsi="Consolas"/>
          <w:b/>
          <w:color w:val="000000"/>
          <w:sz w:val="16"/>
          <w:rPrChange w:id="3414" w:author="Author">
            <w:rPr>
              <w:rFonts w:ascii="Consolas" w:hAnsi="Consolas"/>
              <w:b/>
              <w:color w:val="000000"/>
              <w:sz w:val="16"/>
              <w:highlight w:val="white"/>
            </w:rPr>
          </w:rPrChange>
        </w:rPr>
        <w:tab/>
      </w:r>
      <w:r w:rsidRPr="004D3835">
        <w:rPr>
          <w:rFonts w:ascii="Consolas" w:hAnsi="Consolas"/>
          <w:b/>
          <w:color w:val="000000"/>
          <w:sz w:val="16"/>
          <w:rPrChange w:id="3415" w:author="Author">
            <w:rPr>
              <w:rFonts w:ascii="Consolas" w:hAnsi="Consolas"/>
              <w:color w:val="0000FF"/>
              <w:sz w:val="16"/>
              <w:highlight w:val="white"/>
            </w:rPr>
          </w:rPrChange>
        </w:rPr>
        <w:t>&lt;xs:sequence&gt;</w:t>
      </w:r>
    </w:p>
    <w:p w14:paraId="3CFA628E"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16" w:author="Author">
            <w:rPr>
              <w:rFonts w:ascii="Consolas" w:hAnsi="Consolas"/>
              <w:b/>
              <w:color w:val="000000"/>
              <w:sz w:val="16"/>
              <w:highlight w:val="white"/>
            </w:rPr>
          </w:rPrChange>
        </w:rPr>
        <w:pPrChange w:id="3417" w:author="Author">
          <w:pPr>
            <w:autoSpaceDE w:val="0"/>
            <w:autoSpaceDN w:val="0"/>
            <w:adjustRightInd w:val="0"/>
            <w:spacing w:after="0" w:line="240" w:lineRule="auto"/>
          </w:pPr>
        </w:pPrChange>
      </w:pPr>
      <w:r w:rsidRPr="004D3835">
        <w:rPr>
          <w:rFonts w:ascii="Consolas" w:hAnsi="Consolas"/>
          <w:b/>
          <w:color w:val="000000"/>
          <w:sz w:val="16"/>
          <w:rPrChange w:id="3418" w:author="Author">
            <w:rPr>
              <w:rFonts w:ascii="Consolas" w:hAnsi="Consolas"/>
              <w:b/>
              <w:color w:val="000000"/>
              <w:sz w:val="16"/>
              <w:highlight w:val="white"/>
            </w:rPr>
          </w:rPrChange>
        </w:rPr>
        <w:tab/>
      </w:r>
      <w:r w:rsidRPr="004D3835">
        <w:rPr>
          <w:rFonts w:ascii="Consolas" w:hAnsi="Consolas"/>
          <w:b/>
          <w:color w:val="000000"/>
          <w:sz w:val="16"/>
          <w:rPrChange w:id="3419" w:author="Author">
            <w:rPr>
              <w:rFonts w:ascii="Consolas" w:hAnsi="Consolas"/>
              <w:b/>
              <w:color w:val="000000"/>
              <w:sz w:val="16"/>
              <w:highlight w:val="white"/>
            </w:rPr>
          </w:rPrChange>
        </w:rPr>
        <w:tab/>
      </w:r>
      <w:r w:rsidRPr="004D3835">
        <w:rPr>
          <w:rFonts w:ascii="Consolas" w:hAnsi="Consolas"/>
          <w:b/>
          <w:color w:val="000000"/>
          <w:sz w:val="16"/>
          <w:rPrChange w:id="3420" w:author="Author">
            <w:rPr>
              <w:rFonts w:ascii="Consolas" w:hAnsi="Consolas"/>
              <w:b/>
              <w:color w:val="000000"/>
              <w:sz w:val="16"/>
              <w:highlight w:val="white"/>
            </w:rPr>
          </w:rPrChange>
        </w:rPr>
        <w:tab/>
      </w:r>
      <w:r w:rsidRPr="004D3835">
        <w:rPr>
          <w:rFonts w:ascii="Consolas" w:hAnsi="Consolas"/>
          <w:b/>
          <w:color w:val="000000"/>
          <w:sz w:val="16"/>
          <w:rPrChange w:id="3421" w:author="Author">
            <w:rPr>
              <w:rFonts w:ascii="Consolas" w:hAnsi="Consolas"/>
              <w:color w:val="0000FF"/>
              <w:sz w:val="16"/>
              <w:highlight w:val="white"/>
            </w:rPr>
          </w:rPrChange>
        </w:rPr>
        <w:t>&lt;xs:element</w:t>
      </w:r>
      <w:r w:rsidRPr="004D3835">
        <w:rPr>
          <w:rFonts w:ascii="Consolas" w:hAnsi="Consolas"/>
          <w:b/>
          <w:color w:val="000000"/>
          <w:sz w:val="16"/>
          <w:rPrChange w:id="3422" w:author="Author">
            <w:rPr>
              <w:rFonts w:ascii="Consolas" w:hAnsi="Consolas"/>
              <w:color w:val="000000"/>
              <w:sz w:val="16"/>
              <w:highlight w:val="white"/>
            </w:rPr>
          </w:rPrChange>
        </w:rPr>
        <w:t xml:space="preserve"> </w:t>
      </w:r>
      <w:r w:rsidRPr="004D3835">
        <w:rPr>
          <w:rFonts w:ascii="Consolas" w:hAnsi="Consolas"/>
          <w:b/>
          <w:color w:val="000000"/>
          <w:sz w:val="16"/>
          <w:rPrChange w:id="3423" w:author="Author">
            <w:rPr>
              <w:rFonts w:ascii="Consolas" w:hAnsi="Consolas"/>
              <w:color w:val="FF0000"/>
              <w:sz w:val="16"/>
              <w:highlight w:val="white"/>
            </w:rPr>
          </w:rPrChange>
        </w:rPr>
        <w:t>ref</w:t>
      </w:r>
      <w:r w:rsidRPr="004D3835">
        <w:rPr>
          <w:rFonts w:ascii="Consolas" w:hAnsi="Consolas"/>
          <w:b/>
          <w:color w:val="000000"/>
          <w:sz w:val="16"/>
          <w:rPrChange w:id="3424" w:author="Author">
            <w:rPr>
              <w:rFonts w:ascii="Consolas" w:hAnsi="Consolas"/>
              <w:color w:val="000000"/>
              <w:sz w:val="16"/>
              <w:highlight w:val="white"/>
            </w:rPr>
          </w:rPrChange>
        </w:rPr>
        <w:t>=</w:t>
      </w:r>
      <w:r w:rsidRPr="004D3835">
        <w:rPr>
          <w:rFonts w:ascii="Consolas" w:hAnsi="Consolas"/>
          <w:b/>
          <w:color w:val="000000"/>
          <w:sz w:val="16"/>
          <w:rPrChange w:id="3425" w:author="Author">
            <w:rPr>
              <w:rFonts w:ascii="Consolas" w:hAnsi="Consolas"/>
              <w:b/>
              <w:color w:val="8000FF"/>
              <w:sz w:val="16"/>
              <w:highlight w:val="white"/>
            </w:rPr>
          </w:rPrChange>
        </w:rPr>
        <w:t>"composite"</w:t>
      </w:r>
      <w:r w:rsidRPr="004D3835">
        <w:rPr>
          <w:rFonts w:ascii="Consolas" w:hAnsi="Consolas"/>
          <w:b/>
          <w:color w:val="000000"/>
          <w:sz w:val="16"/>
          <w:rPrChange w:id="3426" w:author="Author">
            <w:rPr>
              <w:rFonts w:ascii="Consolas" w:hAnsi="Consolas"/>
              <w:color w:val="000000"/>
              <w:sz w:val="16"/>
              <w:highlight w:val="white"/>
            </w:rPr>
          </w:rPrChange>
        </w:rPr>
        <w:t xml:space="preserve"> </w:t>
      </w:r>
      <w:r w:rsidRPr="004D3835">
        <w:rPr>
          <w:rFonts w:ascii="Consolas" w:hAnsi="Consolas"/>
          <w:b/>
          <w:color w:val="000000"/>
          <w:sz w:val="16"/>
          <w:rPrChange w:id="3427" w:author="Author">
            <w:rPr>
              <w:rFonts w:ascii="Consolas" w:hAnsi="Consolas"/>
              <w:color w:val="FF0000"/>
              <w:sz w:val="16"/>
              <w:highlight w:val="white"/>
            </w:rPr>
          </w:rPrChange>
        </w:rPr>
        <w:t>maxOccurs</w:t>
      </w:r>
      <w:r w:rsidRPr="004D3835">
        <w:rPr>
          <w:rFonts w:ascii="Consolas" w:hAnsi="Consolas"/>
          <w:b/>
          <w:color w:val="000000"/>
          <w:sz w:val="16"/>
          <w:rPrChange w:id="3428" w:author="Author">
            <w:rPr>
              <w:rFonts w:ascii="Consolas" w:hAnsi="Consolas"/>
              <w:color w:val="000000"/>
              <w:sz w:val="16"/>
              <w:highlight w:val="white"/>
            </w:rPr>
          </w:rPrChange>
        </w:rPr>
        <w:t>=</w:t>
      </w:r>
      <w:r w:rsidRPr="004D3835">
        <w:rPr>
          <w:rFonts w:ascii="Consolas" w:hAnsi="Consolas"/>
          <w:b/>
          <w:color w:val="000000"/>
          <w:sz w:val="16"/>
          <w:rPrChange w:id="3429" w:author="Author">
            <w:rPr>
              <w:rFonts w:ascii="Consolas" w:hAnsi="Consolas"/>
              <w:b/>
              <w:color w:val="8000FF"/>
              <w:sz w:val="16"/>
              <w:highlight w:val="white"/>
            </w:rPr>
          </w:rPrChange>
        </w:rPr>
        <w:t>"2147483647"</w:t>
      </w:r>
      <w:r w:rsidRPr="004D3835">
        <w:rPr>
          <w:rFonts w:ascii="Consolas" w:hAnsi="Consolas"/>
          <w:b/>
          <w:color w:val="000000"/>
          <w:sz w:val="16"/>
          <w:rPrChange w:id="3430" w:author="Author">
            <w:rPr>
              <w:rFonts w:ascii="Consolas" w:hAnsi="Consolas"/>
              <w:color w:val="0000FF"/>
              <w:sz w:val="16"/>
              <w:highlight w:val="white"/>
            </w:rPr>
          </w:rPrChange>
        </w:rPr>
        <w:t>/&gt;</w:t>
      </w:r>
    </w:p>
    <w:p w14:paraId="6CA3B90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31" w:author="Author">
            <w:rPr>
              <w:rFonts w:ascii="Consolas" w:hAnsi="Consolas"/>
              <w:b/>
              <w:color w:val="000000"/>
              <w:sz w:val="16"/>
              <w:highlight w:val="white"/>
            </w:rPr>
          </w:rPrChange>
        </w:rPr>
        <w:pPrChange w:id="3432" w:author="Author">
          <w:pPr>
            <w:autoSpaceDE w:val="0"/>
            <w:autoSpaceDN w:val="0"/>
            <w:adjustRightInd w:val="0"/>
            <w:spacing w:after="0" w:line="240" w:lineRule="auto"/>
          </w:pPr>
        </w:pPrChange>
      </w:pPr>
      <w:r w:rsidRPr="004D3835">
        <w:rPr>
          <w:rFonts w:ascii="Consolas" w:hAnsi="Consolas"/>
          <w:b/>
          <w:color w:val="000000"/>
          <w:sz w:val="16"/>
          <w:rPrChange w:id="3433" w:author="Author">
            <w:rPr>
              <w:rFonts w:ascii="Consolas" w:hAnsi="Consolas"/>
              <w:b/>
              <w:color w:val="000000"/>
              <w:sz w:val="16"/>
              <w:highlight w:val="white"/>
            </w:rPr>
          </w:rPrChange>
        </w:rPr>
        <w:tab/>
      </w:r>
      <w:r w:rsidRPr="004D3835">
        <w:rPr>
          <w:rFonts w:ascii="Consolas" w:hAnsi="Consolas"/>
          <w:b/>
          <w:color w:val="000000"/>
          <w:sz w:val="16"/>
          <w:rPrChange w:id="3434" w:author="Author">
            <w:rPr>
              <w:rFonts w:ascii="Consolas" w:hAnsi="Consolas"/>
              <w:b/>
              <w:color w:val="000000"/>
              <w:sz w:val="16"/>
              <w:highlight w:val="white"/>
            </w:rPr>
          </w:rPrChange>
        </w:rPr>
        <w:tab/>
      </w:r>
      <w:r w:rsidRPr="004D3835">
        <w:rPr>
          <w:rFonts w:ascii="Consolas" w:hAnsi="Consolas"/>
          <w:b/>
          <w:color w:val="000000"/>
          <w:sz w:val="16"/>
          <w:rPrChange w:id="3435" w:author="Author">
            <w:rPr>
              <w:rFonts w:ascii="Consolas" w:hAnsi="Consolas"/>
              <w:color w:val="0000FF"/>
              <w:sz w:val="16"/>
              <w:highlight w:val="white"/>
            </w:rPr>
          </w:rPrChange>
        </w:rPr>
        <w:t>&lt;/xs:sequence&gt;</w:t>
      </w:r>
    </w:p>
    <w:p w14:paraId="5FFE1A68"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36" w:author="Author">
            <w:rPr>
              <w:rFonts w:ascii="Consolas" w:hAnsi="Consolas"/>
              <w:b/>
              <w:color w:val="000000"/>
              <w:sz w:val="16"/>
              <w:highlight w:val="white"/>
            </w:rPr>
          </w:rPrChange>
        </w:rPr>
        <w:pPrChange w:id="3437" w:author="Author">
          <w:pPr>
            <w:autoSpaceDE w:val="0"/>
            <w:autoSpaceDN w:val="0"/>
            <w:adjustRightInd w:val="0"/>
            <w:spacing w:after="0" w:line="240" w:lineRule="auto"/>
          </w:pPr>
        </w:pPrChange>
      </w:pPr>
      <w:r w:rsidRPr="004D3835">
        <w:rPr>
          <w:rFonts w:ascii="Consolas" w:hAnsi="Consolas"/>
          <w:b/>
          <w:color w:val="000000"/>
          <w:sz w:val="16"/>
          <w:rPrChange w:id="3438" w:author="Author">
            <w:rPr>
              <w:rFonts w:ascii="Consolas" w:hAnsi="Consolas"/>
              <w:b/>
              <w:color w:val="000000"/>
              <w:sz w:val="16"/>
              <w:highlight w:val="white"/>
            </w:rPr>
          </w:rPrChange>
        </w:rPr>
        <w:tab/>
      </w:r>
      <w:r w:rsidRPr="004D3835">
        <w:rPr>
          <w:rFonts w:ascii="Consolas" w:hAnsi="Consolas"/>
          <w:b/>
          <w:color w:val="000000"/>
          <w:sz w:val="16"/>
          <w:rPrChange w:id="3439" w:author="Author">
            <w:rPr>
              <w:rFonts w:ascii="Consolas" w:hAnsi="Consolas"/>
              <w:b/>
              <w:color w:val="000000"/>
              <w:sz w:val="16"/>
              <w:highlight w:val="white"/>
            </w:rPr>
          </w:rPrChange>
        </w:rPr>
        <w:tab/>
      </w:r>
      <w:r w:rsidRPr="004D3835">
        <w:rPr>
          <w:rFonts w:ascii="Consolas" w:hAnsi="Consolas"/>
          <w:b/>
          <w:color w:val="000000"/>
          <w:sz w:val="16"/>
          <w:rPrChange w:id="3440" w:author="Author">
            <w:rPr>
              <w:rFonts w:ascii="Consolas" w:hAnsi="Consolas"/>
              <w:color w:val="0000FF"/>
              <w:sz w:val="16"/>
              <w:highlight w:val="white"/>
            </w:rPr>
          </w:rPrChange>
        </w:rPr>
        <w:t>&lt;xs:attribute</w:t>
      </w:r>
      <w:r w:rsidRPr="004D3835">
        <w:rPr>
          <w:rFonts w:ascii="Consolas" w:hAnsi="Consolas"/>
          <w:b/>
          <w:color w:val="000000"/>
          <w:sz w:val="16"/>
          <w:rPrChange w:id="3441" w:author="Author">
            <w:rPr>
              <w:rFonts w:ascii="Consolas" w:hAnsi="Consolas"/>
              <w:color w:val="000000"/>
              <w:sz w:val="16"/>
              <w:highlight w:val="white"/>
            </w:rPr>
          </w:rPrChange>
        </w:rPr>
        <w:t xml:space="preserve"> </w:t>
      </w:r>
      <w:r w:rsidRPr="004D3835">
        <w:rPr>
          <w:rFonts w:ascii="Consolas" w:hAnsi="Consolas"/>
          <w:b/>
          <w:color w:val="000000"/>
          <w:sz w:val="16"/>
          <w:rPrChange w:id="3442" w:author="Author">
            <w:rPr>
              <w:rFonts w:ascii="Consolas" w:hAnsi="Consolas"/>
              <w:color w:val="FF0000"/>
              <w:sz w:val="16"/>
              <w:highlight w:val="white"/>
            </w:rPr>
          </w:rPrChange>
        </w:rPr>
        <w:t>name</w:t>
      </w:r>
      <w:r w:rsidRPr="004D3835">
        <w:rPr>
          <w:rFonts w:ascii="Consolas" w:hAnsi="Consolas"/>
          <w:b/>
          <w:color w:val="000000"/>
          <w:sz w:val="16"/>
          <w:rPrChange w:id="3443" w:author="Author">
            <w:rPr>
              <w:rFonts w:ascii="Consolas" w:hAnsi="Consolas"/>
              <w:color w:val="000000"/>
              <w:sz w:val="16"/>
              <w:highlight w:val="white"/>
            </w:rPr>
          </w:rPrChange>
        </w:rPr>
        <w:t>=</w:t>
      </w:r>
      <w:r w:rsidRPr="004D3835">
        <w:rPr>
          <w:rFonts w:ascii="Consolas" w:hAnsi="Consolas"/>
          <w:b/>
          <w:color w:val="000000"/>
          <w:sz w:val="16"/>
          <w:rPrChange w:id="3444" w:author="Author">
            <w:rPr>
              <w:rFonts w:ascii="Consolas" w:hAnsi="Consolas"/>
              <w:b/>
              <w:color w:val="8000FF"/>
              <w:sz w:val="16"/>
              <w:highlight w:val="white"/>
            </w:rPr>
          </w:rPrChange>
        </w:rPr>
        <w:t>"id"</w:t>
      </w:r>
      <w:r w:rsidRPr="004D3835">
        <w:rPr>
          <w:rFonts w:ascii="Consolas" w:hAnsi="Consolas"/>
          <w:b/>
          <w:color w:val="000000"/>
          <w:sz w:val="16"/>
          <w:rPrChange w:id="3445" w:author="Author">
            <w:rPr>
              <w:rFonts w:ascii="Consolas" w:hAnsi="Consolas"/>
              <w:color w:val="000000"/>
              <w:sz w:val="16"/>
              <w:highlight w:val="white"/>
            </w:rPr>
          </w:rPrChange>
        </w:rPr>
        <w:t xml:space="preserve"> </w:t>
      </w:r>
      <w:r w:rsidRPr="004D3835">
        <w:rPr>
          <w:rFonts w:ascii="Consolas" w:hAnsi="Consolas"/>
          <w:b/>
          <w:color w:val="000000"/>
          <w:sz w:val="16"/>
          <w:rPrChange w:id="3446" w:author="Author">
            <w:rPr>
              <w:rFonts w:ascii="Consolas" w:hAnsi="Consolas"/>
              <w:color w:val="FF0000"/>
              <w:sz w:val="16"/>
              <w:highlight w:val="white"/>
            </w:rPr>
          </w:rPrChange>
        </w:rPr>
        <w:t>type</w:t>
      </w:r>
      <w:r w:rsidRPr="004D3835">
        <w:rPr>
          <w:rFonts w:ascii="Consolas" w:hAnsi="Consolas"/>
          <w:b/>
          <w:color w:val="000000"/>
          <w:sz w:val="16"/>
          <w:rPrChange w:id="3447" w:author="Author">
            <w:rPr>
              <w:rFonts w:ascii="Consolas" w:hAnsi="Consolas"/>
              <w:color w:val="000000"/>
              <w:sz w:val="16"/>
              <w:highlight w:val="white"/>
            </w:rPr>
          </w:rPrChange>
        </w:rPr>
        <w:t>=</w:t>
      </w:r>
      <w:r w:rsidRPr="004D3835">
        <w:rPr>
          <w:rFonts w:ascii="Consolas" w:hAnsi="Consolas"/>
          <w:b/>
          <w:color w:val="000000"/>
          <w:sz w:val="16"/>
          <w:rPrChange w:id="3448" w:author="Author">
            <w:rPr>
              <w:rFonts w:ascii="Consolas" w:hAnsi="Consolas"/>
              <w:b/>
              <w:color w:val="8000FF"/>
              <w:sz w:val="16"/>
              <w:highlight w:val="white"/>
            </w:rPr>
          </w:rPrChange>
        </w:rPr>
        <w:t>"ST_ResourceID"</w:t>
      </w:r>
      <w:r w:rsidRPr="004D3835">
        <w:rPr>
          <w:rFonts w:ascii="Consolas" w:hAnsi="Consolas"/>
          <w:b/>
          <w:color w:val="000000"/>
          <w:sz w:val="16"/>
          <w:rPrChange w:id="3449" w:author="Author">
            <w:rPr>
              <w:rFonts w:ascii="Consolas" w:hAnsi="Consolas"/>
              <w:color w:val="000000"/>
              <w:sz w:val="16"/>
              <w:highlight w:val="white"/>
            </w:rPr>
          </w:rPrChange>
        </w:rPr>
        <w:t xml:space="preserve"> </w:t>
      </w:r>
      <w:r w:rsidRPr="004D3835">
        <w:rPr>
          <w:rFonts w:ascii="Consolas" w:hAnsi="Consolas"/>
          <w:b/>
          <w:color w:val="000000"/>
          <w:sz w:val="16"/>
          <w:rPrChange w:id="3450" w:author="Author">
            <w:rPr>
              <w:rFonts w:ascii="Consolas" w:hAnsi="Consolas"/>
              <w:color w:val="FF0000"/>
              <w:sz w:val="16"/>
              <w:highlight w:val="white"/>
            </w:rPr>
          </w:rPrChange>
        </w:rPr>
        <w:t>use</w:t>
      </w:r>
      <w:r w:rsidRPr="004D3835">
        <w:rPr>
          <w:rFonts w:ascii="Consolas" w:hAnsi="Consolas"/>
          <w:b/>
          <w:color w:val="000000"/>
          <w:sz w:val="16"/>
          <w:rPrChange w:id="3451" w:author="Author">
            <w:rPr>
              <w:rFonts w:ascii="Consolas" w:hAnsi="Consolas"/>
              <w:color w:val="000000"/>
              <w:sz w:val="16"/>
              <w:highlight w:val="white"/>
            </w:rPr>
          </w:rPrChange>
        </w:rPr>
        <w:t>=</w:t>
      </w:r>
      <w:r w:rsidRPr="004D3835">
        <w:rPr>
          <w:rFonts w:ascii="Consolas" w:hAnsi="Consolas"/>
          <w:b/>
          <w:color w:val="000000"/>
          <w:sz w:val="16"/>
          <w:rPrChange w:id="3452" w:author="Author">
            <w:rPr>
              <w:rFonts w:ascii="Consolas" w:hAnsi="Consolas"/>
              <w:b/>
              <w:color w:val="8000FF"/>
              <w:sz w:val="16"/>
              <w:highlight w:val="white"/>
            </w:rPr>
          </w:rPrChange>
        </w:rPr>
        <w:t>"required"</w:t>
      </w:r>
      <w:r w:rsidRPr="004D3835">
        <w:rPr>
          <w:rFonts w:ascii="Consolas" w:hAnsi="Consolas"/>
          <w:b/>
          <w:color w:val="000000"/>
          <w:sz w:val="16"/>
          <w:rPrChange w:id="3453" w:author="Author">
            <w:rPr>
              <w:rFonts w:ascii="Consolas" w:hAnsi="Consolas"/>
              <w:color w:val="0000FF"/>
              <w:sz w:val="16"/>
              <w:highlight w:val="white"/>
            </w:rPr>
          </w:rPrChange>
        </w:rPr>
        <w:t>/&gt;</w:t>
      </w:r>
    </w:p>
    <w:p w14:paraId="3247F21B"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54" w:author="Author">
            <w:rPr>
              <w:rFonts w:ascii="Consolas" w:hAnsi="Consolas"/>
              <w:b/>
              <w:color w:val="000000"/>
              <w:sz w:val="16"/>
              <w:highlight w:val="white"/>
            </w:rPr>
          </w:rPrChange>
        </w:rPr>
        <w:pPrChange w:id="3455" w:author="Author">
          <w:pPr>
            <w:autoSpaceDE w:val="0"/>
            <w:autoSpaceDN w:val="0"/>
            <w:adjustRightInd w:val="0"/>
            <w:spacing w:after="0" w:line="240" w:lineRule="auto"/>
          </w:pPr>
        </w:pPrChange>
      </w:pPr>
      <w:r w:rsidRPr="004D3835">
        <w:rPr>
          <w:rFonts w:ascii="Consolas" w:hAnsi="Consolas"/>
          <w:b/>
          <w:color w:val="000000"/>
          <w:sz w:val="16"/>
          <w:rPrChange w:id="3456" w:author="Author">
            <w:rPr>
              <w:rFonts w:ascii="Consolas" w:hAnsi="Consolas"/>
              <w:b/>
              <w:color w:val="000000"/>
              <w:sz w:val="16"/>
              <w:highlight w:val="white"/>
            </w:rPr>
          </w:rPrChange>
        </w:rPr>
        <w:tab/>
      </w:r>
      <w:r w:rsidRPr="004D3835">
        <w:rPr>
          <w:rFonts w:ascii="Consolas" w:hAnsi="Consolas"/>
          <w:b/>
          <w:color w:val="000000"/>
          <w:sz w:val="16"/>
          <w:rPrChange w:id="3457" w:author="Author">
            <w:rPr>
              <w:rFonts w:ascii="Consolas" w:hAnsi="Consolas"/>
              <w:b/>
              <w:color w:val="000000"/>
              <w:sz w:val="16"/>
              <w:highlight w:val="white"/>
            </w:rPr>
          </w:rPrChange>
        </w:rPr>
        <w:tab/>
      </w:r>
      <w:r w:rsidRPr="004D3835">
        <w:rPr>
          <w:rFonts w:ascii="Consolas" w:hAnsi="Consolas"/>
          <w:b/>
          <w:color w:val="000000"/>
          <w:sz w:val="16"/>
          <w:rPrChange w:id="3458" w:author="Author">
            <w:rPr>
              <w:rFonts w:ascii="Consolas" w:hAnsi="Consolas"/>
              <w:color w:val="0000FF"/>
              <w:sz w:val="16"/>
              <w:highlight w:val="white"/>
            </w:rPr>
          </w:rPrChange>
        </w:rPr>
        <w:t>&lt;xs:attribute</w:t>
      </w:r>
      <w:r w:rsidRPr="004D3835">
        <w:rPr>
          <w:rFonts w:ascii="Consolas" w:hAnsi="Consolas"/>
          <w:b/>
          <w:color w:val="000000"/>
          <w:sz w:val="16"/>
          <w:rPrChange w:id="3459" w:author="Author">
            <w:rPr>
              <w:rFonts w:ascii="Consolas" w:hAnsi="Consolas"/>
              <w:color w:val="000000"/>
              <w:sz w:val="16"/>
              <w:highlight w:val="white"/>
            </w:rPr>
          </w:rPrChange>
        </w:rPr>
        <w:t xml:space="preserve"> </w:t>
      </w:r>
      <w:r w:rsidRPr="004D3835">
        <w:rPr>
          <w:rFonts w:ascii="Consolas" w:hAnsi="Consolas"/>
          <w:b/>
          <w:color w:val="000000"/>
          <w:sz w:val="16"/>
          <w:rPrChange w:id="3460" w:author="Author">
            <w:rPr>
              <w:rFonts w:ascii="Consolas" w:hAnsi="Consolas"/>
              <w:color w:val="FF0000"/>
              <w:sz w:val="16"/>
              <w:highlight w:val="white"/>
            </w:rPr>
          </w:rPrChange>
        </w:rPr>
        <w:t>name</w:t>
      </w:r>
      <w:r w:rsidRPr="004D3835">
        <w:rPr>
          <w:rFonts w:ascii="Consolas" w:hAnsi="Consolas"/>
          <w:b/>
          <w:color w:val="000000"/>
          <w:sz w:val="16"/>
          <w:rPrChange w:id="3461" w:author="Author">
            <w:rPr>
              <w:rFonts w:ascii="Consolas" w:hAnsi="Consolas"/>
              <w:color w:val="000000"/>
              <w:sz w:val="16"/>
              <w:highlight w:val="white"/>
            </w:rPr>
          </w:rPrChange>
        </w:rPr>
        <w:t>=</w:t>
      </w:r>
      <w:r w:rsidRPr="004D3835">
        <w:rPr>
          <w:rFonts w:ascii="Consolas" w:hAnsi="Consolas"/>
          <w:b/>
          <w:color w:val="000000"/>
          <w:sz w:val="16"/>
          <w:rPrChange w:id="3462" w:author="Author">
            <w:rPr>
              <w:rFonts w:ascii="Consolas" w:hAnsi="Consolas"/>
              <w:b/>
              <w:color w:val="8000FF"/>
              <w:sz w:val="16"/>
              <w:highlight w:val="white"/>
            </w:rPr>
          </w:rPrChange>
        </w:rPr>
        <w:t>"matid"</w:t>
      </w:r>
      <w:r w:rsidRPr="004D3835">
        <w:rPr>
          <w:rFonts w:ascii="Consolas" w:hAnsi="Consolas"/>
          <w:b/>
          <w:color w:val="000000"/>
          <w:sz w:val="16"/>
          <w:rPrChange w:id="3463" w:author="Author">
            <w:rPr>
              <w:rFonts w:ascii="Consolas" w:hAnsi="Consolas"/>
              <w:color w:val="000000"/>
              <w:sz w:val="16"/>
              <w:highlight w:val="white"/>
            </w:rPr>
          </w:rPrChange>
        </w:rPr>
        <w:t xml:space="preserve"> </w:t>
      </w:r>
      <w:r w:rsidRPr="004D3835">
        <w:rPr>
          <w:rFonts w:ascii="Consolas" w:hAnsi="Consolas"/>
          <w:b/>
          <w:color w:val="000000"/>
          <w:sz w:val="16"/>
          <w:rPrChange w:id="3464" w:author="Author">
            <w:rPr>
              <w:rFonts w:ascii="Consolas" w:hAnsi="Consolas"/>
              <w:color w:val="FF0000"/>
              <w:sz w:val="16"/>
              <w:highlight w:val="white"/>
            </w:rPr>
          </w:rPrChange>
        </w:rPr>
        <w:t>type</w:t>
      </w:r>
      <w:r w:rsidRPr="004D3835">
        <w:rPr>
          <w:rFonts w:ascii="Consolas" w:hAnsi="Consolas"/>
          <w:b/>
          <w:color w:val="000000"/>
          <w:sz w:val="16"/>
          <w:rPrChange w:id="3465" w:author="Author">
            <w:rPr>
              <w:rFonts w:ascii="Consolas" w:hAnsi="Consolas"/>
              <w:color w:val="000000"/>
              <w:sz w:val="16"/>
              <w:highlight w:val="white"/>
            </w:rPr>
          </w:rPrChange>
        </w:rPr>
        <w:t>=</w:t>
      </w:r>
      <w:r w:rsidRPr="004D3835">
        <w:rPr>
          <w:rFonts w:ascii="Consolas" w:hAnsi="Consolas"/>
          <w:b/>
          <w:color w:val="000000"/>
          <w:sz w:val="16"/>
          <w:rPrChange w:id="3466" w:author="Author">
            <w:rPr>
              <w:rFonts w:ascii="Consolas" w:hAnsi="Consolas"/>
              <w:b/>
              <w:color w:val="8000FF"/>
              <w:sz w:val="16"/>
              <w:highlight w:val="white"/>
            </w:rPr>
          </w:rPrChange>
        </w:rPr>
        <w:t>"ST_ResourceID"</w:t>
      </w:r>
      <w:r w:rsidRPr="004D3835">
        <w:rPr>
          <w:rFonts w:ascii="Consolas" w:hAnsi="Consolas"/>
          <w:b/>
          <w:color w:val="000000"/>
          <w:sz w:val="16"/>
          <w:rPrChange w:id="3467" w:author="Author">
            <w:rPr>
              <w:rFonts w:ascii="Consolas" w:hAnsi="Consolas"/>
              <w:color w:val="000000"/>
              <w:sz w:val="16"/>
              <w:highlight w:val="white"/>
            </w:rPr>
          </w:rPrChange>
        </w:rPr>
        <w:t xml:space="preserve"> </w:t>
      </w:r>
      <w:r w:rsidRPr="004D3835">
        <w:rPr>
          <w:rFonts w:ascii="Consolas" w:hAnsi="Consolas"/>
          <w:b/>
          <w:color w:val="000000"/>
          <w:sz w:val="16"/>
          <w:rPrChange w:id="3468" w:author="Author">
            <w:rPr>
              <w:rFonts w:ascii="Consolas" w:hAnsi="Consolas"/>
              <w:color w:val="FF0000"/>
              <w:sz w:val="16"/>
              <w:highlight w:val="white"/>
            </w:rPr>
          </w:rPrChange>
        </w:rPr>
        <w:t>use</w:t>
      </w:r>
      <w:r w:rsidRPr="004D3835">
        <w:rPr>
          <w:rFonts w:ascii="Consolas" w:hAnsi="Consolas"/>
          <w:b/>
          <w:color w:val="000000"/>
          <w:sz w:val="16"/>
          <w:rPrChange w:id="3469" w:author="Author">
            <w:rPr>
              <w:rFonts w:ascii="Consolas" w:hAnsi="Consolas"/>
              <w:color w:val="000000"/>
              <w:sz w:val="16"/>
              <w:highlight w:val="white"/>
            </w:rPr>
          </w:rPrChange>
        </w:rPr>
        <w:t>=</w:t>
      </w:r>
      <w:r w:rsidRPr="004D3835">
        <w:rPr>
          <w:rFonts w:ascii="Consolas" w:hAnsi="Consolas"/>
          <w:b/>
          <w:color w:val="000000"/>
          <w:sz w:val="16"/>
          <w:rPrChange w:id="3470" w:author="Author">
            <w:rPr>
              <w:rFonts w:ascii="Consolas" w:hAnsi="Consolas"/>
              <w:b/>
              <w:color w:val="8000FF"/>
              <w:sz w:val="16"/>
              <w:highlight w:val="white"/>
            </w:rPr>
          </w:rPrChange>
        </w:rPr>
        <w:t>"required"</w:t>
      </w:r>
      <w:r w:rsidRPr="004D3835">
        <w:rPr>
          <w:rFonts w:ascii="Consolas" w:hAnsi="Consolas"/>
          <w:b/>
          <w:color w:val="000000"/>
          <w:sz w:val="16"/>
          <w:rPrChange w:id="3471" w:author="Author">
            <w:rPr>
              <w:rFonts w:ascii="Consolas" w:hAnsi="Consolas"/>
              <w:color w:val="0000FF"/>
              <w:sz w:val="16"/>
              <w:highlight w:val="white"/>
            </w:rPr>
          </w:rPrChange>
        </w:rPr>
        <w:t>/&gt;</w:t>
      </w:r>
    </w:p>
    <w:p w14:paraId="0D1FC5F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72" w:author="Author">
            <w:rPr>
              <w:rFonts w:ascii="Consolas" w:hAnsi="Consolas"/>
              <w:b/>
              <w:color w:val="000000"/>
              <w:sz w:val="16"/>
              <w:highlight w:val="white"/>
            </w:rPr>
          </w:rPrChange>
        </w:rPr>
        <w:pPrChange w:id="3473" w:author="Author">
          <w:pPr>
            <w:autoSpaceDE w:val="0"/>
            <w:autoSpaceDN w:val="0"/>
            <w:adjustRightInd w:val="0"/>
            <w:spacing w:after="0" w:line="240" w:lineRule="auto"/>
          </w:pPr>
        </w:pPrChange>
      </w:pPr>
      <w:r w:rsidRPr="004D3835">
        <w:rPr>
          <w:rFonts w:ascii="Consolas" w:hAnsi="Consolas"/>
          <w:b/>
          <w:color w:val="000000"/>
          <w:sz w:val="16"/>
          <w:rPrChange w:id="3474" w:author="Author">
            <w:rPr>
              <w:rFonts w:ascii="Consolas" w:hAnsi="Consolas"/>
              <w:b/>
              <w:color w:val="000000"/>
              <w:sz w:val="16"/>
              <w:highlight w:val="white"/>
            </w:rPr>
          </w:rPrChange>
        </w:rPr>
        <w:tab/>
      </w:r>
      <w:r w:rsidRPr="004D3835">
        <w:rPr>
          <w:rFonts w:ascii="Consolas" w:hAnsi="Consolas"/>
          <w:b/>
          <w:color w:val="000000"/>
          <w:sz w:val="16"/>
          <w:rPrChange w:id="3475" w:author="Author">
            <w:rPr>
              <w:rFonts w:ascii="Consolas" w:hAnsi="Consolas"/>
              <w:b/>
              <w:color w:val="000000"/>
              <w:sz w:val="16"/>
              <w:highlight w:val="white"/>
            </w:rPr>
          </w:rPrChange>
        </w:rPr>
        <w:tab/>
      </w:r>
      <w:r w:rsidRPr="004D3835">
        <w:rPr>
          <w:rFonts w:ascii="Consolas" w:hAnsi="Consolas"/>
          <w:b/>
          <w:color w:val="000000"/>
          <w:sz w:val="16"/>
          <w:rPrChange w:id="3476" w:author="Author">
            <w:rPr>
              <w:rFonts w:ascii="Consolas" w:hAnsi="Consolas"/>
              <w:color w:val="0000FF"/>
              <w:sz w:val="16"/>
              <w:highlight w:val="white"/>
            </w:rPr>
          </w:rPrChange>
        </w:rPr>
        <w:t>&lt;xs:attribute</w:t>
      </w:r>
      <w:r w:rsidRPr="004D3835">
        <w:rPr>
          <w:rFonts w:ascii="Consolas" w:hAnsi="Consolas"/>
          <w:b/>
          <w:color w:val="000000"/>
          <w:sz w:val="16"/>
          <w:rPrChange w:id="3477" w:author="Author">
            <w:rPr>
              <w:rFonts w:ascii="Consolas" w:hAnsi="Consolas"/>
              <w:color w:val="000000"/>
              <w:sz w:val="16"/>
              <w:highlight w:val="white"/>
            </w:rPr>
          </w:rPrChange>
        </w:rPr>
        <w:t xml:space="preserve"> </w:t>
      </w:r>
      <w:r w:rsidRPr="004D3835">
        <w:rPr>
          <w:rFonts w:ascii="Consolas" w:hAnsi="Consolas"/>
          <w:b/>
          <w:color w:val="000000"/>
          <w:sz w:val="16"/>
          <w:rPrChange w:id="3478" w:author="Author">
            <w:rPr>
              <w:rFonts w:ascii="Consolas" w:hAnsi="Consolas"/>
              <w:color w:val="FF0000"/>
              <w:sz w:val="16"/>
              <w:highlight w:val="white"/>
            </w:rPr>
          </w:rPrChange>
        </w:rPr>
        <w:t>name</w:t>
      </w:r>
      <w:r w:rsidRPr="004D3835">
        <w:rPr>
          <w:rFonts w:ascii="Consolas" w:hAnsi="Consolas"/>
          <w:b/>
          <w:color w:val="000000"/>
          <w:sz w:val="16"/>
          <w:rPrChange w:id="3479" w:author="Author">
            <w:rPr>
              <w:rFonts w:ascii="Consolas" w:hAnsi="Consolas"/>
              <w:color w:val="000000"/>
              <w:sz w:val="16"/>
              <w:highlight w:val="white"/>
            </w:rPr>
          </w:rPrChange>
        </w:rPr>
        <w:t>=</w:t>
      </w:r>
      <w:r w:rsidRPr="004D3835">
        <w:rPr>
          <w:rFonts w:ascii="Consolas" w:hAnsi="Consolas"/>
          <w:b/>
          <w:color w:val="000000"/>
          <w:sz w:val="16"/>
          <w:rPrChange w:id="3480" w:author="Author">
            <w:rPr>
              <w:rFonts w:ascii="Consolas" w:hAnsi="Consolas"/>
              <w:b/>
              <w:color w:val="8000FF"/>
              <w:sz w:val="16"/>
              <w:highlight w:val="white"/>
            </w:rPr>
          </w:rPrChange>
        </w:rPr>
        <w:t>"matindices"</w:t>
      </w:r>
      <w:r w:rsidRPr="004D3835">
        <w:rPr>
          <w:rFonts w:ascii="Consolas" w:hAnsi="Consolas"/>
          <w:b/>
          <w:color w:val="000000"/>
          <w:sz w:val="16"/>
          <w:rPrChange w:id="3481" w:author="Author">
            <w:rPr>
              <w:rFonts w:ascii="Consolas" w:hAnsi="Consolas"/>
              <w:color w:val="000000"/>
              <w:sz w:val="16"/>
              <w:highlight w:val="white"/>
            </w:rPr>
          </w:rPrChange>
        </w:rPr>
        <w:t xml:space="preserve"> </w:t>
      </w:r>
      <w:r w:rsidRPr="004D3835">
        <w:rPr>
          <w:rFonts w:ascii="Consolas" w:hAnsi="Consolas"/>
          <w:b/>
          <w:color w:val="000000"/>
          <w:sz w:val="16"/>
          <w:rPrChange w:id="3482" w:author="Author">
            <w:rPr>
              <w:rFonts w:ascii="Consolas" w:hAnsi="Consolas"/>
              <w:color w:val="FF0000"/>
              <w:sz w:val="16"/>
              <w:highlight w:val="white"/>
            </w:rPr>
          </w:rPrChange>
        </w:rPr>
        <w:t>type</w:t>
      </w:r>
      <w:r w:rsidRPr="004D3835">
        <w:rPr>
          <w:rFonts w:ascii="Consolas" w:hAnsi="Consolas"/>
          <w:b/>
          <w:color w:val="000000"/>
          <w:sz w:val="16"/>
          <w:rPrChange w:id="3483" w:author="Author">
            <w:rPr>
              <w:rFonts w:ascii="Consolas" w:hAnsi="Consolas"/>
              <w:color w:val="000000"/>
              <w:sz w:val="16"/>
              <w:highlight w:val="white"/>
            </w:rPr>
          </w:rPrChange>
        </w:rPr>
        <w:t>=</w:t>
      </w:r>
      <w:r w:rsidRPr="004D3835">
        <w:rPr>
          <w:rFonts w:ascii="Consolas" w:hAnsi="Consolas"/>
          <w:b/>
          <w:color w:val="000000"/>
          <w:sz w:val="16"/>
          <w:rPrChange w:id="3484" w:author="Author">
            <w:rPr>
              <w:rFonts w:ascii="Consolas" w:hAnsi="Consolas"/>
              <w:b/>
              <w:color w:val="8000FF"/>
              <w:sz w:val="16"/>
              <w:highlight w:val="white"/>
            </w:rPr>
          </w:rPrChange>
        </w:rPr>
        <w:t>"ST_ResourceIndices"</w:t>
      </w:r>
      <w:r w:rsidRPr="004D3835">
        <w:rPr>
          <w:rFonts w:ascii="Consolas" w:hAnsi="Consolas"/>
          <w:b/>
          <w:color w:val="000000"/>
          <w:sz w:val="16"/>
          <w:rPrChange w:id="3485" w:author="Author">
            <w:rPr>
              <w:rFonts w:ascii="Consolas" w:hAnsi="Consolas"/>
              <w:color w:val="000000"/>
              <w:sz w:val="16"/>
              <w:highlight w:val="white"/>
            </w:rPr>
          </w:rPrChange>
        </w:rPr>
        <w:t xml:space="preserve"> </w:t>
      </w:r>
      <w:r w:rsidRPr="004D3835">
        <w:rPr>
          <w:rFonts w:ascii="Consolas" w:hAnsi="Consolas"/>
          <w:b/>
          <w:color w:val="000000"/>
          <w:sz w:val="16"/>
          <w:rPrChange w:id="3486" w:author="Author">
            <w:rPr>
              <w:rFonts w:ascii="Consolas" w:hAnsi="Consolas"/>
              <w:color w:val="FF0000"/>
              <w:sz w:val="16"/>
              <w:highlight w:val="white"/>
            </w:rPr>
          </w:rPrChange>
        </w:rPr>
        <w:t>use</w:t>
      </w:r>
      <w:r w:rsidRPr="004D3835">
        <w:rPr>
          <w:rFonts w:ascii="Consolas" w:hAnsi="Consolas"/>
          <w:b/>
          <w:color w:val="000000"/>
          <w:sz w:val="16"/>
          <w:rPrChange w:id="3487" w:author="Author">
            <w:rPr>
              <w:rFonts w:ascii="Consolas" w:hAnsi="Consolas"/>
              <w:color w:val="000000"/>
              <w:sz w:val="16"/>
              <w:highlight w:val="white"/>
            </w:rPr>
          </w:rPrChange>
        </w:rPr>
        <w:t>=</w:t>
      </w:r>
      <w:r w:rsidRPr="004D3835">
        <w:rPr>
          <w:rFonts w:ascii="Consolas" w:hAnsi="Consolas"/>
          <w:b/>
          <w:color w:val="000000"/>
          <w:sz w:val="16"/>
          <w:rPrChange w:id="3488" w:author="Author">
            <w:rPr>
              <w:rFonts w:ascii="Consolas" w:hAnsi="Consolas"/>
              <w:b/>
              <w:color w:val="8000FF"/>
              <w:sz w:val="16"/>
              <w:highlight w:val="white"/>
            </w:rPr>
          </w:rPrChange>
        </w:rPr>
        <w:t>"required"</w:t>
      </w:r>
      <w:r w:rsidRPr="004D3835">
        <w:rPr>
          <w:rFonts w:ascii="Consolas" w:hAnsi="Consolas"/>
          <w:b/>
          <w:color w:val="000000"/>
          <w:sz w:val="16"/>
          <w:rPrChange w:id="3489" w:author="Author">
            <w:rPr>
              <w:rFonts w:ascii="Consolas" w:hAnsi="Consolas"/>
              <w:color w:val="0000FF"/>
              <w:sz w:val="16"/>
              <w:highlight w:val="white"/>
            </w:rPr>
          </w:rPrChange>
        </w:rPr>
        <w:t>/&gt;</w:t>
      </w:r>
    </w:p>
    <w:p w14:paraId="16FB15AA" w14:textId="2CDE2B30"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490" w:author="Author"/>
          <w:rFonts w:ascii="Consolas" w:eastAsiaTheme="minorHAnsi" w:hAnsi="Consolas" w:cs="Arial"/>
          <w:b/>
          <w:bCs/>
          <w:color w:val="000000"/>
          <w:sz w:val="16"/>
          <w:szCs w:val="16"/>
        </w:rPr>
      </w:pPr>
      <w:del w:id="3491"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del>
      <w:ins w:id="3492" w:author="Author">
        <w:r w:rsidR="005C7F06" w:rsidRPr="005C7F06">
          <w:rPr>
            <w:rFonts w:ascii="Consolas" w:eastAsiaTheme="minorHAnsi" w:hAnsi="Consolas" w:cs="Arial"/>
            <w:b/>
            <w:bCs/>
            <w:color w:val="000000"/>
            <w:sz w:val="16"/>
            <w:szCs w:val="16"/>
          </w:rPr>
          <w:t xml:space="preserve">    &lt;xs:attribute name="displaypropertiesid" type="ST_ResourceID" use="optional"/&gt;</w:t>
        </w:r>
      </w:ins>
    </w:p>
    <w:p w14:paraId="397AC85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93" w:author="Author">
            <w:rPr>
              <w:rFonts w:ascii="Consolas" w:hAnsi="Consolas"/>
              <w:b/>
              <w:color w:val="000000"/>
              <w:sz w:val="16"/>
              <w:highlight w:val="white"/>
            </w:rPr>
          </w:rPrChange>
        </w:rPr>
        <w:pPrChange w:id="3494" w:author="Author">
          <w:pPr>
            <w:autoSpaceDE w:val="0"/>
            <w:autoSpaceDN w:val="0"/>
            <w:adjustRightInd w:val="0"/>
            <w:spacing w:after="0" w:line="240" w:lineRule="auto"/>
          </w:pPr>
        </w:pPrChange>
      </w:pPr>
      <w:ins w:id="3495" w:author="Author">
        <w:r w:rsidRPr="005C7F06">
          <w:rPr>
            <w:rFonts w:ascii="Consolas" w:eastAsiaTheme="minorHAnsi" w:hAnsi="Consolas" w:cs="Arial"/>
            <w:b/>
            <w:bCs/>
            <w:color w:val="000000"/>
            <w:sz w:val="16"/>
            <w:szCs w:val="16"/>
          </w:rPr>
          <w:lastRenderedPageBreak/>
          <w:t xml:space="preserve">    </w:t>
        </w:r>
      </w:ins>
      <w:r w:rsidRPr="004D3835">
        <w:rPr>
          <w:rFonts w:ascii="Consolas" w:hAnsi="Consolas"/>
          <w:b/>
          <w:color w:val="000000"/>
          <w:sz w:val="16"/>
          <w:rPrChange w:id="3496" w:author="Author">
            <w:rPr>
              <w:rFonts w:ascii="Consolas" w:hAnsi="Consolas"/>
              <w:color w:val="0000FF"/>
              <w:sz w:val="16"/>
              <w:highlight w:val="white"/>
            </w:rPr>
          </w:rPrChange>
        </w:rPr>
        <w:t>&lt;xs:anyAttribute</w:t>
      </w:r>
      <w:r w:rsidRPr="004D3835">
        <w:rPr>
          <w:rFonts w:ascii="Consolas" w:hAnsi="Consolas"/>
          <w:b/>
          <w:color w:val="000000"/>
          <w:sz w:val="16"/>
          <w:rPrChange w:id="3497" w:author="Author">
            <w:rPr>
              <w:rFonts w:ascii="Consolas" w:hAnsi="Consolas"/>
              <w:color w:val="000000"/>
              <w:sz w:val="16"/>
              <w:highlight w:val="white"/>
            </w:rPr>
          </w:rPrChange>
        </w:rPr>
        <w:t xml:space="preserve"> </w:t>
      </w:r>
      <w:r w:rsidRPr="004D3835">
        <w:rPr>
          <w:rFonts w:ascii="Consolas" w:hAnsi="Consolas"/>
          <w:b/>
          <w:color w:val="000000"/>
          <w:sz w:val="16"/>
          <w:rPrChange w:id="3498" w:author="Author">
            <w:rPr>
              <w:rFonts w:ascii="Consolas" w:hAnsi="Consolas"/>
              <w:color w:val="FF0000"/>
              <w:sz w:val="16"/>
              <w:highlight w:val="white"/>
            </w:rPr>
          </w:rPrChange>
        </w:rPr>
        <w:t>namespace</w:t>
      </w:r>
      <w:r w:rsidRPr="004D3835">
        <w:rPr>
          <w:rFonts w:ascii="Consolas" w:hAnsi="Consolas"/>
          <w:b/>
          <w:color w:val="000000"/>
          <w:sz w:val="16"/>
          <w:rPrChange w:id="3499" w:author="Author">
            <w:rPr>
              <w:rFonts w:ascii="Consolas" w:hAnsi="Consolas"/>
              <w:color w:val="000000"/>
              <w:sz w:val="16"/>
              <w:highlight w:val="white"/>
            </w:rPr>
          </w:rPrChange>
        </w:rPr>
        <w:t>=</w:t>
      </w:r>
      <w:r w:rsidRPr="004D3835">
        <w:rPr>
          <w:rFonts w:ascii="Consolas" w:hAnsi="Consolas"/>
          <w:b/>
          <w:color w:val="000000"/>
          <w:sz w:val="16"/>
          <w:rPrChange w:id="3500" w:author="Author">
            <w:rPr>
              <w:rFonts w:ascii="Consolas" w:hAnsi="Consolas"/>
              <w:b/>
              <w:color w:val="8000FF"/>
              <w:sz w:val="16"/>
              <w:highlight w:val="white"/>
            </w:rPr>
          </w:rPrChange>
        </w:rPr>
        <w:t>"##other"</w:t>
      </w:r>
      <w:r w:rsidRPr="004D3835">
        <w:rPr>
          <w:rFonts w:ascii="Consolas" w:hAnsi="Consolas"/>
          <w:b/>
          <w:color w:val="000000"/>
          <w:sz w:val="16"/>
          <w:rPrChange w:id="3501" w:author="Author">
            <w:rPr>
              <w:rFonts w:ascii="Consolas" w:hAnsi="Consolas"/>
              <w:color w:val="000000"/>
              <w:sz w:val="16"/>
              <w:highlight w:val="white"/>
            </w:rPr>
          </w:rPrChange>
        </w:rPr>
        <w:t xml:space="preserve"> </w:t>
      </w:r>
      <w:r w:rsidRPr="004D3835">
        <w:rPr>
          <w:rFonts w:ascii="Consolas" w:hAnsi="Consolas"/>
          <w:b/>
          <w:color w:val="000000"/>
          <w:sz w:val="16"/>
          <w:rPrChange w:id="3502" w:author="Author">
            <w:rPr>
              <w:rFonts w:ascii="Consolas" w:hAnsi="Consolas"/>
              <w:color w:val="FF0000"/>
              <w:sz w:val="16"/>
              <w:highlight w:val="white"/>
            </w:rPr>
          </w:rPrChange>
        </w:rPr>
        <w:t>processContents</w:t>
      </w:r>
      <w:r w:rsidRPr="004D3835">
        <w:rPr>
          <w:rFonts w:ascii="Consolas" w:hAnsi="Consolas"/>
          <w:b/>
          <w:color w:val="000000"/>
          <w:sz w:val="16"/>
          <w:rPrChange w:id="3503" w:author="Author">
            <w:rPr>
              <w:rFonts w:ascii="Consolas" w:hAnsi="Consolas"/>
              <w:color w:val="000000"/>
              <w:sz w:val="16"/>
              <w:highlight w:val="white"/>
            </w:rPr>
          </w:rPrChange>
        </w:rPr>
        <w:t>=</w:t>
      </w:r>
      <w:r w:rsidRPr="004D3835">
        <w:rPr>
          <w:rFonts w:ascii="Consolas" w:hAnsi="Consolas"/>
          <w:b/>
          <w:color w:val="000000"/>
          <w:sz w:val="16"/>
          <w:rPrChange w:id="3504" w:author="Author">
            <w:rPr>
              <w:rFonts w:ascii="Consolas" w:hAnsi="Consolas"/>
              <w:b/>
              <w:color w:val="8000FF"/>
              <w:sz w:val="16"/>
              <w:highlight w:val="white"/>
            </w:rPr>
          </w:rPrChange>
        </w:rPr>
        <w:t>"lax"</w:t>
      </w:r>
      <w:r w:rsidRPr="004D3835">
        <w:rPr>
          <w:rFonts w:ascii="Consolas" w:hAnsi="Consolas"/>
          <w:b/>
          <w:color w:val="000000"/>
          <w:sz w:val="16"/>
          <w:rPrChange w:id="3505" w:author="Author">
            <w:rPr>
              <w:rFonts w:ascii="Consolas" w:hAnsi="Consolas"/>
              <w:color w:val="0000FF"/>
              <w:sz w:val="16"/>
              <w:highlight w:val="white"/>
            </w:rPr>
          </w:rPrChange>
        </w:rPr>
        <w:t>/&gt;</w:t>
      </w:r>
    </w:p>
    <w:p w14:paraId="36638FB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06" w:author="Author">
            <w:rPr>
              <w:rFonts w:ascii="Consolas" w:hAnsi="Consolas"/>
              <w:b/>
              <w:color w:val="000000"/>
              <w:sz w:val="16"/>
              <w:highlight w:val="white"/>
            </w:rPr>
          </w:rPrChange>
        </w:rPr>
        <w:pPrChange w:id="3507" w:author="Author">
          <w:pPr>
            <w:autoSpaceDE w:val="0"/>
            <w:autoSpaceDN w:val="0"/>
            <w:adjustRightInd w:val="0"/>
            <w:spacing w:after="0" w:line="240" w:lineRule="auto"/>
          </w:pPr>
        </w:pPrChange>
      </w:pPr>
      <w:r w:rsidRPr="004D3835">
        <w:rPr>
          <w:rFonts w:ascii="Consolas" w:hAnsi="Consolas"/>
          <w:b/>
          <w:color w:val="000000"/>
          <w:sz w:val="16"/>
          <w:rPrChange w:id="3508" w:author="Author">
            <w:rPr>
              <w:rFonts w:ascii="Consolas" w:hAnsi="Consolas"/>
              <w:b/>
              <w:color w:val="000000"/>
              <w:sz w:val="16"/>
              <w:highlight w:val="white"/>
            </w:rPr>
          </w:rPrChange>
        </w:rPr>
        <w:tab/>
      </w:r>
      <w:r w:rsidRPr="004D3835">
        <w:rPr>
          <w:rFonts w:ascii="Consolas" w:hAnsi="Consolas"/>
          <w:b/>
          <w:color w:val="000000"/>
          <w:sz w:val="16"/>
          <w:rPrChange w:id="3509" w:author="Author">
            <w:rPr>
              <w:rFonts w:ascii="Consolas" w:hAnsi="Consolas"/>
              <w:color w:val="0000FF"/>
              <w:sz w:val="16"/>
              <w:highlight w:val="white"/>
            </w:rPr>
          </w:rPrChange>
        </w:rPr>
        <w:t>&lt;/xs:complexType&gt;</w:t>
      </w:r>
    </w:p>
    <w:p w14:paraId="248C189F"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10" w:author="Author">
            <w:rPr>
              <w:rFonts w:ascii="Consolas" w:hAnsi="Consolas"/>
              <w:b/>
              <w:color w:val="000000"/>
              <w:sz w:val="16"/>
              <w:highlight w:val="white"/>
            </w:rPr>
          </w:rPrChange>
        </w:rPr>
        <w:pPrChange w:id="3511" w:author="Author">
          <w:pPr>
            <w:autoSpaceDE w:val="0"/>
            <w:autoSpaceDN w:val="0"/>
            <w:adjustRightInd w:val="0"/>
            <w:spacing w:after="0" w:line="240" w:lineRule="auto"/>
          </w:pPr>
        </w:pPrChange>
      </w:pPr>
      <w:r w:rsidRPr="004D3835">
        <w:rPr>
          <w:rFonts w:ascii="Consolas" w:hAnsi="Consolas"/>
          <w:b/>
          <w:color w:val="000000"/>
          <w:sz w:val="16"/>
          <w:rPrChange w:id="3512" w:author="Author">
            <w:rPr>
              <w:rFonts w:ascii="Consolas" w:hAnsi="Consolas"/>
              <w:b/>
              <w:color w:val="000000"/>
              <w:sz w:val="16"/>
              <w:highlight w:val="white"/>
            </w:rPr>
          </w:rPrChange>
        </w:rPr>
        <w:tab/>
      </w:r>
      <w:r w:rsidRPr="004D3835">
        <w:rPr>
          <w:rFonts w:ascii="Consolas" w:hAnsi="Consolas"/>
          <w:b/>
          <w:color w:val="000000"/>
          <w:sz w:val="16"/>
          <w:rPrChange w:id="3513" w:author="Author">
            <w:rPr>
              <w:rFonts w:ascii="Consolas" w:hAnsi="Consolas"/>
              <w:color w:val="0000FF"/>
              <w:sz w:val="16"/>
              <w:highlight w:val="white"/>
            </w:rPr>
          </w:rPrChange>
        </w:rPr>
        <w:t>&lt;xs:complexType</w:t>
      </w:r>
      <w:r w:rsidRPr="004D3835">
        <w:rPr>
          <w:rFonts w:ascii="Consolas" w:hAnsi="Consolas"/>
          <w:b/>
          <w:color w:val="000000"/>
          <w:sz w:val="16"/>
          <w:rPrChange w:id="3514" w:author="Author">
            <w:rPr>
              <w:rFonts w:ascii="Consolas" w:hAnsi="Consolas"/>
              <w:color w:val="000000"/>
              <w:sz w:val="16"/>
              <w:highlight w:val="white"/>
            </w:rPr>
          </w:rPrChange>
        </w:rPr>
        <w:t xml:space="preserve"> </w:t>
      </w:r>
      <w:r w:rsidRPr="004D3835">
        <w:rPr>
          <w:rFonts w:ascii="Consolas" w:hAnsi="Consolas"/>
          <w:b/>
          <w:color w:val="000000"/>
          <w:sz w:val="16"/>
          <w:rPrChange w:id="3515" w:author="Author">
            <w:rPr>
              <w:rFonts w:ascii="Consolas" w:hAnsi="Consolas"/>
              <w:color w:val="FF0000"/>
              <w:sz w:val="16"/>
              <w:highlight w:val="white"/>
            </w:rPr>
          </w:rPrChange>
        </w:rPr>
        <w:t>name</w:t>
      </w:r>
      <w:r w:rsidRPr="004D3835">
        <w:rPr>
          <w:rFonts w:ascii="Consolas" w:hAnsi="Consolas"/>
          <w:b/>
          <w:color w:val="000000"/>
          <w:sz w:val="16"/>
          <w:rPrChange w:id="3516" w:author="Author">
            <w:rPr>
              <w:rFonts w:ascii="Consolas" w:hAnsi="Consolas"/>
              <w:color w:val="000000"/>
              <w:sz w:val="16"/>
              <w:highlight w:val="white"/>
            </w:rPr>
          </w:rPrChange>
        </w:rPr>
        <w:t>=</w:t>
      </w:r>
      <w:r w:rsidRPr="004D3835">
        <w:rPr>
          <w:rFonts w:ascii="Consolas" w:hAnsi="Consolas"/>
          <w:b/>
          <w:color w:val="000000"/>
          <w:sz w:val="16"/>
          <w:rPrChange w:id="3517" w:author="Author">
            <w:rPr>
              <w:rFonts w:ascii="Consolas" w:hAnsi="Consolas"/>
              <w:b/>
              <w:color w:val="8000FF"/>
              <w:sz w:val="16"/>
              <w:highlight w:val="white"/>
            </w:rPr>
          </w:rPrChange>
        </w:rPr>
        <w:t>"CT_Composite"</w:t>
      </w:r>
      <w:r w:rsidRPr="004D3835">
        <w:rPr>
          <w:rFonts w:ascii="Consolas" w:hAnsi="Consolas"/>
          <w:b/>
          <w:color w:val="000000"/>
          <w:sz w:val="16"/>
          <w:rPrChange w:id="3518" w:author="Author">
            <w:rPr>
              <w:rFonts w:ascii="Consolas" w:hAnsi="Consolas"/>
              <w:color w:val="0000FF"/>
              <w:sz w:val="16"/>
              <w:highlight w:val="white"/>
            </w:rPr>
          </w:rPrChange>
        </w:rPr>
        <w:t>&gt;</w:t>
      </w:r>
    </w:p>
    <w:p w14:paraId="2D9962C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19" w:author="Author">
            <w:rPr>
              <w:rFonts w:ascii="Consolas" w:hAnsi="Consolas"/>
              <w:b/>
              <w:color w:val="000000"/>
              <w:sz w:val="16"/>
              <w:highlight w:val="white"/>
            </w:rPr>
          </w:rPrChange>
        </w:rPr>
        <w:pPrChange w:id="3520" w:author="Author">
          <w:pPr>
            <w:autoSpaceDE w:val="0"/>
            <w:autoSpaceDN w:val="0"/>
            <w:adjustRightInd w:val="0"/>
            <w:spacing w:after="0" w:line="240" w:lineRule="auto"/>
          </w:pPr>
        </w:pPrChange>
      </w:pPr>
      <w:r w:rsidRPr="004D3835">
        <w:rPr>
          <w:rFonts w:ascii="Consolas" w:hAnsi="Consolas"/>
          <w:b/>
          <w:color w:val="000000"/>
          <w:sz w:val="16"/>
          <w:rPrChange w:id="3521" w:author="Author">
            <w:rPr>
              <w:rFonts w:ascii="Consolas" w:hAnsi="Consolas"/>
              <w:b/>
              <w:color w:val="000000"/>
              <w:sz w:val="16"/>
              <w:highlight w:val="white"/>
            </w:rPr>
          </w:rPrChange>
        </w:rPr>
        <w:tab/>
      </w:r>
      <w:r w:rsidRPr="004D3835">
        <w:rPr>
          <w:rFonts w:ascii="Consolas" w:hAnsi="Consolas"/>
          <w:b/>
          <w:color w:val="000000"/>
          <w:sz w:val="16"/>
          <w:rPrChange w:id="3522" w:author="Author">
            <w:rPr>
              <w:rFonts w:ascii="Consolas" w:hAnsi="Consolas"/>
              <w:b/>
              <w:color w:val="000000"/>
              <w:sz w:val="16"/>
              <w:highlight w:val="white"/>
            </w:rPr>
          </w:rPrChange>
        </w:rPr>
        <w:tab/>
      </w:r>
      <w:r w:rsidRPr="004D3835">
        <w:rPr>
          <w:rFonts w:ascii="Consolas" w:hAnsi="Consolas"/>
          <w:b/>
          <w:color w:val="000000"/>
          <w:sz w:val="16"/>
          <w:rPrChange w:id="3523" w:author="Author">
            <w:rPr>
              <w:rFonts w:ascii="Consolas" w:hAnsi="Consolas"/>
              <w:color w:val="0000FF"/>
              <w:sz w:val="16"/>
              <w:highlight w:val="white"/>
            </w:rPr>
          </w:rPrChange>
        </w:rPr>
        <w:t>&lt;xs:attribute</w:t>
      </w:r>
      <w:r w:rsidRPr="004D3835">
        <w:rPr>
          <w:rFonts w:ascii="Consolas" w:hAnsi="Consolas"/>
          <w:b/>
          <w:color w:val="000000"/>
          <w:sz w:val="16"/>
          <w:rPrChange w:id="3524" w:author="Author">
            <w:rPr>
              <w:rFonts w:ascii="Consolas" w:hAnsi="Consolas"/>
              <w:color w:val="000000"/>
              <w:sz w:val="16"/>
              <w:highlight w:val="white"/>
            </w:rPr>
          </w:rPrChange>
        </w:rPr>
        <w:t xml:space="preserve"> </w:t>
      </w:r>
      <w:r w:rsidRPr="004D3835">
        <w:rPr>
          <w:rFonts w:ascii="Consolas" w:hAnsi="Consolas"/>
          <w:b/>
          <w:color w:val="000000"/>
          <w:sz w:val="16"/>
          <w:rPrChange w:id="3525" w:author="Author">
            <w:rPr>
              <w:rFonts w:ascii="Consolas" w:hAnsi="Consolas"/>
              <w:color w:val="FF0000"/>
              <w:sz w:val="16"/>
              <w:highlight w:val="white"/>
            </w:rPr>
          </w:rPrChange>
        </w:rPr>
        <w:t>name</w:t>
      </w:r>
      <w:r w:rsidRPr="004D3835">
        <w:rPr>
          <w:rFonts w:ascii="Consolas" w:hAnsi="Consolas"/>
          <w:b/>
          <w:color w:val="000000"/>
          <w:sz w:val="16"/>
          <w:rPrChange w:id="3526" w:author="Author">
            <w:rPr>
              <w:rFonts w:ascii="Consolas" w:hAnsi="Consolas"/>
              <w:color w:val="000000"/>
              <w:sz w:val="16"/>
              <w:highlight w:val="white"/>
            </w:rPr>
          </w:rPrChange>
        </w:rPr>
        <w:t>=</w:t>
      </w:r>
      <w:r w:rsidRPr="004D3835">
        <w:rPr>
          <w:rFonts w:ascii="Consolas" w:hAnsi="Consolas"/>
          <w:b/>
          <w:color w:val="000000"/>
          <w:sz w:val="16"/>
          <w:rPrChange w:id="3527" w:author="Author">
            <w:rPr>
              <w:rFonts w:ascii="Consolas" w:hAnsi="Consolas"/>
              <w:b/>
              <w:color w:val="8000FF"/>
              <w:sz w:val="16"/>
              <w:highlight w:val="white"/>
            </w:rPr>
          </w:rPrChange>
        </w:rPr>
        <w:t>"values"</w:t>
      </w:r>
      <w:r w:rsidRPr="004D3835">
        <w:rPr>
          <w:rFonts w:ascii="Consolas" w:hAnsi="Consolas"/>
          <w:b/>
          <w:color w:val="000000"/>
          <w:sz w:val="16"/>
          <w:rPrChange w:id="3528" w:author="Author">
            <w:rPr>
              <w:rFonts w:ascii="Consolas" w:hAnsi="Consolas"/>
              <w:color w:val="000000"/>
              <w:sz w:val="16"/>
              <w:highlight w:val="white"/>
            </w:rPr>
          </w:rPrChange>
        </w:rPr>
        <w:t xml:space="preserve"> </w:t>
      </w:r>
      <w:r w:rsidRPr="004D3835">
        <w:rPr>
          <w:rFonts w:ascii="Consolas" w:hAnsi="Consolas"/>
          <w:b/>
          <w:color w:val="000000"/>
          <w:sz w:val="16"/>
          <w:rPrChange w:id="3529" w:author="Author">
            <w:rPr>
              <w:rFonts w:ascii="Consolas" w:hAnsi="Consolas"/>
              <w:color w:val="FF0000"/>
              <w:sz w:val="16"/>
              <w:highlight w:val="white"/>
            </w:rPr>
          </w:rPrChange>
        </w:rPr>
        <w:t>type</w:t>
      </w:r>
      <w:r w:rsidRPr="004D3835">
        <w:rPr>
          <w:rFonts w:ascii="Consolas" w:hAnsi="Consolas"/>
          <w:b/>
          <w:color w:val="000000"/>
          <w:sz w:val="16"/>
          <w:rPrChange w:id="3530" w:author="Author">
            <w:rPr>
              <w:rFonts w:ascii="Consolas" w:hAnsi="Consolas"/>
              <w:color w:val="000000"/>
              <w:sz w:val="16"/>
              <w:highlight w:val="white"/>
            </w:rPr>
          </w:rPrChange>
        </w:rPr>
        <w:t>=</w:t>
      </w:r>
      <w:r w:rsidRPr="004D3835">
        <w:rPr>
          <w:rFonts w:ascii="Consolas" w:hAnsi="Consolas"/>
          <w:b/>
          <w:color w:val="000000"/>
          <w:sz w:val="16"/>
          <w:rPrChange w:id="3531" w:author="Author">
            <w:rPr>
              <w:rFonts w:ascii="Consolas" w:hAnsi="Consolas"/>
              <w:b/>
              <w:color w:val="8000FF"/>
              <w:sz w:val="16"/>
              <w:highlight w:val="white"/>
            </w:rPr>
          </w:rPrChange>
        </w:rPr>
        <w:t>" ST_Numbers"</w:t>
      </w:r>
      <w:r w:rsidRPr="004D3835">
        <w:rPr>
          <w:rFonts w:ascii="Consolas" w:hAnsi="Consolas"/>
          <w:b/>
          <w:color w:val="000000"/>
          <w:sz w:val="16"/>
          <w:rPrChange w:id="3532" w:author="Author">
            <w:rPr>
              <w:rFonts w:ascii="Consolas" w:hAnsi="Consolas"/>
              <w:color w:val="000000"/>
              <w:sz w:val="16"/>
              <w:highlight w:val="white"/>
            </w:rPr>
          </w:rPrChange>
        </w:rPr>
        <w:t xml:space="preserve"> </w:t>
      </w:r>
      <w:r w:rsidRPr="004D3835">
        <w:rPr>
          <w:rFonts w:ascii="Consolas" w:hAnsi="Consolas"/>
          <w:b/>
          <w:color w:val="000000"/>
          <w:sz w:val="16"/>
          <w:rPrChange w:id="3533" w:author="Author">
            <w:rPr>
              <w:rFonts w:ascii="Consolas" w:hAnsi="Consolas"/>
              <w:color w:val="FF0000"/>
              <w:sz w:val="16"/>
              <w:highlight w:val="white"/>
            </w:rPr>
          </w:rPrChange>
        </w:rPr>
        <w:t>use</w:t>
      </w:r>
      <w:r w:rsidRPr="004D3835">
        <w:rPr>
          <w:rFonts w:ascii="Consolas" w:hAnsi="Consolas"/>
          <w:b/>
          <w:color w:val="000000"/>
          <w:sz w:val="16"/>
          <w:rPrChange w:id="3534" w:author="Author">
            <w:rPr>
              <w:rFonts w:ascii="Consolas" w:hAnsi="Consolas"/>
              <w:color w:val="000000"/>
              <w:sz w:val="16"/>
              <w:highlight w:val="white"/>
            </w:rPr>
          </w:rPrChange>
        </w:rPr>
        <w:t>=</w:t>
      </w:r>
      <w:r w:rsidRPr="004D3835">
        <w:rPr>
          <w:rFonts w:ascii="Consolas" w:hAnsi="Consolas"/>
          <w:b/>
          <w:color w:val="000000"/>
          <w:sz w:val="16"/>
          <w:rPrChange w:id="3535" w:author="Author">
            <w:rPr>
              <w:rFonts w:ascii="Consolas" w:hAnsi="Consolas"/>
              <w:b/>
              <w:color w:val="8000FF"/>
              <w:sz w:val="16"/>
              <w:highlight w:val="white"/>
            </w:rPr>
          </w:rPrChange>
        </w:rPr>
        <w:t>"required"</w:t>
      </w:r>
      <w:r w:rsidRPr="004D3835">
        <w:rPr>
          <w:rFonts w:ascii="Consolas" w:hAnsi="Consolas"/>
          <w:b/>
          <w:color w:val="000000"/>
          <w:sz w:val="16"/>
          <w:rPrChange w:id="3536" w:author="Author">
            <w:rPr>
              <w:rFonts w:ascii="Consolas" w:hAnsi="Consolas"/>
              <w:color w:val="0000FF"/>
              <w:sz w:val="16"/>
              <w:highlight w:val="white"/>
            </w:rPr>
          </w:rPrChange>
        </w:rPr>
        <w:t>/&gt;</w:t>
      </w:r>
    </w:p>
    <w:p w14:paraId="706E5B8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37" w:author="Author">
            <w:rPr>
              <w:rFonts w:ascii="Consolas" w:hAnsi="Consolas"/>
              <w:b/>
              <w:color w:val="000000"/>
              <w:sz w:val="16"/>
              <w:highlight w:val="white"/>
            </w:rPr>
          </w:rPrChange>
        </w:rPr>
        <w:pPrChange w:id="3538" w:author="Author">
          <w:pPr>
            <w:autoSpaceDE w:val="0"/>
            <w:autoSpaceDN w:val="0"/>
            <w:adjustRightInd w:val="0"/>
            <w:spacing w:after="0" w:line="240" w:lineRule="auto"/>
          </w:pPr>
        </w:pPrChange>
      </w:pPr>
      <w:r w:rsidRPr="004D3835">
        <w:rPr>
          <w:rFonts w:ascii="Consolas" w:hAnsi="Consolas"/>
          <w:b/>
          <w:color w:val="000000"/>
          <w:sz w:val="16"/>
          <w:rPrChange w:id="3539" w:author="Author">
            <w:rPr>
              <w:rFonts w:ascii="Consolas" w:hAnsi="Consolas"/>
              <w:b/>
              <w:color w:val="000000"/>
              <w:sz w:val="16"/>
              <w:highlight w:val="white"/>
            </w:rPr>
          </w:rPrChange>
        </w:rPr>
        <w:tab/>
      </w:r>
      <w:r w:rsidRPr="004D3835">
        <w:rPr>
          <w:rFonts w:ascii="Consolas" w:hAnsi="Consolas"/>
          <w:b/>
          <w:color w:val="000000"/>
          <w:sz w:val="16"/>
          <w:rPrChange w:id="3540" w:author="Author">
            <w:rPr>
              <w:rFonts w:ascii="Consolas" w:hAnsi="Consolas"/>
              <w:color w:val="0000FF"/>
              <w:sz w:val="16"/>
              <w:highlight w:val="white"/>
            </w:rPr>
          </w:rPrChange>
        </w:rPr>
        <w:t>&lt;/xs:complexType&gt;</w:t>
      </w:r>
    </w:p>
    <w:p w14:paraId="54BA4CF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41" w:author="Author">
            <w:rPr>
              <w:rFonts w:ascii="Consolas" w:hAnsi="Consolas"/>
              <w:b/>
              <w:color w:val="000000"/>
              <w:sz w:val="16"/>
              <w:highlight w:val="white"/>
            </w:rPr>
          </w:rPrChange>
        </w:rPr>
        <w:pPrChange w:id="3542" w:author="Author">
          <w:pPr>
            <w:autoSpaceDE w:val="0"/>
            <w:autoSpaceDN w:val="0"/>
            <w:adjustRightInd w:val="0"/>
            <w:spacing w:after="0" w:line="240" w:lineRule="auto"/>
          </w:pPr>
        </w:pPrChange>
      </w:pPr>
      <w:r w:rsidRPr="004D3835">
        <w:rPr>
          <w:rFonts w:ascii="Consolas" w:hAnsi="Consolas"/>
          <w:b/>
          <w:color w:val="000000"/>
          <w:sz w:val="16"/>
          <w:rPrChange w:id="3543" w:author="Author">
            <w:rPr>
              <w:rFonts w:ascii="Consolas" w:hAnsi="Consolas"/>
              <w:b/>
              <w:color w:val="000000"/>
              <w:sz w:val="16"/>
              <w:highlight w:val="white"/>
            </w:rPr>
          </w:rPrChange>
        </w:rPr>
        <w:tab/>
      </w:r>
      <w:r w:rsidRPr="004D3835">
        <w:rPr>
          <w:rFonts w:ascii="Consolas" w:hAnsi="Consolas"/>
          <w:b/>
          <w:color w:val="000000"/>
          <w:sz w:val="16"/>
          <w:rPrChange w:id="3544" w:author="Author">
            <w:rPr>
              <w:rFonts w:ascii="Consolas" w:hAnsi="Consolas"/>
              <w:color w:val="0000FF"/>
              <w:sz w:val="16"/>
              <w:highlight w:val="white"/>
            </w:rPr>
          </w:rPrChange>
        </w:rPr>
        <w:t>&lt;xs:complexType</w:t>
      </w:r>
      <w:r w:rsidRPr="004D3835">
        <w:rPr>
          <w:rFonts w:ascii="Consolas" w:hAnsi="Consolas"/>
          <w:b/>
          <w:color w:val="000000"/>
          <w:sz w:val="16"/>
          <w:rPrChange w:id="3545" w:author="Author">
            <w:rPr>
              <w:rFonts w:ascii="Consolas" w:hAnsi="Consolas"/>
              <w:color w:val="000000"/>
              <w:sz w:val="16"/>
              <w:highlight w:val="white"/>
            </w:rPr>
          </w:rPrChange>
        </w:rPr>
        <w:t xml:space="preserve"> </w:t>
      </w:r>
      <w:r w:rsidRPr="004D3835">
        <w:rPr>
          <w:rFonts w:ascii="Consolas" w:hAnsi="Consolas"/>
          <w:b/>
          <w:color w:val="000000"/>
          <w:sz w:val="16"/>
          <w:rPrChange w:id="3546" w:author="Author">
            <w:rPr>
              <w:rFonts w:ascii="Consolas" w:hAnsi="Consolas"/>
              <w:color w:val="FF0000"/>
              <w:sz w:val="16"/>
              <w:highlight w:val="white"/>
            </w:rPr>
          </w:rPrChange>
        </w:rPr>
        <w:t>name</w:t>
      </w:r>
      <w:r w:rsidRPr="004D3835">
        <w:rPr>
          <w:rFonts w:ascii="Consolas" w:hAnsi="Consolas"/>
          <w:b/>
          <w:color w:val="000000"/>
          <w:sz w:val="16"/>
          <w:rPrChange w:id="3547" w:author="Author">
            <w:rPr>
              <w:rFonts w:ascii="Consolas" w:hAnsi="Consolas"/>
              <w:color w:val="000000"/>
              <w:sz w:val="16"/>
              <w:highlight w:val="white"/>
            </w:rPr>
          </w:rPrChange>
        </w:rPr>
        <w:t>=</w:t>
      </w:r>
      <w:r w:rsidRPr="004D3835">
        <w:rPr>
          <w:rFonts w:ascii="Consolas" w:hAnsi="Consolas"/>
          <w:b/>
          <w:color w:val="000000"/>
          <w:sz w:val="16"/>
          <w:rPrChange w:id="3548" w:author="Author">
            <w:rPr>
              <w:rFonts w:ascii="Consolas" w:hAnsi="Consolas"/>
              <w:b/>
              <w:color w:val="8000FF"/>
              <w:sz w:val="16"/>
              <w:highlight w:val="white"/>
            </w:rPr>
          </w:rPrChange>
        </w:rPr>
        <w:t>"CT_MultiProperties"</w:t>
      </w:r>
      <w:r w:rsidRPr="004D3835">
        <w:rPr>
          <w:rFonts w:ascii="Consolas" w:hAnsi="Consolas"/>
          <w:b/>
          <w:color w:val="000000"/>
          <w:sz w:val="16"/>
          <w:rPrChange w:id="3549" w:author="Author">
            <w:rPr>
              <w:rFonts w:ascii="Consolas" w:hAnsi="Consolas"/>
              <w:color w:val="0000FF"/>
              <w:sz w:val="16"/>
              <w:highlight w:val="white"/>
            </w:rPr>
          </w:rPrChange>
        </w:rPr>
        <w:t>&gt;</w:t>
      </w:r>
    </w:p>
    <w:p w14:paraId="0A269FFB"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50" w:author="Author">
            <w:rPr>
              <w:rFonts w:ascii="Consolas" w:hAnsi="Consolas"/>
              <w:b/>
              <w:color w:val="000000"/>
              <w:sz w:val="16"/>
              <w:highlight w:val="white"/>
            </w:rPr>
          </w:rPrChange>
        </w:rPr>
        <w:pPrChange w:id="3551" w:author="Author">
          <w:pPr>
            <w:autoSpaceDE w:val="0"/>
            <w:autoSpaceDN w:val="0"/>
            <w:adjustRightInd w:val="0"/>
            <w:spacing w:after="0" w:line="240" w:lineRule="auto"/>
          </w:pPr>
        </w:pPrChange>
      </w:pPr>
      <w:r w:rsidRPr="004D3835">
        <w:rPr>
          <w:rFonts w:ascii="Consolas" w:hAnsi="Consolas"/>
          <w:b/>
          <w:color w:val="000000"/>
          <w:sz w:val="16"/>
          <w:rPrChange w:id="3552" w:author="Author">
            <w:rPr>
              <w:rFonts w:ascii="Consolas" w:hAnsi="Consolas"/>
              <w:b/>
              <w:color w:val="000000"/>
              <w:sz w:val="16"/>
              <w:highlight w:val="white"/>
            </w:rPr>
          </w:rPrChange>
        </w:rPr>
        <w:tab/>
      </w:r>
      <w:r w:rsidRPr="004D3835">
        <w:rPr>
          <w:rFonts w:ascii="Consolas" w:hAnsi="Consolas"/>
          <w:b/>
          <w:color w:val="000000"/>
          <w:sz w:val="16"/>
          <w:rPrChange w:id="3553" w:author="Author">
            <w:rPr>
              <w:rFonts w:ascii="Consolas" w:hAnsi="Consolas"/>
              <w:b/>
              <w:color w:val="000000"/>
              <w:sz w:val="16"/>
              <w:highlight w:val="white"/>
            </w:rPr>
          </w:rPrChange>
        </w:rPr>
        <w:tab/>
      </w:r>
      <w:r w:rsidRPr="004D3835">
        <w:rPr>
          <w:rFonts w:ascii="Consolas" w:hAnsi="Consolas"/>
          <w:b/>
          <w:color w:val="000000"/>
          <w:sz w:val="16"/>
          <w:rPrChange w:id="3554" w:author="Author">
            <w:rPr>
              <w:rFonts w:ascii="Consolas" w:hAnsi="Consolas"/>
              <w:color w:val="0000FF"/>
              <w:sz w:val="16"/>
              <w:highlight w:val="white"/>
            </w:rPr>
          </w:rPrChange>
        </w:rPr>
        <w:t>&lt;xs:sequence&gt;</w:t>
      </w:r>
    </w:p>
    <w:p w14:paraId="06D41F4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55" w:author="Author">
            <w:rPr>
              <w:rFonts w:ascii="Consolas" w:hAnsi="Consolas"/>
              <w:b/>
              <w:color w:val="000000"/>
              <w:sz w:val="16"/>
              <w:highlight w:val="white"/>
            </w:rPr>
          </w:rPrChange>
        </w:rPr>
        <w:pPrChange w:id="3556" w:author="Author">
          <w:pPr>
            <w:autoSpaceDE w:val="0"/>
            <w:autoSpaceDN w:val="0"/>
            <w:adjustRightInd w:val="0"/>
            <w:spacing w:after="0" w:line="240" w:lineRule="auto"/>
          </w:pPr>
        </w:pPrChange>
      </w:pPr>
      <w:r w:rsidRPr="004D3835">
        <w:rPr>
          <w:rFonts w:ascii="Consolas" w:hAnsi="Consolas"/>
          <w:b/>
          <w:color w:val="000000"/>
          <w:sz w:val="16"/>
          <w:rPrChange w:id="3557" w:author="Author">
            <w:rPr>
              <w:rFonts w:ascii="Consolas" w:hAnsi="Consolas"/>
              <w:b/>
              <w:color w:val="000000"/>
              <w:sz w:val="16"/>
              <w:highlight w:val="white"/>
            </w:rPr>
          </w:rPrChange>
        </w:rPr>
        <w:tab/>
      </w:r>
      <w:r w:rsidRPr="004D3835">
        <w:rPr>
          <w:rFonts w:ascii="Consolas" w:hAnsi="Consolas"/>
          <w:b/>
          <w:color w:val="000000"/>
          <w:sz w:val="16"/>
          <w:rPrChange w:id="3558" w:author="Author">
            <w:rPr>
              <w:rFonts w:ascii="Consolas" w:hAnsi="Consolas"/>
              <w:b/>
              <w:color w:val="000000"/>
              <w:sz w:val="16"/>
              <w:highlight w:val="white"/>
            </w:rPr>
          </w:rPrChange>
        </w:rPr>
        <w:tab/>
      </w:r>
      <w:r w:rsidRPr="004D3835">
        <w:rPr>
          <w:rFonts w:ascii="Consolas" w:hAnsi="Consolas"/>
          <w:b/>
          <w:color w:val="000000"/>
          <w:sz w:val="16"/>
          <w:rPrChange w:id="3559" w:author="Author">
            <w:rPr>
              <w:rFonts w:ascii="Consolas" w:hAnsi="Consolas"/>
              <w:b/>
              <w:color w:val="000000"/>
              <w:sz w:val="16"/>
              <w:highlight w:val="white"/>
            </w:rPr>
          </w:rPrChange>
        </w:rPr>
        <w:tab/>
      </w:r>
      <w:r w:rsidRPr="004D3835">
        <w:rPr>
          <w:rFonts w:ascii="Consolas" w:hAnsi="Consolas"/>
          <w:b/>
          <w:color w:val="000000"/>
          <w:sz w:val="16"/>
          <w:rPrChange w:id="3560" w:author="Author">
            <w:rPr>
              <w:rFonts w:ascii="Consolas" w:hAnsi="Consolas"/>
              <w:color w:val="0000FF"/>
              <w:sz w:val="16"/>
              <w:highlight w:val="white"/>
            </w:rPr>
          </w:rPrChange>
        </w:rPr>
        <w:t>&lt;xs:element</w:t>
      </w:r>
      <w:r w:rsidRPr="004D3835">
        <w:rPr>
          <w:rFonts w:ascii="Consolas" w:hAnsi="Consolas"/>
          <w:b/>
          <w:color w:val="000000"/>
          <w:sz w:val="16"/>
          <w:rPrChange w:id="3561" w:author="Author">
            <w:rPr>
              <w:rFonts w:ascii="Consolas" w:hAnsi="Consolas"/>
              <w:color w:val="000000"/>
              <w:sz w:val="16"/>
              <w:highlight w:val="white"/>
            </w:rPr>
          </w:rPrChange>
        </w:rPr>
        <w:t xml:space="preserve"> </w:t>
      </w:r>
      <w:r w:rsidRPr="004D3835">
        <w:rPr>
          <w:rFonts w:ascii="Consolas" w:hAnsi="Consolas"/>
          <w:b/>
          <w:color w:val="000000"/>
          <w:sz w:val="16"/>
          <w:rPrChange w:id="3562" w:author="Author">
            <w:rPr>
              <w:rFonts w:ascii="Consolas" w:hAnsi="Consolas"/>
              <w:color w:val="FF0000"/>
              <w:sz w:val="16"/>
              <w:highlight w:val="white"/>
            </w:rPr>
          </w:rPrChange>
        </w:rPr>
        <w:t>ref</w:t>
      </w:r>
      <w:r w:rsidRPr="004D3835">
        <w:rPr>
          <w:rFonts w:ascii="Consolas" w:hAnsi="Consolas"/>
          <w:b/>
          <w:color w:val="000000"/>
          <w:sz w:val="16"/>
          <w:rPrChange w:id="3563" w:author="Author">
            <w:rPr>
              <w:rFonts w:ascii="Consolas" w:hAnsi="Consolas"/>
              <w:color w:val="000000"/>
              <w:sz w:val="16"/>
              <w:highlight w:val="white"/>
            </w:rPr>
          </w:rPrChange>
        </w:rPr>
        <w:t>=</w:t>
      </w:r>
      <w:r w:rsidRPr="004D3835">
        <w:rPr>
          <w:rFonts w:ascii="Consolas" w:hAnsi="Consolas"/>
          <w:b/>
          <w:color w:val="000000"/>
          <w:sz w:val="16"/>
          <w:rPrChange w:id="3564" w:author="Author">
            <w:rPr>
              <w:rFonts w:ascii="Consolas" w:hAnsi="Consolas"/>
              <w:b/>
              <w:color w:val="8000FF"/>
              <w:sz w:val="16"/>
              <w:highlight w:val="white"/>
            </w:rPr>
          </w:rPrChange>
        </w:rPr>
        <w:t>"multi"</w:t>
      </w:r>
      <w:r w:rsidRPr="004D3835">
        <w:rPr>
          <w:rFonts w:ascii="Consolas" w:hAnsi="Consolas"/>
          <w:b/>
          <w:color w:val="000000"/>
          <w:sz w:val="16"/>
          <w:rPrChange w:id="3565" w:author="Author">
            <w:rPr>
              <w:rFonts w:ascii="Consolas" w:hAnsi="Consolas"/>
              <w:color w:val="000000"/>
              <w:sz w:val="16"/>
              <w:highlight w:val="white"/>
            </w:rPr>
          </w:rPrChange>
        </w:rPr>
        <w:t xml:space="preserve"> </w:t>
      </w:r>
      <w:r w:rsidRPr="004D3835">
        <w:rPr>
          <w:rFonts w:ascii="Consolas" w:hAnsi="Consolas"/>
          <w:b/>
          <w:color w:val="000000"/>
          <w:sz w:val="16"/>
          <w:rPrChange w:id="3566" w:author="Author">
            <w:rPr>
              <w:rFonts w:ascii="Consolas" w:hAnsi="Consolas"/>
              <w:color w:val="FF0000"/>
              <w:sz w:val="16"/>
              <w:highlight w:val="white"/>
            </w:rPr>
          </w:rPrChange>
        </w:rPr>
        <w:t>maxOccurs</w:t>
      </w:r>
      <w:r w:rsidRPr="004D3835">
        <w:rPr>
          <w:rFonts w:ascii="Consolas" w:hAnsi="Consolas"/>
          <w:b/>
          <w:color w:val="000000"/>
          <w:sz w:val="16"/>
          <w:rPrChange w:id="3567" w:author="Author">
            <w:rPr>
              <w:rFonts w:ascii="Consolas" w:hAnsi="Consolas"/>
              <w:color w:val="000000"/>
              <w:sz w:val="16"/>
              <w:highlight w:val="white"/>
            </w:rPr>
          </w:rPrChange>
        </w:rPr>
        <w:t>=</w:t>
      </w:r>
      <w:r w:rsidRPr="004D3835">
        <w:rPr>
          <w:rFonts w:ascii="Consolas" w:hAnsi="Consolas"/>
          <w:b/>
          <w:color w:val="000000"/>
          <w:sz w:val="16"/>
          <w:rPrChange w:id="3568" w:author="Author">
            <w:rPr>
              <w:rFonts w:ascii="Consolas" w:hAnsi="Consolas"/>
              <w:b/>
              <w:color w:val="8000FF"/>
              <w:sz w:val="16"/>
              <w:highlight w:val="white"/>
            </w:rPr>
          </w:rPrChange>
        </w:rPr>
        <w:t>"2147483647"</w:t>
      </w:r>
      <w:r w:rsidRPr="004D3835">
        <w:rPr>
          <w:rFonts w:ascii="Consolas" w:hAnsi="Consolas"/>
          <w:b/>
          <w:color w:val="000000"/>
          <w:sz w:val="16"/>
          <w:rPrChange w:id="3569" w:author="Author">
            <w:rPr>
              <w:rFonts w:ascii="Consolas" w:hAnsi="Consolas"/>
              <w:color w:val="0000FF"/>
              <w:sz w:val="16"/>
              <w:highlight w:val="white"/>
            </w:rPr>
          </w:rPrChange>
        </w:rPr>
        <w:t>/&gt;</w:t>
      </w:r>
    </w:p>
    <w:p w14:paraId="12C0980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70" w:author="Author">
            <w:rPr>
              <w:rFonts w:ascii="Consolas" w:hAnsi="Consolas"/>
              <w:b/>
              <w:color w:val="000000"/>
              <w:sz w:val="16"/>
              <w:highlight w:val="white"/>
            </w:rPr>
          </w:rPrChange>
        </w:rPr>
        <w:pPrChange w:id="3571" w:author="Author">
          <w:pPr>
            <w:autoSpaceDE w:val="0"/>
            <w:autoSpaceDN w:val="0"/>
            <w:adjustRightInd w:val="0"/>
            <w:spacing w:after="0" w:line="240" w:lineRule="auto"/>
          </w:pPr>
        </w:pPrChange>
      </w:pPr>
      <w:r w:rsidRPr="004D3835">
        <w:rPr>
          <w:rFonts w:ascii="Consolas" w:hAnsi="Consolas"/>
          <w:b/>
          <w:color w:val="000000"/>
          <w:sz w:val="16"/>
          <w:rPrChange w:id="3572" w:author="Author">
            <w:rPr>
              <w:rFonts w:ascii="Consolas" w:hAnsi="Consolas"/>
              <w:b/>
              <w:color w:val="000000"/>
              <w:sz w:val="16"/>
              <w:highlight w:val="white"/>
            </w:rPr>
          </w:rPrChange>
        </w:rPr>
        <w:tab/>
      </w:r>
      <w:r w:rsidRPr="004D3835">
        <w:rPr>
          <w:rFonts w:ascii="Consolas" w:hAnsi="Consolas"/>
          <w:b/>
          <w:color w:val="000000"/>
          <w:sz w:val="16"/>
          <w:rPrChange w:id="3573" w:author="Author">
            <w:rPr>
              <w:rFonts w:ascii="Consolas" w:hAnsi="Consolas"/>
              <w:b/>
              <w:color w:val="000000"/>
              <w:sz w:val="16"/>
              <w:highlight w:val="white"/>
            </w:rPr>
          </w:rPrChange>
        </w:rPr>
        <w:tab/>
      </w:r>
      <w:r w:rsidRPr="004D3835">
        <w:rPr>
          <w:rFonts w:ascii="Consolas" w:hAnsi="Consolas"/>
          <w:b/>
          <w:color w:val="000000"/>
          <w:sz w:val="16"/>
          <w:rPrChange w:id="3574" w:author="Author">
            <w:rPr>
              <w:rFonts w:ascii="Consolas" w:hAnsi="Consolas"/>
              <w:color w:val="0000FF"/>
              <w:sz w:val="16"/>
              <w:highlight w:val="white"/>
            </w:rPr>
          </w:rPrChange>
        </w:rPr>
        <w:t>&lt;/xs:sequence&gt;</w:t>
      </w:r>
    </w:p>
    <w:p w14:paraId="0194DE9F"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75" w:author="Author">
            <w:rPr>
              <w:rFonts w:ascii="Consolas" w:hAnsi="Consolas"/>
              <w:b/>
              <w:color w:val="000000"/>
              <w:sz w:val="16"/>
              <w:highlight w:val="white"/>
            </w:rPr>
          </w:rPrChange>
        </w:rPr>
        <w:pPrChange w:id="3576" w:author="Author">
          <w:pPr>
            <w:autoSpaceDE w:val="0"/>
            <w:autoSpaceDN w:val="0"/>
            <w:adjustRightInd w:val="0"/>
            <w:spacing w:after="0" w:line="240" w:lineRule="auto"/>
          </w:pPr>
        </w:pPrChange>
      </w:pPr>
      <w:r w:rsidRPr="004D3835">
        <w:rPr>
          <w:rFonts w:ascii="Consolas" w:hAnsi="Consolas"/>
          <w:b/>
          <w:color w:val="000000"/>
          <w:sz w:val="16"/>
          <w:rPrChange w:id="3577" w:author="Author">
            <w:rPr>
              <w:rFonts w:ascii="Consolas" w:hAnsi="Consolas"/>
              <w:b/>
              <w:color w:val="000000"/>
              <w:sz w:val="16"/>
              <w:highlight w:val="white"/>
            </w:rPr>
          </w:rPrChange>
        </w:rPr>
        <w:tab/>
      </w:r>
      <w:r w:rsidRPr="004D3835">
        <w:rPr>
          <w:rFonts w:ascii="Consolas" w:hAnsi="Consolas"/>
          <w:b/>
          <w:color w:val="000000"/>
          <w:sz w:val="16"/>
          <w:rPrChange w:id="3578" w:author="Author">
            <w:rPr>
              <w:rFonts w:ascii="Consolas" w:hAnsi="Consolas"/>
              <w:b/>
              <w:color w:val="000000"/>
              <w:sz w:val="16"/>
              <w:highlight w:val="white"/>
            </w:rPr>
          </w:rPrChange>
        </w:rPr>
        <w:tab/>
      </w:r>
      <w:r w:rsidRPr="004D3835">
        <w:rPr>
          <w:rFonts w:ascii="Consolas" w:hAnsi="Consolas"/>
          <w:b/>
          <w:color w:val="000000"/>
          <w:sz w:val="16"/>
          <w:rPrChange w:id="3579" w:author="Author">
            <w:rPr>
              <w:rFonts w:ascii="Consolas" w:hAnsi="Consolas"/>
              <w:color w:val="0000FF"/>
              <w:sz w:val="16"/>
              <w:highlight w:val="white"/>
            </w:rPr>
          </w:rPrChange>
        </w:rPr>
        <w:t>&lt;xs:attribute</w:t>
      </w:r>
      <w:r w:rsidRPr="004D3835">
        <w:rPr>
          <w:rFonts w:ascii="Consolas" w:hAnsi="Consolas"/>
          <w:b/>
          <w:color w:val="000000"/>
          <w:sz w:val="16"/>
          <w:rPrChange w:id="3580" w:author="Author">
            <w:rPr>
              <w:rFonts w:ascii="Consolas" w:hAnsi="Consolas"/>
              <w:color w:val="000000"/>
              <w:sz w:val="16"/>
              <w:highlight w:val="white"/>
            </w:rPr>
          </w:rPrChange>
        </w:rPr>
        <w:t xml:space="preserve"> </w:t>
      </w:r>
      <w:r w:rsidRPr="004D3835">
        <w:rPr>
          <w:rFonts w:ascii="Consolas" w:hAnsi="Consolas"/>
          <w:b/>
          <w:color w:val="000000"/>
          <w:sz w:val="16"/>
          <w:rPrChange w:id="3581" w:author="Author">
            <w:rPr>
              <w:rFonts w:ascii="Consolas" w:hAnsi="Consolas"/>
              <w:color w:val="FF0000"/>
              <w:sz w:val="16"/>
              <w:highlight w:val="white"/>
            </w:rPr>
          </w:rPrChange>
        </w:rPr>
        <w:t>name</w:t>
      </w:r>
      <w:r w:rsidRPr="004D3835">
        <w:rPr>
          <w:rFonts w:ascii="Consolas" w:hAnsi="Consolas"/>
          <w:b/>
          <w:color w:val="000000"/>
          <w:sz w:val="16"/>
          <w:rPrChange w:id="3582" w:author="Author">
            <w:rPr>
              <w:rFonts w:ascii="Consolas" w:hAnsi="Consolas"/>
              <w:color w:val="000000"/>
              <w:sz w:val="16"/>
              <w:highlight w:val="white"/>
            </w:rPr>
          </w:rPrChange>
        </w:rPr>
        <w:t>=</w:t>
      </w:r>
      <w:r w:rsidRPr="004D3835">
        <w:rPr>
          <w:rFonts w:ascii="Consolas" w:hAnsi="Consolas"/>
          <w:b/>
          <w:color w:val="000000"/>
          <w:sz w:val="16"/>
          <w:rPrChange w:id="3583" w:author="Author">
            <w:rPr>
              <w:rFonts w:ascii="Consolas" w:hAnsi="Consolas"/>
              <w:b/>
              <w:color w:val="8000FF"/>
              <w:sz w:val="16"/>
              <w:highlight w:val="white"/>
            </w:rPr>
          </w:rPrChange>
        </w:rPr>
        <w:t>"id"</w:t>
      </w:r>
      <w:r w:rsidRPr="004D3835">
        <w:rPr>
          <w:rFonts w:ascii="Consolas" w:hAnsi="Consolas"/>
          <w:b/>
          <w:color w:val="000000"/>
          <w:sz w:val="16"/>
          <w:rPrChange w:id="3584" w:author="Author">
            <w:rPr>
              <w:rFonts w:ascii="Consolas" w:hAnsi="Consolas"/>
              <w:color w:val="000000"/>
              <w:sz w:val="16"/>
              <w:highlight w:val="white"/>
            </w:rPr>
          </w:rPrChange>
        </w:rPr>
        <w:t xml:space="preserve"> </w:t>
      </w:r>
      <w:r w:rsidRPr="004D3835">
        <w:rPr>
          <w:rFonts w:ascii="Consolas" w:hAnsi="Consolas"/>
          <w:b/>
          <w:color w:val="000000"/>
          <w:sz w:val="16"/>
          <w:rPrChange w:id="3585" w:author="Author">
            <w:rPr>
              <w:rFonts w:ascii="Consolas" w:hAnsi="Consolas"/>
              <w:color w:val="FF0000"/>
              <w:sz w:val="16"/>
              <w:highlight w:val="white"/>
            </w:rPr>
          </w:rPrChange>
        </w:rPr>
        <w:t>type</w:t>
      </w:r>
      <w:r w:rsidRPr="004D3835">
        <w:rPr>
          <w:rFonts w:ascii="Consolas" w:hAnsi="Consolas"/>
          <w:b/>
          <w:color w:val="000000"/>
          <w:sz w:val="16"/>
          <w:rPrChange w:id="3586" w:author="Author">
            <w:rPr>
              <w:rFonts w:ascii="Consolas" w:hAnsi="Consolas"/>
              <w:color w:val="000000"/>
              <w:sz w:val="16"/>
              <w:highlight w:val="white"/>
            </w:rPr>
          </w:rPrChange>
        </w:rPr>
        <w:t>=</w:t>
      </w:r>
      <w:r w:rsidRPr="004D3835">
        <w:rPr>
          <w:rFonts w:ascii="Consolas" w:hAnsi="Consolas"/>
          <w:b/>
          <w:color w:val="000000"/>
          <w:sz w:val="16"/>
          <w:rPrChange w:id="3587" w:author="Author">
            <w:rPr>
              <w:rFonts w:ascii="Consolas" w:hAnsi="Consolas"/>
              <w:b/>
              <w:color w:val="8000FF"/>
              <w:sz w:val="16"/>
              <w:highlight w:val="white"/>
            </w:rPr>
          </w:rPrChange>
        </w:rPr>
        <w:t>"ST_ResourceID"</w:t>
      </w:r>
      <w:r w:rsidRPr="004D3835">
        <w:rPr>
          <w:rFonts w:ascii="Consolas" w:hAnsi="Consolas"/>
          <w:b/>
          <w:color w:val="000000"/>
          <w:sz w:val="16"/>
          <w:rPrChange w:id="3588" w:author="Author">
            <w:rPr>
              <w:rFonts w:ascii="Consolas" w:hAnsi="Consolas"/>
              <w:color w:val="000000"/>
              <w:sz w:val="16"/>
              <w:highlight w:val="white"/>
            </w:rPr>
          </w:rPrChange>
        </w:rPr>
        <w:t xml:space="preserve"> </w:t>
      </w:r>
      <w:r w:rsidRPr="004D3835">
        <w:rPr>
          <w:rFonts w:ascii="Consolas" w:hAnsi="Consolas"/>
          <w:b/>
          <w:color w:val="000000"/>
          <w:sz w:val="16"/>
          <w:rPrChange w:id="3589" w:author="Author">
            <w:rPr>
              <w:rFonts w:ascii="Consolas" w:hAnsi="Consolas"/>
              <w:color w:val="FF0000"/>
              <w:sz w:val="16"/>
              <w:highlight w:val="white"/>
            </w:rPr>
          </w:rPrChange>
        </w:rPr>
        <w:t>use</w:t>
      </w:r>
      <w:r w:rsidRPr="004D3835">
        <w:rPr>
          <w:rFonts w:ascii="Consolas" w:hAnsi="Consolas"/>
          <w:b/>
          <w:color w:val="000000"/>
          <w:sz w:val="16"/>
          <w:rPrChange w:id="3590" w:author="Author">
            <w:rPr>
              <w:rFonts w:ascii="Consolas" w:hAnsi="Consolas"/>
              <w:color w:val="000000"/>
              <w:sz w:val="16"/>
              <w:highlight w:val="white"/>
            </w:rPr>
          </w:rPrChange>
        </w:rPr>
        <w:t>=</w:t>
      </w:r>
      <w:r w:rsidRPr="004D3835">
        <w:rPr>
          <w:rFonts w:ascii="Consolas" w:hAnsi="Consolas"/>
          <w:b/>
          <w:color w:val="000000"/>
          <w:sz w:val="16"/>
          <w:rPrChange w:id="3591" w:author="Author">
            <w:rPr>
              <w:rFonts w:ascii="Consolas" w:hAnsi="Consolas"/>
              <w:b/>
              <w:color w:val="8000FF"/>
              <w:sz w:val="16"/>
              <w:highlight w:val="white"/>
            </w:rPr>
          </w:rPrChange>
        </w:rPr>
        <w:t>"required"</w:t>
      </w:r>
      <w:r w:rsidRPr="004D3835">
        <w:rPr>
          <w:rFonts w:ascii="Consolas" w:hAnsi="Consolas"/>
          <w:b/>
          <w:color w:val="000000"/>
          <w:sz w:val="16"/>
          <w:rPrChange w:id="3592" w:author="Author">
            <w:rPr>
              <w:rFonts w:ascii="Consolas" w:hAnsi="Consolas"/>
              <w:color w:val="0000FF"/>
              <w:sz w:val="16"/>
              <w:highlight w:val="white"/>
            </w:rPr>
          </w:rPrChange>
        </w:rPr>
        <w:t>/&gt;</w:t>
      </w:r>
    </w:p>
    <w:p w14:paraId="472D355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93" w:author="Author">
            <w:rPr>
              <w:rFonts w:ascii="Consolas" w:hAnsi="Consolas"/>
              <w:b/>
              <w:color w:val="000000"/>
              <w:sz w:val="16"/>
              <w:highlight w:val="white"/>
            </w:rPr>
          </w:rPrChange>
        </w:rPr>
        <w:pPrChange w:id="3594" w:author="Author">
          <w:pPr>
            <w:autoSpaceDE w:val="0"/>
            <w:autoSpaceDN w:val="0"/>
            <w:adjustRightInd w:val="0"/>
            <w:spacing w:after="0" w:line="240" w:lineRule="auto"/>
          </w:pPr>
        </w:pPrChange>
      </w:pPr>
      <w:r w:rsidRPr="004D3835">
        <w:rPr>
          <w:rFonts w:ascii="Consolas" w:hAnsi="Consolas"/>
          <w:b/>
          <w:color w:val="000000"/>
          <w:sz w:val="16"/>
          <w:rPrChange w:id="3595" w:author="Author">
            <w:rPr>
              <w:rFonts w:ascii="Consolas" w:hAnsi="Consolas"/>
              <w:b/>
              <w:color w:val="000000"/>
              <w:sz w:val="16"/>
              <w:highlight w:val="white"/>
            </w:rPr>
          </w:rPrChange>
        </w:rPr>
        <w:tab/>
      </w:r>
      <w:r w:rsidRPr="004D3835">
        <w:rPr>
          <w:rFonts w:ascii="Consolas" w:hAnsi="Consolas"/>
          <w:b/>
          <w:color w:val="000000"/>
          <w:sz w:val="16"/>
          <w:rPrChange w:id="3596" w:author="Author">
            <w:rPr>
              <w:rFonts w:ascii="Consolas" w:hAnsi="Consolas"/>
              <w:b/>
              <w:color w:val="000000"/>
              <w:sz w:val="16"/>
              <w:highlight w:val="white"/>
            </w:rPr>
          </w:rPrChange>
        </w:rPr>
        <w:tab/>
      </w:r>
      <w:r w:rsidRPr="004D3835">
        <w:rPr>
          <w:rFonts w:ascii="Consolas" w:hAnsi="Consolas"/>
          <w:b/>
          <w:color w:val="000000"/>
          <w:sz w:val="16"/>
          <w:rPrChange w:id="3597" w:author="Author">
            <w:rPr>
              <w:rFonts w:ascii="Consolas" w:hAnsi="Consolas"/>
              <w:color w:val="0000FF"/>
              <w:sz w:val="16"/>
              <w:highlight w:val="white"/>
            </w:rPr>
          </w:rPrChange>
        </w:rPr>
        <w:t>&lt;xs:attribute</w:t>
      </w:r>
      <w:r w:rsidRPr="004D3835">
        <w:rPr>
          <w:rFonts w:ascii="Consolas" w:hAnsi="Consolas"/>
          <w:b/>
          <w:color w:val="000000"/>
          <w:sz w:val="16"/>
          <w:rPrChange w:id="3598" w:author="Author">
            <w:rPr>
              <w:rFonts w:ascii="Consolas" w:hAnsi="Consolas"/>
              <w:color w:val="000000"/>
              <w:sz w:val="16"/>
              <w:highlight w:val="white"/>
            </w:rPr>
          </w:rPrChange>
        </w:rPr>
        <w:t xml:space="preserve"> </w:t>
      </w:r>
      <w:r w:rsidRPr="004D3835">
        <w:rPr>
          <w:rFonts w:ascii="Consolas" w:hAnsi="Consolas"/>
          <w:b/>
          <w:color w:val="000000"/>
          <w:sz w:val="16"/>
          <w:rPrChange w:id="3599" w:author="Author">
            <w:rPr>
              <w:rFonts w:ascii="Consolas" w:hAnsi="Consolas"/>
              <w:color w:val="FF0000"/>
              <w:sz w:val="16"/>
              <w:highlight w:val="white"/>
            </w:rPr>
          </w:rPrChange>
        </w:rPr>
        <w:t>name</w:t>
      </w:r>
      <w:r w:rsidRPr="004D3835">
        <w:rPr>
          <w:rFonts w:ascii="Consolas" w:hAnsi="Consolas"/>
          <w:b/>
          <w:color w:val="000000"/>
          <w:sz w:val="16"/>
          <w:rPrChange w:id="3600" w:author="Author">
            <w:rPr>
              <w:rFonts w:ascii="Consolas" w:hAnsi="Consolas"/>
              <w:color w:val="000000"/>
              <w:sz w:val="16"/>
              <w:highlight w:val="white"/>
            </w:rPr>
          </w:rPrChange>
        </w:rPr>
        <w:t>=</w:t>
      </w:r>
      <w:r w:rsidRPr="004D3835">
        <w:rPr>
          <w:rFonts w:ascii="Consolas" w:hAnsi="Consolas"/>
          <w:b/>
          <w:color w:val="000000"/>
          <w:sz w:val="16"/>
          <w:rPrChange w:id="3601" w:author="Author">
            <w:rPr>
              <w:rFonts w:ascii="Consolas" w:hAnsi="Consolas"/>
              <w:b/>
              <w:color w:val="8000FF"/>
              <w:sz w:val="16"/>
              <w:highlight w:val="white"/>
            </w:rPr>
          </w:rPrChange>
        </w:rPr>
        <w:t>"pids"</w:t>
      </w:r>
      <w:r w:rsidRPr="004D3835">
        <w:rPr>
          <w:rFonts w:ascii="Consolas" w:hAnsi="Consolas"/>
          <w:b/>
          <w:color w:val="000000"/>
          <w:sz w:val="16"/>
          <w:rPrChange w:id="3602" w:author="Author">
            <w:rPr>
              <w:rFonts w:ascii="Consolas" w:hAnsi="Consolas"/>
              <w:color w:val="000000"/>
              <w:sz w:val="16"/>
              <w:highlight w:val="white"/>
            </w:rPr>
          </w:rPrChange>
        </w:rPr>
        <w:t xml:space="preserve"> </w:t>
      </w:r>
      <w:r w:rsidRPr="004D3835">
        <w:rPr>
          <w:rFonts w:ascii="Consolas" w:hAnsi="Consolas"/>
          <w:b/>
          <w:color w:val="000000"/>
          <w:sz w:val="16"/>
          <w:rPrChange w:id="3603" w:author="Author">
            <w:rPr>
              <w:rFonts w:ascii="Consolas" w:hAnsi="Consolas"/>
              <w:color w:val="FF0000"/>
              <w:sz w:val="16"/>
              <w:highlight w:val="white"/>
            </w:rPr>
          </w:rPrChange>
        </w:rPr>
        <w:t>type</w:t>
      </w:r>
      <w:r w:rsidRPr="004D3835">
        <w:rPr>
          <w:rFonts w:ascii="Consolas" w:hAnsi="Consolas"/>
          <w:b/>
          <w:color w:val="000000"/>
          <w:sz w:val="16"/>
          <w:rPrChange w:id="3604" w:author="Author">
            <w:rPr>
              <w:rFonts w:ascii="Consolas" w:hAnsi="Consolas"/>
              <w:color w:val="000000"/>
              <w:sz w:val="16"/>
              <w:highlight w:val="white"/>
            </w:rPr>
          </w:rPrChange>
        </w:rPr>
        <w:t>=</w:t>
      </w:r>
      <w:r w:rsidRPr="004D3835">
        <w:rPr>
          <w:rFonts w:ascii="Consolas" w:hAnsi="Consolas"/>
          <w:b/>
          <w:color w:val="000000"/>
          <w:sz w:val="16"/>
          <w:rPrChange w:id="3605" w:author="Author">
            <w:rPr>
              <w:rFonts w:ascii="Consolas" w:hAnsi="Consolas"/>
              <w:b/>
              <w:color w:val="8000FF"/>
              <w:sz w:val="16"/>
              <w:highlight w:val="white"/>
            </w:rPr>
          </w:rPrChange>
        </w:rPr>
        <w:t>"ST_ResourceIDs"</w:t>
      </w:r>
      <w:r w:rsidRPr="004D3835">
        <w:rPr>
          <w:rFonts w:ascii="Consolas" w:hAnsi="Consolas"/>
          <w:b/>
          <w:color w:val="000000"/>
          <w:sz w:val="16"/>
          <w:rPrChange w:id="3606" w:author="Author">
            <w:rPr>
              <w:rFonts w:ascii="Consolas" w:hAnsi="Consolas"/>
              <w:color w:val="000000"/>
              <w:sz w:val="16"/>
              <w:highlight w:val="white"/>
            </w:rPr>
          </w:rPrChange>
        </w:rPr>
        <w:t xml:space="preserve"> </w:t>
      </w:r>
      <w:r w:rsidRPr="004D3835">
        <w:rPr>
          <w:rFonts w:ascii="Consolas" w:hAnsi="Consolas"/>
          <w:b/>
          <w:color w:val="000000"/>
          <w:sz w:val="16"/>
          <w:rPrChange w:id="3607" w:author="Author">
            <w:rPr>
              <w:rFonts w:ascii="Consolas" w:hAnsi="Consolas"/>
              <w:color w:val="FF0000"/>
              <w:sz w:val="16"/>
              <w:highlight w:val="white"/>
            </w:rPr>
          </w:rPrChange>
        </w:rPr>
        <w:t>use</w:t>
      </w:r>
      <w:r w:rsidRPr="004D3835">
        <w:rPr>
          <w:rFonts w:ascii="Consolas" w:hAnsi="Consolas"/>
          <w:b/>
          <w:color w:val="000000"/>
          <w:sz w:val="16"/>
          <w:rPrChange w:id="3608" w:author="Author">
            <w:rPr>
              <w:rFonts w:ascii="Consolas" w:hAnsi="Consolas"/>
              <w:color w:val="000000"/>
              <w:sz w:val="16"/>
              <w:highlight w:val="white"/>
            </w:rPr>
          </w:rPrChange>
        </w:rPr>
        <w:t>=</w:t>
      </w:r>
      <w:r w:rsidRPr="004D3835">
        <w:rPr>
          <w:rFonts w:ascii="Consolas" w:hAnsi="Consolas"/>
          <w:b/>
          <w:color w:val="000000"/>
          <w:sz w:val="16"/>
          <w:rPrChange w:id="3609" w:author="Author">
            <w:rPr>
              <w:rFonts w:ascii="Consolas" w:hAnsi="Consolas"/>
              <w:b/>
              <w:color w:val="8000FF"/>
              <w:sz w:val="16"/>
              <w:highlight w:val="white"/>
            </w:rPr>
          </w:rPrChange>
        </w:rPr>
        <w:t>"required"</w:t>
      </w:r>
      <w:r w:rsidRPr="004D3835">
        <w:rPr>
          <w:rFonts w:ascii="Consolas" w:hAnsi="Consolas"/>
          <w:b/>
          <w:color w:val="000000"/>
          <w:sz w:val="16"/>
          <w:rPrChange w:id="3610" w:author="Author">
            <w:rPr>
              <w:rFonts w:ascii="Consolas" w:hAnsi="Consolas"/>
              <w:color w:val="0000FF"/>
              <w:sz w:val="16"/>
              <w:highlight w:val="white"/>
            </w:rPr>
          </w:rPrChange>
        </w:rPr>
        <w:t>/&gt;</w:t>
      </w:r>
    </w:p>
    <w:p w14:paraId="2C63C0DE" w14:textId="622B9C43"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611" w:author="Author"/>
          <w:rFonts w:ascii="Consolas" w:eastAsiaTheme="minorHAnsi" w:hAnsi="Consolas" w:cs="Arial"/>
          <w:b/>
          <w:bCs/>
          <w:color w:val="000000"/>
          <w:sz w:val="16"/>
          <w:szCs w:val="16"/>
        </w:rPr>
      </w:pPr>
      <w:del w:id="3612"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del>
      <w:ins w:id="3613" w:author="Author">
        <w:r w:rsidR="005C7F06" w:rsidRPr="005C7F06">
          <w:rPr>
            <w:rFonts w:ascii="Consolas" w:eastAsiaTheme="minorHAnsi" w:hAnsi="Consolas" w:cs="Arial"/>
            <w:b/>
            <w:bCs/>
            <w:color w:val="000000"/>
            <w:sz w:val="16"/>
            <w:szCs w:val="16"/>
          </w:rPr>
          <w:t xml:space="preserve">    &lt;xs:attribute name="blendmethods" type="ST_BlendMethods" use="optional" default="add"/&gt;</w:t>
        </w:r>
      </w:ins>
    </w:p>
    <w:p w14:paraId="09EAD26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614" w:author="Author">
            <w:rPr>
              <w:rFonts w:ascii="Consolas" w:hAnsi="Consolas"/>
              <w:b/>
              <w:color w:val="000000"/>
              <w:sz w:val="16"/>
              <w:highlight w:val="white"/>
            </w:rPr>
          </w:rPrChange>
        </w:rPr>
        <w:pPrChange w:id="3615" w:author="Author">
          <w:pPr>
            <w:autoSpaceDE w:val="0"/>
            <w:autoSpaceDN w:val="0"/>
            <w:adjustRightInd w:val="0"/>
            <w:spacing w:after="0" w:line="240" w:lineRule="auto"/>
          </w:pPr>
        </w:pPrChange>
      </w:pPr>
      <w:ins w:id="3616"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3617" w:author="Author">
            <w:rPr>
              <w:rFonts w:ascii="Consolas" w:hAnsi="Consolas"/>
              <w:color w:val="0000FF"/>
              <w:sz w:val="16"/>
              <w:highlight w:val="white"/>
            </w:rPr>
          </w:rPrChange>
        </w:rPr>
        <w:t>&lt;xs:anyAttribute</w:t>
      </w:r>
      <w:r w:rsidRPr="004D3835">
        <w:rPr>
          <w:rFonts w:ascii="Consolas" w:hAnsi="Consolas"/>
          <w:b/>
          <w:color w:val="000000"/>
          <w:sz w:val="16"/>
          <w:rPrChange w:id="3618" w:author="Author">
            <w:rPr>
              <w:rFonts w:ascii="Consolas" w:hAnsi="Consolas"/>
              <w:color w:val="000000"/>
              <w:sz w:val="16"/>
              <w:highlight w:val="white"/>
            </w:rPr>
          </w:rPrChange>
        </w:rPr>
        <w:t xml:space="preserve"> </w:t>
      </w:r>
      <w:r w:rsidRPr="004D3835">
        <w:rPr>
          <w:rFonts w:ascii="Consolas" w:hAnsi="Consolas"/>
          <w:b/>
          <w:color w:val="000000"/>
          <w:sz w:val="16"/>
          <w:rPrChange w:id="3619" w:author="Author">
            <w:rPr>
              <w:rFonts w:ascii="Consolas" w:hAnsi="Consolas"/>
              <w:color w:val="FF0000"/>
              <w:sz w:val="16"/>
              <w:highlight w:val="white"/>
            </w:rPr>
          </w:rPrChange>
        </w:rPr>
        <w:t>namespace</w:t>
      </w:r>
      <w:r w:rsidRPr="004D3835">
        <w:rPr>
          <w:rFonts w:ascii="Consolas" w:hAnsi="Consolas"/>
          <w:b/>
          <w:color w:val="000000"/>
          <w:sz w:val="16"/>
          <w:rPrChange w:id="3620" w:author="Author">
            <w:rPr>
              <w:rFonts w:ascii="Consolas" w:hAnsi="Consolas"/>
              <w:color w:val="000000"/>
              <w:sz w:val="16"/>
              <w:highlight w:val="white"/>
            </w:rPr>
          </w:rPrChange>
        </w:rPr>
        <w:t>=</w:t>
      </w:r>
      <w:r w:rsidRPr="004D3835">
        <w:rPr>
          <w:rFonts w:ascii="Consolas" w:hAnsi="Consolas"/>
          <w:b/>
          <w:color w:val="000000"/>
          <w:sz w:val="16"/>
          <w:rPrChange w:id="3621" w:author="Author">
            <w:rPr>
              <w:rFonts w:ascii="Consolas" w:hAnsi="Consolas"/>
              <w:b/>
              <w:color w:val="8000FF"/>
              <w:sz w:val="16"/>
              <w:highlight w:val="white"/>
            </w:rPr>
          </w:rPrChange>
        </w:rPr>
        <w:t>"##other"</w:t>
      </w:r>
      <w:r w:rsidRPr="004D3835">
        <w:rPr>
          <w:rFonts w:ascii="Consolas" w:hAnsi="Consolas"/>
          <w:b/>
          <w:color w:val="000000"/>
          <w:sz w:val="16"/>
          <w:rPrChange w:id="3622" w:author="Author">
            <w:rPr>
              <w:rFonts w:ascii="Consolas" w:hAnsi="Consolas"/>
              <w:color w:val="000000"/>
              <w:sz w:val="16"/>
              <w:highlight w:val="white"/>
            </w:rPr>
          </w:rPrChange>
        </w:rPr>
        <w:t xml:space="preserve"> </w:t>
      </w:r>
      <w:r w:rsidRPr="004D3835">
        <w:rPr>
          <w:rFonts w:ascii="Consolas" w:hAnsi="Consolas"/>
          <w:b/>
          <w:color w:val="000000"/>
          <w:sz w:val="16"/>
          <w:rPrChange w:id="3623" w:author="Author">
            <w:rPr>
              <w:rFonts w:ascii="Consolas" w:hAnsi="Consolas"/>
              <w:color w:val="FF0000"/>
              <w:sz w:val="16"/>
              <w:highlight w:val="white"/>
            </w:rPr>
          </w:rPrChange>
        </w:rPr>
        <w:t>processContents</w:t>
      </w:r>
      <w:r w:rsidRPr="004D3835">
        <w:rPr>
          <w:rFonts w:ascii="Consolas" w:hAnsi="Consolas"/>
          <w:b/>
          <w:color w:val="000000"/>
          <w:sz w:val="16"/>
          <w:rPrChange w:id="3624" w:author="Author">
            <w:rPr>
              <w:rFonts w:ascii="Consolas" w:hAnsi="Consolas"/>
              <w:color w:val="000000"/>
              <w:sz w:val="16"/>
              <w:highlight w:val="white"/>
            </w:rPr>
          </w:rPrChange>
        </w:rPr>
        <w:t>=</w:t>
      </w:r>
      <w:r w:rsidRPr="004D3835">
        <w:rPr>
          <w:rFonts w:ascii="Consolas" w:hAnsi="Consolas"/>
          <w:b/>
          <w:color w:val="000000"/>
          <w:sz w:val="16"/>
          <w:rPrChange w:id="3625" w:author="Author">
            <w:rPr>
              <w:rFonts w:ascii="Consolas" w:hAnsi="Consolas"/>
              <w:b/>
              <w:color w:val="8000FF"/>
              <w:sz w:val="16"/>
              <w:highlight w:val="white"/>
            </w:rPr>
          </w:rPrChange>
        </w:rPr>
        <w:t>"lax"</w:t>
      </w:r>
      <w:r w:rsidRPr="004D3835">
        <w:rPr>
          <w:rFonts w:ascii="Consolas" w:hAnsi="Consolas"/>
          <w:b/>
          <w:color w:val="000000"/>
          <w:sz w:val="16"/>
          <w:rPrChange w:id="3626" w:author="Author">
            <w:rPr>
              <w:rFonts w:ascii="Consolas" w:hAnsi="Consolas"/>
              <w:color w:val="0000FF"/>
              <w:sz w:val="16"/>
              <w:highlight w:val="white"/>
            </w:rPr>
          </w:rPrChange>
        </w:rPr>
        <w:t>/&gt;</w:t>
      </w:r>
    </w:p>
    <w:p w14:paraId="109767E8"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627" w:author="Author">
            <w:rPr>
              <w:rFonts w:ascii="Consolas" w:hAnsi="Consolas"/>
              <w:b/>
              <w:color w:val="000000"/>
              <w:sz w:val="16"/>
              <w:highlight w:val="white"/>
            </w:rPr>
          </w:rPrChange>
        </w:rPr>
        <w:pPrChange w:id="3628" w:author="Author">
          <w:pPr>
            <w:autoSpaceDE w:val="0"/>
            <w:autoSpaceDN w:val="0"/>
            <w:adjustRightInd w:val="0"/>
            <w:spacing w:after="0" w:line="240" w:lineRule="auto"/>
          </w:pPr>
        </w:pPrChange>
      </w:pPr>
      <w:r w:rsidRPr="004D3835">
        <w:rPr>
          <w:rFonts w:ascii="Consolas" w:hAnsi="Consolas"/>
          <w:b/>
          <w:color w:val="000000"/>
          <w:sz w:val="16"/>
          <w:rPrChange w:id="3629" w:author="Author">
            <w:rPr>
              <w:rFonts w:ascii="Consolas" w:hAnsi="Consolas"/>
              <w:b/>
              <w:color w:val="000000"/>
              <w:sz w:val="16"/>
              <w:highlight w:val="white"/>
            </w:rPr>
          </w:rPrChange>
        </w:rPr>
        <w:tab/>
      </w:r>
      <w:r w:rsidRPr="004D3835">
        <w:rPr>
          <w:rFonts w:ascii="Consolas" w:hAnsi="Consolas"/>
          <w:b/>
          <w:color w:val="000000"/>
          <w:sz w:val="16"/>
          <w:rPrChange w:id="3630" w:author="Author">
            <w:rPr>
              <w:rFonts w:ascii="Consolas" w:hAnsi="Consolas"/>
              <w:color w:val="0000FF"/>
              <w:sz w:val="16"/>
              <w:highlight w:val="white"/>
            </w:rPr>
          </w:rPrChange>
        </w:rPr>
        <w:t>&lt;/xs:complexType&gt;</w:t>
      </w:r>
    </w:p>
    <w:p w14:paraId="1B79EDA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631" w:author="Author">
            <w:rPr>
              <w:rFonts w:ascii="Consolas" w:hAnsi="Consolas"/>
              <w:b/>
              <w:color w:val="000000"/>
              <w:sz w:val="16"/>
              <w:highlight w:val="white"/>
            </w:rPr>
          </w:rPrChange>
        </w:rPr>
        <w:pPrChange w:id="3632" w:author="Author">
          <w:pPr>
            <w:autoSpaceDE w:val="0"/>
            <w:autoSpaceDN w:val="0"/>
            <w:adjustRightInd w:val="0"/>
            <w:spacing w:after="0" w:line="240" w:lineRule="auto"/>
          </w:pPr>
        </w:pPrChange>
      </w:pPr>
      <w:r w:rsidRPr="004D3835">
        <w:rPr>
          <w:rFonts w:ascii="Consolas" w:hAnsi="Consolas"/>
          <w:b/>
          <w:color w:val="000000"/>
          <w:sz w:val="16"/>
          <w:rPrChange w:id="3633" w:author="Author">
            <w:rPr>
              <w:rFonts w:ascii="Consolas" w:hAnsi="Consolas"/>
              <w:b/>
              <w:color w:val="000000"/>
              <w:sz w:val="16"/>
              <w:highlight w:val="white"/>
            </w:rPr>
          </w:rPrChange>
        </w:rPr>
        <w:tab/>
      </w:r>
      <w:r w:rsidRPr="004D3835">
        <w:rPr>
          <w:rFonts w:ascii="Consolas" w:hAnsi="Consolas"/>
          <w:b/>
          <w:color w:val="000000"/>
          <w:sz w:val="16"/>
          <w:rPrChange w:id="3634" w:author="Author">
            <w:rPr>
              <w:rFonts w:ascii="Consolas" w:hAnsi="Consolas"/>
              <w:color w:val="0000FF"/>
              <w:sz w:val="16"/>
              <w:highlight w:val="white"/>
            </w:rPr>
          </w:rPrChange>
        </w:rPr>
        <w:t>&lt;xs:complexType</w:t>
      </w:r>
      <w:r w:rsidRPr="004D3835">
        <w:rPr>
          <w:rFonts w:ascii="Consolas" w:hAnsi="Consolas"/>
          <w:b/>
          <w:color w:val="000000"/>
          <w:sz w:val="16"/>
          <w:rPrChange w:id="3635" w:author="Author">
            <w:rPr>
              <w:rFonts w:ascii="Consolas" w:hAnsi="Consolas"/>
              <w:color w:val="000000"/>
              <w:sz w:val="16"/>
              <w:highlight w:val="white"/>
            </w:rPr>
          </w:rPrChange>
        </w:rPr>
        <w:t xml:space="preserve"> </w:t>
      </w:r>
      <w:r w:rsidRPr="004D3835">
        <w:rPr>
          <w:rFonts w:ascii="Consolas" w:hAnsi="Consolas"/>
          <w:b/>
          <w:color w:val="000000"/>
          <w:sz w:val="16"/>
          <w:rPrChange w:id="3636" w:author="Author">
            <w:rPr>
              <w:rFonts w:ascii="Consolas" w:hAnsi="Consolas"/>
              <w:color w:val="FF0000"/>
              <w:sz w:val="16"/>
              <w:highlight w:val="white"/>
            </w:rPr>
          </w:rPrChange>
        </w:rPr>
        <w:t>name</w:t>
      </w:r>
      <w:r w:rsidRPr="004D3835">
        <w:rPr>
          <w:rFonts w:ascii="Consolas" w:hAnsi="Consolas"/>
          <w:b/>
          <w:color w:val="000000"/>
          <w:sz w:val="16"/>
          <w:rPrChange w:id="3637" w:author="Author">
            <w:rPr>
              <w:rFonts w:ascii="Consolas" w:hAnsi="Consolas"/>
              <w:color w:val="000000"/>
              <w:sz w:val="16"/>
              <w:highlight w:val="white"/>
            </w:rPr>
          </w:rPrChange>
        </w:rPr>
        <w:t>=</w:t>
      </w:r>
      <w:r w:rsidRPr="004D3835">
        <w:rPr>
          <w:rFonts w:ascii="Consolas" w:hAnsi="Consolas"/>
          <w:b/>
          <w:color w:val="000000"/>
          <w:sz w:val="16"/>
          <w:rPrChange w:id="3638" w:author="Author">
            <w:rPr>
              <w:rFonts w:ascii="Consolas" w:hAnsi="Consolas"/>
              <w:b/>
              <w:color w:val="8000FF"/>
              <w:sz w:val="16"/>
              <w:highlight w:val="white"/>
            </w:rPr>
          </w:rPrChange>
        </w:rPr>
        <w:t>"CT_Multi"</w:t>
      </w:r>
      <w:r w:rsidRPr="004D3835">
        <w:rPr>
          <w:rFonts w:ascii="Consolas" w:hAnsi="Consolas"/>
          <w:b/>
          <w:color w:val="000000"/>
          <w:sz w:val="16"/>
          <w:rPrChange w:id="3639" w:author="Author">
            <w:rPr>
              <w:rFonts w:ascii="Consolas" w:hAnsi="Consolas"/>
              <w:color w:val="0000FF"/>
              <w:sz w:val="16"/>
              <w:highlight w:val="white"/>
            </w:rPr>
          </w:rPrChange>
        </w:rPr>
        <w:t>&gt;</w:t>
      </w:r>
    </w:p>
    <w:p w14:paraId="2F9DCB6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640" w:author="Author">
            <w:rPr>
              <w:rFonts w:ascii="Consolas" w:hAnsi="Consolas"/>
              <w:b/>
              <w:color w:val="000000"/>
              <w:sz w:val="16"/>
              <w:highlight w:val="white"/>
            </w:rPr>
          </w:rPrChange>
        </w:rPr>
        <w:pPrChange w:id="3641" w:author="Author">
          <w:pPr>
            <w:autoSpaceDE w:val="0"/>
            <w:autoSpaceDN w:val="0"/>
            <w:adjustRightInd w:val="0"/>
            <w:spacing w:after="0" w:line="240" w:lineRule="auto"/>
          </w:pPr>
        </w:pPrChange>
      </w:pPr>
      <w:r w:rsidRPr="004D3835">
        <w:rPr>
          <w:rFonts w:ascii="Consolas" w:hAnsi="Consolas"/>
          <w:b/>
          <w:color w:val="000000"/>
          <w:sz w:val="16"/>
          <w:rPrChange w:id="3642" w:author="Author">
            <w:rPr>
              <w:rFonts w:ascii="Consolas" w:hAnsi="Consolas"/>
              <w:b/>
              <w:color w:val="000000"/>
              <w:sz w:val="16"/>
              <w:highlight w:val="white"/>
            </w:rPr>
          </w:rPrChange>
        </w:rPr>
        <w:tab/>
      </w:r>
      <w:r w:rsidRPr="004D3835">
        <w:rPr>
          <w:rFonts w:ascii="Consolas" w:hAnsi="Consolas"/>
          <w:b/>
          <w:color w:val="000000"/>
          <w:sz w:val="16"/>
          <w:rPrChange w:id="3643" w:author="Author">
            <w:rPr>
              <w:rFonts w:ascii="Consolas" w:hAnsi="Consolas"/>
              <w:b/>
              <w:color w:val="000000"/>
              <w:sz w:val="16"/>
              <w:highlight w:val="white"/>
            </w:rPr>
          </w:rPrChange>
        </w:rPr>
        <w:tab/>
      </w:r>
      <w:r w:rsidRPr="004D3835">
        <w:rPr>
          <w:rFonts w:ascii="Consolas" w:hAnsi="Consolas"/>
          <w:b/>
          <w:color w:val="000000"/>
          <w:sz w:val="16"/>
          <w:rPrChange w:id="3644" w:author="Author">
            <w:rPr>
              <w:rFonts w:ascii="Consolas" w:hAnsi="Consolas"/>
              <w:color w:val="0000FF"/>
              <w:sz w:val="16"/>
              <w:highlight w:val="white"/>
            </w:rPr>
          </w:rPrChange>
        </w:rPr>
        <w:t>&lt;xs:attribute</w:t>
      </w:r>
      <w:r w:rsidRPr="004D3835">
        <w:rPr>
          <w:rFonts w:ascii="Consolas" w:hAnsi="Consolas"/>
          <w:b/>
          <w:color w:val="000000"/>
          <w:sz w:val="16"/>
          <w:rPrChange w:id="3645" w:author="Author">
            <w:rPr>
              <w:rFonts w:ascii="Consolas" w:hAnsi="Consolas"/>
              <w:color w:val="000000"/>
              <w:sz w:val="16"/>
              <w:highlight w:val="white"/>
            </w:rPr>
          </w:rPrChange>
        </w:rPr>
        <w:t xml:space="preserve"> </w:t>
      </w:r>
      <w:r w:rsidRPr="004D3835">
        <w:rPr>
          <w:rFonts w:ascii="Consolas" w:hAnsi="Consolas"/>
          <w:b/>
          <w:color w:val="000000"/>
          <w:sz w:val="16"/>
          <w:rPrChange w:id="3646" w:author="Author">
            <w:rPr>
              <w:rFonts w:ascii="Consolas" w:hAnsi="Consolas"/>
              <w:color w:val="FF0000"/>
              <w:sz w:val="16"/>
              <w:highlight w:val="white"/>
            </w:rPr>
          </w:rPrChange>
        </w:rPr>
        <w:t>name</w:t>
      </w:r>
      <w:r w:rsidRPr="004D3835">
        <w:rPr>
          <w:rFonts w:ascii="Consolas" w:hAnsi="Consolas"/>
          <w:b/>
          <w:color w:val="000000"/>
          <w:sz w:val="16"/>
          <w:rPrChange w:id="3647" w:author="Author">
            <w:rPr>
              <w:rFonts w:ascii="Consolas" w:hAnsi="Consolas"/>
              <w:color w:val="000000"/>
              <w:sz w:val="16"/>
              <w:highlight w:val="white"/>
            </w:rPr>
          </w:rPrChange>
        </w:rPr>
        <w:t>=</w:t>
      </w:r>
      <w:r w:rsidRPr="004D3835">
        <w:rPr>
          <w:rFonts w:ascii="Consolas" w:hAnsi="Consolas"/>
          <w:b/>
          <w:color w:val="000000"/>
          <w:sz w:val="16"/>
          <w:rPrChange w:id="3648" w:author="Author">
            <w:rPr>
              <w:rFonts w:ascii="Consolas" w:hAnsi="Consolas"/>
              <w:b/>
              <w:color w:val="8000FF"/>
              <w:sz w:val="16"/>
              <w:highlight w:val="white"/>
            </w:rPr>
          </w:rPrChange>
        </w:rPr>
        <w:t>"pindices"</w:t>
      </w:r>
      <w:r w:rsidRPr="004D3835">
        <w:rPr>
          <w:rFonts w:ascii="Consolas" w:hAnsi="Consolas"/>
          <w:b/>
          <w:color w:val="000000"/>
          <w:sz w:val="16"/>
          <w:rPrChange w:id="3649" w:author="Author">
            <w:rPr>
              <w:rFonts w:ascii="Consolas" w:hAnsi="Consolas"/>
              <w:color w:val="000000"/>
              <w:sz w:val="16"/>
              <w:highlight w:val="white"/>
            </w:rPr>
          </w:rPrChange>
        </w:rPr>
        <w:t xml:space="preserve"> </w:t>
      </w:r>
      <w:r w:rsidRPr="004D3835">
        <w:rPr>
          <w:rFonts w:ascii="Consolas" w:hAnsi="Consolas"/>
          <w:b/>
          <w:color w:val="000000"/>
          <w:sz w:val="16"/>
          <w:rPrChange w:id="3650" w:author="Author">
            <w:rPr>
              <w:rFonts w:ascii="Consolas" w:hAnsi="Consolas"/>
              <w:color w:val="FF0000"/>
              <w:sz w:val="16"/>
              <w:highlight w:val="white"/>
            </w:rPr>
          </w:rPrChange>
        </w:rPr>
        <w:t>type</w:t>
      </w:r>
      <w:r w:rsidRPr="004D3835">
        <w:rPr>
          <w:rFonts w:ascii="Consolas" w:hAnsi="Consolas"/>
          <w:b/>
          <w:color w:val="000000"/>
          <w:sz w:val="16"/>
          <w:rPrChange w:id="3651" w:author="Author">
            <w:rPr>
              <w:rFonts w:ascii="Consolas" w:hAnsi="Consolas"/>
              <w:color w:val="000000"/>
              <w:sz w:val="16"/>
              <w:highlight w:val="white"/>
            </w:rPr>
          </w:rPrChange>
        </w:rPr>
        <w:t>=</w:t>
      </w:r>
      <w:r w:rsidRPr="004D3835">
        <w:rPr>
          <w:rFonts w:ascii="Consolas" w:hAnsi="Consolas"/>
          <w:b/>
          <w:color w:val="000000"/>
          <w:sz w:val="16"/>
          <w:rPrChange w:id="3652" w:author="Author">
            <w:rPr>
              <w:rFonts w:ascii="Consolas" w:hAnsi="Consolas"/>
              <w:b/>
              <w:color w:val="8000FF"/>
              <w:sz w:val="16"/>
              <w:highlight w:val="white"/>
            </w:rPr>
          </w:rPrChange>
        </w:rPr>
        <w:t>"ST_ResourceIndices"</w:t>
      </w:r>
      <w:r w:rsidRPr="004D3835">
        <w:rPr>
          <w:rFonts w:ascii="Consolas" w:hAnsi="Consolas"/>
          <w:b/>
          <w:color w:val="000000"/>
          <w:sz w:val="16"/>
          <w:rPrChange w:id="3653" w:author="Author">
            <w:rPr>
              <w:rFonts w:ascii="Consolas" w:hAnsi="Consolas"/>
              <w:color w:val="000000"/>
              <w:sz w:val="16"/>
              <w:highlight w:val="white"/>
            </w:rPr>
          </w:rPrChange>
        </w:rPr>
        <w:t xml:space="preserve"> </w:t>
      </w:r>
      <w:r w:rsidRPr="004D3835">
        <w:rPr>
          <w:rFonts w:ascii="Consolas" w:hAnsi="Consolas"/>
          <w:b/>
          <w:color w:val="000000"/>
          <w:sz w:val="16"/>
          <w:rPrChange w:id="3654" w:author="Author">
            <w:rPr>
              <w:rFonts w:ascii="Consolas" w:hAnsi="Consolas"/>
              <w:color w:val="FF0000"/>
              <w:sz w:val="16"/>
              <w:highlight w:val="white"/>
            </w:rPr>
          </w:rPrChange>
        </w:rPr>
        <w:t>use</w:t>
      </w:r>
      <w:r w:rsidRPr="004D3835">
        <w:rPr>
          <w:rFonts w:ascii="Consolas" w:hAnsi="Consolas"/>
          <w:b/>
          <w:color w:val="000000"/>
          <w:sz w:val="16"/>
          <w:rPrChange w:id="3655" w:author="Author">
            <w:rPr>
              <w:rFonts w:ascii="Consolas" w:hAnsi="Consolas"/>
              <w:color w:val="000000"/>
              <w:sz w:val="16"/>
              <w:highlight w:val="white"/>
            </w:rPr>
          </w:rPrChange>
        </w:rPr>
        <w:t>=</w:t>
      </w:r>
      <w:r w:rsidRPr="004D3835">
        <w:rPr>
          <w:rFonts w:ascii="Consolas" w:hAnsi="Consolas"/>
          <w:b/>
          <w:color w:val="000000"/>
          <w:sz w:val="16"/>
          <w:rPrChange w:id="3656" w:author="Author">
            <w:rPr>
              <w:rFonts w:ascii="Consolas" w:hAnsi="Consolas"/>
              <w:b/>
              <w:color w:val="8000FF"/>
              <w:sz w:val="16"/>
              <w:highlight w:val="white"/>
            </w:rPr>
          </w:rPrChange>
        </w:rPr>
        <w:t>"required"</w:t>
      </w:r>
      <w:r w:rsidRPr="004D3835">
        <w:rPr>
          <w:rFonts w:ascii="Consolas" w:hAnsi="Consolas"/>
          <w:b/>
          <w:color w:val="000000"/>
          <w:sz w:val="16"/>
          <w:rPrChange w:id="3657" w:author="Author">
            <w:rPr>
              <w:rFonts w:ascii="Consolas" w:hAnsi="Consolas"/>
              <w:color w:val="0000FF"/>
              <w:sz w:val="16"/>
              <w:highlight w:val="white"/>
            </w:rPr>
          </w:rPrChange>
        </w:rPr>
        <w:t>/&gt;</w:t>
      </w:r>
    </w:p>
    <w:p w14:paraId="5390CB57" w14:textId="3E16AFA6" w:rsidR="005C7F06" w:rsidRPr="004D3835" w:rsidRDefault="009560AE">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658" w:author="Author">
            <w:rPr>
              <w:rFonts w:ascii="Consolas" w:hAnsi="Consolas"/>
              <w:b/>
              <w:color w:val="000000"/>
              <w:sz w:val="16"/>
              <w:highlight w:val="white"/>
            </w:rPr>
          </w:rPrChange>
        </w:rPr>
        <w:pPrChange w:id="3659" w:author="Author">
          <w:pPr>
            <w:autoSpaceDE w:val="0"/>
            <w:autoSpaceDN w:val="0"/>
            <w:adjustRightInd w:val="0"/>
            <w:spacing w:after="0" w:line="240" w:lineRule="auto"/>
          </w:pPr>
        </w:pPrChange>
      </w:pPr>
      <w:del w:id="3660"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del>
      <w:ins w:id="3661" w:author="Author">
        <w:r w:rsidR="005C7F06" w:rsidRPr="005C7F06">
          <w:rPr>
            <w:rFonts w:ascii="Consolas" w:eastAsiaTheme="minorHAnsi" w:hAnsi="Consolas" w:cs="Arial"/>
            <w:b/>
            <w:bCs/>
            <w:color w:val="000000"/>
            <w:sz w:val="16"/>
            <w:szCs w:val="16"/>
          </w:rPr>
          <w:t xml:space="preserve">    </w:t>
        </w:r>
      </w:ins>
      <w:r w:rsidR="005C7F06" w:rsidRPr="004D3835">
        <w:rPr>
          <w:rFonts w:ascii="Consolas" w:hAnsi="Consolas"/>
          <w:b/>
          <w:color w:val="000000"/>
          <w:sz w:val="16"/>
          <w:rPrChange w:id="3662" w:author="Author">
            <w:rPr>
              <w:rFonts w:ascii="Consolas" w:hAnsi="Consolas"/>
              <w:color w:val="0000FF"/>
              <w:sz w:val="16"/>
              <w:highlight w:val="white"/>
            </w:rPr>
          </w:rPrChange>
        </w:rPr>
        <w:t>&lt;xs:anyAttribute</w:t>
      </w:r>
      <w:r w:rsidR="005C7F06" w:rsidRPr="004D3835">
        <w:rPr>
          <w:rFonts w:ascii="Consolas" w:hAnsi="Consolas"/>
          <w:b/>
          <w:color w:val="000000"/>
          <w:sz w:val="16"/>
          <w:rPrChange w:id="3663" w:author="Author">
            <w:rPr>
              <w:rFonts w:ascii="Consolas" w:hAnsi="Consolas"/>
              <w:color w:val="000000"/>
              <w:sz w:val="16"/>
              <w:highlight w:val="white"/>
            </w:rPr>
          </w:rPrChange>
        </w:rPr>
        <w:t xml:space="preserve"> </w:t>
      </w:r>
      <w:r w:rsidR="005C7F06" w:rsidRPr="004D3835">
        <w:rPr>
          <w:rFonts w:ascii="Consolas" w:hAnsi="Consolas"/>
          <w:b/>
          <w:color w:val="000000"/>
          <w:sz w:val="16"/>
          <w:rPrChange w:id="3664" w:author="Author">
            <w:rPr>
              <w:rFonts w:ascii="Consolas" w:hAnsi="Consolas"/>
              <w:color w:val="FF0000"/>
              <w:sz w:val="16"/>
              <w:highlight w:val="white"/>
            </w:rPr>
          </w:rPrChange>
        </w:rPr>
        <w:t>namespace</w:t>
      </w:r>
      <w:r w:rsidR="005C7F06" w:rsidRPr="004D3835">
        <w:rPr>
          <w:rFonts w:ascii="Consolas" w:hAnsi="Consolas"/>
          <w:b/>
          <w:color w:val="000000"/>
          <w:sz w:val="16"/>
          <w:rPrChange w:id="3665" w:author="Author">
            <w:rPr>
              <w:rFonts w:ascii="Consolas" w:hAnsi="Consolas"/>
              <w:color w:val="000000"/>
              <w:sz w:val="16"/>
              <w:highlight w:val="white"/>
            </w:rPr>
          </w:rPrChange>
        </w:rPr>
        <w:t>=</w:t>
      </w:r>
      <w:r w:rsidR="005C7F06" w:rsidRPr="004D3835">
        <w:rPr>
          <w:rFonts w:ascii="Consolas" w:hAnsi="Consolas"/>
          <w:b/>
          <w:color w:val="000000"/>
          <w:sz w:val="16"/>
          <w:rPrChange w:id="3666" w:author="Author">
            <w:rPr>
              <w:rFonts w:ascii="Consolas" w:hAnsi="Consolas"/>
              <w:b/>
              <w:color w:val="8000FF"/>
              <w:sz w:val="16"/>
              <w:highlight w:val="white"/>
            </w:rPr>
          </w:rPrChange>
        </w:rPr>
        <w:t>"##other"</w:t>
      </w:r>
      <w:r w:rsidR="005C7F06" w:rsidRPr="004D3835">
        <w:rPr>
          <w:rFonts w:ascii="Consolas" w:hAnsi="Consolas"/>
          <w:b/>
          <w:color w:val="000000"/>
          <w:sz w:val="16"/>
          <w:rPrChange w:id="3667" w:author="Author">
            <w:rPr>
              <w:rFonts w:ascii="Consolas" w:hAnsi="Consolas"/>
              <w:color w:val="000000"/>
              <w:sz w:val="16"/>
              <w:highlight w:val="white"/>
            </w:rPr>
          </w:rPrChange>
        </w:rPr>
        <w:t xml:space="preserve"> </w:t>
      </w:r>
      <w:r w:rsidR="005C7F06" w:rsidRPr="004D3835">
        <w:rPr>
          <w:rFonts w:ascii="Consolas" w:hAnsi="Consolas"/>
          <w:b/>
          <w:color w:val="000000"/>
          <w:sz w:val="16"/>
          <w:rPrChange w:id="3668" w:author="Author">
            <w:rPr>
              <w:rFonts w:ascii="Consolas" w:hAnsi="Consolas"/>
              <w:color w:val="FF0000"/>
              <w:sz w:val="16"/>
              <w:highlight w:val="white"/>
            </w:rPr>
          </w:rPrChange>
        </w:rPr>
        <w:t>processContents</w:t>
      </w:r>
      <w:r w:rsidR="005C7F06" w:rsidRPr="004D3835">
        <w:rPr>
          <w:rFonts w:ascii="Consolas" w:hAnsi="Consolas"/>
          <w:b/>
          <w:color w:val="000000"/>
          <w:sz w:val="16"/>
          <w:rPrChange w:id="3669" w:author="Author">
            <w:rPr>
              <w:rFonts w:ascii="Consolas" w:hAnsi="Consolas"/>
              <w:color w:val="000000"/>
              <w:sz w:val="16"/>
              <w:highlight w:val="white"/>
            </w:rPr>
          </w:rPrChange>
        </w:rPr>
        <w:t>=</w:t>
      </w:r>
      <w:r w:rsidR="005C7F06" w:rsidRPr="004D3835">
        <w:rPr>
          <w:rFonts w:ascii="Consolas" w:hAnsi="Consolas"/>
          <w:b/>
          <w:color w:val="000000"/>
          <w:sz w:val="16"/>
          <w:rPrChange w:id="3670" w:author="Author">
            <w:rPr>
              <w:rFonts w:ascii="Consolas" w:hAnsi="Consolas"/>
              <w:b/>
              <w:color w:val="8000FF"/>
              <w:sz w:val="16"/>
              <w:highlight w:val="white"/>
            </w:rPr>
          </w:rPrChange>
        </w:rPr>
        <w:t>"lax"</w:t>
      </w:r>
      <w:r w:rsidR="005C7F06" w:rsidRPr="004D3835">
        <w:rPr>
          <w:rFonts w:ascii="Consolas" w:hAnsi="Consolas"/>
          <w:b/>
          <w:color w:val="000000"/>
          <w:sz w:val="16"/>
          <w:rPrChange w:id="3671" w:author="Author">
            <w:rPr>
              <w:rFonts w:ascii="Consolas" w:hAnsi="Consolas"/>
              <w:color w:val="0000FF"/>
              <w:sz w:val="16"/>
              <w:highlight w:val="white"/>
            </w:rPr>
          </w:rPrChange>
        </w:rPr>
        <w:t>/&gt;</w:t>
      </w:r>
    </w:p>
    <w:p w14:paraId="74D5A6C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672" w:author="Author">
            <w:rPr>
              <w:rFonts w:ascii="Consolas" w:hAnsi="Consolas"/>
              <w:b/>
              <w:color w:val="000000"/>
              <w:sz w:val="16"/>
              <w:highlight w:val="white"/>
            </w:rPr>
          </w:rPrChange>
        </w:rPr>
        <w:pPrChange w:id="3673" w:author="Author">
          <w:pPr>
            <w:autoSpaceDE w:val="0"/>
            <w:autoSpaceDN w:val="0"/>
            <w:adjustRightInd w:val="0"/>
            <w:spacing w:after="0" w:line="240" w:lineRule="auto"/>
          </w:pPr>
        </w:pPrChange>
      </w:pPr>
      <w:r w:rsidRPr="004D3835">
        <w:rPr>
          <w:rFonts w:ascii="Consolas" w:hAnsi="Consolas"/>
          <w:b/>
          <w:color w:val="000000"/>
          <w:sz w:val="16"/>
          <w:rPrChange w:id="3674" w:author="Author">
            <w:rPr>
              <w:rFonts w:ascii="Consolas" w:hAnsi="Consolas"/>
              <w:b/>
              <w:color w:val="000000"/>
              <w:sz w:val="16"/>
              <w:highlight w:val="white"/>
            </w:rPr>
          </w:rPrChange>
        </w:rPr>
        <w:tab/>
      </w:r>
      <w:r w:rsidRPr="004D3835">
        <w:rPr>
          <w:rFonts w:ascii="Consolas" w:hAnsi="Consolas"/>
          <w:b/>
          <w:color w:val="000000"/>
          <w:sz w:val="16"/>
          <w:rPrChange w:id="3675" w:author="Author">
            <w:rPr>
              <w:rFonts w:ascii="Consolas" w:hAnsi="Consolas"/>
              <w:color w:val="0000FF"/>
              <w:sz w:val="16"/>
              <w:highlight w:val="white"/>
            </w:rPr>
          </w:rPrChange>
        </w:rPr>
        <w:t>&lt;/xs:complexType&gt;</w:t>
      </w:r>
    </w:p>
    <w:p w14:paraId="436C7996" w14:textId="075D5012"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676" w:author="Author"/>
          <w:rFonts w:ascii="Consolas" w:eastAsiaTheme="minorHAnsi" w:hAnsi="Consolas" w:cs="Arial"/>
          <w:b/>
          <w:bCs/>
          <w:color w:val="000000"/>
          <w:sz w:val="16"/>
          <w:szCs w:val="16"/>
        </w:rPr>
      </w:pPr>
      <w:del w:id="3677" w:author="Author">
        <w:r w:rsidRPr="009560AE">
          <w:rPr>
            <w:rFonts w:ascii="Consolas" w:eastAsiaTheme="minorHAnsi" w:hAnsi="Consolas" w:cs="Courier New"/>
            <w:b/>
            <w:bCs/>
            <w:color w:val="000000"/>
            <w:sz w:val="16"/>
            <w:szCs w:val="16"/>
            <w:highlight w:val="white"/>
          </w:rPr>
          <w:tab/>
        </w:r>
      </w:del>
      <w:ins w:id="3678" w:author="Author">
        <w:r w:rsidR="005C7F06" w:rsidRPr="005C7F06">
          <w:rPr>
            <w:rFonts w:ascii="Consolas" w:eastAsiaTheme="minorHAnsi" w:hAnsi="Consolas" w:cs="Arial"/>
            <w:b/>
            <w:bCs/>
            <w:color w:val="000000"/>
            <w:sz w:val="16"/>
            <w:szCs w:val="16"/>
          </w:rPr>
          <w:t xml:space="preserve">  &lt;xs:complexType name="CT_PBSpecularDisplayProperties"&gt;</w:t>
        </w:r>
      </w:ins>
    </w:p>
    <w:p w14:paraId="3381400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79" w:author="Author"/>
          <w:rFonts w:ascii="Consolas" w:eastAsiaTheme="minorHAnsi" w:hAnsi="Consolas" w:cs="Arial"/>
          <w:b/>
          <w:bCs/>
          <w:color w:val="000000"/>
          <w:sz w:val="16"/>
          <w:szCs w:val="16"/>
        </w:rPr>
      </w:pPr>
      <w:ins w:id="3680" w:author="Author">
        <w:r w:rsidRPr="005C7F06">
          <w:rPr>
            <w:rFonts w:ascii="Consolas" w:eastAsiaTheme="minorHAnsi" w:hAnsi="Consolas" w:cs="Arial"/>
            <w:b/>
            <w:bCs/>
            <w:color w:val="000000"/>
            <w:sz w:val="16"/>
            <w:szCs w:val="16"/>
          </w:rPr>
          <w:t xml:space="preserve">    &lt;xs:sequence&gt;</w:t>
        </w:r>
      </w:ins>
    </w:p>
    <w:p w14:paraId="0082A39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81" w:author="Author"/>
          <w:rFonts w:ascii="Consolas" w:eastAsiaTheme="minorHAnsi" w:hAnsi="Consolas" w:cs="Arial"/>
          <w:b/>
          <w:bCs/>
          <w:color w:val="000000"/>
          <w:sz w:val="16"/>
          <w:szCs w:val="16"/>
        </w:rPr>
      </w:pPr>
      <w:ins w:id="3682" w:author="Author">
        <w:r w:rsidRPr="005C7F06">
          <w:rPr>
            <w:rFonts w:ascii="Consolas" w:eastAsiaTheme="minorHAnsi" w:hAnsi="Consolas" w:cs="Arial"/>
            <w:b/>
            <w:bCs/>
            <w:color w:val="000000"/>
            <w:sz w:val="16"/>
            <w:szCs w:val="16"/>
          </w:rPr>
          <w:t xml:space="preserve">      &lt;xs:element ref="pbspecular" maxOccurs="2147483647"/&gt;</w:t>
        </w:r>
      </w:ins>
    </w:p>
    <w:p w14:paraId="2ECA972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83" w:author="Author"/>
          <w:rFonts w:ascii="Consolas" w:eastAsiaTheme="minorHAnsi" w:hAnsi="Consolas" w:cs="Arial"/>
          <w:b/>
          <w:bCs/>
          <w:color w:val="000000"/>
          <w:sz w:val="16"/>
          <w:szCs w:val="16"/>
        </w:rPr>
      </w:pPr>
      <w:ins w:id="3684" w:author="Author">
        <w:r w:rsidRPr="005C7F06">
          <w:rPr>
            <w:rFonts w:ascii="Consolas" w:eastAsiaTheme="minorHAnsi" w:hAnsi="Consolas" w:cs="Arial"/>
            <w:b/>
            <w:bCs/>
            <w:color w:val="000000"/>
            <w:sz w:val="16"/>
            <w:szCs w:val="16"/>
          </w:rPr>
          <w:t xml:space="preserve">    &lt;/xs:sequence&gt;</w:t>
        </w:r>
      </w:ins>
    </w:p>
    <w:p w14:paraId="2D16391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85" w:author="Author"/>
          <w:rFonts w:ascii="Consolas" w:eastAsiaTheme="minorHAnsi" w:hAnsi="Consolas" w:cs="Arial"/>
          <w:b/>
          <w:bCs/>
          <w:color w:val="000000"/>
          <w:sz w:val="16"/>
          <w:szCs w:val="16"/>
        </w:rPr>
      </w:pPr>
      <w:ins w:id="3686" w:author="Author">
        <w:r w:rsidRPr="005C7F06">
          <w:rPr>
            <w:rFonts w:ascii="Consolas" w:eastAsiaTheme="minorHAnsi" w:hAnsi="Consolas" w:cs="Arial"/>
            <w:b/>
            <w:bCs/>
            <w:color w:val="000000"/>
            <w:sz w:val="16"/>
            <w:szCs w:val="16"/>
          </w:rPr>
          <w:t xml:space="preserve">    &lt;xs:attribute name="id" type="ST_ResourceID" use="required"/&gt;</w:t>
        </w:r>
      </w:ins>
    </w:p>
    <w:p w14:paraId="489A19D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87" w:author="Author"/>
          <w:rFonts w:ascii="Consolas" w:eastAsiaTheme="minorHAnsi" w:hAnsi="Consolas" w:cs="Arial"/>
          <w:b/>
          <w:bCs/>
          <w:color w:val="000000"/>
          <w:sz w:val="16"/>
          <w:szCs w:val="16"/>
        </w:rPr>
      </w:pPr>
      <w:ins w:id="3688" w:author="Author">
        <w:r w:rsidRPr="005C7F06">
          <w:rPr>
            <w:rFonts w:ascii="Consolas" w:eastAsiaTheme="minorHAnsi" w:hAnsi="Consolas" w:cs="Arial"/>
            <w:b/>
            <w:bCs/>
            <w:color w:val="000000"/>
            <w:sz w:val="16"/>
            <w:szCs w:val="16"/>
          </w:rPr>
          <w:t xml:space="preserve">    &lt;xs:anyAttribute namespace="##other" processContents="lax"/&gt;</w:t>
        </w:r>
      </w:ins>
    </w:p>
    <w:p w14:paraId="5ADE187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89" w:author="Author"/>
          <w:rFonts w:ascii="Consolas" w:eastAsiaTheme="minorHAnsi" w:hAnsi="Consolas" w:cs="Arial"/>
          <w:b/>
          <w:bCs/>
          <w:color w:val="000000"/>
          <w:sz w:val="16"/>
          <w:szCs w:val="16"/>
        </w:rPr>
      </w:pPr>
      <w:ins w:id="3690" w:author="Author">
        <w:r w:rsidRPr="005C7F06">
          <w:rPr>
            <w:rFonts w:ascii="Consolas" w:eastAsiaTheme="minorHAnsi" w:hAnsi="Consolas" w:cs="Arial"/>
            <w:b/>
            <w:bCs/>
            <w:color w:val="000000"/>
            <w:sz w:val="16"/>
            <w:szCs w:val="16"/>
          </w:rPr>
          <w:t xml:space="preserve">  &lt;/xs:complexType&gt;</w:t>
        </w:r>
      </w:ins>
    </w:p>
    <w:p w14:paraId="155CAC9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91" w:author="Author"/>
          <w:rFonts w:ascii="Consolas" w:eastAsiaTheme="minorHAnsi" w:hAnsi="Consolas" w:cs="Arial"/>
          <w:b/>
          <w:bCs/>
          <w:color w:val="000000"/>
          <w:sz w:val="16"/>
          <w:szCs w:val="16"/>
        </w:rPr>
      </w:pPr>
      <w:ins w:id="3692" w:author="Author">
        <w:r w:rsidRPr="005C7F06">
          <w:rPr>
            <w:rFonts w:ascii="Consolas" w:eastAsiaTheme="minorHAnsi" w:hAnsi="Consolas" w:cs="Arial"/>
            <w:b/>
            <w:bCs/>
            <w:color w:val="000000"/>
            <w:sz w:val="16"/>
            <w:szCs w:val="16"/>
          </w:rPr>
          <w:t xml:space="preserve">  &lt;xs:complexType name="CT_PBSpecular"&gt;</w:t>
        </w:r>
      </w:ins>
    </w:p>
    <w:p w14:paraId="1F55511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93" w:author="Author"/>
          <w:rFonts w:ascii="Consolas" w:eastAsiaTheme="minorHAnsi" w:hAnsi="Consolas" w:cs="Arial"/>
          <w:b/>
          <w:bCs/>
          <w:color w:val="000000"/>
          <w:sz w:val="16"/>
          <w:szCs w:val="16"/>
        </w:rPr>
      </w:pPr>
      <w:ins w:id="3694" w:author="Author">
        <w:r w:rsidRPr="005C7F06">
          <w:rPr>
            <w:rFonts w:ascii="Consolas" w:eastAsiaTheme="minorHAnsi" w:hAnsi="Consolas" w:cs="Arial"/>
            <w:b/>
            <w:bCs/>
            <w:color w:val="000000"/>
            <w:sz w:val="16"/>
            <w:szCs w:val="16"/>
          </w:rPr>
          <w:t xml:space="preserve">    &lt;xs:attribute name="name" type="xs:string" use="required"/&gt;</w:t>
        </w:r>
      </w:ins>
    </w:p>
    <w:p w14:paraId="27153A2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95" w:author="Author"/>
          <w:rFonts w:ascii="Consolas" w:eastAsiaTheme="minorHAnsi" w:hAnsi="Consolas" w:cs="Arial"/>
          <w:b/>
          <w:bCs/>
          <w:color w:val="000000"/>
          <w:sz w:val="16"/>
          <w:szCs w:val="16"/>
        </w:rPr>
      </w:pPr>
      <w:ins w:id="3696" w:author="Author">
        <w:r w:rsidRPr="005C7F06">
          <w:rPr>
            <w:rFonts w:ascii="Consolas" w:eastAsiaTheme="minorHAnsi" w:hAnsi="Consolas" w:cs="Arial"/>
            <w:b/>
            <w:bCs/>
            <w:color w:val="000000"/>
            <w:sz w:val="16"/>
            <w:szCs w:val="16"/>
          </w:rPr>
          <w:t xml:space="preserve">    &lt;xs:attribute name="specularcolor" type="ST_ColorValue" default="#383838"/&gt;</w:t>
        </w:r>
      </w:ins>
    </w:p>
    <w:p w14:paraId="7464864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97" w:author="Author"/>
          <w:rFonts w:ascii="Consolas" w:eastAsiaTheme="minorHAnsi" w:hAnsi="Consolas" w:cs="Arial"/>
          <w:b/>
          <w:bCs/>
          <w:color w:val="000000"/>
          <w:sz w:val="16"/>
          <w:szCs w:val="16"/>
        </w:rPr>
      </w:pPr>
      <w:ins w:id="3698" w:author="Author">
        <w:r w:rsidRPr="005C7F06">
          <w:rPr>
            <w:rFonts w:ascii="Consolas" w:eastAsiaTheme="minorHAnsi" w:hAnsi="Consolas" w:cs="Arial"/>
            <w:b/>
            <w:bCs/>
            <w:color w:val="000000"/>
            <w:sz w:val="16"/>
            <w:szCs w:val="16"/>
          </w:rPr>
          <w:t xml:space="preserve">    &lt;xs:attribute name="glossiness" type="ST_Number" default="0"/&gt;</w:t>
        </w:r>
      </w:ins>
    </w:p>
    <w:p w14:paraId="4F7FBCF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99" w:author="Author"/>
          <w:rFonts w:ascii="Consolas" w:eastAsiaTheme="minorHAnsi" w:hAnsi="Consolas" w:cs="Arial"/>
          <w:b/>
          <w:bCs/>
          <w:color w:val="000000"/>
          <w:sz w:val="16"/>
          <w:szCs w:val="16"/>
        </w:rPr>
      </w:pPr>
      <w:ins w:id="3700" w:author="Author">
        <w:r w:rsidRPr="005C7F06">
          <w:rPr>
            <w:rFonts w:ascii="Consolas" w:eastAsiaTheme="minorHAnsi" w:hAnsi="Consolas" w:cs="Arial"/>
            <w:b/>
            <w:bCs/>
            <w:color w:val="000000"/>
            <w:sz w:val="16"/>
            <w:szCs w:val="16"/>
          </w:rPr>
          <w:t xml:space="preserve">    &lt;xs:anyAttribute namespace="##other" processContents="lax"/&gt;</w:t>
        </w:r>
      </w:ins>
    </w:p>
    <w:p w14:paraId="728116A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01" w:author="Author"/>
          <w:rFonts w:ascii="Consolas" w:eastAsiaTheme="minorHAnsi" w:hAnsi="Consolas" w:cs="Arial"/>
          <w:b/>
          <w:bCs/>
          <w:color w:val="000000"/>
          <w:sz w:val="16"/>
          <w:szCs w:val="16"/>
        </w:rPr>
      </w:pPr>
      <w:ins w:id="3702" w:author="Author">
        <w:r w:rsidRPr="005C7F06">
          <w:rPr>
            <w:rFonts w:ascii="Consolas" w:eastAsiaTheme="minorHAnsi" w:hAnsi="Consolas" w:cs="Arial"/>
            <w:b/>
            <w:bCs/>
            <w:color w:val="000000"/>
            <w:sz w:val="16"/>
            <w:szCs w:val="16"/>
          </w:rPr>
          <w:t xml:space="preserve">  &lt;/xs:complexType&gt;</w:t>
        </w:r>
      </w:ins>
    </w:p>
    <w:p w14:paraId="5D50384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03" w:author="Author"/>
          <w:rFonts w:ascii="Consolas" w:eastAsiaTheme="minorHAnsi" w:hAnsi="Consolas" w:cs="Arial"/>
          <w:b/>
          <w:bCs/>
          <w:color w:val="000000"/>
          <w:sz w:val="16"/>
          <w:szCs w:val="16"/>
        </w:rPr>
      </w:pPr>
      <w:ins w:id="3704" w:author="Author">
        <w:r w:rsidRPr="005C7F06">
          <w:rPr>
            <w:rFonts w:ascii="Consolas" w:eastAsiaTheme="minorHAnsi" w:hAnsi="Consolas" w:cs="Arial"/>
            <w:b/>
            <w:bCs/>
            <w:color w:val="000000"/>
            <w:sz w:val="16"/>
            <w:szCs w:val="16"/>
          </w:rPr>
          <w:t xml:space="preserve">  &lt;xs:complexType name="CT_PBMetallicDisplayProperties"&gt;</w:t>
        </w:r>
      </w:ins>
    </w:p>
    <w:p w14:paraId="698CBE3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05" w:author="Author"/>
          <w:rFonts w:ascii="Consolas" w:eastAsiaTheme="minorHAnsi" w:hAnsi="Consolas" w:cs="Arial"/>
          <w:b/>
          <w:bCs/>
          <w:color w:val="000000"/>
          <w:sz w:val="16"/>
          <w:szCs w:val="16"/>
        </w:rPr>
      </w:pPr>
      <w:ins w:id="3706" w:author="Author">
        <w:r w:rsidRPr="005C7F06">
          <w:rPr>
            <w:rFonts w:ascii="Consolas" w:eastAsiaTheme="minorHAnsi" w:hAnsi="Consolas" w:cs="Arial"/>
            <w:b/>
            <w:bCs/>
            <w:color w:val="000000"/>
            <w:sz w:val="16"/>
            <w:szCs w:val="16"/>
          </w:rPr>
          <w:t xml:space="preserve">    &lt;xs:sequence&gt;</w:t>
        </w:r>
      </w:ins>
    </w:p>
    <w:p w14:paraId="5769E81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07" w:author="Author"/>
          <w:rFonts w:ascii="Consolas" w:eastAsiaTheme="minorHAnsi" w:hAnsi="Consolas" w:cs="Arial"/>
          <w:b/>
          <w:bCs/>
          <w:color w:val="000000"/>
          <w:sz w:val="16"/>
          <w:szCs w:val="16"/>
        </w:rPr>
      </w:pPr>
      <w:ins w:id="3708" w:author="Author">
        <w:r w:rsidRPr="005C7F06">
          <w:rPr>
            <w:rFonts w:ascii="Consolas" w:eastAsiaTheme="minorHAnsi" w:hAnsi="Consolas" w:cs="Arial"/>
            <w:b/>
            <w:bCs/>
            <w:color w:val="000000"/>
            <w:sz w:val="16"/>
            <w:szCs w:val="16"/>
          </w:rPr>
          <w:t xml:space="preserve">      &lt;xs:element ref="pbmetallic" maxOccurs="2147483647"/&gt;</w:t>
        </w:r>
      </w:ins>
    </w:p>
    <w:p w14:paraId="14F9CFB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09" w:author="Author"/>
          <w:rFonts w:ascii="Consolas" w:eastAsiaTheme="minorHAnsi" w:hAnsi="Consolas" w:cs="Arial"/>
          <w:b/>
          <w:bCs/>
          <w:color w:val="000000"/>
          <w:sz w:val="16"/>
          <w:szCs w:val="16"/>
        </w:rPr>
      </w:pPr>
      <w:ins w:id="3710" w:author="Author">
        <w:r w:rsidRPr="005C7F06">
          <w:rPr>
            <w:rFonts w:ascii="Consolas" w:eastAsiaTheme="minorHAnsi" w:hAnsi="Consolas" w:cs="Arial"/>
            <w:b/>
            <w:bCs/>
            <w:color w:val="000000"/>
            <w:sz w:val="16"/>
            <w:szCs w:val="16"/>
          </w:rPr>
          <w:t xml:space="preserve">    &lt;/xs:sequence&gt;</w:t>
        </w:r>
      </w:ins>
    </w:p>
    <w:p w14:paraId="4EA16D2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11" w:author="Author"/>
          <w:rFonts w:ascii="Consolas" w:eastAsiaTheme="minorHAnsi" w:hAnsi="Consolas" w:cs="Arial"/>
          <w:b/>
          <w:bCs/>
          <w:color w:val="000000"/>
          <w:sz w:val="16"/>
          <w:szCs w:val="16"/>
        </w:rPr>
      </w:pPr>
      <w:ins w:id="3712" w:author="Author">
        <w:r w:rsidRPr="005C7F06">
          <w:rPr>
            <w:rFonts w:ascii="Consolas" w:eastAsiaTheme="minorHAnsi" w:hAnsi="Consolas" w:cs="Arial"/>
            <w:b/>
            <w:bCs/>
            <w:color w:val="000000"/>
            <w:sz w:val="16"/>
            <w:szCs w:val="16"/>
          </w:rPr>
          <w:t xml:space="preserve">    &lt;xs:attribute name="id" type="ST_ResourceID" use="required"/&gt;</w:t>
        </w:r>
      </w:ins>
    </w:p>
    <w:p w14:paraId="21E53F5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13" w:author="Author"/>
          <w:rFonts w:ascii="Consolas" w:eastAsiaTheme="minorHAnsi" w:hAnsi="Consolas" w:cs="Arial"/>
          <w:b/>
          <w:bCs/>
          <w:color w:val="000000"/>
          <w:sz w:val="16"/>
          <w:szCs w:val="16"/>
        </w:rPr>
      </w:pPr>
      <w:ins w:id="3714" w:author="Author">
        <w:r w:rsidRPr="005C7F06">
          <w:rPr>
            <w:rFonts w:ascii="Consolas" w:eastAsiaTheme="minorHAnsi" w:hAnsi="Consolas" w:cs="Arial"/>
            <w:b/>
            <w:bCs/>
            <w:color w:val="000000"/>
            <w:sz w:val="16"/>
            <w:szCs w:val="16"/>
          </w:rPr>
          <w:t xml:space="preserve">    &lt;xs:anyAttribute namespace="##other" processContents="lax"/&gt;</w:t>
        </w:r>
      </w:ins>
    </w:p>
    <w:p w14:paraId="72BAF19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15" w:author="Author"/>
          <w:rFonts w:ascii="Consolas" w:eastAsiaTheme="minorHAnsi" w:hAnsi="Consolas" w:cs="Arial"/>
          <w:b/>
          <w:bCs/>
          <w:color w:val="000000"/>
          <w:sz w:val="16"/>
          <w:szCs w:val="16"/>
        </w:rPr>
      </w:pPr>
      <w:ins w:id="3716" w:author="Author">
        <w:r w:rsidRPr="005C7F06">
          <w:rPr>
            <w:rFonts w:ascii="Consolas" w:eastAsiaTheme="minorHAnsi" w:hAnsi="Consolas" w:cs="Arial"/>
            <w:b/>
            <w:bCs/>
            <w:color w:val="000000"/>
            <w:sz w:val="16"/>
            <w:szCs w:val="16"/>
          </w:rPr>
          <w:t xml:space="preserve">  &lt;/xs:complexType&gt;</w:t>
        </w:r>
      </w:ins>
    </w:p>
    <w:p w14:paraId="08D2648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17" w:author="Author"/>
          <w:rFonts w:ascii="Consolas" w:eastAsiaTheme="minorHAnsi" w:hAnsi="Consolas" w:cs="Arial"/>
          <w:b/>
          <w:bCs/>
          <w:color w:val="000000"/>
          <w:sz w:val="16"/>
          <w:szCs w:val="16"/>
        </w:rPr>
      </w:pPr>
      <w:ins w:id="3718" w:author="Author">
        <w:r w:rsidRPr="005C7F06">
          <w:rPr>
            <w:rFonts w:ascii="Consolas" w:eastAsiaTheme="minorHAnsi" w:hAnsi="Consolas" w:cs="Arial"/>
            <w:b/>
            <w:bCs/>
            <w:color w:val="000000"/>
            <w:sz w:val="16"/>
            <w:szCs w:val="16"/>
          </w:rPr>
          <w:t xml:space="preserve">  &lt;xs:complexType name="CT_PBMetallic"&gt;</w:t>
        </w:r>
      </w:ins>
    </w:p>
    <w:p w14:paraId="0A66631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19" w:author="Author"/>
          <w:rFonts w:ascii="Consolas" w:eastAsiaTheme="minorHAnsi" w:hAnsi="Consolas" w:cs="Arial"/>
          <w:b/>
          <w:bCs/>
          <w:color w:val="000000"/>
          <w:sz w:val="16"/>
          <w:szCs w:val="16"/>
        </w:rPr>
      </w:pPr>
      <w:ins w:id="3720" w:author="Author">
        <w:r w:rsidRPr="005C7F06">
          <w:rPr>
            <w:rFonts w:ascii="Consolas" w:eastAsiaTheme="minorHAnsi" w:hAnsi="Consolas" w:cs="Arial"/>
            <w:b/>
            <w:bCs/>
            <w:color w:val="000000"/>
            <w:sz w:val="16"/>
            <w:szCs w:val="16"/>
          </w:rPr>
          <w:t xml:space="preserve">    &lt;xs:attribute name="name" type="xs:string" use="required"/&gt;</w:t>
        </w:r>
      </w:ins>
    </w:p>
    <w:p w14:paraId="14F3FBA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21" w:author="Author"/>
          <w:rFonts w:ascii="Consolas" w:eastAsiaTheme="minorHAnsi" w:hAnsi="Consolas" w:cs="Arial"/>
          <w:b/>
          <w:bCs/>
          <w:color w:val="000000"/>
          <w:sz w:val="16"/>
          <w:szCs w:val="16"/>
        </w:rPr>
      </w:pPr>
      <w:ins w:id="3722" w:author="Author">
        <w:r w:rsidRPr="005C7F06">
          <w:rPr>
            <w:rFonts w:ascii="Consolas" w:eastAsiaTheme="minorHAnsi" w:hAnsi="Consolas" w:cs="Arial"/>
            <w:b/>
            <w:bCs/>
            <w:color w:val="000000"/>
            <w:sz w:val="16"/>
            <w:szCs w:val="16"/>
          </w:rPr>
          <w:t xml:space="preserve">    &lt;xs:attribute name="metallicness" type="ST_Number" default="0"/&gt;</w:t>
        </w:r>
      </w:ins>
    </w:p>
    <w:p w14:paraId="6F09825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23" w:author="Author"/>
          <w:rFonts w:ascii="Consolas" w:eastAsiaTheme="minorHAnsi" w:hAnsi="Consolas" w:cs="Arial"/>
          <w:b/>
          <w:bCs/>
          <w:color w:val="000000"/>
          <w:sz w:val="16"/>
          <w:szCs w:val="16"/>
        </w:rPr>
      </w:pPr>
      <w:ins w:id="3724" w:author="Author">
        <w:r w:rsidRPr="005C7F06">
          <w:rPr>
            <w:rFonts w:ascii="Consolas" w:eastAsiaTheme="minorHAnsi" w:hAnsi="Consolas" w:cs="Arial"/>
            <w:b/>
            <w:bCs/>
            <w:color w:val="000000"/>
            <w:sz w:val="16"/>
            <w:szCs w:val="16"/>
          </w:rPr>
          <w:t xml:space="preserve">    &lt;xs:attribute name="roughness" type="ST_Number" default="1"/&gt;</w:t>
        </w:r>
      </w:ins>
    </w:p>
    <w:p w14:paraId="5ADA338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25" w:author="Author"/>
          <w:rFonts w:ascii="Consolas" w:eastAsiaTheme="minorHAnsi" w:hAnsi="Consolas" w:cs="Arial"/>
          <w:b/>
          <w:bCs/>
          <w:color w:val="000000"/>
          <w:sz w:val="16"/>
          <w:szCs w:val="16"/>
        </w:rPr>
      </w:pPr>
      <w:ins w:id="3726" w:author="Author">
        <w:r w:rsidRPr="005C7F06">
          <w:rPr>
            <w:rFonts w:ascii="Consolas" w:eastAsiaTheme="minorHAnsi" w:hAnsi="Consolas" w:cs="Arial"/>
            <w:b/>
            <w:bCs/>
            <w:color w:val="000000"/>
            <w:sz w:val="16"/>
            <w:szCs w:val="16"/>
          </w:rPr>
          <w:t xml:space="preserve">    &lt;xs:anyAttribute namespace="##other" processContents="lax"/&gt;</w:t>
        </w:r>
      </w:ins>
    </w:p>
    <w:p w14:paraId="7FF86A1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27" w:author="Author"/>
          <w:rFonts w:ascii="Consolas" w:eastAsiaTheme="minorHAnsi" w:hAnsi="Consolas" w:cs="Arial"/>
          <w:b/>
          <w:bCs/>
          <w:color w:val="000000"/>
          <w:sz w:val="16"/>
          <w:szCs w:val="16"/>
        </w:rPr>
      </w:pPr>
      <w:ins w:id="3728" w:author="Author">
        <w:r w:rsidRPr="005C7F06">
          <w:rPr>
            <w:rFonts w:ascii="Consolas" w:eastAsiaTheme="minorHAnsi" w:hAnsi="Consolas" w:cs="Arial"/>
            <w:b/>
            <w:bCs/>
            <w:color w:val="000000"/>
            <w:sz w:val="16"/>
            <w:szCs w:val="16"/>
          </w:rPr>
          <w:t xml:space="preserve">  &lt;/xs:complexType&gt;</w:t>
        </w:r>
      </w:ins>
    </w:p>
    <w:p w14:paraId="780A9AD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29" w:author="Author"/>
          <w:rFonts w:ascii="Consolas" w:eastAsiaTheme="minorHAnsi" w:hAnsi="Consolas" w:cs="Arial"/>
          <w:b/>
          <w:bCs/>
          <w:color w:val="000000"/>
          <w:sz w:val="16"/>
          <w:szCs w:val="16"/>
        </w:rPr>
      </w:pPr>
      <w:ins w:id="3730" w:author="Author">
        <w:r w:rsidRPr="005C7F06">
          <w:rPr>
            <w:rFonts w:ascii="Consolas" w:eastAsiaTheme="minorHAnsi" w:hAnsi="Consolas" w:cs="Arial"/>
            <w:b/>
            <w:bCs/>
            <w:color w:val="000000"/>
            <w:sz w:val="16"/>
            <w:szCs w:val="16"/>
          </w:rPr>
          <w:t xml:space="preserve">  &lt;xs:complexType name="CT_PBSpecularTextureDisplayProperties"&gt;</w:t>
        </w:r>
      </w:ins>
    </w:p>
    <w:p w14:paraId="49E41E9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31" w:author="Author"/>
          <w:rFonts w:ascii="Consolas" w:eastAsiaTheme="minorHAnsi" w:hAnsi="Consolas" w:cs="Arial"/>
          <w:b/>
          <w:bCs/>
          <w:color w:val="000000"/>
          <w:sz w:val="16"/>
          <w:szCs w:val="16"/>
        </w:rPr>
      </w:pPr>
      <w:ins w:id="3732" w:author="Author">
        <w:r w:rsidRPr="005C7F06">
          <w:rPr>
            <w:rFonts w:ascii="Consolas" w:eastAsiaTheme="minorHAnsi" w:hAnsi="Consolas" w:cs="Arial"/>
            <w:b/>
            <w:bCs/>
            <w:color w:val="000000"/>
            <w:sz w:val="16"/>
            <w:szCs w:val="16"/>
          </w:rPr>
          <w:t xml:space="preserve">    &lt;xs:attribute name="id" type="ST_ResourceID" use="required"/&gt;</w:t>
        </w:r>
      </w:ins>
    </w:p>
    <w:p w14:paraId="4F75C4D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33" w:author="Author"/>
          <w:rFonts w:ascii="Consolas" w:eastAsiaTheme="minorHAnsi" w:hAnsi="Consolas" w:cs="Arial"/>
          <w:b/>
          <w:bCs/>
          <w:color w:val="000000"/>
          <w:sz w:val="16"/>
          <w:szCs w:val="16"/>
        </w:rPr>
      </w:pPr>
      <w:ins w:id="3734" w:author="Author">
        <w:r w:rsidRPr="005C7F06">
          <w:rPr>
            <w:rFonts w:ascii="Consolas" w:eastAsiaTheme="minorHAnsi" w:hAnsi="Consolas" w:cs="Arial"/>
            <w:b/>
            <w:bCs/>
            <w:color w:val="000000"/>
            <w:sz w:val="16"/>
            <w:szCs w:val="16"/>
          </w:rPr>
          <w:t xml:space="preserve">    &lt;xs:attribute name="name" type="xs:string" use="required"/&gt;</w:t>
        </w:r>
      </w:ins>
    </w:p>
    <w:p w14:paraId="740D6B5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35" w:author="Author"/>
          <w:rFonts w:ascii="Consolas" w:eastAsiaTheme="minorHAnsi" w:hAnsi="Consolas" w:cs="Arial"/>
          <w:b/>
          <w:bCs/>
          <w:color w:val="000000"/>
          <w:sz w:val="16"/>
          <w:szCs w:val="16"/>
        </w:rPr>
      </w:pPr>
      <w:ins w:id="3736" w:author="Author">
        <w:r w:rsidRPr="005C7F06">
          <w:rPr>
            <w:rFonts w:ascii="Consolas" w:eastAsiaTheme="minorHAnsi" w:hAnsi="Consolas" w:cs="Arial"/>
            <w:b/>
            <w:bCs/>
            <w:color w:val="000000"/>
            <w:sz w:val="16"/>
            <w:szCs w:val="16"/>
          </w:rPr>
          <w:t xml:space="preserve">    &lt;xs:attribute name="speculartextureid" type="ST_ResourceID" use="required"/&gt;</w:t>
        </w:r>
      </w:ins>
    </w:p>
    <w:p w14:paraId="41DB860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37" w:author="Author"/>
          <w:rFonts w:ascii="Consolas" w:eastAsiaTheme="minorHAnsi" w:hAnsi="Consolas" w:cs="Arial"/>
          <w:b/>
          <w:bCs/>
          <w:color w:val="000000"/>
          <w:sz w:val="16"/>
          <w:szCs w:val="16"/>
        </w:rPr>
      </w:pPr>
      <w:ins w:id="3738" w:author="Author">
        <w:r w:rsidRPr="005C7F06">
          <w:rPr>
            <w:rFonts w:ascii="Consolas" w:eastAsiaTheme="minorHAnsi" w:hAnsi="Consolas" w:cs="Arial"/>
            <w:b/>
            <w:bCs/>
            <w:color w:val="000000"/>
            <w:sz w:val="16"/>
            <w:szCs w:val="16"/>
          </w:rPr>
          <w:t xml:space="preserve">    &lt;xs:attribute name="glossinesstextureid" type="ST_ResourceID" use="required"/&gt;</w:t>
        </w:r>
      </w:ins>
    </w:p>
    <w:p w14:paraId="1DB2896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39" w:author="Author"/>
          <w:rFonts w:ascii="Consolas" w:eastAsiaTheme="minorHAnsi" w:hAnsi="Consolas" w:cs="Arial"/>
          <w:b/>
          <w:bCs/>
          <w:color w:val="000000"/>
          <w:sz w:val="16"/>
          <w:szCs w:val="16"/>
        </w:rPr>
      </w:pPr>
      <w:ins w:id="3740" w:author="Author">
        <w:r w:rsidRPr="005C7F06">
          <w:rPr>
            <w:rFonts w:ascii="Consolas" w:eastAsiaTheme="minorHAnsi" w:hAnsi="Consolas" w:cs="Arial"/>
            <w:b/>
            <w:bCs/>
            <w:color w:val="000000"/>
            <w:sz w:val="16"/>
            <w:szCs w:val="16"/>
          </w:rPr>
          <w:t xml:space="preserve">    &lt;xs:attribute name="diffusefactor" type="ST_ColorValue" default="#FFFFFF"/&gt;</w:t>
        </w:r>
      </w:ins>
    </w:p>
    <w:p w14:paraId="654DDE6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41" w:author="Author"/>
          <w:rFonts w:ascii="Consolas" w:eastAsiaTheme="minorHAnsi" w:hAnsi="Consolas" w:cs="Arial"/>
          <w:b/>
          <w:bCs/>
          <w:color w:val="000000"/>
          <w:sz w:val="16"/>
          <w:szCs w:val="16"/>
        </w:rPr>
      </w:pPr>
      <w:ins w:id="3742" w:author="Author">
        <w:r w:rsidRPr="005C7F06">
          <w:rPr>
            <w:rFonts w:ascii="Consolas" w:eastAsiaTheme="minorHAnsi" w:hAnsi="Consolas" w:cs="Arial"/>
            <w:b/>
            <w:bCs/>
            <w:color w:val="000000"/>
            <w:sz w:val="16"/>
            <w:szCs w:val="16"/>
          </w:rPr>
          <w:t xml:space="preserve">    &lt;xs:attribute name="specularfactor" type="ST_ColorValue" default="#FFFFFF"/&gt;</w:t>
        </w:r>
      </w:ins>
    </w:p>
    <w:p w14:paraId="7758FE4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43" w:author="Author"/>
          <w:rFonts w:ascii="Consolas" w:eastAsiaTheme="minorHAnsi" w:hAnsi="Consolas" w:cs="Arial"/>
          <w:b/>
          <w:bCs/>
          <w:color w:val="000000"/>
          <w:sz w:val="16"/>
          <w:szCs w:val="16"/>
        </w:rPr>
      </w:pPr>
      <w:ins w:id="3744" w:author="Author">
        <w:r w:rsidRPr="005C7F06">
          <w:rPr>
            <w:rFonts w:ascii="Consolas" w:eastAsiaTheme="minorHAnsi" w:hAnsi="Consolas" w:cs="Arial"/>
            <w:b/>
            <w:bCs/>
            <w:color w:val="000000"/>
            <w:sz w:val="16"/>
            <w:szCs w:val="16"/>
          </w:rPr>
          <w:t xml:space="preserve">    &lt;xs:attribute name="glossinessfactor" type="ST_Number" default="1"/&gt;</w:t>
        </w:r>
      </w:ins>
    </w:p>
    <w:p w14:paraId="2C20289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45" w:author="Author"/>
          <w:rFonts w:ascii="Consolas" w:eastAsiaTheme="minorHAnsi" w:hAnsi="Consolas" w:cs="Arial"/>
          <w:b/>
          <w:bCs/>
          <w:color w:val="000000"/>
          <w:sz w:val="16"/>
          <w:szCs w:val="16"/>
        </w:rPr>
      </w:pPr>
      <w:ins w:id="3746" w:author="Author">
        <w:r w:rsidRPr="005C7F06">
          <w:rPr>
            <w:rFonts w:ascii="Consolas" w:eastAsiaTheme="minorHAnsi" w:hAnsi="Consolas" w:cs="Arial"/>
            <w:b/>
            <w:bCs/>
            <w:color w:val="000000"/>
            <w:sz w:val="16"/>
            <w:szCs w:val="16"/>
          </w:rPr>
          <w:t xml:space="preserve">    &lt;xs:anyAttribute namespace="##other" processContents="lax"/&gt;</w:t>
        </w:r>
      </w:ins>
    </w:p>
    <w:p w14:paraId="68C0E17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47" w:author="Author"/>
          <w:rFonts w:ascii="Consolas" w:eastAsiaTheme="minorHAnsi" w:hAnsi="Consolas" w:cs="Arial"/>
          <w:b/>
          <w:bCs/>
          <w:color w:val="000000"/>
          <w:sz w:val="16"/>
          <w:szCs w:val="16"/>
        </w:rPr>
      </w:pPr>
      <w:ins w:id="3748" w:author="Author">
        <w:r w:rsidRPr="005C7F06">
          <w:rPr>
            <w:rFonts w:ascii="Consolas" w:eastAsiaTheme="minorHAnsi" w:hAnsi="Consolas" w:cs="Arial"/>
            <w:b/>
            <w:bCs/>
            <w:color w:val="000000"/>
            <w:sz w:val="16"/>
            <w:szCs w:val="16"/>
          </w:rPr>
          <w:t xml:space="preserve">  &lt;/xs:complexType&gt;</w:t>
        </w:r>
      </w:ins>
    </w:p>
    <w:p w14:paraId="4A96AB8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49" w:author="Author"/>
          <w:rFonts w:ascii="Consolas" w:eastAsiaTheme="minorHAnsi" w:hAnsi="Consolas" w:cs="Arial"/>
          <w:b/>
          <w:bCs/>
          <w:color w:val="000000"/>
          <w:sz w:val="16"/>
          <w:szCs w:val="16"/>
        </w:rPr>
      </w:pPr>
      <w:ins w:id="3750" w:author="Author">
        <w:r w:rsidRPr="005C7F06">
          <w:rPr>
            <w:rFonts w:ascii="Consolas" w:eastAsiaTheme="minorHAnsi" w:hAnsi="Consolas" w:cs="Arial"/>
            <w:b/>
            <w:bCs/>
            <w:color w:val="000000"/>
            <w:sz w:val="16"/>
            <w:szCs w:val="16"/>
          </w:rPr>
          <w:t xml:space="preserve">  &lt;xs:complexType name="CT_PBMetallicTextureDisplayProperties"&gt;</w:t>
        </w:r>
      </w:ins>
    </w:p>
    <w:p w14:paraId="113F72A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51" w:author="Author"/>
          <w:rFonts w:ascii="Consolas" w:eastAsiaTheme="minorHAnsi" w:hAnsi="Consolas" w:cs="Arial"/>
          <w:b/>
          <w:bCs/>
          <w:color w:val="000000"/>
          <w:sz w:val="16"/>
          <w:szCs w:val="16"/>
        </w:rPr>
      </w:pPr>
      <w:ins w:id="3752" w:author="Author">
        <w:r w:rsidRPr="005C7F06">
          <w:rPr>
            <w:rFonts w:ascii="Consolas" w:eastAsiaTheme="minorHAnsi" w:hAnsi="Consolas" w:cs="Arial"/>
            <w:b/>
            <w:bCs/>
            <w:color w:val="000000"/>
            <w:sz w:val="16"/>
            <w:szCs w:val="16"/>
          </w:rPr>
          <w:t xml:space="preserve">    &lt;xs:attribute name="id" type="ST_ResourceID" use="required"/&gt;</w:t>
        </w:r>
      </w:ins>
    </w:p>
    <w:p w14:paraId="4A1F0A6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53" w:author="Author"/>
          <w:rFonts w:ascii="Consolas" w:eastAsiaTheme="minorHAnsi" w:hAnsi="Consolas" w:cs="Arial"/>
          <w:b/>
          <w:bCs/>
          <w:color w:val="000000"/>
          <w:sz w:val="16"/>
          <w:szCs w:val="16"/>
        </w:rPr>
      </w:pPr>
      <w:ins w:id="3754" w:author="Author">
        <w:r w:rsidRPr="005C7F06">
          <w:rPr>
            <w:rFonts w:ascii="Consolas" w:eastAsiaTheme="minorHAnsi" w:hAnsi="Consolas" w:cs="Arial"/>
            <w:b/>
            <w:bCs/>
            <w:color w:val="000000"/>
            <w:sz w:val="16"/>
            <w:szCs w:val="16"/>
          </w:rPr>
          <w:t xml:space="preserve">    &lt;xs:attribute name="name" type="xs:string" use="required"/&gt;</w:t>
        </w:r>
      </w:ins>
    </w:p>
    <w:p w14:paraId="23DEC3B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55" w:author="Author"/>
          <w:rFonts w:ascii="Consolas" w:eastAsiaTheme="minorHAnsi" w:hAnsi="Consolas" w:cs="Arial"/>
          <w:b/>
          <w:bCs/>
          <w:color w:val="000000"/>
          <w:sz w:val="16"/>
          <w:szCs w:val="16"/>
        </w:rPr>
      </w:pPr>
      <w:ins w:id="3756" w:author="Author">
        <w:r w:rsidRPr="005C7F06">
          <w:rPr>
            <w:rFonts w:ascii="Consolas" w:eastAsiaTheme="minorHAnsi" w:hAnsi="Consolas" w:cs="Arial"/>
            <w:b/>
            <w:bCs/>
            <w:color w:val="000000"/>
            <w:sz w:val="16"/>
            <w:szCs w:val="16"/>
          </w:rPr>
          <w:t xml:space="preserve">    &lt;xs:attribute name="metallictextureid" type="ST_ResourceID" use="required"/&gt;</w:t>
        </w:r>
      </w:ins>
    </w:p>
    <w:p w14:paraId="340658E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57" w:author="Author"/>
          <w:rFonts w:ascii="Consolas" w:eastAsiaTheme="minorHAnsi" w:hAnsi="Consolas" w:cs="Arial"/>
          <w:b/>
          <w:bCs/>
          <w:color w:val="000000"/>
          <w:sz w:val="16"/>
          <w:szCs w:val="16"/>
        </w:rPr>
      </w:pPr>
      <w:ins w:id="3758" w:author="Author">
        <w:r w:rsidRPr="005C7F06">
          <w:rPr>
            <w:rFonts w:ascii="Consolas" w:eastAsiaTheme="minorHAnsi" w:hAnsi="Consolas" w:cs="Arial"/>
            <w:b/>
            <w:bCs/>
            <w:color w:val="000000"/>
            <w:sz w:val="16"/>
            <w:szCs w:val="16"/>
          </w:rPr>
          <w:t xml:space="preserve">    &lt;xs:attribute name="roughnesstextureid" type="ST_ResourceID" use="required"/&gt;</w:t>
        </w:r>
      </w:ins>
    </w:p>
    <w:p w14:paraId="728E976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59" w:author="Author"/>
          <w:rFonts w:ascii="Consolas" w:eastAsiaTheme="minorHAnsi" w:hAnsi="Consolas" w:cs="Arial"/>
          <w:b/>
          <w:bCs/>
          <w:color w:val="000000"/>
          <w:sz w:val="16"/>
          <w:szCs w:val="16"/>
        </w:rPr>
      </w:pPr>
      <w:ins w:id="3760" w:author="Author">
        <w:r w:rsidRPr="005C7F06">
          <w:rPr>
            <w:rFonts w:ascii="Consolas" w:eastAsiaTheme="minorHAnsi" w:hAnsi="Consolas" w:cs="Arial"/>
            <w:b/>
            <w:bCs/>
            <w:color w:val="000000"/>
            <w:sz w:val="16"/>
            <w:szCs w:val="16"/>
          </w:rPr>
          <w:t xml:space="preserve">    &lt;xs:attribute name="metallicfactor" type="ST_Number" default="1"/&gt;</w:t>
        </w:r>
      </w:ins>
    </w:p>
    <w:p w14:paraId="6353F8D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61" w:author="Author"/>
          <w:rFonts w:ascii="Consolas" w:eastAsiaTheme="minorHAnsi" w:hAnsi="Consolas" w:cs="Arial"/>
          <w:b/>
          <w:bCs/>
          <w:color w:val="000000"/>
          <w:sz w:val="16"/>
          <w:szCs w:val="16"/>
        </w:rPr>
      </w:pPr>
      <w:ins w:id="3762" w:author="Author">
        <w:r w:rsidRPr="005C7F06">
          <w:rPr>
            <w:rFonts w:ascii="Consolas" w:eastAsiaTheme="minorHAnsi" w:hAnsi="Consolas" w:cs="Arial"/>
            <w:b/>
            <w:bCs/>
            <w:color w:val="000000"/>
            <w:sz w:val="16"/>
            <w:szCs w:val="16"/>
          </w:rPr>
          <w:t xml:space="preserve">    &lt;xs:attribute name="roughnessfactor" type="ST_Number" default="1"/&gt;</w:t>
        </w:r>
      </w:ins>
    </w:p>
    <w:p w14:paraId="277DBAC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63" w:author="Author"/>
          <w:rFonts w:ascii="Consolas" w:eastAsiaTheme="minorHAnsi" w:hAnsi="Consolas" w:cs="Arial"/>
          <w:b/>
          <w:bCs/>
          <w:color w:val="000000"/>
          <w:sz w:val="16"/>
          <w:szCs w:val="16"/>
        </w:rPr>
      </w:pPr>
      <w:ins w:id="3764" w:author="Author">
        <w:r w:rsidRPr="005C7F06">
          <w:rPr>
            <w:rFonts w:ascii="Consolas" w:eastAsiaTheme="minorHAnsi" w:hAnsi="Consolas" w:cs="Arial"/>
            <w:b/>
            <w:bCs/>
            <w:color w:val="000000"/>
            <w:sz w:val="16"/>
            <w:szCs w:val="16"/>
          </w:rPr>
          <w:t xml:space="preserve">    &lt;xs:anyAttribute namespace="##other" processContents="lax"/&gt;</w:t>
        </w:r>
      </w:ins>
    </w:p>
    <w:p w14:paraId="1D723A8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65" w:author="Author"/>
          <w:rFonts w:ascii="Consolas" w:eastAsiaTheme="minorHAnsi" w:hAnsi="Consolas" w:cs="Arial"/>
          <w:b/>
          <w:bCs/>
          <w:color w:val="000000"/>
          <w:sz w:val="16"/>
          <w:szCs w:val="16"/>
        </w:rPr>
      </w:pPr>
      <w:ins w:id="3766" w:author="Author">
        <w:r w:rsidRPr="005C7F06">
          <w:rPr>
            <w:rFonts w:ascii="Consolas" w:eastAsiaTheme="minorHAnsi" w:hAnsi="Consolas" w:cs="Arial"/>
            <w:b/>
            <w:bCs/>
            <w:color w:val="000000"/>
            <w:sz w:val="16"/>
            <w:szCs w:val="16"/>
          </w:rPr>
          <w:t xml:space="preserve">  &lt;/xs:complexType&gt;</w:t>
        </w:r>
      </w:ins>
    </w:p>
    <w:p w14:paraId="423B502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67" w:author="Author"/>
          <w:rFonts w:ascii="Consolas" w:eastAsiaTheme="minorHAnsi" w:hAnsi="Consolas" w:cs="Arial"/>
          <w:b/>
          <w:bCs/>
          <w:color w:val="000000"/>
          <w:sz w:val="16"/>
          <w:szCs w:val="16"/>
        </w:rPr>
      </w:pPr>
      <w:ins w:id="3768" w:author="Author">
        <w:r w:rsidRPr="005C7F06">
          <w:rPr>
            <w:rFonts w:ascii="Consolas" w:eastAsiaTheme="minorHAnsi" w:hAnsi="Consolas" w:cs="Arial"/>
            <w:b/>
            <w:bCs/>
            <w:color w:val="000000"/>
            <w:sz w:val="16"/>
            <w:szCs w:val="16"/>
          </w:rPr>
          <w:t xml:space="preserve">  &lt;xs:complexType name="CT_Translucent"&gt;</w:t>
        </w:r>
      </w:ins>
    </w:p>
    <w:p w14:paraId="787E306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69" w:author="Author"/>
          <w:rFonts w:ascii="Consolas" w:eastAsiaTheme="minorHAnsi" w:hAnsi="Consolas" w:cs="Arial"/>
          <w:b/>
          <w:bCs/>
          <w:color w:val="000000"/>
          <w:sz w:val="16"/>
          <w:szCs w:val="16"/>
        </w:rPr>
      </w:pPr>
      <w:ins w:id="3770" w:author="Author">
        <w:r w:rsidRPr="005C7F06">
          <w:rPr>
            <w:rFonts w:ascii="Consolas" w:eastAsiaTheme="minorHAnsi" w:hAnsi="Consolas" w:cs="Arial"/>
            <w:b/>
            <w:bCs/>
            <w:color w:val="000000"/>
            <w:sz w:val="16"/>
            <w:szCs w:val="16"/>
          </w:rPr>
          <w:t xml:space="preserve">    &lt;xs:attribute name="name" type="xs:string" use="required"/&gt;</w:t>
        </w:r>
      </w:ins>
    </w:p>
    <w:p w14:paraId="1C1473A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71" w:author="Author"/>
          <w:rFonts w:ascii="Consolas" w:eastAsiaTheme="minorHAnsi" w:hAnsi="Consolas" w:cs="Arial"/>
          <w:b/>
          <w:bCs/>
          <w:color w:val="000000"/>
          <w:sz w:val="16"/>
          <w:szCs w:val="16"/>
        </w:rPr>
      </w:pPr>
      <w:ins w:id="3772" w:author="Author">
        <w:r w:rsidRPr="005C7F06">
          <w:rPr>
            <w:rFonts w:ascii="Consolas" w:eastAsiaTheme="minorHAnsi" w:hAnsi="Consolas" w:cs="Arial"/>
            <w:b/>
            <w:bCs/>
            <w:color w:val="000000"/>
            <w:sz w:val="16"/>
            <w:szCs w:val="16"/>
          </w:rPr>
          <w:t xml:space="preserve">    &lt;xs:attribute name="attenuation" type="ST_Numbers" use="required"/&gt;</w:t>
        </w:r>
      </w:ins>
    </w:p>
    <w:p w14:paraId="57A6A8F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73" w:author="Author"/>
          <w:rFonts w:ascii="Consolas" w:eastAsiaTheme="minorHAnsi" w:hAnsi="Consolas" w:cs="Arial"/>
          <w:b/>
          <w:bCs/>
          <w:color w:val="000000"/>
          <w:sz w:val="16"/>
          <w:szCs w:val="16"/>
        </w:rPr>
      </w:pPr>
      <w:ins w:id="3774" w:author="Author">
        <w:r w:rsidRPr="005C7F06">
          <w:rPr>
            <w:rFonts w:ascii="Consolas" w:eastAsiaTheme="minorHAnsi" w:hAnsi="Consolas" w:cs="Arial"/>
            <w:b/>
            <w:bCs/>
            <w:color w:val="000000"/>
            <w:sz w:val="16"/>
            <w:szCs w:val="16"/>
          </w:rPr>
          <w:t xml:space="preserve">    &lt;xs:attribute name="refractiveindex" type="ST_Numbers" default="1 1 1"/&gt;</w:t>
        </w:r>
      </w:ins>
    </w:p>
    <w:p w14:paraId="2FACBB8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75" w:author="Author"/>
          <w:rFonts w:ascii="Consolas" w:eastAsiaTheme="minorHAnsi" w:hAnsi="Consolas" w:cs="Arial"/>
          <w:b/>
          <w:bCs/>
          <w:color w:val="000000"/>
          <w:sz w:val="16"/>
          <w:szCs w:val="16"/>
        </w:rPr>
      </w:pPr>
      <w:ins w:id="3776" w:author="Author">
        <w:r w:rsidRPr="005C7F06">
          <w:rPr>
            <w:rFonts w:ascii="Consolas" w:eastAsiaTheme="minorHAnsi" w:hAnsi="Consolas" w:cs="Arial"/>
            <w:b/>
            <w:bCs/>
            <w:color w:val="000000"/>
            <w:sz w:val="16"/>
            <w:szCs w:val="16"/>
          </w:rPr>
          <w:t xml:space="preserve">    &lt;xs:attribute name="roughness" type="ST_Number" default="0"/&gt;</w:t>
        </w:r>
      </w:ins>
    </w:p>
    <w:p w14:paraId="10A34C4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77" w:author="Author"/>
          <w:rFonts w:ascii="Consolas" w:eastAsiaTheme="minorHAnsi" w:hAnsi="Consolas" w:cs="Arial"/>
          <w:b/>
          <w:bCs/>
          <w:color w:val="000000"/>
          <w:sz w:val="16"/>
          <w:szCs w:val="16"/>
        </w:rPr>
      </w:pPr>
      <w:ins w:id="3778" w:author="Author">
        <w:r w:rsidRPr="005C7F06">
          <w:rPr>
            <w:rFonts w:ascii="Consolas" w:eastAsiaTheme="minorHAnsi" w:hAnsi="Consolas" w:cs="Arial"/>
            <w:b/>
            <w:bCs/>
            <w:color w:val="000000"/>
            <w:sz w:val="16"/>
            <w:szCs w:val="16"/>
          </w:rPr>
          <w:t xml:space="preserve">    &lt;xs:anyAttribute namespace="##other" processContents="lax"/&gt;</w:t>
        </w:r>
      </w:ins>
    </w:p>
    <w:p w14:paraId="63B189D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79" w:author="Author"/>
          <w:rFonts w:ascii="Consolas" w:eastAsiaTheme="minorHAnsi" w:hAnsi="Consolas" w:cs="Arial"/>
          <w:b/>
          <w:bCs/>
          <w:color w:val="000000"/>
          <w:sz w:val="16"/>
          <w:szCs w:val="16"/>
        </w:rPr>
      </w:pPr>
      <w:ins w:id="3780" w:author="Author">
        <w:r w:rsidRPr="005C7F06">
          <w:rPr>
            <w:rFonts w:ascii="Consolas" w:eastAsiaTheme="minorHAnsi" w:hAnsi="Consolas" w:cs="Arial"/>
            <w:b/>
            <w:bCs/>
            <w:color w:val="000000"/>
            <w:sz w:val="16"/>
            <w:szCs w:val="16"/>
          </w:rPr>
          <w:lastRenderedPageBreak/>
          <w:t xml:space="preserve">  &lt;/xs:complexType&gt;</w:t>
        </w:r>
      </w:ins>
    </w:p>
    <w:p w14:paraId="2D0205B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81" w:author="Author"/>
          <w:rFonts w:ascii="Consolas" w:eastAsiaTheme="minorHAnsi" w:hAnsi="Consolas" w:cs="Arial"/>
          <w:b/>
          <w:bCs/>
          <w:color w:val="000000"/>
          <w:sz w:val="16"/>
          <w:szCs w:val="16"/>
        </w:rPr>
      </w:pPr>
      <w:ins w:id="3782" w:author="Author">
        <w:r w:rsidRPr="005C7F06">
          <w:rPr>
            <w:rFonts w:ascii="Consolas" w:eastAsiaTheme="minorHAnsi" w:hAnsi="Consolas" w:cs="Arial"/>
            <w:b/>
            <w:bCs/>
            <w:color w:val="000000"/>
            <w:sz w:val="16"/>
            <w:szCs w:val="16"/>
          </w:rPr>
          <w:t xml:space="preserve">  &lt;xs:complexType name="CT_TranslucentDisplayProperties"&gt;</w:t>
        </w:r>
      </w:ins>
    </w:p>
    <w:p w14:paraId="41A182E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83" w:author="Author"/>
          <w:rFonts w:ascii="Consolas" w:eastAsiaTheme="minorHAnsi" w:hAnsi="Consolas" w:cs="Arial"/>
          <w:b/>
          <w:bCs/>
          <w:color w:val="000000"/>
          <w:sz w:val="16"/>
          <w:szCs w:val="16"/>
        </w:rPr>
      </w:pPr>
      <w:ins w:id="3784" w:author="Author">
        <w:r w:rsidRPr="005C7F06">
          <w:rPr>
            <w:rFonts w:ascii="Consolas" w:eastAsiaTheme="minorHAnsi" w:hAnsi="Consolas" w:cs="Arial"/>
            <w:b/>
            <w:bCs/>
            <w:color w:val="000000"/>
            <w:sz w:val="16"/>
            <w:szCs w:val="16"/>
          </w:rPr>
          <w:t xml:space="preserve">    &lt;xs:sequence&gt;</w:t>
        </w:r>
      </w:ins>
    </w:p>
    <w:p w14:paraId="6C2716A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85" w:author="Author"/>
          <w:rFonts w:ascii="Consolas" w:eastAsiaTheme="minorHAnsi" w:hAnsi="Consolas" w:cs="Arial"/>
          <w:b/>
          <w:bCs/>
          <w:color w:val="000000"/>
          <w:sz w:val="16"/>
          <w:szCs w:val="16"/>
        </w:rPr>
      </w:pPr>
      <w:ins w:id="3786" w:author="Author">
        <w:r w:rsidRPr="005C7F06">
          <w:rPr>
            <w:rFonts w:ascii="Consolas" w:eastAsiaTheme="minorHAnsi" w:hAnsi="Consolas" w:cs="Arial"/>
            <w:b/>
            <w:bCs/>
            <w:color w:val="000000"/>
            <w:sz w:val="16"/>
            <w:szCs w:val="16"/>
          </w:rPr>
          <w:t xml:space="preserve">      &lt;xs:element ref="translucent" maxOccurs="2147483647"/&gt;</w:t>
        </w:r>
      </w:ins>
    </w:p>
    <w:p w14:paraId="329CFCD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87" w:author="Author"/>
          <w:rFonts w:ascii="Consolas" w:eastAsiaTheme="minorHAnsi" w:hAnsi="Consolas" w:cs="Arial"/>
          <w:b/>
          <w:bCs/>
          <w:color w:val="000000"/>
          <w:sz w:val="16"/>
          <w:szCs w:val="16"/>
        </w:rPr>
      </w:pPr>
      <w:ins w:id="3788" w:author="Author">
        <w:r w:rsidRPr="005C7F06">
          <w:rPr>
            <w:rFonts w:ascii="Consolas" w:eastAsiaTheme="minorHAnsi" w:hAnsi="Consolas" w:cs="Arial"/>
            <w:b/>
            <w:bCs/>
            <w:color w:val="000000"/>
            <w:sz w:val="16"/>
            <w:szCs w:val="16"/>
          </w:rPr>
          <w:t xml:space="preserve">    &lt;/xs:sequence&gt;</w:t>
        </w:r>
      </w:ins>
    </w:p>
    <w:p w14:paraId="4B9D1E8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89" w:author="Author"/>
          <w:rFonts w:ascii="Consolas" w:eastAsiaTheme="minorHAnsi" w:hAnsi="Consolas" w:cs="Arial"/>
          <w:b/>
          <w:bCs/>
          <w:color w:val="000000"/>
          <w:sz w:val="16"/>
          <w:szCs w:val="16"/>
        </w:rPr>
      </w:pPr>
      <w:ins w:id="3790" w:author="Author">
        <w:r w:rsidRPr="005C7F06">
          <w:rPr>
            <w:rFonts w:ascii="Consolas" w:eastAsiaTheme="minorHAnsi" w:hAnsi="Consolas" w:cs="Arial"/>
            <w:b/>
            <w:bCs/>
            <w:color w:val="000000"/>
            <w:sz w:val="16"/>
            <w:szCs w:val="16"/>
          </w:rPr>
          <w:t xml:space="preserve">    &lt;xs:attribute name="id" type="ST_ResourceID" use="required"/&gt;</w:t>
        </w:r>
      </w:ins>
    </w:p>
    <w:p w14:paraId="65A8C0A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91" w:author="Author"/>
          <w:rFonts w:ascii="Consolas" w:eastAsiaTheme="minorHAnsi" w:hAnsi="Consolas" w:cs="Arial"/>
          <w:b/>
          <w:bCs/>
          <w:color w:val="000000"/>
          <w:sz w:val="16"/>
          <w:szCs w:val="16"/>
        </w:rPr>
      </w:pPr>
      <w:ins w:id="3792" w:author="Author">
        <w:r w:rsidRPr="005C7F06">
          <w:rPr>
            <w:rFonts w:ascii="Consolas" w:eastAsiaTheme="minorHAnsi" w:hAnsi="Consolas" w:cs="Arial"/>
            <w:b/>
            <w:bCs/>
            <w:color w:val="000000"/>
            <w:sz w:val="16"/>
            <w:szCs w:val="16"/>
          </w:rPr>
          <w:t xml:space="preserve">    &lt;xs:anyAttribute namespace="##other" processContents="lax"/&gt;</w:t>
        </w:r>
      </w:ins>
    </w:p>
    <w:p w14:paraId="15F4064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93" w:author="Author"/>
          <w:rFonts w:ascii="Consolas" w:eastAsiaTheme="minorHAnsi" w:hAnsi="Consolas" w:cs="Arial"/>
          <w:b/>
          <w:bCs/>
          <w:color w:val="000000"/>
          <w:sz w:val="16"/>
          <w:szCs w:val="16"/>
        </w:rPr>
      </w:pPr>
      <w:ins w:id="3794" w:author="Author">
        <w:r w:rsidRPr="005C7F06">
          <w:rPr>
            <w:rFonts w:ascii="Consolas" w:eastAsiaTheme="minorHAnsi" w:hAnsi="Consolas" w:cs="Arial"/>
            <w:b/>
            <w:bCs/>
            <w:color w:val="000000"/>
            <w:sz w:val="16"/>
            <w:szCs w:val="16"/>
          </w:rPr>
          <w:t xml:space="preserve">  &lt;/xs:complexType&gt;</w:t>
        </w:r>
      </w:ins>
    </w:p>
    <w:p w14:paraId="4DA0FD4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95" w:author="Author"/>
          <w:rFonts w:ascii="Consolas" w:eastAsiaTheme="minorHAnsi" w:hAnsi="Consolas" w:cs="Arial"/>
          <w:b/>
          <w:bCs/>
          <w:color w:val="000000"/>
          <w:sz w:val="16"/>
          <w:szCs w:val="16"/>
        </w:rPr>
      </w:pPr>
      <w:ins w:id="3796" w:author="Author">
        <w:r w:rsidRPr="005C7F06">
          <w:rPr>
            <w:rFonts w:ascii="Consolas" w:eastAsiaTheme="minorHAnsi" w:hAnsi="Consolas" w:cs="Arial"/>
            <w:b/>
            <w:bCs/>
            <w:color w:val="000000"/>
            <w:sz w:val="16"/>
            <w:szCs w:val="16"/>
          </w:rPr>
          <w:t xml:space="preserve">  &lt;xs:complexType name="CT_BaseMaterials"&gt;</w:t>
        </w:r>
      </w:ins>
    </w:p>
    <w:p w14:paraId="3421447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97" w:author="Author"/>
          <w:rFonts w:ascii="Consolas" w:eastAsiaTheme="minorHAnsi" w:hAnsi="Consolas" w:cs="Arial"/>
          <w:b/>
          <w:bCs/>
          <w:color w:val="000000"/>
          <w:sz w:val="16"/>
          <w:szCs w:val="16"/>
        </w:rPr>
      </w:pPr>
      <w:ins w:id="3798" w:author="Author">
        <w:r w:rsidRPr="005C7F06">
          <w:rPr>
            <w:rFonts w:ascii="Consolas" w:eastAsiaTheme="minorHAnsi" w:hAnsi="Consolas" w:cs="Arial"/>
            <w:b/>
            <w:bCs/>
            <w:color w:val="000000"/>
            <w:sz w:val="16"/>
            <w:szCs w:val="16"/>
          </w:rPr>
          <w:t xml:space="preserve">    &lt;xs:attribute name="displaypropertiesid" type="ST_ResourceID" use="optional"/&gt;</w:t>
        </w:r>
      </w:ins>
    </w:p>
    <w:p w14:paraId="7B4C617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99" w:author="Author"/>
          <w:rFonts w:ascii="Consolas" w:eastAsiaTheme="minorHAnsi" w:hAnsi="Consolas" w:cs="Arial"/>
          <w:b/>
          <w:bCs/>
          <w:color w:val="000000"/>
          <w:sz w:val="16"/>
          <w:szCs w:val="16"/>
        </w:rPr>
      </w:pPr>
      <w:ins w:id="3800" w:author="Author">
        <w:r w:rsidRPr="005C7F06">
          <w:rPr>
            <w:rFonts w:ascii="Consolas" w:eastAsiaTheme="minorHAnsi" w:hAnsi="Consolas" w:cs="Arial"/>
            <w:b/>
            <w:bCs/>
            <w:color w:val="000000"/>
            <w:sz w:val="16"/>
            <w:szCs w:val="16"/>
          </w:rPr>
          <w:t xml:space="preserve">    &lt;xs:anyAttribute namespace="##other" processContents="lax"/&gt;</w:t>
        </w:r>
      </w:ins>
    </w:p>
    <w:p w14:paraId="3C451DE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801" w:author="Author"/>
          <w:rFonts w:ascii="Consolas" w:eastAsiaTheme="minorHAnsi" w:hAnsi="Consolas" w:cs="Arial"/>
          <w:b/>
          <w:bCs/>
          <w:color w:val="000000"/>
          <w:sz w:val="16"/>
          <w:szCs w:val="16"/>
        </w:rPr>
      </w:pPr>
      <w:ins w:id="3802" w:author="Author">
        <w:r w:rsidRPr="005C7F06">
          <w:rPr>
            <w:rFonts w:ascii="Consolas" w:eastAsiaTheme="minorHAnsi" w:hAnsi="Consolas" w:cs="Arial"/>
            <w:b/>
            <w:bCs/>
            <w:color w:val="000000"/>
            <w:sz w:val="16"/>
            <w:szCs w:val="16"/>
          </w:rPr>
          <w:t xml:space="preserve">  &lt;/xs:complexType&gt;</w:t>
        </w:r>
      </w:ins>
    </w:p>
    <w:p w14:paraId="4299F06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03" w:author="Author">
            <w:rPr>
              <w:rFonts w:ascii="Consolas" w:hAnsi="Consolas"/>
              <w:b/>
              <w:color w:val="000000"/>
              <w:sz w:val="16"/>
              <w:highlight w:val="white"/>
            </w:rPr>
          </w:rPrChange>
        </w:rPr>
        <w:pPrChange w:id="3804" w:author="Author">
          <w:pPr>
            <w:autoSpaceDE w:val="0"/>
            <w:autoSpaceDN w:val="0"/>
            <w:adjustRightInd w:val="0"/>
            <w:spacing w:after="0" w:line="240" w:lineRule="auto"/>
          </w:pPr>
        </w:pPrChange>
      </w:pPr>
      <w:ins w:id="3805"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3806" w:author="Author">
            <w:rPr>
              <w:rFonts w:ascii="Consolas" w:hAnsi="Consolas"/>
              <w:color w:val="008000"/>
              <w:sz w:val="16"/>
              <w:highlight w:val="white"/>
            </w:rPr>
          </w:rPrChange>
        </w:rPr>
        <w:t>&lt;!-- Simple Types --&gt;</w:t>
      </w:r>
    </w:p>
    <w:p w14:paraId="26A7869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07" w:author="Author">
            <w:rPr>
              <w:rFonts w:ascii="Consolas" w:hAnsi="Consolas"/>
              <w:b/>
              <w:color w:val="000000"/>
              <w:sz w:val="16"/>
              <w:highlight w:val="white"/>
            </w:rPr>
          </w:rPrChange>
        </w:rPr>
        <w:pPrChange w:id="3808" w:author="Author">
          <w:pPr>
            <w:autoSpaceDE w:val="0"/>
            <w:autoSpaceDN w:val="0"/>
            <w:adjustRightInd w:val="0"/>
            <w:spacing w:after="0" w:line="240" w:lineRule="auto"/>
          </w:pPr>
        </w:pPrChange>
      </w:pPr>
      <w:r w:rsidRPr="004D3835">
        <w:rPr>
          <w:rFonts w:ascii="Consolas" w:hAnsi="Consolas"/>
          <w:b/>
          <w:color w:val="000000"/>
          <w:sz w:val="16"/>
          <w:rPrChange w:id="3809" w:author="Author">
            <w:rPr>
              <w:rFonts w:ascii="Consolas" w:hAnsi="Consolas"/>
              <w:b/>
              <w:color w:val="000000"/>
              <w:sz w:val="16"/>
              <w:highlight w:val="white"/>
            </w:rPr>
          </w:rPrChange>
        </w:rPr>
        <w:tab/>
      </w:r>
      <w:r w:rsidRPr="004D3835">
        <w:rPr>
          <w:rFonts w:ascii="Consolas" w:hAnsi="Consolas"/>
          <w:b/>
          <w:color w:val="000000"/>
          <w:sz w:val="16"/>
          <w:rPrChange w:id="3810" w:author="Author">
            <w:rPr>
              <w:rFonts w:ascii="Consolas" w:hAnsi="Consolas"/>
              <w:color w:val="0000FF"/>
              <w:sz w:val="16"/>
              <w:highlight w:val="white"/>
            </w:rPr>
          </w:rPrChange>
        </w:rPr>
        <w:t>&lt;xs:simpleType</w:t>
      </w:r>
      <w:r w:rsidRPr="004D3835">
        <w:rPr>
          <w:rFonts w:ascii="Consolas" w:hAnsi="Consolas"/>
          <w:b/>
          <w:color w:val="000000"/>
          <w:sz w:val="16"/>
          <w:rPrChange w:id="3811" w:author="Author">
            <w:rPr>
              <w:rFonts w:ascii="Consolas" w:hAnsi="Consolas"/>
              <w:color w:val="000000"/>
              <w:sz w:val="16"/>
              <w:highlight w:val="white"/>
            </w:rPr>
          </w:rPrChange>
        </w:rPr>
        <w:t xml:space="preserve"> </w:t>
      </w:r>
      <w:r w:rsidRPr="004D3835">
        <w:rPr>
          <w:rFonts w:ascii="Consolas" w:hAnsi="Consolas"/>
          <w:b/>
          <w:color w:val="000000"/>
          <w:sz w:val="16"/>
          <w:rPrChange w:id="3812" w:author="Author">
            <w:rPr>
              <w:rFonts w:ascii="Consolas" w:hAnsi="Consolas"/>
              <w:color w:val="FF0000"/>
              <w:sz w:val="16"/>
              <w:highlight w:val="white"/>
            </w:rPr>
          </w:rPrChange>
        </w:rPr>
        <w:t>name</w:t>
      </w:r>
      <w:r w:rsidRPr="004D3835">
        <w:rPr>
          <w:rFonts w:ascii="Consolas" w:hAnsi="Consolas"/>
          <w:b/>
          <w:color w:val="000000"/>
          <w:sz w:val="16"/>
          <w:rPrChange w:id="3813" w:author="Author">
            <w:rPr>
              <w:rFonts w:ascii="Consolas" w:hAnsi="Consolas"/>
              <w:color w:val="000000"/>
              <w:sz w:val="16"/>
              <w:highlight w:val="white"/>
            </w:rPr>
          </w:rPrChange>
        </w:rPr>
        <w:t>=</w:t>
      </w:r>
      <w:r w:rsidRPr="004D3835">
        <w:rPr>
          <w:rFonts w:ascii="Consolas" w:hAnsi="Consolas"/>
          <w:b/>
          <w:color w:val="000000"/>
          <w:sz w:val="16"/>
          <w:rPrChange w:id="3814" w:author="Author">
            <w:rPr>
              <w:rFonts w:ascii="Consolas" w:hAnsi="Consolas"/>
              <w:b/>
              <w:color w:val="8000FF"/>
              <w:sz w:val="16"/>
              <w:highlight w:val="white"/>
            </w:rPr>
          </w:rPrChange>
        </w:rPr>
        <w:t>"ST_ContentType"</w:t>
      </w:r>
      <w:r w:rsidRPr="004D3835">
        <w:rPr>
          <w:rFonts w:ascii="Consolas" w:hAnsi="Consolas"/>
          <w:b/>
          <w:color w:val="000000"/>
          <w:sz w:val="16"/>
          <w:rPrChange w:id="3815" w:author="Author">
            <w:rPr>
              <w:rFonts w:ascii="Consolas" w:hAnsi="Consolas"/>
              <w:color w:val="0000FF"/>
              <w:sz w:val="16"/>
              <w:highlight w:val="white"/>
            </w:rPr>
          </w:rPrChange>
        </w:rPr>
        <w:t>&gt;</w:t>
      </w:r>
    </w:p>
    <w:p w14:paraId="03E22D8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16" w:author="Author">
            <w:rPr>
              <w:rFonts w:ascii="Consolas" w:hAnsi="Consolas"/>
              <w:b/>
              <w:color w:val="000000"/>
              <w:sz w:val="16"/>
              <w:highlight w:val="white"/>
            </w:rPr>
          </w:rPrChange>
        </w:rPr>
        <w:pPrChange w:id="3817" w:author="Author">
          <w:pPr>
            <w:autoSpaceDE w:val="0"/>
            <w:autoSpaceDN w:val="0"/>
            <w:adjustRightInd w:val="0"/>
            <w:spacing w:after="0" w:line="240" w:lineRule="auto"/>
          </w:pPr>
        </w:pPrChange>
      </w:pPr>
      <w:r w:rsidRPr="004D3835">
        <w:rPr>
          <w:rFonts w:ascii="Consolas" w:hAnsi="Consolas"/>
          <w:b/>
          <w:color w:val="000000"/>
          <w:sz w:val="16"/>
          <w:rPrChange w:id="3818" w:author="Author">
            <w:rPr>
              <w:rFonts w:ascii="Consolas" w:hAnsi="Consolas"/>
              <w:b/>
              <w:color w:val="000000"/>
              <w:sz w:val="16"/>
              <w:highlight w:val="white"/>
            </w:rPr>
          </w:rPrChange>
        </w:rPr>
        <w:tab/>
      </w:r>
      <w:r w:rsidRPr="004D3835">
        <w:rPr>
          <w:rFonts w:ascii="Consolas" w:hAnsi="Consolas"/>
          <w:b/>
          <w:color w:val="000000"/>
          <w:sz w:val="16"/>
          <w:rPrChange w:id="3819" w:author="Author">
            <w:rPr>
              <w:rFonts w:ascii="Consolas" w:hAnsi="Consolas"/>
              <w:b/>
              <w:color w:val="000000"/>
              <w:sz w:val="16"/>
              <w:highlight w:val="white"/>
            </w:rPr>
          </w:rPrChange>
        </w:rPr>
        <w:tab/>
      </w:r>
      <w:r w:rsidRPr="004D3835">
        <w:rPr>
          <w:rFonts w:ascii="Consolas" w:hAnsi="Consolas"/>
          <w:b/>
          <w:color w:val="000000"/>
          <w:sz w:val="16"/>
          <w:rPrChange w:id="3820" w:author="Author">
            <w:rPr>
              <w:rFonts w:ascii="Consolas" w:hAnsi="Consolas"/>
              <w:color w:val="0000FF"/>
              <w:sz w:val="16"/>
              <w:highlight w:val="white"/>
            </w:rPr>
          </w:rPrChange>
        </w:rPr>
        <w:t>&lt;xs:restriction</w:t>
      </w:r>
      <w:r w:rsidRPr="004D3835">
        <w:rPr>
          <w:rFonts w:ascii="Consolas" w:hAnsi="Consolas"/>
          <w:b/>
          <w:color w:val="000000"/>
          <w:sz w:val="16"/>
          <w:rPrChange w:id="3821" w:author="Author">
            <w:rPr>
              <w:rFonts w:ascii="Consolas" w:hAnsi="Consolas"/>
              <w:color w:val="000000"/>
              <w:sz w:val="16"/>
              <w:highlight w:val="white"/>
            </w:rPr>
          </w:rPrChange>
        </w:rPr>
        <w:t xml:space="preserve"> </w:t>
      </w:r>
      <w:r w:rsidRPr="004D3835">
        <w:rPr>
          <w:rFonts w:ascii="Consolas" w:hAnsi="Consolas"/>
          <w:b/>
          <w:color w:val="000000"/>
          <w:sz w:val="16"/>
          <w:rPrChange w:id="3822" w:author="Author">
            <w:rPr>
              <w:rFonts w:ascii="Consolas" w:hAnsi="Consolas"/>
              <w:color w:val="FF0000"/>
              <w:sz w:val="16"/>
              <w:highlight w:val="white"/>
            </w:rPr>
          </w:rPrChange>
        </w:rPr>
        <w:t>base</w:t>
      </w:r>
      <w:r w:rsidRPr="004D3835">
        <w:rPr>
          <w:rFonts w:ascii="Consolas" w:hAnsi="Consolas"/>
          <w:b/>
          <w:color w:val="000000"/>
          <w:sz w:val="16"/>
          <w:rPrChange w:id="3823" w:author="Author">
            <w:rPr>
              <w:rFonts w:ascii="Consolas" w:hAnsi="Consolas"/>
              <w:color w:val="000000"/>
              <w:sz w:val="16"/>
              <w:highlight w:val="white"/>
            </w:rPr>
          </w:rPrChange>
        </w:rPr>
        <w:t>=</w:t>
      </w:r>
      <w:r w:rsidRPr="004D3835">
        <w:rPr>
          <w:rFonts w:ascii="Consolas" w:hAnsi="Consolas"/>
          <w:b/>
          <w:color w:val="000000"/>
          <w:sz w:val="16"/>
          <w:rPrChange w:id="3824" w:author="Author">
            <w:rPr>
              <w:rFonts w:ascii="Consolas" w:hAnsi="Consolas"/>
              <w:b/>
              <w:color w:val="8000FF"/>
              <w:sz w:val="16"/>
              <w:highlight w:val="white"/>
            </w:rPr>
          </w:rPrChange>
        </w:rPr>
        <w:t>"xs:string"</w:t>
      </w:r>
      <w:r w:rsidRPr="004D3835">
        <w:rPr>
          <w:rFonts w:ascii="Consolas" w:hAnsi="Consolas"/>
          <w:b/>
          <w:color w:val="000000"/>
          <w:sz w:val="16"/>
          <w:rPrChange w:id="3825" w:author="Author">
            <w:rPr>
              <w:rFonts w:ascii="Consolas" w:hAnsi="Consolas"/>
              <w:color w:val="0000FF"/>
              <w:sz w:val="16"/>
              <w:highlight w:val="white"/>
            </w:rPr>
          </w:rPrChange>
        </w:rPr>
        <w:t>&gt;</w:t>
      </w:r>
    </w:p>
    <w:p w14:paraId="16F9B7D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26" w:author="Author">
            <w:rPr>
              <w:rFonts w:ascii="Consolas" w:hAnsi="Consolas"/>
              <w:b/>
              <w:color w:val="000000"/>
              <w:sz w:val="16"/>
              <w:highlight w:val="white"/>
            </w:rPr>
          </w:rPrChange>
        </w:rPr>
        <w:pPrChange w:id="3827" w:author="Author">
          <w:pPr>
            <w:autoSpaceDE w:val="0"/>
            <w:autoSpaceDN w:val="0"/>
            <w:adjustRightInd w:val="0"/>
            <w:spacing w:after="0" w:line="240" w:lineRule="auto"/>
          </w:pPr>
        </w:pPrChange>
      </w:pPr>
      <w:r w:rsidRPr="004D3835">
        <w:rPr>
          <w:rFonts w:ascii="Consolas" w:hAnsi="Consolas"/>
          <w:b/>
          <w:color w:val="000000"/>
          <w:sz w:val="16"/>
          <w:rPrChange w:id="3828" w:author="Author">
            <w:rPr>
              <w:rFonts w:ascii="Consolas" w:hAnsi="Consolas"/>
              <w:b/>
              <w:color w:val="000000"/>
              <w:sz w:val="16"/>
              <w:highlight w:val="white"/>
            </w:rPr>
          </w:rPrChange>
        </w:rPr>
        <w:tab/>
      </w:r>
      <w:r w:rsidRPr="004D3835">
        <w:rPr>
          <w:rFonts w:ascii="Consolas" w:hAnsi="Consolas"/>
          <w:b/>
          <w:color w:val="000000"/>
          <w:sz w:val="16"/>
          <w:rPrChange w:id="3829" w:author="Author">
            <w:rPr>
              <w:rFonts w:ascii="Consolas" w:hAnsi="Consolas"/>
              <w:b/>
              <w:color w:val="000000"/>
              <w:sz w:val="16"/>
              <w:highlight w:val="white"/>
            </w:rPr>
          </w:rPrChange>
        </w:rPr>
        <w:tab/>
      </w:r>
      <w:r w:rsidRPr="004D3835">
        <w:rPr>
          <w:rFonts w:ascii="Consolas" w:hAnsi="Consolas"/>
          <w:b/>
          <w:color w:val="000000"/>
          <w:sz w:val="16"/>
          <w:rPrChange w:id="3830" w:author="Author">
            <w:rPr>
              <w:rFonts w:ascii="Consolas" w:hAnsi="Consolas"/>
              <w:b/>
              <w:color w:val="000000"/>
              <w:sz w:val="16"/>
              <w:highlight w:val="white"/>
            </w:rPr>
          </w:rPrChange>
        </w:rPr>
        <w:tab/>
      </w:r>
      <w:r w:rsidRPr="004D3835">
        <w:rPr>
          <w:rFonts w:ascii="Consolas" w:hAnsi="Consolas"/>
          <w:b/>
          <w:color w:val="000000"/>
          <w:sz w:val="16"/>
          <w:rPrChange w:id="3831" w:author="Author">
            <w:rPr>
              <w:rFonts w:ascii="Consolas" w:hAnsi="Consolas"/>
              <w:color w:val="0000FF"/>
              <w:sz w:val="16"/>
              <w:highlight w:val="white"/>
            </w:rPr>
          </w:rPrChange>
        </w:rPr>
        <w:t>&lt;xs:enumeration</w:t>
      </w:r>
      <w:r w:rsidRPr="004D3835">
        <w:rPr>
          <w:rFonts w:ascii="Consolas" w:hAnsi="Consolas"/>
          <w:b/>
          <w:color w:val="000000"/>
          <w:sz w:val="16"/>
          <w:rPrChange w:id="3832" w:author="Author">
            <w:rPr>
              <w:rFonts w:ascii="Consolas" w:hAnsi="Consolas"/>
              <w:color w:val="000000"/>
              <w:sz w:val="16"/>
              <w:highlight w:val="white"/>
            </w:rPr>
          </w:rPrChange>
        </w:rPr>
        <w:t xml:space="preserve"> </w:t>
      </w:r>
      <w:r w:rsidRPr="004D3835">
        <w:rPr>
          <w:rFonts w:ascii="Consolas" w:hAnsi="Consolas"/>
          <w:b/>
          <w:color w:val="000000"/>
          <w:sz w:val="16"/>
          <w:rPrChange w:id="3833" w:author="Author">
            <w:rPr>
              <w:rFonts w:ascii="Consolas" w:hAnsi="Consolas"/>
              <w:color w:val="FF0000"/>
              <w:sz w:val="16"/>
              <w:highlight w:val="white"/>
            </w:rPr>
          </w:rPrChange>
        </w:rPr>
        <w:t>value</w:t>
      </w:r>
      <w:r w:rsidRPr="004D3835">
        <w:rPr>
          <w:rFonts w:ascii="Consolas" w:hAnsi="Consolas"/>
          <w:b/>
          <w:color w:val="000000"/>
          <w:sz w:val="16"/>
          <w:rPrChange w:id="3834" w:author="Author">
            <w:rPr>
              <w:rFonts w:ascii="Consolas" w:hAnsi="Consolas"/>
              <w:color w:val="000000"/>
              <w:sz w:val="16"/>
              <w:highlight w:val="white"/>
            </w:rPr>
          </w:rPrChange>
        </w:rPr>
        <w:t>=</w:t>
      </w:r>
      <w:r w:rsidRPr="004D3835">
        <w:rPr>
          <w:rFonts w:ascii="Consolas" w:hAnsi="Consolas"/>
          <w:b/>
          <w:color w:val="000000"/>
          <w:sz w:val="16"/>
          <w:rPrChange w:id="3835" w:author="Author">
            <w:rPr>
              <w:rFonts w:ascii="Consolas" w:hAnsi="Consolas"/>
              <w:b/>
              <w:color w:val="8000FF"/>
              <w:sz w:val="16"/>
              <w:highlight w:val="white"/>
            </w:rPr>
          </w:rPrChange>
        </w:rPr>
        <w:t>"image/jpeg"</w:t>
      </w:r>
      <w:r w:rsidRPr="004D3835">
        <w:rPr>
          <w:rFonts w:ascii="Consolas" w:hAnsi="Consolas"/>
          <w:b/>
          <w:color w:val="000000"/>
          <w:sz w:val="16"/>
          <w:rPrChange w:id="3836" w:author="Author">
            <w:rPr>
              <w:rFonts w:ascii="Consolas" w:hAnsi="Consolas"/>
              <w:color w:val="0000FF"/>
              <w:sz w:val="16"/>
              <w:highlight w:val="white"/>
            </w:rPr>
          </w:rPrChange>
        </w:rPr>
        <w:t>/&gt;</w:t>
      </w:r>
    </w:p>
    <w:p w14:paraId="050E6922"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37" w:author="Author">
            <w:rPr>
              <w:rFonts w:ascii="Consolas" w:hAnsi="Consolas"/>
              <w:b/>
              <w:color w:val="000000"/>
              <w:sz w:val="16"/>
              <w:highlight w:val="white"/>
            </w:rPr>
          </w:rPrChange>
        </w:rPr>
        <w:pPrChange w:id="3838" w:author="Author">
          <w:pPr>
            <w:autoSpaceDE w:val="0"/>
            <w:autoSpaceDN w:val="0"/>
            <w:adjustRightInd w:val="0"/>
            <w:spacing w:after="0" w:line="240" w:lineRule="auto"/>
          </w:pPr>
        </w:pPrChange>
      </w:pPr>
      <w:r w:rsidRPr="004D3835">
        <w:rPr>
          <w:rFonts w:ascii="Consolas" w:hAnsi="Consolas"/>
          <w:b/>
          <w:color w:val="000000"/>
          <w:sz w:val="16"/>
          <w:rPrChange w:id="3839" w:author="Author">
            <w:rPr>
              <w:rFonts w:ascii="Consolas" w:hAnsi="Consolas"/>
              <w:b/>
              <w:color w:val="000000"/>
              <w:sz w:val="16"/>
              <w:highlight w:val="white"/>
            </w:rPr>
          </w:rPrChange>
        </w:rPr>
        <w:tab/>
      </w:r>
      <w:r w:rsidRPr="004D3835">
        <w:rPr>
          <w:rFonts w:ascii="Consolas" w:hAnsi="Consolas"/>
          <w:b/>
          <w:color w:val="000000"/>
          <w:sz w:val="16"/>
          <w:rPrChange w:id="3840" w:author="Author">
            <w:rPr>
              <w:rFonts w:ascii="Consolas" w:hAnsi="Consolas"/>
              <w:b/>
              <w:color w:val="000000"/>
              <w:sz w:val="16"/>
              <w:highlight w:val="white"/>
            </w:rPr>
          </w:rPrChange>
        </w:rPr>
        <w:tab/>
      </w:r>
      <w:r w:rsidRPr="004D3835">
        <w:rPr>
          <w:rFonts w:ascii="Consolas" w:hAnsi="Consolas"/>
          <w:b/>
          <w:color w:val="000000"/>
          <w:sz w:val="16"/>
          <w:rPrChange w:id="3841" w:author="Author">
            <w:rPr>
              <w:rFonts w:ascii="Consolas" w:hAnsi="Consolas"/>
              <w:b/>
              <w:color w:val="000000"/>
              <w:sz w:val="16"/>
              <w:highlight w:val="white"/>
            </w:rPr>
          </w:rPrChange>
        </w:rPr>
        <w:tab/>
      </w:r>
      <w:r w:rsidRPr="004D3835">
        <w:rPr>
          <w:rFonts w:ascii="Consolas" w:hAnsi="Consolas"/>
          <w:b/>
          <w:color w:val="000000"/>
          <w:sz w:val="16"/>
          <w:rPrChange w:id="3842" w:author="Author">
            <w:rPr>
              <w:rFonts w:ascii="Consolas" w:hAnsi="Consolas"/>
              <w:color w:val="0000FF"/>
              <w:sz w:val="16"/>
              <w:highlight w:val="white"/>
            </w:rPr>
          </w:rPrChange>
        </w:rPr>
        <w:t>&lt;xs:enumeration</w:t>
      </w:r>
      <w:r w:rsidRPr="004D3835">
        <w:rPr>
          <w:rFonts w:ascii="Consolas" w:hAnsi="Consolas"/>
          <w:b/>
          <w:color w:val="000000"/>
          <w:sz w:val="16"/>
          <w:rPrChange w:id="3843" w:author="Author">
            <w:rPr>
              <w:rFonts w:ascii="Consolas" w:hAnsi="Consolas"/>
              <w:color w:val="000000"/>
              <w:sz w:val="16"/>
              <w:highlight w:val="white"/>
            </w:rPr>
          </w:rPrChange>
        </w:rPr>
        <w:t xml:space="preserve"> </w:t>
      </w:r>
      <w:r w:rsidRPr="004D3835">
        <w:rPr>
          <w:rFonts w:ascii="Consolas" w:hAnsi="Consolas"/>
          <w:b/>
          <w:color w:val="000000"/>
          <w:sz w:val="16"/>
          <w:rPrChange w:id="3844" w:author="Author">
            <w:rPr>
              <w:rFonts w:ascii="Consolas" w:hAnsi="Consolas"/>
              <w:color w:val="FF0000"/>
              <w:sz w:val="16"/>
              <w:highlight w:val="white"/>
            </w:rPr>
          </w:rPrChange>
        </w:rPr>
        <w:t>value</w:t>
      </w:r>
      <w:r w:rsidRPr="004D3835">
        <w:rPr>
          <w:rFonts w:ascii="Consolas" w:hAnsi="Consolas"/>
          <w:b/>
          <w:color w:val="000000"/>
          <w:sz w:val="16"/>
          <w:rPrChange w:id="3845" w:author="Author">
            <w:rPr>
              <w:rFonts w:ascii="Consolas" w:hAnsi="Consolas"/>
              <w:color w:val="000000"/>
              <w:sz w:val="16"/>
              <w:highlight w:val="white"/>
            </w:rPr>
          </w:rPrChange>
        </w:rPr>
        <w:t>=</w:t>
      </w:r>
      <w:r w:rsidRPr="004D3835">
        <w:rPr>
          <w:rFonts w:ascii="Consolas" w:hAnsi="Consolas"/>
          <w:b/>
          <w:color w:val="000000"/>
          <w:sz w:val="16"/>
          <w:rPrChange w:id="3846" w:author="Author">
            <w:rPr>
              <w:rFonts w:ascii="Consolas" w:hAnsi="Consolas"/>
              <w:b/>
              <w:color w:val="8000FF"/>
              <w:sz w:val="16"/>
              <w:highlight w:val="white"/>
            </w:rPr>
          </w:rPrChange>
        </w:rPr>
        <w:t>"image/png"</w:t>
      </w:r>
      <w:r w:rsidRPr="004D3835">
        <w:rPr>
          <w:rFonts w:ascii="Consolas" w:hAnsi="Consolas"/>
          <w:b/>
          <w:color w:val="000000"/>
          <w:sz w:val="16"/>
          <w:rPrChange w:id="3847" w:author="Author">
            <w:rPr>
              <w:rFonts w:ascii="Consolas" w:hAnsi="Consolas"/>
              <w:color w:val="0000FF"/>
              <w:sz w:val="16"/>
              <w:highlight w:val="white"/>
            </w:rPr>
          </w:rPrChange>
        </w:rPr>
        <w:t>/&gt;</w:t>
      </w:r>
    </w:p>
    <w:p w14:paraId="14E3EF68"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48" w:author="Author">
            <w:rPr>
              <w:rFonts w:ascii="Consolas" w:hAnsi="Consolas"/>
              <w:b/>
              <w:color w:val="000000"/>
              <w:sz w:val="16"/>
              <w:highlight w:val="white"/>
            </w:rPr>
          </w:rPrChange>
        </w:rPr>
        <w:pPrChange w:id="3849" w:author="Author">
          <w:pPr>
            <w:autoSpaceDE w:val="0"/>
            <w:autoSpaceDN w:val="0"/>
            <w:adjustRightInd w:val="0"/>
            <w:spacing w:after="0" w:line="240" w:lineRule="auto"/>
          </w:pPr>
        </w:pPrChange>
      </w:pPr>
      <w:r w:rsidRPr="004D3835">
        <w:rPr>
          <w:rFonts w:ascii="Consolas" w:hAnsi="Consolas"/>
          <w:b/>
          <w:color w:val="000000"/>
          <w:sz w:val="16"/>
          <w:rPrChange w:id="3850" w:author="Author">
            <w:rPr>
              <w:rFonts w:ascii="Consolas" w:hAnsi="Consolas"/>
              <w:b/>
              <w:color w:val="000000"/>
              <w:sz w:val="16"/>
              <w:highlight w:val="white"/>
            </w:rPr>
          </w:rPrChange>
        </w:rPr>
        <w:tab/>
      </w:r>
      <w:r w:rsidRPr="004D3835">
        <w:rPr>
          <w:rFonts w:ascii="Consolas" w:hAnsi="Consolas"/>
          <w:b/>
          <w:color w:val="000000"/>
          <w:sz w:val="16"/>
          <w:rPrChange w:id="3851" w:author="Author">
            <w:rPr>
              <w:rFonts w:ascii="Consolas" w:hAnsi="Consolas"/>
              <w:b/>
              <w:color w:val="000000"/>
              <w:sz w:val="16"/>
              <w:highlight w:val="white"/>
            </w:rPr>
          </w:rPrChange>
        </w:rPr>
        <w:tab/>
      </w:r>
      <w:r w:rsidRPr="004D3835">
        <w:rPr>
          <w:rFonts w:ascii="Consolas" w:hAnsi="Consolas"/>
          <w:b/>
          <w:color w:val="000000"/>
          <w:sz w:val="16"/>
          <w:rPrChange w:id="3852" w:author="Author">
            <w:rPr>
              <w:rFonts w:ascii="Consolas" w:hAnsi="Consolas"/>
              <w:color w:val="0000FF"/>
              <w:sz w:val="16"/>
              <w:highlight w:val="white"/>
            </w:rPr>
          </w:rPrChange>
        </w:rPr>
        <w:t>&lt;/xs:restriction&gt;</w:t>
      </w:r>
    </w:p>
    <w:p w14:paraId="0764292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53" w:author="Author">
            <w:rPr>
              <w:rFonts w:ascii="Consolas" w:hAnsi="Consolas"/>
              <w:b/>
              <w:color w:val="000000"/>
              <w:sz w:val="16"/>
              <w:highlight w:val="white"/>
            </w:rPr>
          </w:rPrChange>
        </w:rPr>
        <w:pPrChange w:id="3854" w:author="Author">
          <w:pPr>
            <w:autoSpaceDE w:val="0"/>
            <w:autoSpaceDN w:val="0"/>
            <w:adjustRightInd w:val="0"/>
            <w:spacing w:after="0" w:line="240" w:lineRule="auto"/>
          </w:pPr>
        </w:pPrChange>
      </w:pPr>
      <w:r w:rsidRPr="004D3835">
        <w:rPr>
          <w:rFonts w:ascii="Consolas" w:hAnsi="Consolas"/>
          <w:b/>
          <w:color w:val="000000"/>
          <w:sz w:val="16"/>
          <w:rPrChange w:id="3855" w:author="Author">
            <w:rPr>
              <w:rFonts w:ascii="Consolas" w:hAnsi="Consolas"/>
              <w:b/>
              <w:color w:val="000000"/>
              <w:sz w:val="16"/>
              <w:highlight w:val="white"/>
            </w:rPr>
          </w:rPrChange>
        </w:rPr>
        <w:tab/>
      </w:r>
      <w:r w:rsidRPr="004D3835">
        <w:rPr>
          <w:rFonts w:ascii="Consolas" w:hAnsi="Consolas"/>
          <w:b/>
          <w:color w:val="000000"/>
          <w:sz w:val="16"/>
          <w:rPrChange w:id="3856" w:author="Author">
            <w:rPr>
              <w:rFonts w:ascii="Consolas" w:hAnsi="Consolas"/>
              <w:color w:val="0000FF"/>
              <w:sz w:val="16"/>
              <w:highlight w:val="white"/>
            </w:rPr>
          </w:rPrChange>
        </w:rPr>
        <w:t>&lt;/xs:simpleType&gt;</w:t>
      </w:r>
    </w:p>
    <w:p w14:paraId="288B4B68"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57" w:author="Author">
            <w:rPr>
              <w:rFonts w:ascii="Consolas" w:hAnsi="Consolas"/>
              <w:b/>
              <w:color w:val="000000"/>
              <w:sz w:val="16"/>
              <w:highlight w:val="white"/>
            </w:rPr>
          </w:rPrChange>
        </w:rPr>
        <w:pPrChange w:id="3858" w:author="Author">
          <w:pPr>
            <w:autoSpaceDE w:val="0"/>
            <w:autoSpaceDN w:val="0"/>
            <w:adjustRightInd w:val="0"/>
            <w:spacing w:after="0" w:line="240" w:lineRule="auto"/>
          </w:pPr>
        </w:pPrChange>
      </w:pPr>
      <w:r w:rsidRPr="004D3835">
        <w:rPr>
          <w:rFonts w:ascii="Consolas" w:hAnsi="Consolas"/>
          <w:b/>
          <w:color w:val="000000"/>
          <w:sz w:val="16"/>
          <w:rPrChange w:id="3859" w:author="Author">
            <w:rPr>
              <w:rFonts w:ascii="Consolas" w:hAnsi="Consolas"/>
              <w:b/>
              <w:color w:val="000000"/>
              <w:sz w:val="16"/>
              <w:highlight w:val="white"/>
            </w:rPr>
          </w:rPrChange>
        </w:rPr>
        <w:tab/>
      </w:r>
      <w:r w:rsidRPr="004D3835">
        <w:rPr>
          <w:rFonts w:ascii="Consolas" w:hAnsi="Consolas"/>
          <w:b/>
          <w:color w:val="000000"/>
          <w:sz w:val="16"/>
          <w:rPrChange w:id="3860" w:author="Author">
            <w:rPr>
              <w:rFonts w:ascii="Consolas" w:hAnsi="Consolas"/>
              <w:color w:val="0000FF"/>
              <w:sz w:val="16"/>
              <w:highlight w:val="white"/>
            </w:rPr>
          </w:rPrChange>
        </w:rPr>
        <w:t>&lt;xs:simpleType</w:t>
      </w:r>
      <w:r w:rsidRPr="004D3835">
        <w:rPr>
          <w:rFonts w:ascii="Consolas" w:hAnsi="Consolas"/>
          <w:b/>
          <w:color w:val="000000"/>
          <w:sz w:val="16"/>
          <w:rPrChange w:id="3861" w:author="Author">
            <w:rPr>
              <w:rFonts w:ascii="Consolas" w:hAnsi="Consolas"/>
              <w:color w:val="000000"/>
              <w:sz w:val="16"/>
              <w:highlight w:val="white"/>
            </w:rPr>
          </w:rPrChange>
        </w:rPr>
        <w:t xml:space="preserve"> </w:t>
      </w:r>
      <w:r w:rsidRPr="004D3835">
        <w:rPr>
          <w:rFonts w:ascii="Consolas" w:hAnsi="Consolas"/>
          <w:b/>
          <w:color w:val="000000"/>
          <w:sz w:val="16"/>
          <w:rPrChange w:id="3862" w:author="Author">
            <w:rPr>
              <w:rFonts w:ascii="Consolas" w:hAnsi="Consolas"/>
              <w:color w:val="FF0000"/>
              <w:sz w:val="16"/>
              <w:highlight w:val="white"/>
            </w:rPr>
          </w:rPrChange>
        </w:rPr>
        <w:t>name</w:t>
      </w:r>
      <w:r w:rsidRPr="004D3835">
        <w:rPr>
          <w:rFonts w:ascii="Consolas" w:hAnsi="Consolas"/>
          <w:b/>
          <w:color w:val="000000"/>
          <w:sz w:val="16"/>
          <w:rPrChange w:id="3863" w:author="Author">
            <w:rPr>
              <w:rFonts w:ascii="Consolas" w:hAnsi="Consolas"/>
              <w:color w:val="000000"/>
              <w:sz w:val="16"/>
              <w:highlight w:val="white"/>
            </w:rPr>
          </w:rPrChange>
        </w:rPr>
        <w:t>=</w:t>
      </w:r>
      <w:r w:rsidRPr="004D3835">
        <w:rPr>
          <w:rFonts w:ascii="Consolas" w:hAnsi="Consolas"/>
          <w:b/>
          <w:color w:val="000000"/>
          <w:sz w:val="16"/>
          <w:rPrChange w:id="3864" w:author="Author">
            <w:rPr>
              <w:rFonts w:ascii="Consolas" w:hAnsi="Consolas"/>
              <w:b/>
              <w:color w:val="8000FF"/>
              <w:sz w:val="16"/>
              <w:highlight w:val="white"/>
            </w:rPr>
          </w:rPrChange>
        </w:rPr>
        <w:t>"ST_TileStyle"</w:t>
      </w:r>
      <w:r w:rsidRPr="004D3835">
        <w:rPr>
          <w:rFonts w:ascii="Consolas" w:hAnsi="Consolas"/>
          <w:b/>
          <w:color w:val="000000"/>
          <w:sz w:val="16"/>
          <w:rPrChange w:id="3865" w:author="Author">
            <w:rPr>
              <w:rFonts w:ascii="Consolas" w:hAnsi="Consolas"/>
              <w:color w:val="0000FF"/>
              <w:sz w:val="16"/>
              <w:highlight w:val="white"/>
            </w:rPr>
          </w:rPrChange>
        </w:rPr>
        <w:t>&gt;</w:t>
      </w:r>
    </w:p>
    <w:p w14:paraId="02D89BE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66" w:author="Author">
            <w:rPr>
              <w:rFonts w:ascii="Consolas" w:hAnsi="Consolas"/>
              <w:b/>
              <w:color w:val="000000"/>
              <w:sz w:val="16"/>
              <w:highlight w:val="white"/>
            </w:rPr>
          </w:rPrChange>
        </w:rPr>
        <w:pPrChange w:id="3867" w:author="Author">
          <w:pPr>
            <w:autoSpaceDE w:val="0"/>
            <w:autoSpaceDN w:val="0"/>
            <w:adjustRightInd w:val="0"/>
            <w:spacing w:after="0" w:line="240" w:lineRule="auto"/>
          </w:pPr>
        </w:pPrChange>
      </w:pPr>
      <w:r w:rsidRPr="004D3835">
        <w:rPr>
          <w:rFonts w:ascii="Consolas" w:hAnsi="Consolas"/>
          <w:b/>
          <w:color w:val="000000"/>
          <w:sz w:val="16"/>
          <w:rPrChange w:id="3868" w:author="Author">
            <w:rPr>
              <w:rFonts w:ascii="Consolas" w:hAnsi="Consolas"/>
              <w:b/>
              <w:color w:val="000000"/>
              <w:sz w:val="16"/>
              <w:highlight w:val="white"/>
            </w:rPr>
          </w:rPrChange>
        </w:rPr>
        <w:tab/>
      </w:r>
      <w:r w:rsidRPr="004D3835">
        <w:rPr>
          <w:rFonts w:ascii="Consolas" w:hAnsi="Consolas"/>
          <w:b/>
          <w:color w:val="000000"/>
          <w:sz w:val="16"/>
          <w:rPrChange w:id="3869" w:author="Author">
            <w:rPr>
              <w:rFonts w:ascii="Consolas" w:hAnsi="Consolas"/>
              <w:b/>
              <w:color w:val="000000"/>
              <w:sz w:val="16"/>
              <w:highlight w:val="white"/>
            </w:rPr>
          </w:rPrChange>
        </w:rPr>
        <w:tab/>
      </w:r>
      <w:r w:rsidRPr="004D3835">
        <w:rPr>
          <w:rFonts w:ascii="Consolas" w:hAnsi="Consolas"/>
          <w:b/>
          <w:color w:val="000000"/>
          <w:sz w:val="16"/>
          <w:rPrChange w:id="3870" w:author="Author">
            <w:rPr>
              <w:rFonts w:ascii="Consolas" w:hAnsi="Consolas"/>
              <w:color w:val="0000FF"/>
              <w:sz w:val="16"/>
              <w:highlight w:val="white"/>
            </w:rPr>
          </w:rPrChange>
        </w:rPr>
        <w:t>&lt;xs:restriction</w:t>
      </w:r>
      <w:r w:rsidRPr="004D3835">
        <w:rPr>
          <w:rFonts w:ascii="Consolas" w:hAnsi="Consolas"/>
          <w:b/>
          <w:color w:val="000000"/>
          <w:sz w:val="16"/>
          <w:rPrChange w:id="3871" w:author="Author">
            <w:rPr>
              <w:rFonts w:ascii="Consolas" w:hAnsi="Consolas"/>
              <w:color w:val="000000"/>
              <w:sz w:val="16"/>
              <w:highlight w:val="white"/>
            </w:rPr>
          </w:rPrChange>
        </w:rPr>
        <w:t xml:space="preserve"> </w:t>
      </w:r>
      <w:r w:rsidRPr="004D3835">
        <w:rPr>
          <w:rFonts w:ascii="Consolas" w:hAnsi="Consolas"/>
          <w:b/>
          <w:color w:val="000000"/>
          <w:sz w:val="16"/>
          <w:rPrChange w:id="3872" w:author="Author">
            <w:rPr>
              <w:rFonts w:ascii="Consolas" w:hAnsi="Consolas"/>
              <w:color w:val="FF0000"/>
              <w:sz w:val="16"/>
              <w:highlight w:val="white"/>
            </w:rPr>
          </w:rPrChange>
        </w:rPr>
        <w:t>base</w:t>
      </w:r>
      <w:r w:rsidRPr="004D3835">
        <w:rPr>
          <w:rFonts w:ascii="Consolas" w:hAnsi="Consolas"/>
          <w:b/>
          <w:color w:val="000000"/>
          <w:sz w:val="16"/>
          <w:rPrChange w:id="3873" w:author="Author">
            <w:rPr>
              <w:rFonts w:ascii="Consolas" w:hAnsi="Consolas"/>
              <w:color w:val="000000"/>
              <w:sz w:val="16"/>
              <w:highlight w:val="white"/>
            </w:rPr>
          </w:rPrChange>
        </w:rPr>
        <w:t>=</w:t>
      </w:r>
      <w:r w:rsidRPr="004D3835">
        <w:rPr>
          <w:rFonts w:ascii="Consolas" w:hAnsi="Consolas"/>
          <w:b/>
          <w:color w:val="000000"/>
          <w:sz w:val="16"/>
          <w:rPrChange w:id="3874" w:author="Author">
            <w:rPr>
              <w:rFonts w:ascii="Consolas" w:hAnsi="Consolas"/>
              <w:b/>
              <w:color w:val="8000FF"/>
              <w:sz w:val="16"/>
              <w:highlight w:val="white"/>
            </w:rPr>
          </w:rPrChange>
        </w:rPr>
        <w:t>"xs:string"</w:t>
      </w:r>
      <w:r w:rsidRPr="004D3835">
        <w:rPr>
          <w:rFonts w:ascii="Consolas" w:hAnsi="Consolas"/>
          <w:b/>
          <w:color w:val="000000"/>
          <w:sz w:val="16"/>
          <w:rPrChange w:id="3875" w:author="Author">
            <w:rPr>
              <w:rFonts w:ascii="Consolas" w:hAnsi="Consolas"/>
              <w:color w:val="0000FF"/>
              <w:sz w:val="16"/>
              <w:highlight w:val="white"/>
            </w:rPr>
          </w:rPrChange>
        </w:rPr>
        <w:t>&gt;</w:t>
      </w:r>
    </w:p>
    <w:p w14:paraId="4AE13BC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76" w:author="Author">
            <w:rPr>
              <w:rFonts w:ascii="Consolas" w:hAnsi="Consolas"/>
              <w:b/>
              <w:color w:val="000000"/>
              <w:sz w:val="16"/>
              <w:highlight w:val="white"/>
            </w:rPr>
          </w:rPrChange>
        </w:rPr>
        <w:pPrChange w:id="3877" w:author="Author">
          <w:pPr>
            <w:autoSpaceDE w:val="0"/>
            <w:autoSpaceDN w:val="0"/>
            <w:adjustRightInd w:val="0"/>
            <w:spacing w:after="0" w:line="240" w:lineRule="auto"/>
          </w:pPr>
        </w:pPrChange>
      </w:pPr>
      <w:r w:rsidRPr="004D3835">
        <w:rPr>
          <w:rFonts w:ascii="Consolas" w:hAnsi="Consolas"/>
          <w:b/>
          <w:color w:val="000000"/>
          <w:sz w:val="16"/>
          <w:rPrChange w:id="3878" w:author="Author">
            <w:rPr>
              <w:rFonts w:ascii="Consolas" w:hAnsi="Consolas"/>
              <w:b/>
              <w:color w:val="000000"/>
              <w:sz w:val="16"/>
              <w:highlight w:val="white"/>
            </w:rPr>
          </w:rPrChange>
        </w:rPr>
        <w:tab/>
      </w:r>
      <w:r w:rsidRPr="004D3835">
        <w:rPr>
          <w:rFonts w:ascii="Consolas" w:hAnsi="Consolas"/>
          <w:b/>
          <w:color w:val="000000"/>
          <w:sz w:val="16"/>
          <w:rPrChange w:id="3879" w:author="Author">
            <w:rPr>
              <w:rFonts w:ascii="Consolas" w:hAnsi="Consolas"/>
              <w:b/>
              <w:color w:val="000000"/>
              <w:sz w:val="16"/>
              <w:highlight w:val="white"/>
            </w:rPr>
          </w:rPrChange>
        </w:rPr>
        <w:tab/>
      </w:r>
      <w:r w:rsidRPr="004D3835">
        <w:rPr>
          <w:rFonts w:ascii="Consolas" w:hAnsi="Consolas"/>
          <w:b/>
          <w:color w:val="000000"/>
          <w:sz w:val="16"/>
          <w:rPrChange w:id="3880" w:author="Author">
            <w:rPr>
              <w:rFonts w:ascii="Consolas" w:hAnsi="Consolas"/>
              <w:b/>
              <w:color w:val="000000"/>
              <w:sz w:val="16"/>
              <w:highlight w:val="white"/>
            </w:rPr>
          </w:rPrChange>
        </w:rPr>
        <w:tab/>
      </w:r>
      <w:r w:rsidRPr="004D3835">
        <w:rPr>
          <w:rFonts w:ascii="Consolas" w:hAnsi="Consolas"/>
          <w:b/>
          <w:color w:val="000000"/>
          <w:sz w:val="16"/>
          <w:rPrChange w:id="3881" w:author="Author">
            <w:rPr>
              <w:rFonts w:ascii="Consolas" w:hAnsi="Consolas"/>
              <w:color w:val="0000FF"/>
              <w:sz w:val="16"/>
              <w:highlight w:val="white"/>
            </w:rPr>
          </w:rPrChange>
        </w:rPr>
        <w:t>&lt;xs:enumeration</w:t>
      </w:r>
      <w:r w:rsidRPr="004D3835">
        <w:rPr>
          <w:rFonts w:ascii="Consolas" w:hAnsi="Consolas"/>
          <w:b/>
          <w:color w:val="000000"/>
          <w:sz w:val="16"/>
          <w:rPrChange w:id="3882" w:author="Author">
            <w:rPr>
              <w:rFonts w:ascii="Consolas" w:hAnsi="Consolas"/>
              <w:color w:val="000000"/>
              <w:sz w:val="16"/>
              <w:highlight w:val="white"/>
            </w:rPr>
          </w:rPrChange>
        </w:rPr>
        <w:t xml:space="preserve"> </w:t>
      </w:r>
      <w:r w:rsidRPr="004D3835">
        <w:rPr>
          <w:rFonts w:ascii="Consolas" w:hAnsi="Consolas"/>
          <w:b/>
          <w:color w:val="000000"/>
          <w:sz w:val="16"/>
          <w:rPrChange w:id="3883" w:author="Author">
            <w:rPr>
              <w:rFonts w:ascii="Consolas" w:hAnsi="Consolas"/>
              <w:color w:val="FF0000"/>
              <w:sz w:val="16"/>
              <w:highlight w:val="white"/>
            </w:rPr>
          </w:rPrChange>
        </w:rPr>
        <w:t>value</w:t>
      </w:r>
      <w:r w:rsidRPr="004D3835">
        <w:rPr>
          <w:rFonts w:ascii="Consolas" w:hAnsi="Consolas"/>
          <w:b/>
          <w:color w:val="000000"/>
          <w:sz w:val="16"/>
          <w:rPrChange w:id="3884" w:author="Author">
            <w:rPr>
              <w:rFonts w:ascii="Consolas" w:hAnsi="Consolas"/>
              <w:color w:val="000000"/>
              <w:sz w:val="16"/>
              <w:highlight w:val="white"/>
            </w:rPr>
          </w:rPrChange>
        </w:rPr>
        <w:t>=</w:t>
      </w:r>
      <w:r w:rsidRPr="004D3835">
        <w:rPr>
          <w:rFonts w:ascii="Consolas" w:hAnsi="Consolas"/>
          <w:b/>
          <w:color w:val="000000"/>
          <w:sz w:val="16"/>
          <w:rPrChange w:id="3885" w:author="Author">
            <w:rPr>
              <w:rFonts w:ascii="Consolas" w:hAnsi="Consolas"/>
              <w:b/>
              <w:color w:val="8000FF"/>
              <w:sz w:val="16"/>
              <w:highlight w:val="white"/>
            </w:rPr>
          </w:rPrChange>
        </w:rPr>
        <w:t>"clamp"</w:t>
      </w:r>
      <w:r w:rsidRPr="004D3835">
        <w:rPr>
          <w:rFonts w:ascii="Consolas" w:hAnsi="Consolas"/>
          <w:b/>
          <w:color w:val="000000"/>
          <w:sz w:val="16"/>
          <w:rPrChange w:id="3886" w:author="Author">
            <w:rPr>
              <w:rFonts w:ascii="Consolas" w:hAnsi="Consolas"/>
              <w:color w:val="0000FF"/>
              <w:sz w:val="16"/>
              <w:highlight w:val="white"/>
            </w:rPr>
          </w:rPrChange>
        </w:rPr>
        <w:t>/&gt;</w:t>
      </w:r>
    </w:p>
    <w:p w14:paraId="3DBEA20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87" w:author="Author">
            <w:rPr>
              <w:rFonts w:ascii="Consolas" w:hAnsi="Consolas"/>
              <w:b/>
              <w:color w:val="000000"/>
              <w:sz w:val="16"/>
              <w:highlight w:val="white"/>
            </w:rPr>
          </w:rPrChange>
        </w:rPr>
        <w:pPrChange w:id="3888" w:author="Author">
          <w:pPr>
            <w:autoSpaceDE w:val="0"/>
            <w:autoSpaceDN w:val="0"/>
            <w:adjustRightInd w:val="0"/>
            <w:spacing w:after="0" w:line="240" w:lineRule="auto"/>
          </w:pPr>
        </w:pPrChange>
      </w:pPr>
      <w:r w:rsidRPr="004D3835">
        <w:rPr>
          <w:rFonts w:ascii="Consolas" w:hAnsi="Consolas"/>
          <w:b/>
          <w:color w:val="000000"/>
          <w:sz w:val="16"/>
          <w:rPrChange w:id="3889" w:author="Author">
            <w:rPr>
              <w:rFonts w:ascii="Consolas" w:hAnsi="Consolas"/>
              <w:b/>
              <w:color w:val="000000"/>
              <w:sz w:val="16"/>
              <w:highlight w:val="white"/>
            </w:rPr>
          </w:rPrChange>
        </w:rPr>
        <w:tab/>
      </w:r>
      <w:r w:rsidRPr="004D3835">
        <w:rPr>
          <w:rFonts w:ascii="Consolas" w:hAnsi="Consolas"/>
          <w:b/>
          <w:color w:val="000000"/>
          <w:sz w:val="16"/>
          <w:rPrChange w:id="3890" w:author="Author">
            <w:rPr>
              <w:rFonts w:ascii="Consolas" w:hAnsi="Consolas"/>
              <w:b/>
              <w:color w:val="000000"/>
              <w:sz w:val="16"/>
              <w:highlight w:val="white"/>
            </w:rPr>
          </w:rPrChange>
        </w:rPr>
        <w:tab/>
      </w:r>
      <w:r w:rsidRPr="004D3835">
        <w:rPr>
          <w:rFonts w:ascii="Consolas" w:hAnsi="Consolas"/>
          <w:b/>
          <w:color w:val="000000"/>
          <w:sz w:val="16"/>
          <w:rPrChange w:id="3891" w:author="Author">
            <w:rPr>
              <w:rFonts w:ascii="Consolas" w:hAnsi="Consolas"/>
              <w:b/>
              <w:color w:val="000000"/>
              <w:sz w:val="16"/>
              <w:highlight w:val="white"/>
            </w:rPr>
          </w:rPrChange>
        </w:rPr>
        <w:tab/>
      </w:r>
      <w:r w:rsidRPr="004D3835">
        <w:rPr>
          <w:rFonts w:ascii="Consolas" w:hAnsi="Consolas"/>
          <w:b/>
          <w:color w:val="000000"/>
          <w:sz w:val="16"/>
          <w:rPrChange w:id="3892" w:author="Author">
            <w:rPr>
              <w:rFonts w:ascii="Consolas" w:hAnsi="Consolas"/>
              <w:color w:val="0000FF"/>
              <w:sz w:val="16"/>
              <w:highlight w:val="white"/>
            </w:rPr>
          </w:rPrChange>
        </w:rPr>
        <w:t>&lt;xs:enumeration</w:t>
      </w:r>
      <w:r w:rsidRPr="004D3835">
        <w:rPr>
          <w:rFonts w:ascii="Consolas" w:hAnsi="Consolas"/>
          <w:b/>
          <w:color w:val="000000"/>
          <w:sz w:val="16"/>
          <w:rPrChange w:id="3893" w:author="Author">
            <w:rPr>
              <w:rFonts w:ascii="Consolas" w:hAnsi="Consolas"/>
              <w:color w:val="000000"/>
              <w:sz w:val="16"/>
              <w:highlight w:val="white"/>
            </w:rPr>
          </w:rPrChange>
        </w:rPr>
        <w:t xml:space="preserve"> </w:t>
      </w:r>
      <w:r w:rsidRPr="004D3835">
        <w:rPr>
          <w:rFonts w:ascii="Consolas" w:hAnsi="Consolas"/>
          <w:b/>
          <w:color w:val="000000"/>
          <w:sz w:val="16"/>
          <w:rPrChange w:id="3894" w:author="Author">
            <w:rPr>
              <w:rFonts w:ascii="Consolas" w:hAnsi="Consolas"/>
              <w:color w:val="FF0000"/>
              <w:sz w:val="16"/>
              <w:highlight w:val="white"/>
            </w:rPr>
          </w:rPrChange>
        </w:rPr>
        <w:t>value</w:t>
      </w:r>
      <w:r w:rsidRPr="004D3835">
        <w:rPr>
          <w:rFonts w:ascii="Consolas" w:hAnsi="Consolas"/>
          <w:b/>
          <w:color w:val="000000"/>
          <w:sz w:val="16"/>
          <w:rPrChange w:id="3895" w:author="Author">
            <w:rPr>
              <w:rFonts w:ascii="Consolas" w:hAnsi="Consolas"/>
              <w:color w:val="000000"/>
              <w:sz w:val="16"/>
              <w:highlight w:val="white"/>
            </w:rPr>
          </w:rPrChange>
        </w:rPr>
        <w:t>=</w:t>
      </w:r>
      <w:r w:rsidRPr="004D3835">
        <w:rPr>
          <w:rFonts w:ascii="Consolas" w:hAnsi="Consolas"/>
          <w:b/>
          <w:color w:val="000000"/>
          <w:sz w:val="16"/>
          <w:rPrChange w:id="3896" w:author="Author">
            <w:rPr>
              <w:rFonts w:ascii="Consolas" w:hAnsi="Consolas"/>
              <w:b/>
              <w:color w:val="8000FF"/>
              <w:sz w:val="16"/>
              <w:highlight w:val="white"/>
            </w:rPr>
          </w:rPrChange>
        </w:rPr>
        <w:t>"wrap"</w:t>
      </w:r>
      <w:r w:rsidRPr="004D3835">
        <w:rPr>
          <w:rFonts w:ascii="Consolas" w:hAnsi="Consolas"/>
          <w:b/>
          <w:color w:val="000000"/>
          <w:sz w:val="16"/>
          <w:rPrChange w:id="3897" w:author="Author">
            <w:rPr>
              <w:rFonts w:ascii="Consolas" w:hAnsi="Consolas"/>
              <w:color w:val="0000FF"/>
              <w:sz w:val="16"/>
              <w:highlight w:val="white"/>
            </w:rPr>
          </w:rPrChange>
        </w:rPr>
        <w:t>/&gt;</w:t>
      </w:r>
    </w:p>
    <w:p w14:paraId="555BA10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98" w:author="Author">
            <w:rPr>
              <w:rFonts w:ascii="Consolas" w:hAnsi="Consolas"/>
              <w:b/>
              <w:color w:val="000000"/>
              <w:sz w:val="16"/>
              <w:highlight w:val="white"/>
            </w:rPr>
          </w:rPrChange>
        </w:rPr>
        <w:pPrChange w:id="3899" w:author="Author">
          <w:pPr>
            <w:autoSpaceDE w:val="0"/>
            <w:autoSpaceDN w:val="0"/>
            <w:adjustRightInd w:val="0"/>
            <w:spacing w:after="0" w:line="240" w:lineRule="auto"/>
          </w:pPr>
        </w:pPrChange>
      </w:pPr>
      <w:r w:rsidRPr="004D3835">
        <w:rPr>
          <w:rFonts w:ascii="Consolas" w:hAnsi="Consolas"/>
          <w:b/>
          <w:color w:val="000000"/>
          <w:sz w:val="16"/>
          <w:rPrChange w:id="3900" w:author="Author">
            <w:rPr>
              <w:rFonts w:ascii="Consolas" w:hAnsi="Consolas"/>
              <w:b/>
              <w:color w:val="000000"/>
              <w:sz w:val="16"/>
              <w:highlight w:val="white"/>
            </w:rPr>
          </w:rPrChange>
        </w:rPr>
        <w:tab/>
      </w:r>
      <w:r w:rsidRPr="004D3835">
        <w:rPr>
          <w:rFonts w:ascii="Consolas" w:hAnsi="Consolas"/>
          <w:b/>
          <w:color w:val="000000"/>
          <w:sz w:val="16"/>
          <w:rPrChange w:id="3901" w:author="Author">
            <w:rPr>
              <w:rFonts w:ascii="Consolas" w:hAnsi="Consolas"/>
              <w:b/>
              <w:color w:val="000000"/>
              <w:sz w:val="16"/>
              <w:highlight w:val="white"/>
            </w:rPr>
          </w:rPrChange>
        </w:rPr>
        <w:tab/>
      </w:r>
      <w:r w:rsidRPr="004D3835">
        <w:rPr>
          <w:rFonts w:ascii="Consolas" w:hAnsi="Consolas"/>
          <w:b/>
          <w:color w:val="000000"/>
          <w:sz w:val="16"/>
          <w:rPrChange w:id="3902" w:author="Author">
            <w:rPr>
              <w:rFonts w:ascii="Consolas" w:hAnsi="Consolas"/>
              <w:b/>
              <w:color w:val="000000"/>
              <w:sz w:val="16"/>
              <w:highlight w:val="white"/>
            </w:rPr>
          </w:rPrChange>
        </w:rPr>
        <w:tab/>
      </w:r>
      <w:r w:rsidRPr="004D3835">
        <w:rPr>
          <w:rFonts w:ascii="Consolas" w:hAnsi="Consolas"/>
          <w:b/>
          <w:color w:val="000000"/>
          <w:sz w:val="16"/>
          <w:rPrChange w:id="3903" w:author="Author">
            <w:rPr>
              <w:rFonts w:ascii="Consolas" w:hAnsi="Consolas"/>
              <w:color w:val="0000FF"/>
              <w:sz w:val="16"/>
              <w:highlight w:val="white"/>
            </w:rPr>
          </w:rPrChange>
        </w:rPr>
        <w:t>&lt;xs:enumeration</w:t>
      </w:r>
      <w:r w:rsidRPr="004D3835">
        <w:rPr>
          <w:rFonts w:ascii="Consolas" w:hAnsi="Consolas"/>
          <w:b/>
          <w:color w:val="000000"/>
          <w:sz w:val="16"/>
          <w:rPrChange w:id="3904" w:author="Author">
            <w:rPr>
              <w:rFonts w:ascii="Consolas" w:hAnsi="Consolas"/>
              <w:color w:val="000000"/>
              <w:sz w:val="16"/>
              <w:highlight w:val="white"/>
            </w:rPr>
          </w:rPrChange>
        </w:rPr>
        <w:t xml:space="preserve"> </w:t>
      </w:r>
      <w:r w:rsidRPr="004D3835">
        <w:rPr>
          <w:rFonts w:ascii="Consolas" w:hAnsi="Consolas"/>
          <w:b/>
          <w:color w:val="000000"/>
          <w:sz w:val="16"/>
          <w:rPrChange w:id="3905" w:author="Author">
            <w:rPr>
              <w:rFonts w:ascii="Consolas" w:hAnsi="Consolas"/>
              <w:color w:val="FF0000"/>
              <w:sz w:val="16"/>
              <w:highlight w:val="white"/>
            </w:rPr>
          </w:rPrChange>
        </w:rPr>
        <w:t>value</w:t>
      </w:r>
      <w:r w:rsidRPr="004D3835">
        <w:rPr>
          <w:rFonts w:ascii="Consolas" w:hAnsi="Consolas"/>
          <w:b/>
          <w:color w:val="000000"/>
          <w:sz w:val="16"/>
          <w:rPrChange w:id="3906" w:author="Author">
            <w:rPr>
              <w:rFonts w:ascii="Consolas" w:hAnsi="Consolas"/>
              <w:color w:val="000000"/>
              <w:sz w:val="16"/>
              <w:highlight w:val="white"/>
            </w:rPr>
          </w:rPrChange>
        </w:rPr>
        <w:t>=</w:t>
      </w:r>
      <w:r w:rsidRPr="004D3835">
        <w:rPr>
          <w:rFonts w:ascii="Consolas" w:hAnsi="Consolas"/>
          <w:b/>
          <w:color w:val="000000"/>
          <w:sz w:val="16"/>
          <w:rPrChange w:id="3907" w:author="Author">
            <w:rPr>
              <w:rFonts w:ascii="Consolas" w:hAnsi="Consolas"/>
              <w:b/>
              <w:color w:val="8000FF"/>
              <w:sz w:val="16"/>
              <w:highlight w:val="white"/>
            </w:rPr>
          </w:rPrChange>
        </w:rPr>
        <w:t>"mirror"</w:t>
      </w:r>
      <w:r w:rsidRPr="004D3835">
        <w:rPr>
          <w:rFonts w:ascii="Consolas" w:hAnsi="Consolas"/>
          <w:b/>
          <w:color w:val="000000"/>
          <w:sz w:val="16"/>
          <w:rPrChange w:id="3908" w:author="Author">
            <w:rPr>
              <w:rFonts w:ascii="Consolas" w:hAnsi="Consolas"/>
              <w:color w:val="0000FF"/>
              <w:sz w:val="16"/>
              <w:highlight w:val="white"/>
            </w:rPr>
          </w:rPrChange>
        </w:rPr>
        <w:t>/&gt;</w:t>
      </w:r>
    </w:p>
    <w:p w14:paraId="373CFD8E" w14:textId="21D57112"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909" w:author="Author"/>
          <w:rFonts w:ascii="Consolas" w:eastAsiaTheme="minorHAnsi" w:hAnsi="Consolas" w:cs="Arial"/>
          <w:b/>
          <w:bCs/>
          <w:color w:val="000000"/>
          <w:sz w:val="16"/>
          <w:szCs w:val="16"/>
        </w:rPr>
      </w:pPr>
      <w:del w:id="3910"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del>
      <w:ins w:id="3911" w:author="Author">
        <w:r w:rsidR="005C7F06" w:rsidRPr="005C7F06">
          <w:rPr>
            <w:rFonts w:ascii="Consolas" w:eastAsiaTheme="minorHAnsi" w:hAnsi="Consolas" w:cs="Arial"/>
            <w:b/>
            <w:bCs/>
            <w:color w:val="000000"/>
            <w:sz w:val="16"/>
            <w:szCs w:val="16"/>
          </w:rPr>
          <w:t xml:space="preserve">      &lt;xs:enumeration value="none"/&gt;</w:t>
        </w:r>
      </w:ins>
    </w:p>
    <w:p w14:paraId="39D8080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12" w:author="Author">
            <w:rPr>
              <w:rFonts w:ascii="Consolas" w:hAnsi="Consolas"/>
              <w:b/>
              <w:color w:val="000000"/>
              <w:sz w:val="16"/>
              <w:highlight w:val="white"/>
            </w:rPr>
          </w:rPrChange>
        </w:rPr>
        <w:pPrChange w:id="3913" w:author="Author">
          <w:pPr>
            <w:autoSpaceDE w:val="0"/>
            <w:autoSpaceDN w:val="0"/>
            <w:adjustRightInd w:val="0"/>
            <w:spacing w:after="0" w:line="240" w:lineRule="auto"/>
          </w:pPr>
        </w:pPrChange>
      </w:pPr>
      <w:ins w:id="3914"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3915" w:author="Author">
            <w:rPr>
              <w:rFonts w:ascii="Consolas" w:hAnsi="Consolas"/>
              <w:color w:val="0000FF"/>
              <w:sz w:val="16"/>
              <w:highlight w:val="white"/>
            </w:rPr>
          </w:rPrChange>
        </w:rPr>
        <w:t>&lt;/xs:restriction&gt;</w:t>
      </w:r>
    </w:p>
    <w:p w14:paraId="2FB8CD69"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16" w:author="Author">
            <w:rPr>
              <w:rFonts w:ascii="Consolas" w:hAnsi="Consolas"/>
              <w:b/>
              <w:color w:val="000000"/>
              <w:sz w:val="16"/>
              <w:highlight w:val="white"/>
            </w:rPr>
          </w:rPrChange>
        </w:rPr>
        <w:pPrChange w:id="3917" w:author="Author">
          <w:pPr>
            <w:autoSpaceDE w:val="0"/>
            <w:autoSpaceDN w:val="0"/>
            <w:adjustRightInd w:val="0"/>
            <w:spacing w:after="0" w:line="240" w:lineRule="auto"/>
          </w:pPr>
        </w:pPrChange>
      </w:pPr>
      <w:r w:rsidRPr="004D3835">
        <w:rPr>
          <w:rFonts w:ascii="Consolas" w:hAnsi="Consolas"/>
          <w:b/>
          <w:color w:val="000000"/>
          <w:sz w:val="16"/>
          <w:rPrChange w:id="3918" w:author="Author">
            <w:rPr>
              <w:rFonts w:ascii="Consolas" w:hAnsi="Consolas"/>
              <w:b/>
              <w:color w:val="000000"/>
              <w:sz w:val="16"/>
              <w:highlight w:val="white"/>
            </w:rPr>
          </w:rPrChange>
        </w:rPr>
        <w:tab/>
      </w:r>
      <w:r w:rsidRPr="004D3835">
        <w:rPr>
          <w:rFonts w:ascii="Consolas" w:hAnsi="Consolas"/>
          <w:b/>
          <w:color w:val="000000"/>
          <w:sz w:val="16"/>
          <w:rPrChange w:id="3919" w:author="Author">
            <w:rPr>
              <w:rFonts w:ascii="Consolas" w:hAnsi="Consolas"/>
              <w:color w:val="0000FF"/>
              <w:sz w:val="16"/>
              <w:highlight w:val="white"/>
            </w:rPr>
          </w:rPrChange>
        </w:rPr>
        <w:t>&lt;/xs:simpleType&gt;</w:t>
      </w:r>
    </w:p>
    <w:p w14:paraId="5FACF8F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20" w:author="Author">
            <w:rPr>
              <w:rFonts w:ascii="Consolas" w:hAnsi="Consolas"/>
              <w:b/>
              <w:color w:val="000000"/>
              <w:sz w:val="16"/>
              <w:highlight w:val="white"/>
            </w:rPr>
          </w:rPrChange>
        </w:rPr>
        <w:pPrChange w:id="3921" w:author="Author">
          <w:pPr>
            <w:autoSpaceDE w:val="0"/>
            <w:autoSpaceDN w:val="0"/>
            <w:adjustRightInd w:val="0"/>
            <w:spacing w:after="0" w:line="240" w:lineRule="auto"/>
          </w:pPr>
        </w:pPrChange>
      </w:pPr>
      <w:r w:rsidRPr="004D3835">
        <w:rPr>
          <w:rFonts w:ascii="Consolas" w:hAnsi="Consolas"/>
          <w:b/>
          <w:color w:val="000000"/>
          <w:sz w:val="16"/>
          <w:rPrChange w:id="3922" w:author="Author">
            <w:rPr>
              <w:rFonts w:ascii="Consolas" w:hAnsi="Consolas"/>
              <w:b/>
              <w:color w:val="000000"/>
              <w:sz w:val="16"/>
              <w:highlight w:val="white"/>
            </w:rPr>
          </w:rPrChange>
        </w:rPr>
        <w:tab/>
      </w:r>
      <w:r w:rsidRPr="004D3835">
        <w:rPr>
          <w:rFonts w:ascii="Consolas" w:hAnsi="Consolas"/>
          <w:b/>
          <w:color w:val="000000"/>
          <w:sz w:val="16"/>
          <w:rPrChange w:id="3923" w:author="Author">
            <w:rPr>
              <w:rFonts w:ascii="Consolas" w:hAnsi="Consolas"/>
              <w:color w:val="0000FF"/>
              <w:sz w:val="16"/>
              <w:highlight w:val="white"/>
            </w:rPr>
          </w:rPrChange>
        </w:rPr>
        <w:t>&lt;xs:simpleType</w:t>
      </w:r>
      <w:r w:rsidRPr="004D3835">
        <w:rPr>
          <w:rFonts w:ascii="Consolas" w:hAnsi="Consolas"/>
          <w:b/>
          <w:color w:val="000000"/>
          <w:sz w:val="16"/>
          <w:rPrChange w:id="3924" w:author="Author">
            <w:rPr>
              <w:rFonts w:ascii="Consolas" w:hAnsi="Consolas"/>
              <w:color w:val="000000"/>
              <w:sz w:val="16"/>
              <w:highlight w:val="white"/>
            </w:rPr>
          </w:rPrChange>
        </w:rPr>
        <w:t xml:space="preserve"> </w:t>
      </w:r>
      <w:r w:rsidRPr="004D3835">
        <w:rPr>
          <w:rFonts w:ascii="Consolas" w:hAnsi="Consolas"/>
          <w:b/>
          <w:color w:val="000000"/>
          <w:sz w:val="16"/>
          <w:rPrChange w:id="3925" w:author="Author">
            <w:rPr>
              <w:rFonts w:ascii="Consolas" w:hAnsi="Consolas"/>
              <w:color w:val="FF0000"/>
              <w:sz w:val="16"/>
              <w:highlight w:val="white"/>
            </w:rPr>
          </w:rPrChange>
        </w:rPr>
        <w:t>name</w:t>
      </w:r>
      <w:r w:rsidRPr="004D3835">
        <w:rPr>
          <w:rFonts w:ascii="Consolas" w:hAnsi="Consolas"/>
          <w:b/>
          <w:color w:val="000000"/>
          <w:sz w:val="16"/>
          <w:rPrChange w:id="3926" w:author="Author">
            <w:rPr>
              <w:rFonts w:ascii="Consolas" w:hAnsi="Consolas"/>
              <w:color w:val="000000"/>
              <w:sz w:val="16"/>
              <w:highlight w:val="white"/>
            </w:rPr>
          </w:rPrChange>
        </w:rPr>
        <w:t>=</w:t>
      </w:r>
      <w:r w:rsidRPr="004D3835">
        <w:rPr>
          <w:rFonts w:ascii="Consolas" w:hAnsi="Consolas"/>
          <w:b/>
          <w:color w:val="000000"/>
          <w:sz w:val="16"/>
          <w:rPrChange w:id="3927" w:author="Author">
            <w:rPr>
              <w:rFonts w:ascii="Consolas" w:hAnsi="Consolas"/>
              <w:b/>
              <w:color w:val="8000FF"/>
              <w:sz w:val="16"/>
              <w:highlight w:val="white"/>
            </w:rPr>
          </w:rPrChange>
        </w:rPr>
        <w:t>"ST_Filter"</w:t>
      </w:r>
      <w:r w:rsidRPr="004D3835">
        <w:rPr>
          <w:rFonts w:ascii="Consolas" w:hAnsi="Consolas"/>
          <w:b/>
          <w:color w:val="000000"/>
          <w:sz w:val="16"/>
          <w:rPrChange w:id="3928" w:author="Author">
            <w:rPr>
              <w:rFonts w:ascii="Consolas" w:hAnsi="Consolas"/>
              <w:color w:val="0000FF"/>
              <w:sz w:val="16"/>
              <w:highlight w:val="white"/>
            </w:rPr>
          </w:rPrChange>
        </w:rPr>
        <w:t>&gt;</w:t>
      </w:r>
    </w:p>
    <w:p w14:paraId="09D7913F"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29" w:author="Author">
            <w:rPr>
              <w:rFonts w:ascii="Consolas" w:hAnsi="Consolas"/>
              <w:b/>
              <w:color w:val="000000"/>
              <w:sz w:val="16"/>
              <w:highlight w:val="white"/>
            </w:rPr>
          </w:rPrChange>
        </w:rPr>
        <w:pPrChange w:id="3930" w:author="Author">
          <w:pPr>
            <w:autoSpaceDE w:val="0"/>
            <w:autoSpaceDN w:val="0"/>
            <w:adjustRightInd w:val="0"/>
            <w:spacing w:after="0" w:line="240" w:lineRule="auto"/>
          </w:pPr>
        </w:pPrChange>
      </w:pPr>
      <w:r w:rsidRPr="004D3835">
        <w:rPr>
          <w:rFonts w:ascii="Consolas" w:hAnsi="Consolas"/>
          <w:b/>
          <w:color w:val="000000"/>
          <w:sz w:val="16"/>
          <w:rPrChange w:id="3931" w:author="Author">
            <w:rPr>
              <w:rFonts w:ascii="Consolas" w:hAnsi="Consolas"/>
              <w:b/>
              <w:color w:val="000000"/>
              <w:sz w:val="16"/>
              <w:highlight w:val="white"/>
            </w:rPr>
          </w:rPrChange>
        </w:rPr>
        <w:tab/>
      </w:r>
      <w:r w:rsidRPr="004D3835">
        <w:rPr>
          <w:rFonts w:ascii="Consolas" w:hAnsi="Consolas"/>
          <w:b/>
          <w:color w:val="000000"/>
          <w:sz w:val="16"/>
          <w:rPrChange w:id="3932" w:author="Author">
            <w:rPr>
              <w:rFonts w:ascii="Consolas" w:hAnsi="Consolas"/>
              <w:b/>
              <w:color w:val="000000"/>
              <w:sz w:val="16"/>
              <w:highlight w:val="white"/>
            </w:rPr>
          </w:rPrChange>
        </w:rPr>
        <w:tab/>
      </w:r>
      <w:r w:rsidRPr="004D3835">
        <w:rPr>
          <w:rFonts w:ascii="Consolas" w:hAnsi="Consolas"/>
          <w:b/>
          <w:color w:val="000000"/>
          <w:sz w:val="16"/>
          <w:rPrChange w:id="3933" w:author="Author">
            <w:rPr>
              <w:rFonts w:ascii="Consolas" w:hAnsi="Consolas"/>
              <w:color w:val="0000FF"/>
              <w:sz w:val="16"/>
              <w:highlight w:val="white"/>
            </w:rPr>
          </w:rPrChange>
        </w:rPr>
        <w:t>&lt;xs:restriction</w:t>
      </w:r>
      <w:r w:rsidRPr="004D3835">
        <w:rPr>
          <w:rFonts w:ascii="Consolas" w:hAnsi="Consolas"/>
          <w:b/>
          <w:color w:val="000000"/>
          <w:sz w:val="16"/>
          <w:rPrChange w:id="3934" w:author="Author">
            <w:rPr>
              <w:rFonts w:ascii="Consolas" w:hAnsi="Consolas"/>
              <w:color w:val="000000"/>
              <w:sz w:val="16"/>
              <w:highlight w:val="white"/>
            </w:rPr>
          </w:rPrChange>
        </w:rPr>
        <w:t xml:space="preserve"> </w:t>
      </w:r>
      <w:r w:rsidRPr="004D3835">
        <w:rPr>
          <w:rFonts w:ascii="Consolas" w:hAnsi="Consolas"/>
          <w:b/>
          <w:color w:val="000000"/>
          <w:sz w:val="16"/>
          <w:rPrChange w:id="3935" w:author="Author">
            <w:rPr>
              <w:rFonts w:ascii="Consolas" w:hAnsi="Consolas"/>
              <w:color w:val="FF0000"/>
              <w:sz w:val="16"/>
              <w:highlight w:val="white"/>
            </w:rPr>
          </w:rPrChange>
        </w:rPr>
        <w:t>base</w:t>
      </w:r>
      <w:r w:rsidRPr="004D3835">
        <w:rPr>
          <w:rFonts w:ascii="Consolas" w:hAnsi="Consolas"/>
          <w:b/>
          <w:color w:val="000000"/>
          <w:sz w:val="16"/>
          <w:rPrChange w:id="3936" w:author="Author">
            <w:rPr>
              <w:rFonts w:ascii="Consolas" w:hAnsi="Consolas"/>
              <w:color w:val="000000"/>
              <w:sz w:val="16"/>
              <w:highlight w:val="white"/>
            </w:rPr>
          </w:rPrChange>
        </w:rPr>
        <w:t>=</w:t>
      </w:r>
      <w:r w:rsidRPr="004D3835">
        <w:rPr>
          <w:rFonts w:ascii="Consolas" w:hAnsi="Consolas"/>
          <w:b/>
          <w:color w:val="000000"/>
          <w:sz w:val="16"/>
          <w:rPrChange w:id="3937" w:author="Author">
            <w:rPr>
              <w:rFonts w:ascii="Consolas" w:hAnsi="Consolas"/>
              <w:b/>
              <w:color w:val="8000FF"/>
              <w:sz w:val="16"/>
              <w:highlight w:val="white"/>
            </w:rPr>
          </w:rPrChange>
        </w:rPr>
        <w:t>"xs:string"</w:t>
      </w:r>
      <w:r w:rsidRPr="004D3835">
        <w:rPr>
          <w:rFonts w:ascii="Consolas" w:hAnsi="Consolas"/>
          <w:b/>
          <w:color w:val="000000"/>
          <w:sz w:val="16"/>
          <w:rPrChange w:id="3938" w:author="Author">
            <w:rPr>
              <w:rFonts w:ascii="Consolas" w:hAnsi="Consolas"/>
              <w:color w:val="0000FF"/>
              <w:sz w:val="16"/>
              <w:highlight w:val="white"/>
            </w:rPr>
          </w:rPrChange>
        </w:rPr>
        <w:t>&gt;</w:t>
      </w:r>
    </w:p>
    <w:p w14:paraId="2DEBC0E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39" w:author="Author">
            <w:rPr>
              <w:rFonts w:ascii="Consolas" w:hAnsi="Consolas"/>
              <w:b/>
              <w:color w:val="000000"/>
              <w:sz w:val="16"/>
              <w:highlight w:val="white"/>
            </w:rPr>
          </w:rPrChange>
        </w:rPr>
        <w:pPrChange w:id="3940" w:author="Author">
          <w:pPr>
            <w:autoSpaceDE w:val="0"/>
            <w:autoSpaceDN w:val="0"/>
            <w:adjustRightInd w:val="0"/>
            <w:spacing w:after="0" w:line="240" w:lineRule="auto"/>
          </w:pPr>
        </w:pPrChange>
      </w:pPr>
      <w:r w:rsidRPr="004D3835">
        <w:rPr>
          <w:rFonts w:ascii="Consolas" w:hAnsi="Consolas"/>
          <w:b/>
          <w:color w:val="000000"/>
          <w:sz w:val="16"/>
          <w:rPrChange w:id="3941" w:author="Author">
            <w:rPr>
              <w:rFonts w:ascii="Consolas" w:hAnsi="Consolas"/>
              <w:b/>
              <w:color w:val="000000"/>
              <w:sz w:val="16"/>
              <w:highlight w:val="white"/>
            </w:rPr>
          </w:rPrChange>
        </w:rPr>
        <w:tab/>
      </w:r>
      <w:r w:rsidRPr="004D3835">
        <w:rPr>
          <w:rFonts w:ascii="Consolas" w:hAnsi="Consolas"/>
          <w:b/>
          <w:color w:val="000000"/>
          <w:sz w:val="16"/>
          <w:rPrChange w:id="3942" w:author="Author">
            <w:rPr>
              <w:rFonts w:ascii="Consolas" w:hAnsi="Consolas"/>
              <w:b/>
              <w:color w:val="000000"/>
              <w:sz w:val="16"/>
              <w:highlight w:val="white"/>
            </w:rPr>
          </w:rPrChange>
        </w:rPr>
        <w:tab/>
      </w:r>
      <w:r w:rsidRPr="004D3835">
        <w:rPr>
          <w:rFonts w:ascii="Consolas" w:hAnsi="Consolas"/>
          <w:b/>
          <w:color w:val="000000"/>
          <w:sz w:val="16"/>
          <w:rPrChange w:id="3943" w:author="Author">
            <w:rPr>
              <w:rFonts w:ascii="Consolas" w:hAnsi="Consolas"/>
              <w:b/>
              <w:color w:val="000000"/>
              <w:sz w:val="16"/>
              <w:highlight w:val="white"/>
            </w:rPr>
          </w:rPrChange>
        </w:rPr>
        <w:tab/>
      </w:r>
      <w:r w:rsidRPr="004D3835">
        <w:rPr>
          <w:rFonts w:ascii="Consolas" w:hAnsi="Consolas"/>
          <w:b/>
          <w:color w:val="000000"/>
          <w:sz w:val="16"/>
          <w:rPrChange w:id="3944" w:author="Author">
            <w:rPr>
              <w:rFonts w:ascii="Consolas" w:hAnsi="Consolas"/>
              <w:color w:val="0000FF"/>
              <w:sz w:val="16"/>
              <w:highlight w:val="white"/>
            </w:rPr>
          </w:rPrChange>
        </w:rPr>
        <w:t>&lt;xs:enumeration</w:t>
      </w:r>
      <w:r w:rsidRPr="004D3835">
        <w:rPr>
          <w:rFonts w:ascii="Consolas" w:hAnsi="Consolas"/>
          <w:b/>
          <w:color w:val="000000"/>
          <w:sz w:val="16"/>
          <w:rPrChange w:id="3945" w:author="Author">
            <w:rPr>
              <w:rFonts w:ascii="Consolas" w:hAnsi="Consolas"/>
              <w:color w:val="000000"/>
              <w:sz w:val="16"/>
              <w:highlight w:val="white"/>
            </w:rPr>
          </w:rPrChange>
        </w:rPr>
        <w:t xml:space="preserve"> </w:t>
      </w:r>
      <w:r w:rsidRPr="004D3835">
        <w:rPr>
          <w:rFonts w:ascii="Consolas" w:hAnsi="Consolas"/>
          <w:b/>
          <w:color w:val="000000"/>
          <w:sz w:val="16"/>
          <w:rPrChange w:id="3946" w:author="Author">
            <w:rPr>
              <w:rFonts w:ascii="Consolas" w:hAnsi="Consolas"/>
              <w:color w:val="FF0000"/>
              <w:sz w:val="16"/>
              <w:highlight w:val="white"/>
            </w:rPr>
          </w:rPrChange>
        </w:rPr>
        <w:t>value</w:t>
      </w:r>
      <w:r w:rsidRPr="004D3835">
        <w:rPr>
          <w:rFonts w:ascii="Consolas" w:hAnsi="Consolas"/>
          <w:b/>
          <w:color w:val="000000"/>
          <w:sz w:val="16"/>
          <w:rPrChange w:id="3947" w:author="Author">
            <w:rPr>
              <w:rFonts w:ascii="Consolas" w:hAnsi="Consolas"/>
              <w:color w:val="000000"/>
              <w:sz w:val="16"/>
              <w:highlight w:val="white"/>
            </w:rPr>
          </w:rPrChange>
        </w:rPr>
        <w:t>=</w:t>
      </w:r>
      <w:r w:rsidRPr="004D3835">
        <w:rPr>
          <w:rFonts w:ascii="Consolas" w:hAnsi="Consolas"/>
          <w:b/>
          <w:color w:val="000000"/>
          <w:sz w:val="16"/>
          <w:rPrChange w:id="3948" w:author="Author">
            <w:rPr>
              <w:rFonts w:ascii="Consolas" w:hAnsi="Consolas"/>
              <w:b/>
              <w:color w:val="8000FF"/>
              <w:sz w:val="16"/>
              <w:highlight w:val="white"/>
            </w:rPr>
          </w:rPrChange>
        </w:rPr>
        <w:t>"auto"</w:t>
      </w:r>
      <w:r w:rsidRPr="004D3835">
        <w:rPr>
          <w:rFonts w:ascii="Consolas" w:hAnsi="Consolas"/>
          <w:b/>
          <w:color w:val="000000"/>
          <w:sz w:val="16"/>
          <w:rPrChange w:id="3949" w:author="Author">
            <w:rPr>
              <w:rFonts w:ascii="Consolas" w:hAnsi="Consolas"/>
              <w:color w:val="0000FF"/>
              <w:sz w:val="16"/>
              <w:highlight w:val="white"/>
            </w:rPr>
          </w:rPrChange>
        </w:rPr>
        <w:t>/&gt;</w:t>
      </w:r>
    </w:p>
    <w:p w14:paraId="48534AE9"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50" w:author="Author">
            <w:rPr>
              <w:rFonts w:ascii="Consolas" w:hAnsi="Consolas"/>
              <w:b/>
              <w:color w:val="000000"/>
              <w:sz w:val="16"/>
              <w:highlight w:val="white"/>
            </w:rPr>
          </w:rPrChange>
        </w:rPr>
        <w:pPrChange w:id="3951" w:author="Author">
          <w:pPr>
            <w:autoSpaceDE w:val="0"/>
            <w:autoSpaceDN w:val="0"/>
            <w:adjustRightInd w:val="0"/>
            <w:spacing w:after="0" w:line="240" w:lineRule="auto"/>
          </w:pPr>
        </w:pPrChange>
      </w:pPr>
      <w:r w:rsidRPr="004D3835">
        <w:rPr>
          <w:rFonts w:ascii="Consolas" w:hAnsi="Consolas"/>
          <w:b/>
          <w:color w:val="000000"/>
          <w:sz w:val="16"/>
          <w:rPrChange w:id="3952" w:author="Author">
            <w:rPr>
              <w:rFonts w:ascii="Consolas" w:hAnsi="Consolas"/>
              <w:b/>
              <w:color w:val="000000"/>
              <w:sz w:val="16"/>
              <w:highlight w:val="white"/>
            </w:rPr>
          </w:rPrChange>
        </w:rPr>
        <w:tab/>
      </w:r>
      <w:r w:rsidRPr="004D3835">
        <w:rPr>
          <w:rFonts w:ascii="Consolas" w:hAnsi="Consolas"/>
          <w:b/>
          <w:color w:val="000000"/>
          <w:sz w:val="16"/>
          <w:rPrChange w:id="3953" w:author="Author">
            <w:rPr>
              <w:rFonts w:ascii="Consolas" w:hAnsi="Consolas"/>
              <w:b/>
              <w:color w:val="000000"/>
              <w:sz w:val="16"/>
              <w:highlight w:val="white"/>
            </w:rPr>
          </w:rPrChange>
        </w:rPr>
        <w:tab/>
      </w:r>
      <w:r w:rsidRPr="004D3835">
        <w:rPr>
          <w:rFonts w:ascii="Consolas" w:hAnsi="Consolas"/>
          <w:b/>
          <w:color w:val="000000"/>
          <w:sz w:val="16"/>
          <w:rPrChange w:id="3954" w:author="Author">
            <w:rPr>
              <w:rFonts w:ascii="Consolas" w:hAnsi="Consolas"/>
              <w:b/>
              <w:color w:val="000000"/>
              <w:sz w:val="16"/>
              <w:highlight w:val="white"/>
            </w:rPr>
          </w:rPrChange>
        </w:rPr>
        <w:tab/>
      </w:r>
      <w:r w:rsidRPr="004D3835">
        <w:rPr>
          <w:rFonts w:ascii="Consolas" w:hAnsi="Consolas"/>
          <w:b/>
          <w:color w:val="000000"/>
          <w:sz w:val="16"/>
          <w:rPrChange w:id="3955" w:author="Author">
            <w:rPr>
              <w:rFonts w:ascii="Consolas" w:hAnsi="Consolas"/>
              <w:color w:val="0000FF"/>
              <w:sz w:val="16"/>
              <w:highlight w:val="white"/>
            </w:rPr>
          </w:rPrChange>
        </w:rPr>
        <w:t>&lt;xs:enumeration</w:t>
      </w:r>
      <w:r w:rsidRPr="004D3835">
        <w:rPr>
          <w:rFonts w:ascii="Consolas" w:hAnsi="Consolas"/>
          <w:b/>
          <w:color w:val="000000"/>
          <w:sz w:val="16"/>
          <w:rPrChange w:id="3956" w:author="Author">
            <w:rPr>
              <w:rFonts w:ascii="Consolas" w:hAnsi="Consolas"/>
              <w:color w:val="000000"/>
              <w:sz w:val="16"/>
              <w:highlight w:val="white"/>
            </w:rPr>
          </w:rPrChange>
        </w:rPr>
        <w:t xml:space="preserve"> </w:t>
      </w:r>
      <w:r w:rsidRPr="004D3835">
        <w:rPr>
          <w:rFonts w:ascii="Consolas" w:hAnsi="Consolas"/>
          <w:b/>
          <w:color w:val="000000"/>
          <w:sz w:val="16"/>
          <w:rPrChange w:id="3957" w:author="Author">
            <w:rPr>
              <w:rFonts w:ascii="Consolas" w:hAnsi="Consolas"/>
              <w:color w:val="FF0000"/>
              <w:sz w:val="16"/>
              <w:highlight w:val="white"/>
            </w:rPr>
          </w:rPrChange>
        </w:rPr>
        <w:t>value</w:t>
      </w:r>
      <w:r w:rsidRPr="004D3835">
        <w:rPr>
          <w:rFonts w:ascii="Consolas" w:hAnsi="Consolas"/>
          <w:b/>
          <w:color w:val="000000"/>
          <w:sz w:val="16"/>
          <w:rPrChange w:id="3958" w:author="Author">
            <w:rPr>
              <w:rFonts w:ascii="Consolas" w:hAnsi="Consolas"/>
              <w:color w:val="000000"/>
              <w:sz w:val="16"/>
              <w:highlight w:val="white"/>
            </w:rPr>
          </w:rPrChange>
        </w:rPr>
        <w:t>=</w:t>
      </w:r>
      <w:r w:rsidRPr="004D3835">
        <w:rPr>
          <w:rFonts w:ascii="Consolas" w:hAnsi="Consolas"/>
          <w:b/>
          <w:color w:val="000000"/>
          <w:sz w:val="16"/>
          <w:rPrChange w:id="3959" w:author="Author">
            <w:rPr>
              <w:rFonts w:ascii="Consolas" w:hAnsi="Consolas"/>
              <w:b/>
              <w:color w:val="8000FF"/>
              <w:sz w:val="16"/>
              <w:highlight w:val="white"/>
            </w:rPr>
          </w:rPrChange>
        </w:rPr>
        <w:t>"linear"</w:t>
      </w:r>
      <w:r w:rsidRPr="004D3835">
        <w:rPr>
          <w:rFonts w:ascii="Consolas" w:hAnsi="Consolas"/>
          <w:b/>
          <w:color w:val="000000"/>
          <w:sz w:val="16"/>
          <w:rPrChange w:id="3960" w:author="Author">
            <w:rPr>
              <w:rFonts w:ascii="Consolas" w:hAnsi="Consolas"/>
              <w:color w:val="0000FF"/>
              <w:sz w:val="16"/>
              <w:highlight w:val="white"/>
            </w:rPr>
          </w:rPrChange>
        </w:rPr>
        <w:t>/&gt;</w:t>
      </w:r>
    </w:p>
    <w:p w14:paraId="3E6D97F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61" w:author="Author">
            <w:rPr>
              <w:rFonts w:ascii="Consolas" w:hAnsi="Consolas"/>
              <w:b/>
              <w:color w:val="000000"/>
              <w:sz w:val="16"/>
              <w:highlight w:val="white"/>
            </w:rPr>
          </w:rPrChange>
        </w:rPr>
        <w:pPrChange w:id="3962" w:author="Author">
          <w:pPr>
            <w:autoSpaceDE w:val="0"/>
            <w:autoSpaceDN w:val="0"/>
            <w:adjustRightInd w:val="0"/>
            <w:spacing w:after="0" w:line="240" w:lineRule="auto"/>
          </w:pPr>
        </w:pPrChange>
      </w:pPr>
      <w:r w:rsidRPr="004D3835">
        <w:rPr>
          <w:rFonts w:ascii="Consolas" w:hAnsi="Consolas"/>
          <w:b/>
          <w:color w:val="000000"/>
          <w:sz w:val="16"/>
          <w:rPrChange w:id="3963" w:author="Author">
            <w:rPr>
              <w:rFonts w:ascii="Consolas" w:hAnsi="Consolas"/>
              <w:b/>
              <w:color w:val="000000"/>
              <w:sz w:val="16"/>
              <w:highlight w:val="white"/>
            </w:rPr>
          </w:rPrChange>
        </w:rPr>
        <w:tab/>
      </w:r>
      <w:r w:rsidRPr="004D3835">
        <w:rPr>
          <w:rFonts w:ascii="Consolas" w:hAnsi="Consolas"/>
          <w:b/>
          <w:color w:val="000000"/>
          <w:sz w:val="16"/>
          <w:rPrChange w:id="3964" w:author="Author">
            <w:rPr>
              <w:rFonts w:ascii="Consolas" w:hAnsi="Consolas"/>
              <w:b/>
              <w:color w:val="000000"/>
              <w:sz w:val="16"/>
              <w:highlight w:val="white"/>
            </w:rPr>
          </w:rPrChange>
        </w:rPr>
        <w:tab/>
      </w:r>
      <w:r w:rsidRPr="004D3835">
        <w:rPr>
          <w:rFonts w:ascii="Consolas" w:hAnsi="Consolas"/>
          <w:b/>
          <w:color w:val="000000"/>
          <w:sz w:val="16"/>
          <w:rPrChange w:id="3965" w:author="Author">
            <w:rPr>
              <w:rFonts w:ascii="Consolas" w:hAnsi="Consolas"/>
              <w:b/>
              <w:color w:val="000000"/>
              <w:sz w:val="16"/>
              <w:highlight w:val="white"/>
            </w:rPr>
          </w:rPrChange>
        </w:rPr>
        <w:tab/>
      </w:r>
      <w:r w:rsidRPr="004D3835">
        <w:rPr>
          <w:rFonts w:ascii="Consolas" w:hAnsi="Consolas"/>
          <w:b/>
          <w:color w:val="000000"/>
          <w:sz w:val="16"/>
          <w:rPrChange w:id="3966" w:author="Author">
            <w:rPr>
              <w:rFonts w:ascii="Consolas" w:hAnsi="Consolas"/>
              <w:color w:val="0000FF"/>
              <w:sz w:val="16"/>
              <w:highlight w:val="white"/>
            </w:rPr>
          </w:rPrChange>
        </w:rPr>
        <w:t>&lt;xs:enumeration</w:t>
      </w:r>
      <w:r w:rsidRPr="004D3835">
        <w:rPr>
          <w:rFonts w:ascii="Consolas" w:hAnsi="Consolas"/>
          <w:b/>
          <w:color w:val="000000"/>
          <w:sz w:val="16"/>
          <w:rPrChange w:id="3967" w:author="Author">
            <w:rPr>
              <w:rFonts w:ascii="Consolas" w:hAnsi="Consolas"/>
              <w:color w:val="000000"/>
              <w:sz w:val="16"/>
              <w:highlight w:val="white"/>
            </w:rPr>
          </w:rPrChange>
        </w:rPr>
        <w:t xml:space="preserve"> </w:t>
      </w:r>
      <w:r w:rsidRPr="004D3835">
        <w:rPr>
          <w:rFonts w:ascii="Consolas" w:hAnsi="Consolas"/>
          <w:b/>
          <w:color w:val="000000"/>
          <w:sz w:val="16"/>
          <w:rPrChange w:id="3968" w:author="Author">
            <w:rPr>
              <w:rFonts w:ascii="Consolas" w:hAnsi="Consolas"/>
              <w:color w:val="FF0000"/>
              <w:sz w:val="16"/>
              <w:highlight w:val="white"/>
            </w:rPr>
          </w:rPrChange>
        </w:rPr>
        <w:t>value</w:t>
      </w:r>
      <w:r w:rsidRPr="004D3835">
        <w:rPr>
          <w:rFonts w:ascii="Consolas" w:hAnsi="Consolas"/>
          <w:b/>
          <w:color w:val="000000"/>
          <w:sz w:val="16"/>
          <w:rPrChange w:id="3969" w:author="Author">
            <w:rPr>
              <w:rFonts w:ascii="Consolas" w:hAnsi="Consolas"/>
              <w:color w:val="000000"/>
              <w:sz w:val="16"/>
              <w:highlight w:val="white"/>
            </w:rPr>
          </w:rPrChange>
        </w:rPr>
        <w:t>=</w:t>
      </w:r>
      <w:r w:rsidRPr="004D3835">
        <w:rPr>
          <w:rFonts w:ascii="Consolas" w:hAnsi="Consolas"/>
          <w:b/>
          <w:color w:val="000000"/>
          <w:sz w:val="16"/>
          <w:rPrChange w:id="3970" w:author="Author">
            <w:rPr>
              <w:rFonts w:ascii="Consolas" w:hAnsi="Consolas"/>
              <w:b/>
              <w:color w:val="8000FF"/>
              <w:sz w:val="16"/>
              <w:highlight w:val="white"/>
            </w:rPr>
          </w:rPrChange>
        </w:rPr>
        <w:t>"nearest"</w:t>
      </w:r>
      <w:r w:rsidRPr="004D3835">
        <w:rPr>
          <w:rFonts w:ascii="Consolas" w:hAnsi="Consolas"/>
          <w:b/>
          <w:color w:val="000000"/>
          <w:sz w:val="16"/>
          <w:rPrChange w:id="3971" w:author="Author">
            <w:rPr>
              <w:rFonts w:ascii="Consolas" w:hAnsi="Consolas"/>
              <w:color w:val="0000FF"/>
              <w:sz w:val="16"/>
              <w:highlight w:val="white"/>
            </w:rPr>
          </w:rPrChange>
        </w:rPr>
        <w:t>/&gt;</w:t>
      </w:r>
    </w:p>
    <w:p w14:paraId="0D6B0DD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72" w:author="Author">
            <w:rPr>
              <w:rFonts w:ascii="Consolas" w:hAnsi="Consolas"/>
              <w:b/>
              <w:color w:val="000000"/>
              <w:sz w:val="16"/>
              <w:highlight w:val="white"/>
            </w:rPr>
          </w:rPrChange>
        </w:rPr>
        <w:pPrChange w:id="3973" w:author="Author">
          <w:pPr>
            <w:autoSpaceDE w:val="0"/>
            <w:autoSpaceDN w:val="0"/>
            <w:adjustRightInd w:val="0"/>
            <w:spacing w:after="0" w:line="240" w:lineRule="auto"/>
          </w:pPr>
        </w:pPrChange>
      </w:pPr>
      <w:r w:rsidRPr="004D3835">
        <w:rPr>
          <w:rFonts w:ascii="Consolas" w:hAnsi="Consolas"/>
          <w:b/>
          <w:color w:val="000000"/>
          <w:sz w:val="16"/>
          <w:rPrChange w:id="3974" w:author="Author">
            <w:rPr>
              <w:rFonts w:ascii="Consolas" w:hAnsi="Consolas"/>
              <w:b/>
              <w:color w:val="000000"/>
              <w:sz w:val="16"/>
              <w:highlight w:val="white"/>
            </w:rPr>
          </w:rPrChange>
        </w:rPr>
        <w:tab/>
      </w:r>
      <w:r w:rsidRPr="004D3835">
        <w:rPr>
          <w:rFonts w:ascii="Consolas" w:hAnsi="Consolas"/>
          <w:b/>
          <w:color w:val="000000"/>
          <w:sz w:val="16"/>
          <w:rPrChange w:id="3975" w:author="Author">
            <w:rPr>
              <w:rFonts w:ascii="Consolas" w:hAnsi="Consolas"/>
              <w:b/>
              <w:color w:val="000000"/>
              <w:sz w:val="16"/>
              <w:highlight w:val="white"/>
            </w:rPr>
          </w:rPrChange>
        </w:rPr>
        <w:tab/>
      </w:r>
      <w:r w:rsidRPr="004D3835">
        <w:rPr>
          <w:rFonts w:ascii="Consolas" w:hAnsi="Consolas"/>
          <w:b/>
          <w:color w:val="000000"/>
          <w:sz w:val="16"/>
          <w:rPrChange w:id="3976" w:author="Author">
            <w:rPr>
              <w:rFonts w:ascii="Consolas" w:hAnsi="Consolas"/>
              <w:color w:val="0000FF"/>
              <w:sz w:val="16"/>
              <w:highlight w:val="white"/>
            </w:rPr>
          </w:rPrChange>
        </w:rPr>
        <w:t>&lt;/xs:restriction&gt;</w:t>
      </w:r>
    </w:p>
    <w:p w14:paraId="5EFD917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77" w:author="Author">
            <w:rPr>
              <w:rFonts w:ascii="Consolas" w:hAnsi="Consolas"/>
              <w:b/>
              <w:color w:val="000000"/>
              <w:sz w:val="16"/>
              <w:highlight w:val="white"/>
            </w:rPr>
          </w:rPrChange>
        </w:rPr>
        <w:pPrChange w:id="3978" w:author="Author">
          <w:pPr>
            <w:autoSpaceDE w:val="0"/>
            <w:autoSpaceDN w:val="0"/>
            <w:adjustRightInd w:val="0"/>
            <w:spacing w:after="0" w:line="240" w:lineRule="auto"/>
          </w:pPr>
        </w:pPrChange>
      </w:pPr>
      <w:r w:rsidRPr="004D3835">
        <w:rPr>
          <w:rFonts w:ascii="Consolas" w:hAnsi="Consolas"/>
          <w:b/>
          <w:color w:val="000000"/>
          <w:sz w:val="16"/>
          <w:rPrChange w:id="3979" w:author="Author">
            <w:rPr>
              <w:rFonts w:ascii="Consolas" w:hAnsi="Consolas"/>
              <w:b/>
              <w:color w:val="000000"/>
              <w:sz w:val="16"/>
              <w:highlight w:val="white"/>
            </w:rPr>
          </w:rPrChange>
        </w:rPr>
        <w:tab/>
      </w:r>
      <w:r w:rsidRPr="004D3835">
        <w:rPr>
          <w:rFonts w:ascii="Consolas" w:hAnsi="Consolas"/>
          <w:b/>
          <w:color w:val="000000"/>
          <w:sz w:val="16"/>
          <w:rPrChange w:id="3980" w:author="Author">
            <w:rPr>
              <w:rFonts w:ascii="Consolas" w:hAnsi="Consolas"/>
              <w:color w:val="0000FF"/>
              <w:sz w:val="16"/>
              <w:highlight w:val="white"/>
            </w:rPr>
          </w:rPrChange>
        </w:rPr>
        <w:t>&lt;/xs:simpleType&gt;</w:t>
      </w:r>
    </w:p>
    <w:p w14:paraId="40C194B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81" w:author="Author">
            <w:rPr>
              <w:rFonts w:ascii="Consolas" w:hAnsi="Consolas"/>
              <w:b/>
              <w:color w:val="000000"/>
              <w:sz w:val="16"/>
              <w:highlight w:val="white"/>
            </w:rPr>
          </w:rPrChange>
        </w:rPr>
        <w:pPrChange w:id="3982" w:author="Author">
          <w:pPr>
            <w:autoSpaceDE w:val="0"/>
            <w:autoSpaceDN w:val="0"/>
            <w:adjustRightInd w:val="0"/>
            <w:spacing w:after="0" w:line="240" w:lineRule="auto"/>
          </w:pPr>
        </w:pPrChange>
      </w:pPr>
      <w:r w:rsidRPr="004D3835">
        <w:rPr>
          <w:rFonts w:ascii="Consolas" w:hAnsi="Consolas"/>
          <w:b/>
          <w:color w:val="000000"/>
          <w:sz w:val="16"/>
          <w:rPrChange w:id="3983" w:author="Author">
            <w:rPr>
              <w:rFonts w:ascii="Consolas" w:hAnsi="Consolas"/>
              <w:b/>
              <w:color w:val="000000"/>
              <w:sz w:val="16"/>
              <w:highlight w:val="white"/>
            </w:rPr>
          </w:rPrChange>
        </w:rPr>
        <w:tab/>
      </w:r>
      <w:r w:rsidRPr="004D3835">
        <w:rPr>
          <w:rFonts w:ascii="Consolas" w:hAnsi="Consolas"/>
          <w:b/>
          <w:color w:val="000000"/>
          <w:sz w:val="16"/>
          <w:rPrChange w:id="3984" w:author="Author">
            <w:rPr>
              <w:rFonts w:ascii="Consolas" w:hAnsi="Consolas"/>
              <w:color w:val="0000FF"/>
              <w:sz w:val="16"/>
              <w:highlight w:val="white"/>
            </w:rPr>
          </w:rPrChange>
        </w:rPr>
        <w:t>&lt;xs:simpleType</w:t>
      </w:r>
      <w:r w:rsidRPr="004D3835">
        <w:rPr>
          <w:rFonts w:ascii="Consolas" w:hAnsi="Consolas"/>
          <w:b/>
          <w:color w:val="000000"/>
          <w:sz w:val="16"/>
          <w:rPrChange w:id="3985" w:author="Author">
            <w:rPr>
              <w:rFonts w:ascii="Consolas" w:hAnsi="Consolas"/>
              <w:color w:val="000000"/>
              <w:sz w:val="16"/>
              <w:highlight w:val="white"/>
            </w:rPr>
          </w:rPrChange>
        </w:rPr>
        <w:t xml:space="preserve"> </w:t>
      </w:r>
      <w:r w:rsidRPr="004D3835">
        <w:rPr>
          <w:rFonts w:ascii="Consolas" w:hAnsi="Consolas"/>
          <w:b/>
          <w:color w:val="000000"/>
          <w:sz w:val="16"/>
          <w:rPrChange w:id="3986" w:author="Author">
            <w:rPr>
              <w:rFonts w:ascii="Consolas" w:hAnsi="Consolas"/>
              <w:color w:val="FF0000"/>
              <w:sz w:val="16"/>
              <w:highlight w:val="white"/>
            </w:rPr>
          </w:rPrChange>
        </w:rPr>
        <w:t>name</w:t>
      </w:r>
      <w:r w:rsidRPr="004D3835">
        <w:rPr>
          <w:rFonts w:ascii="Consolas" w:hAnsi="Consolas"/>
          <w:b/>
          <w:color w:val="000000"/>
          <w:sz w:val="16"/>
          <w:rPrChange w:id="3987" w:author="Author">
            <w:rPr>
              <w:rFonts w:ascii="Consolas" w:hAnsi="Consolas"/>
              <w:color w:val="000000"/>
              <w:sz w:val="16"/>
              <w:highlight w:val="white"/>
            </w:rPr>
          </w:rPrChange>
        </w:rPr>
        <w:t>=</w:t>
      </w:r>
      <w:r w:rsidRPr="004D3835">
        <w:rPr>
          <w:rFonts w:ascii="Consolas" w:hAnsi="Consolas"/>
          <w:b/>
          <w:color w:val="000000"/>
          <w:sz w:val="16"/>
          <w:rPrChange w:id="3988" w:author="Author">
            <w:rPr>
              <w:rFonts w:ascii="Consolas" w:hAnsi="Consolas"/>
              <w:b/>
              <w:color w:val="8000FF"/>
              <w:sz w:val="16"/>
              <w:highlight w:val="white"/>
            </w:rPr>
          </w:rPrChange>
        </w:rPr>
        <w:t>"ST_ColorValue"</w:t>
      </w:r>
      <w:r w:rsidRPr="004D3835">
        <w:rPr>
          <w:rFonts w:ascii="Consolas" w:hAnsi="Consolas"/>
          <w:b/>
          <w:color w:val="000000"/>
          <w:sz w:val="16"/>
          <w:rPrChange w:id="3989" w:author="Author">
            <w:rPr>
              <w:rFonts w:ascii="Consolas" w:hAnsi="Consolas"/>
              <w:color w:val="0000FF"/>
              <w:sz w:val="16"/>
              <w:highlight w:val="white"/>
            </w:rPr>
          </w:rPrChange>
        </w:rPr>
        <w:t>&gt;</w:t>
      </w:r>
    </w:p>
    <w:p w14:paraId="5D71E858"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90" w:author="Author">
            <w:rPr>
              <w:rFonts w:ascii="Consolas" w:hAnsi="Consolas"/>
              <w:b/>
              <w:color w:val="000000"/>
              <w:sz w:val="16"/>
              <w:highlight w:val="white"/>
            </w:rPr>
          </w:rPrChange>
        </w:rPr>
        <w:pPrChange w:id="3991" w:author="Author">
          <w:pPr>
            <w:autoSpaceDE w:val="0"/>
            <w:autoSpaceDN w:val="0"/>
            <w:adjustRightInd w:val="0"/>
            <w:spacing w:after="0" w:line="240" w:lineRule="auto"/>
          </w:pPr>
        </w:pPrChange>
      </w:pPr>
      <w:r w:rsidRPr="004D3835">
        <w:rPr>
          <w:rFonts w:ascii="Consolas" w:hAnsi="Consolas"/>
          <w:b/>
          <w:color w:val="000000"/>
          <w:sz w:val="16"/>
          <w:rPrChange w:id="3992" w:author="Author">
            <w:rPr>
              <w:rFonts w:ascii="Consolas" w:hAnsi="Consolas"/>
              <w:b/>
              <w:color w:val="000000"/>
              <w:sz w:val="16"/>
              <w:highlight w:val="white"/>
            </w:rPr>
          </w:rPrChange>
        </w:rPr>
        <w:tab/>
      </w:r>
      <w:r w:rsidRPr="004D3835">
        <w:rPr>
          <w:rFonts w:ascii="Consolas" w:hAnsi="Consolas"/>
          <w:b/>
          <w:color w:val="000000"/>
          <w:sz w:val="16"/>
          <w:rPrChange w:id="3993" w:author="Author">
            <w:rPr>
              <w:rFonts w:ascii="Consolas" w:hAnsi="Consolas"/>
              <w:b/>
              <w:color w:val="000000"/>
              <w:sz w:val="16"/>
              <w:highlight w:val="white"/>
            </w:rPr>
          </w:rPrChange>
        </w:rPr>
        <w:tab/>
      </w:r>
      <w:r w:rsidRPr="004D3835">
        <w:rPr>
          <w:rFonts w:ascii="Consolas" w:hAnsi="Consolas"/>
          <w:b/>
          <w:color w:val="000000"/>
          <w:sz w:val="16"/>
          <w:rPrChange w:id="3994" w:author="Author">
            <w:rPr>
              <w:rFonts w:ascii="Consolas" w:hAnsi="Consolas"/>
              <w:color w:val="0000FF"/>
              <w:sz w:val="16"/>
              <w:highlight w:val="white"/>
            </w:rPr>
          </w:rPrChange>
        </w:rPr>
        <w:t>&lt;xs:restriction</w:t>
      </w:r>
      <w:r w:rsidRPr="004D3835">
        <w:rPr>
          <w:rFonts w:ascii="Consolas" w:hAnsi="Consolas"/>
          <w:b/>
          <w:color w:val="000000"/>
          <w:sz w:val="16"/>
          <w:rPrChange w:id="3995" w:author="Author">
            <w:rPr>
              <w:rFonts w:ascii="Consolas" w:hAnsi="Consolas"/>
              <w:color w:val="000000"/>
              <w:sz w:val="16"/>
              <w:highlight w:val="white"/>
            </w:rPr>
          </w:rPrChange>
        </w:rPr>
        <w:t xml:space="preserve"> </w:t>
      </w:r>
      <w:r w:rsidRPr="004D3835">
        <w:rPr>
          <w:rFonts w:ascii="Consolas" w:hAnsi="Consolas"/>
          <w:b/>
          <w:color w:val="000000"/>
          <w:sz w:val="16"/>
          <w:rPrChange w:id="3996" w:author="Author">
            <w:rPr>
              <w:rFonts w:ascii="Consolas" w:hAnsi="Consolas"/>
              <w:color w:val="FF0000"/>
              <w:sz w:val="16"/>
              <w:highlight w:val="white"/>
            </w:rPr>
          </w:rPrChange>
        </w:rPr>
        <w:t>base</w:t>
      </w:r>
      <w:r w:rsidRPr="004D3835">
        <w:rPr>
          <w:rFonts w:ascii="Consolas" w:hAnsi="Consolas"/>
          <w:b/>
          <w:color w:val="000000"/>
          <w:sz w:val="16"/>
          <w:rPrChange w:id="3997" w:author="Author">
            <w:rPr>
              <w:rFonts w:ascii="Consolas" w:hAnsi="Consolas"/>
              <w:color w:val="000000"/>
              <w:sz w:val="16"/>
              <w:highlight w:val="white"/>
            </w:rPr>
          </w:rPrChange>
        </w:rPr>
        <w:t>=</w:t>
      </w:r>
      <w:r w:rsidRPr="004D3835">
        <w:rPr>
          <w:rFonts w:ascii="Consolas" w:hAnsi="Consolas"/>
          <w:b/>
          <w:color w:val="000000"/>
          <w:sz w:val="16"/>
          <w:rPrChange w:id="3998" w:author="Author">
            <w:rPr>
              <w:rFonts w:ascii="Consolas" w:hAnsi="Consolas"/>
              <w:b/>
              <w:color w:val="8000FF"/>
              <w:sz w:val="16"/>
              <w:highlight w:val="white"/>
            </w:rPr>
          </w:rPrChange>
        </w:rPr>
        <w:t>"xs:string"</w:t>
      </w:r>
      <w:r w:rsidRPr="004D3835">
        <w:rPr>
          <w:rFonts w:ascii="Consolas" w:hAnsi="Consolas"/>
          <w:b/>
          <w:color w:val="000000"/>
          <w:sz w:val="16"/>
          <w:rPrChange w:id="3999" w:author="Author">
            <w:rPr>
              <w:rFonts w:ascii="Consolas" w:hAnsi="Consolas"/>
              <w:color w:val="0000FF"/>
              <w:sz w:val="16"/>
              <w:highlight w:val="white"/>
            </w:rPr>
          </w:rPrChange>
        </w:rPr>
        <w:t>&gt;</w:t>
      </w:r>
    </w:p>
    <w:p w14:paraId="75EB71F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00" w:author="Author">
            <w:rPr>
              <w:rFonts w:ascii="Consolas" w:hAnsi="Consolas"/>
              <w:b/>
              <w:color w:val="000000"/>
              <w:sz w:val="16"/>
              <w:highlight w:val="white"/>
            </w:rPr>
          </w:rPrChange>
        </w:rPr>
        <w:pPrChange w:id="4001" w:author="Author">
          <w:pPr>
            <w:autoSpaceDE w:val="0"/>
            <w:autoSpaceDN w:val="0"/>
            <w:adjustRightInd w:val="0"/>
            <w:spacing w:after="0" w:line="240" w:lineRule="auto"/>
          </w:pPr>
        </w:pPrChange>
      </w:pPr>
      <w:r w:rsidRPr="004D3835">
        <w:rPr>
          <w:rFonts w:ascii="Consolas" w:hAnsi="Consolas"/>
          <w:b/>
          <w:color w:val="000000"/>
          <w:sz w:val="16"/>
          <w:rPrChange w:id="4002" w:author="Author">
            <w:rPr>
              <w:rFonts w:ascii="Consolas" w:hAnsi="Consolas"/>
              <w:b/>
              <w:color w:val="000000"/>
              <w:sz w:val="16"/>
              <w:highlight w:val="white"/>
            </w:rPr>
          </w:rPrChange>
        </w:rPr>
        <w:tab/>
      </w:r>
      <w:r w:rsidRPr="004D3835">
        <w:rPr>
          <w:rFonts w:ascii="Consolas" w:hAnsi="Consolas"/>
          <w:b/>
          <w:color w:val="000000"/>
          <w:sz w:val="16"/>
          <w:rPrChange w:id="4003" w:author="Author">
            <w:rPr>
              <w:rFonts w:ascii="Consolas" w:hAnsi="Consolas"/>
              <w:b/>
              <w:color w:val="000000"/>
              <w:sz w:val="16"/>
              <w:highlight w:val="white"/>
            </w:rPr>
          </w:rPrChange>
        </w:rPr>
        <w:tab/>
      </w:r>
      <w:r w:rsidRPr="004D3835">
        <w:rPr>
          <w:rFonts w:ascii="Consolas" w:hAnsi="Consolas"/>
          <w:b/>
          <w:color w:val="000000"/>
          <w:sz w:val="16"/>
          <w:rPrChange w:id="4004" w:author="Author">
            <w:rPr>
              <w:rFonts w:ascii="Consolas" w:hAnsi="Consolas"/>
              <w:b/>
              <w:color w:val="000000"/>
              <w:sz w:val="16"/>
              <w:highlight w:val="white"/>
            </w:rPr>
          </w:rPrChange>
        </w:rPr>
        <w:tab/>
      </w:r>
      <w:r w:rsidRPr="004D3835">
        <w:rPr>
          <w:rFonts w:ascii="Consolas" w:hAnsi="Consolas"/>
          <w:b/>
          <w:color w:val="000000"/>
          <w:sz w:val="16"/>
          <w:rPrChange w:id="4005" w:author="Author">
            <w:rPr>
              <w:rFonts w:ascii="Consolas" w:hAnsi="Consolas"/>
              <w:color w:val="0000FF"/>
              <w:sz w:val="16"/>
              <w:highlight w:val="white"/>
            </w:rPr>
          </w:rPrChange>
        </w:rPr>
        <w:t>&lt;xs:pattern</w:t>
      </w:r>
      <w:r w:rsidRPr="004D3835">
        <w:rPr>
          <w:rFonts w:ascii="Consolas" w:hAnsi="Consolas"/>
          <w:b/>
          <w:color w:val="000000"/>
          <w:sz w:val="16"/>
          <w:rPrChange w:id="4006" w:author="Author">
            <w:rPr>
              <w:rFonts w:ascii="Consolas" w:hAnsi="Consolas"/>
              <w:color w:val="000000"/>
              <w:sz w:val="16"/>
              <w:highlight w:val="white"/>
            </w:rPr>
          </w:rPrChange>
        </w:rPr>
        <w:t xml:space="preserve"> </w:t>
      </w:r>
      <w:r w:rsidRPr="004D3835">
        <w:rPr>
          <w:rFonts w:ascii="Consolas" w:hAnsi="Consolas"/>
          <w:b/>
          <w:color w:val="000000"/>
          <w:sz w:val="16"/>
          <w:rPrChange w:id="4007" w:author="Author">
            <w:rPr>
              <w:rFonts w:ascii="Consolas" w:hAnsi="Consolas"/>
              <w:color w:val="FF0000"/>
              <w:sz w:val="16"/>
              <w:highlight w:val="white"/>
            </w:rPr>
          </w:rPrChange>
        </w:rPr>
        <w:t>value</w:t>
      </w:r>
      <w:r w:rsidRPr="004D3835">
        <w:rPr>
          <w:rFonts w:ascii="Consolas" w:hAnsi="Consolas"/>
          <w:b/>
          <w:color w:val="000000"/>
          <w:sz w:val="16"/>
          <w:rPrChange w:id="4008" w:author="Author">
            <w:rPr>
              <w:rFonts w:ascii="Consolas" w:hAnsi="Consolas"/>
              <w:color w:val="000000"/>
              <w:sz w:val="16"/>
              <w:highlight w:val="white"/>
            </w:rPr>
          </w:rPrChange>
        </w:rPr>
        <w:t>=</w:t>
      </w:r>
      <w:r w:rsidRPr="004D3835">
        <w:rPr>
          <w:rFonts w:ascii="Consolas" w:hAnsi="Consolas"/>
          <w:b/>
          <w:color w:val="000000"/>
          <w:sz w:val="16"/>
          <w:rPrChange w:id="4009" w:author="Author">
            <w:rPr>
              <w:rFonts w:ascii="Consolas" w:hAnsi="Consolas"/>
              <w:b/>
              <w:color w:val="8000FF"/>
              <w:sz w:val="16"/>
              <w:highlight w:val="white"/>
            </w:rPr>
          </w:rPrChange>
        </w:rPr>
        <w:t>"#[0-9|A-F|a-f][0-9|A-F|a-f][0-9|A-F|a-f][0-9|A-F|a-f][0-9|A-F|a-f][0-9|A-F|a-f]([0-9|A-F|a-f][0-9|A-F|a-f])?"</w:t>
      </w:r>
      <w:r w:rsidRPr="004D3835">
        <w:rPr>
          <w:rFonts w:ascii="Consolas" w:hAnsi="Consolas"/>
          <w:b/>
          <w:color w:val="000000"/>
          <w:sz w:val="16"/>
          <w:rPrChange w:id="4010" w:author="Author">
            <w:rPr>
              <w:rFonts w:ascii="Consolas" w:hAnsi="Consolas"/>
              <w:color w:val="0000FF"/>
              <w:sz w:val="16"/>
              <w:highlight w:val="white"/>
            </w:rPr>
          </w:rPrChange>
        </w:rPr>
        <w:t>/&gt;</w:t>
      </w:r>
    </w:p>
    <w:p w14:paraId="647F6C6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11" w:author="Author">
            <w:rPr>
              <w:rFonts w:ascii="Consolas" w:hAnsi="Consolas"/>
              <w:b/>
              <w:color w:val="000000"/>
              <w:sz w:val="16"/>
              <w:highlight w:val="white"/>
            </w:rPr>
          </w:rPrChange>
        </w:rPr>
        <w:pPrChange w:id="4012" w:author="Author">
          <w:pPr>
            <w:autoSpaceDE w:val="0"/>
            <w:autoSpaceDN w:val="0"/>
            <w:adjustRightInd w:val="0"/>
            <w:spacing w:after="0" w:line="240" w:lineRule="auto"/>
          </w:pPr>
        </w:pPrChange>
      </w:pPr>
      <w:r w:rsidRPr="004D3835">
        <w:rPr>
          <w:rFonts w:ascii="Consolas" w:hAnsi="Consolas"/>
          <w:b/>
          <w:color w:val="000000"/>
          <w:sz w:val="16"/>
          <w:rPrChange w:id="4013" w:author="Author">
            <w:rPr>
              <w:rFonts w:ascii="Consolas" w:hAnsi="Consolas"/>
              <w:b/>
              <w:color w:val="000000"/>
              <w:sz w:val="16"/>
              <w:highlight w:val="white"/>
            </w:rPr>
          </w:rPrChange>
        </w:rPr>
        <w:tab/>
      </w:r>
      <w:r w:rsidRPr="004D3835">
        <w:rPr>
          <w:rFonts w:ascii="Consolas" w:hAnsi="Consolas"/>
          <w:b/>
          <w:color w:val="000000"/>
          <w:sz w:val="16"/>
          <w:rPrChange w:id="4014" w:author="Author">
            <w:rPr>
              <w:rFonts w:ascii="Consolas" w:hAnsi="Consolas"/>
              <w:b/>
              <w:color w:val="000000"/>
              <w:sz w:val="16"/>
              <w:highlight w:val="white"/>
            </w:rPr>
          </w:rPrChange>
        </w:rPr>
        <w:tab/>
      </w:r>
      <w:r w:rsidRPr="004D3835">
        <w:rPr>
          <w:rFonts w:ascii="Consolas" w:hAnsi="Consolas"/>
          <w:b/>
          <w:color w:val="000000"/>
          <w:sz w:val="16"/>
          <w:rPrChange w:id="4015" w:author="Author">
            <w:rPr>
              <w:rFonts w:ascii="Consolas" w:hAnsi="Consolas"/>
              <w:color w:val="0000FF"/>
              <w:sz w:val="16"/>
              <w:highlight w:val="white"/>
            </w:rPr>
          </w:rPrChange>
        </w:rPr>
        <w:t>&lt;/xs:restriction&gt;</w:t>
      </w:r>
    </w:p>
    <w:p w14:paraId="076E0E9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16" w:author="Author">
            <w:rPr>
              <w:rFonts w:ascii="Consolas" w:hAnsi="Consolas"/>
              <w:b/>
              <w:color w:val="000000"/>
              <w:sz w:val="16"/>
              <w:highlight w:val="white"/>
            </w:rPr>
          </w:rPrChange>
        </w:rPr>
        <w:pPrChange w:id="4017" w:author="Author">
          <w:pPr>
            <w:autoSpaceDE w:val="0"/>
            <w:autoSpaceDN w:val="0"/>
            <w:adjustRightInd w:val="0"/>
            <w:spacing w:after="0" w:line="240" w:lineRule="auto"/>
          </w:pPr>
        </w:pPrChange>
      </w:pPr>
      <w:r w:rsidRPr="004D3835">
        <w:rPr>
          <w:rFonts w:ascii="Consolas" w:hAnsi="Consolas"/>
          <w:b/>
          <w:color w:val="000000"/>
          <w:sz w:val="16"/>
          <w:rPrChange w:id="4018" w:author="Author">
            <w:rPr>
              <w:rFonts w:ascii="Consolas" w:hAnsi="Consolas"/>
              <w:b/>
              <w:color w:val="000000"/>
              <w:sz w:val="16"/>
              <w:highlight w:val="white"/>
            </w:rPr>
          </w:rPrChange>
        </w:rPr>
        <w:tab/>
      </w:r>
      <w:r w:rsidRPr="004D3835">
        <w:rPr>
          <w:rFonts w:ascii="Consolas" w:hAnsi="Consolas"/>
          <w:b/>
          <w:color w:val="000000"/>
          <w:sz w:val="16"/>
          <w:rPrChange w:id="4019" w:author="Author">
            <w:rPr>
              <w:rFonts w:ascii="Consolas" w:hAnsi="Consolas"/>
              <w:color w:val="0000FF"/>
              <w:sz w:val="16"/>
              <w:highlight w:val="white"/>
            </w:rPr>
          </w:rPrChange>
        </w:rPr>
        <w:t>&lt;/xs:simpleType&gt;</w:t>
      </w:r>
    </w:p>
    <w:p w14:paraId="2431D38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20" w:author="Author">
            <w:rPr>
              <w:rFonts w:ascii="Consolas" w:hAnsi="Consolas"/>
              <w:b/>
              <w:color w:val="000000"/>
              <w:sz w:val="16"/>
              <w:highlight w:val="white"/>
            </w:rPr>
          </w:rPrChange>
        </w:rPr>
        <w:pPrChange w:id="4021" w:author="Author">
          <w:pPr>
            <w:autoSpaceDE w:val="0"/>
            <w:autoSpaceDN w:val="0"/>
            <w:adjustRightInd w:val="0"/>
            <w:spacing w:after="0" w:line="240" w:lineRule="auto"/>
          </w:pPr>
        </w:pPrChange>
      </w:pPr>
      <w:r w:rsidRPr="004D3835">
        <w:rPr>
          <w:rFonts w:ascii="Consolas" w:hAnsi="Consolas"/>
          <w:b/>
          <w:color w:val="000000"/>
          <w:sz w:val="16"/>
          <w:rPrChange w:id="4022" w:author="Author">
            <w:rPr>
              <w:rFonts w:ascii="Consolas" w:hAnsi="Consolas"/>
              <w:b/>
              <w:color w:val="000000"/>
              <w:sz w:val="16"/>
              <w:highlight w:val="white"/>
            </w:rPr>
          </w:rPrChange>
        </w:rPr>
        <w:tab/>
      </w:r>
      <w:r w:rsidRPr="004D3835">
        <w:rPr>
          <w:rFonts w:ascii="Consolas" w:hAnsi="Consolas"/>
          <w:b/>
          <w:color w:val="000000"/>
          <w:sz w:val="16"/>
          <w:rPrChange w:id="4023" w:author="Author">
            <w:rPr>
              <w:rFonts w:ascii="Consolas" w:hAnsi="Consolas"/>
              <w:color w:val="0000FF"/>
              <w:sz w:val="16"/>
              <w:highlight w:val="white"/>
            </w:rPr>
          </w:rPrChange>
        </w:rPr>
        <w:t>&lt;xs:simpleType</w:t>
      </w:r>
      <w:r w:rsidRPr="004D3835">
        <w:rPr>
          <w:rFonts w:ascii="Consolas" w:hAnsi="Consolas"/>
          <w:b/>
          <w:color w:val="000000"/>
          <w:sz w:val="16"/>
          <w:rPrChange w:id="4024" w:author="Author">
            <w:rPr>
              <w:rFonts w:ascii="Consolas" w:hAnsi="Consolas"/>
              <w:color w:val="000000"/>
              <w:sz w:val="16"/>
              <w:highlight w:val="white"/>
            </w:rPr>
          </w:rPrChange>
        </w:rPr>
        <w:t xml:space="preserve"> </w:t>
      </w:r>
      <w:r w:rsidRPr="004D3835">
        <w:rPr>
          <w:rFonts w:ascii="Consolas" w:hAnsi="Consolas"/>
          <w:b/>
          <w:color w:val="000000"/>
          <w:sz w:val="16"/>
          <w:rPrChange w:id="4025" w:author="Author">
            <w:rPr>
              <w:rFonts w:ascii="Consolas" w:hAnsi="Consolas"/>
              <w:color w:val="FF0000"/>
              <w:sz w:val="16"/>
              <w:highlight w:val="white"/>
            </w:rPr>
          </w:rPrChange>
        </w:rPr>
        <w:t>name</w:t>
      </w:r>
      <w:r w:rsidRPr="004D3835">
        <w:rPr>
          <w:rFonts w:ascii="Consolas" w:hAnsi="Consolas"/>
          <w:b/>
          <w:color w:val="000000"/>
          <w:sz w:val="16"/>
          <w:rPrChange w:id="4026" w:author="Author">
            <w:rPr>
              <w:rFonts w:ascii="Consolas" w:hAnsi="Consolas"/>
              <w:color w:val="000000"/>
              <w:sz w:val="16"/>
              <w:highlight w:val="white"/>
            </w:rPr>
          </w:rPrChange>
        </w:rPr>
        <w:t>=</w:t>
      </w:r>
      <w:r w:rsidRPr="004D3835">
        <w:rPr>
          <w:rFonts w:ascii="Consolas" w:hAnsi="Consolas"/>
          <w:b/>
          <w:color w:val="000000"/>
          <w:sz w:val="16"/>
          <w:rPrChange w:id="4027" w:author="Author">
            <w:rPr>
              <w:rFonts w:ascii="Consolas" w:hAnsi="Consolas"/>
              <w:b/>
              <w:color w:val="8000FF"/>
              <w:sz w:val="16"/>
              <w:highlight w:val="white"/>
            </w:rPr>
          </w:rPrChange>
        </w:rPr>
        <w:t>"ST_UriReference"</w:t>
      </w:r>
      <w:r w:rsidRPr="004D3835">
        <w:rPr>
          <w:rFonts w:ascii="Consolas" w:hAnsi="Consolas"/>
          <w:b/>
          <w:color w:val="000000"/>
          <w:sz w:val="16"/>
          <w:rPrChange w:id="4028" w:author="Author">
            <w:rPr>
              <w:rFonts w:ascii="Consolas" w:hAnsi="Consolas"/>
              <w:color w:val="0000FF"/>
              <w:sz w:val="16"/>
              <w:highlight w:val="white"/>
            </w:rPr>
          </w:rPrChange>
        </w:rPr>
        <w:t>&gt;</w:t>
      </w:r>
    </w:p>
    <w:p w14:paraId="268BB4E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29" w:author="Author">
            <w:rPr>
              <w:rFonts w:ascii="Consolas" w:hAnsi="Consolas"/>
              <w:b/>
              <w:color w:val="000000"/>
              <w:sz w:val="16"/>
              <w:highlight w:val="white"/>
            </w:rPr>
          </w:rPrChange>
        </w:rPr>
        <w:pPrChange w:id="4030" w:author="Author">
          <w:pPr>
            <w:autoSpaceDE w:val="0"/>
            <w:autoSpaceDN w:val="0"/>
            <w:adjustRightInd w:val="0"/>
            <w:spacing w:after="0" w:line="240" w:lineRule="auto"/>
          </w:pPr>
        </w:pPrChange>
      </w:pPr>
      <w:r w:rsidRPr="004D3835">
        <w:rPr>
          <w:rFonts w:ascii="Consolas" w:hAnsi="Consolas"/>
          <w:b/>
          <w:color w:val="000000"/>
          <w:sz w:val="16"/>
          <w:rPrChange w:id="4031" w:author="Author">
            <w:rPr>
              <w:rFonts w:ascii="Consolas" w:hAnsi="Consolas"/>
              <w:b/>
              <w:color w:val="000000"/>
              <w:sz w:val="16"/>
              <w:highlight w:val="white"/>
            </w:rPr>
          </w:rPrChange>
        </w:rPr>
        <w:tab/>
      </w:r>
      <w:r w:rsidRPr="004D3835">
        <w:rPr>
          <w:rFonts w:ascii="Consolas" w:hAnsi="Consolas"/>
          <w:b/>
          <w:color w:val="000000"/>
          <w:sz w:val="16"/>
          <w:rPrChange w:id="4032" w:author="Author">
            <w:rPr>
              <w:rFonts w:ascii="Consolas" w:hAnsi="Consolas"/>
              <w:b/>
              <w:color w:val="000000"/>
              <w:sz w:val="16"/>
              <w:highlight w:val="white"/>
            </w:rPr>
          </w:rPrChange>
        </w:rPr>
        <w:tab/>
      </w:r>
      <w:r w:rsidRPr="004D3835">
        <w:rPr>
          <w:rFonts w:ascii="Consolas" w:hAnsi="Consolas"/>
          <w:b/>
          <w:color w:val="000000"/>
          <w:sz w:val="16"/>
          <w:rPrChange w:id="4033" w:author="Author">
            <w:rPr>
              <w:rFonts w:ascii="Consolas" w:hAnsi="Consolas"/>
              <w:color w:val="0000FF"/>
              <w:sz w:val="16"/>
              <w:highlight w:val="white"/>
            </w:rPr>
          </w:rPrChange>
        </w:rPr>
        <w:t>&lt;xs:restriction</w:t>
      </w:r>
      <w:r w:rsidRPr="004D3835">
        <w:rPr>
          <w:rFonts w:ascii="Consolas" w:hAnsi="Consolas"/>
          <w:b/>
          <w:color w:val="000000"/>
          <w:sz w:val="16"/>
          <w:rPrChange w:id="4034" w:author="Author">
            <w:rPr>
              <w:rFonts w:ascii="Consolas" w:hAnsi="Consolas"/>
              <w:color w:val="000000"/>
              <w:sz w:val="16"/>
              <w:highlight w:val="white"/>
            </w:rPr>
          </w:rPrChange>
        </w:rPr>
        <w:t xml:space="preserve"> </w:t>
      </w:r>
      <w:r w:rsidRPr="004D3835">
        <w:rPr>
          <w:rFonts w:ascii="Consolas" w:hAnsi="Consolas"/>
          <w:b/>
          <w:color w:val="000000"/>
          <w:sz w:val="16"/>
          <w:rPrChange w:id="4035" w:author="Author">
            <w:rPr>
              <w:rFonts w:ascii="Consolas" w:hAnsi="Consolas"/>
              <w:color w:val="FF0000"/>
              <w:sz w:val="16"/>
              <w:highlight w:val="white"/>
            </w:rPr>
          </w:rPrChange>
        </w:rPr>
        <w:t>base</w:t>
      </w:r>
      <w:r w:rsidRPr="004D3835">
        <w:rPr>
          <w:rFonts w:ascii="Consolas" w:hAnsi="Consolas"/>
          <w:b/>
          <w:color w:val="000000"/>
          <w:sz w:val="16"/>
          <w:rPrChange w:id="4036" w:author="Author">
            <w:rPr>
              <w:rFonts w:ascii="Consolas" w:hAnsi="Consolas"/>
              <w:color w:val="000000"/>
              <w:sz w:val="16"/>
              <w:highlight w:val="white"/>
            </w:rPr>
          </w:rPrChange>
        </w:rPr>
        <w:t>=</w:t>
      </w:r>
      <w:r w:rsidRPr="004D3835">
        <w:rPr>
          <w:rFonts w:ascii="Consolas" w:hAnsi="Consolas"/>
          <w:b/>
          <w:color w:val="000000"/>
          <w:sz w:val="16"/>
          <w:rPrChange w:id="4037" w:author="Author">
            <w:rPr>
              <w:rFonts w:ascii="Consolas" w:hAnsi="Consolas"/>
              <w:b/>
              <w:color w:val="8000FF"/>
              <w:sz w:val="16"/>
              <w:highlight w:val="white"/>
            </w:rPr>
          </w:rPrChange>
        </w:rPr>
        <w:t>"xs:anyURI"</w:t>
      </w:r>
      <w:r w:rsidRPr="004D3835">
        <w:rPr>
          <w:rFonts w:ascii="Consolas" w:hAnsi="Consolas"/>
          <w:b/>
          <w:color w:val="000000"/>
          <w:sz w:val="16"/>
          <w:rPrChange w:id="4038" w:author="Author">
            <w:rPr>
              <w:rFonts w:ascii="Consolas" w:hAnsi="Consolas"/>
              <w:color w:val="0000FF"/>
              <w:sz w:val="16"/>
              <w:highlight w:val="white"/>
            </w:rPr>
          </w:rPrChange>
        </w:rPr>
        <w:t>&gt;</w:t>
      </w:r>
    </w:p>
    <w:p w14:paraId="58A724B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39" w:author="Author">
            <w:rPr>
              <w:rFonts w:ascii="Consolas" w:hAnsi="Consolas"/>
              <w:b/>
              <w:color w:val="000000"/>
              <w:sz w:val="16"/>
              <w:highlight w:val="white"/>
            </w:rPr>
          </w:rPrChange>
        </w:rPr>
        <w:pPrChange w:id="4040" w:author="Author">
          <w:pPr>
            <w:autoSpaceDE w:val="0"/>
            <w:autoSpaceDN w:val="0"/>
            <w:adjustRightInd w:val="0"/>
            <w:spacing w:after="0" w:line="240" w:lineRule="auto"/>
          </w:pPr>
        </w:pPrChange>
      </w:pPr>
      <w:r w:rsidRPr="004D3835">
        <w:rPr>
          <w:rFonts w:ascii="Consolas" w:hAnsi="Consolas"/>
          <w:b/>
          <w:color w:val="000000"/>
          <w:sz w:val="16"/>
          <w:rPrChange w:id="4041" w:author="Author">
            <w:rPr>
              <w:rFonts w:ascii="Consolas" w:hAnsi="Consolas"/>
              <w:b/>
              <w:color w:val="000000"/>
              <w:sz w:val="16"/>
              <w:highlight w:val="white"/>
            </w:rPr>
          </w:rPrChange>
        </w:rPr>
        <w:tab/>
      </w:r>
      <w:r w:rsidRPr="004D3835">
        <w:rPr>
          <w:rFonts w:ascii="Consolas" w:hAnsi="Consolas"/>
          <w:b/>
          <w:color w:val="000000"/>
          <w:sz w:val="16"/>
          <w:rPrChange w:id="4042" w:author="Author">
            <w:rPr>
              <w:rFonts w:ascii="Consolas" w:hAnsi="Consolas"/>
              <w:b/>
              <w:color w:val="000000"/>
              <w:sz w:val="16"/>
              <w:highlight w:val="white"/>
            </w:rPr>
          </w:rPrChange>
        </w:rPr>
        <w:tab/>
      </w:r>
      <w:r w:rsidRPr="004D3835">
        <w:rPr>
          <w:rFonts w:ascii="Consolas" w:hAnsi="Consolas"/>
          <w:b/>
          <w:color w:val="000000"/>
          <w:sz w:val="16"/>
          <w:rPrChange w:id="4043" w:author="Author">
            <w:rPr>
              <w:rFonts w:ascii="Consolas" w:hAnsi="Consolas"/>
              <w:b/>
              <w:color w:val="000000"/>
              <w:sz w:val="16"/>
              <w:highlight w:val="white"/>
            </w:rPr>
          </w:rPrChange>
        </w:rPr>
        <w:tab/>
      </w:r>
      <w:r w:rsidRPr="004D3835">
        <w:rPr>
          <w:rFonts w:ascii="Consolas" w:hAnsi="Consolas"/>
          <w:b/>
          <w:color w:val="000000"/>
          <w:sz w:val="16"/>
          <w:rPrChange w:id="4044" w:author="Author">
            <w:rPr>
              <w:rFonts w:ascii="Consolas" w:hAnsi="Consolas"/>
              <w:color w:val="0000FF"/>
              <w:sz w:val="16"/>
              <w:highlight w:val="white"/>
            </w:rPr>
          </w:rPrChange>
        </w:rPr>
        <w:t>&lt;xs:pattern</w:t>
      </w:r>
      <w:r w:rsidRPr="004D3835">
        <w:rPr>
          <w:rFonts w:ascii="Consolas" w:hAnsi="Consolas"/>
          <w:b/>
          <w:color w:val="000000"/>
          <w:sz w:val="16"/>
          <w:rPrChange w:id="4045" w:author="Author">
            <w:rPr>
              <w:rFonts w:ascii="Consolas" w:hAnsi="Consolas"/>
              <w:color w:val="000000"/>
              <w:sz w:val="16"/>
              <w:highlight w:val="white"/>
            </w:rPr>
          </w:rPrChange>
        </w:rPr>
        <w:t xml:space="preserve"> </w:t>
      </w:r>
      <w:r w:rsidRPr="004D3835">
        <w:rPr>
          <w:rFonts w:ascii="Consolas" w:hAnsi="Consolas"/>
          <w:b/>
          <w:color w:val="000000"/>
          <w:sz w:val="16"/>
          <w:rPrChange w:id="4046" w:author="Author">
            <w:rPr>
              <w:rFonts w:ascii="Consolas" w:hAnsi="Consolas"/>
              <w:color w:val="FF0000"/>
              <w:sz w:val="16"/>
              <w:highlight w:val="white"/>
            </w:rPr>
          </w:rPrChange>
        </w:rPr>
        <w:t>value</w:t>
      </w:r>
      <w:r w:rsidRPr="004D3835">
        <w:rPr>
          <w:rFonts w:ascii="Consolas" w:hAnsi="Consolas"/>
          <w:b/>
          <w:color w:val="000000"/>
          <w:sz w:val="16"/>
          <w:rPrChange w:id="4047" w:author="Author">
            <w:rPr>
              <w:rFonts w:ascii="Consolas" w:hAnsi="Consolas"/>
              <w:color w:val="000000"/>
              <w:sz w:val="16"/>
              <w:highlight w:val="white"/>
            </w:rPr>
          </w:rPrChange>
        </w:rPr>
        <w:t>=</w:t>
      </w:r>
      <w:r w:rsidRPr="004D3835">
        <w:rPr>
          <w:rFonts w:ascii="Consolas" w:hAnsi="Consolas"/>
          <w:b/>
          <w:color w:val="000000"/>
          <w:sz w:val="16"/>
          <w:rPrChange w:id="4048" w:author="Author">
            <w:rPr>
              <w:rFonts w:ascii="Consolas" w:hAnsi="Consolas"/>
              <w:b/>
              <w:color w:val="8000FF"/>
              <w:sz w:val="16"/>
              <w:highlight w:val="white"/>
            </w:rPr>
          </w:rPrChange>
        </w:rPr>
        <w:t>"/.*"</w:t>
      </w:r>
      <w:r w:rsidRPr="004D3835">
        <w:rPr>
          <w:rFonts w:ascii="Consolas" w:hAnsi="Consolas"/>
          <w:b/>
          <w:color w:val="000000"/>
          <w:sz w:val="16"/>
          <w:rPrChange w:id="4049" w:author="Author">
            <w:rPr>
              <w:rFonts w:ascii="Consolas" w:hAnsi="Consolas"/>
              <w:color w:val="0000FF"/>
              <w:sz w:val="16"/>
              <w:highlight w:val="white"/>
            </w:rPr>
          </w:rPrChange>
        </w:rPr>
        <w:t>/&gt;</w:t>
      </w:r>
    </w:p>
    <w:p w14:paraId="1F380F18"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50" w:author="Author">
            <w:rPr>
              <w:rFonts w:ascii="Consolas" w:hAnsi="Consolas"/>
              <w:b/>
              <w:color w:val="000000"/>
              <w:sz w:val="16"/>
              <w:highlight w:val="white"/>
            </w:rPr>
          </w:rPrChange>
        </w:rPr>
        <w:pPrChange w:id="4051" w:author="Author">
          <w:pPr>
            <w:autoSpaceDE w:val="0"/>
            <w:autoSpaceDN w:val="0"/>
            <w:adjustRightInd w:val="0"/>
            <w:spacing w:after="0" w:line="240" w:lineRule="auto"/>
          </w:pPr>
        </w:pPrChange>
      </w:pPr>
      <w:r w:rsidRPr="004D3835">
        <w:rPr>
          <w:rFonts w:ascii="Consolas" w:hAnsi="Consolas"/>
          <w:b/>
          <w:color w:val="000000"/>
          <w:sz w:val="16"/>
          <w:rPrChange w:id="4052" w:author="Author">
            <w:rPr>
              <w:rFonts w:ascii="Consolas" w:hAnsi="Consolas"/>
              <w:b/>
              <w:color w:val="000000"/>
              <w:sz w:val="16"/>
              <w:highlight w:val="white"/>
            </w:rPr>
          </w:rPrChange>
        </w:rPr>
        <w:tab/>
      </w:r>
      <w:r w:rsidRPr="004D3835">
        <w:rPr>
          <w:rFonts w:ascii="Consolas" w:hAnsi="Consolas"/>
          <w:b/>
          <w:color w:val="000000"/>
          <w:sz w:val="16"/>
          <w:rPrChange w:id="4053" w:author="Author">
            <w:rPr>
              <w:rFonts w:ascii="Consolas" w:hAnsi="Consolas"/>
              <w:b/>
              <w:color w:val="000000"/>
              <w:sz w:val="16"/>
              <w:highlight w:val="white"/>
            </w:rPr>
          </w:rPrChange>
        </w:rPr>
        <w:tab/>
      </w:r>
      <w:r w:rsidRPr="004D3835">
        <w:rPr>
          <w:rFonts w:ascii="Consolas" w:hAnsi="Consolas"/>
          <w:b/>
          <w:color w:val="000000"/>
          <w:sz w:val="16"/>
          <w:rPrChange w:id="4054" w:author="Author">
            <w:rPr>
              <w:rFonts w:ascii="Consolas" w:hAnsi="Consolas"/>
              <w:color w:val="0000FF"/>
              <w:sz w:val="16"/>
              <w:highlight w:val="white"/>
            </w:rPr>
          </w:rPrChange>
        </w:rPr>
        <w:t>&lt;/xs:restriction&gt;</w:t>
      </w:r>
    </w:p>
    <w:p w14:paraId="44A7CF4E"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55" w:author="Author">
            <w:rPr>
              <w:rFonts w:ascii="Consolas" w:hAnsi="Consolas"/>
              <w:b/>
              <w:color w:val="000000"/>
              <w:sz w:val="16"/>
              <w:highlight w:val="white"/>
            </w:rPr>
          </w:rPrChange>
        </w:rPr>
        <w:pPrChange w:id="4056" w:author="Author">
          <w:pPr>
            <w:autoSpaceDE w:val="0"/>
            <w:autoSpaceDN w:val="0"/>
            <w:adjustRightInd w:val="0"/>
            <w:spacing w:after="0" w:line="240" w:lineRule="auto"/>
          </w:pPr>
        </w:pPrChange>
      </w:pPr>
      <w:r w:rsidRPr="004D3835">
        <w:rPr>
          <w:rFonts w:ascii="Consolas" w:hAnsi="Consolas"/>
          <w:b/>
          <w:color w:val="000000"/>
          <w:sz w:val="16"/>
          <w:rPrChange w:id="4057" w:author="Author">
            <w:rPr>
              <w:rFonts w:ascii="Consolas" w:hAnsi="Consolas"/>
              <w:b/>
              <w:color w:val="000000"/>
              <w:sz w:val="16"/>
              <w:highlight w:val="white"/>
            </w:rPr>
          </w:rPrChange>
        </w:rPr>
        <w:tab/>
      </w:r>
      <w:r w:rsidRPr="004D3835">
        <w:rPr>
          <w:rFonts w:ascii="Consolas" w:hAnsi="Consolas"/>
          <w:b/>
          <w:color w:val="000000"/>
          <w:sz w:val="16"/>
          <w:rPrChange w:id="4058" w:author="Author">
            <w:rPr>
              <w:rFonts w:ascii="Consolas" w:hAnsi="Consolas"/>
              <w:color w:val="0000FF"/>
              <w:sz w:val="16"/>
              <w:highlight w:val="white"/>
            </w:rPr>
          </w:rPrChange>
        </w:rPr>
        <w:t>&lt;/xs:simpleType&gt;</w:t>
      </w:r>
    </w:p>
    <w:p w14:paraId="145F91AA" w14:textId="77777777" w:rsidR="009560AE" w:rsidRPr="009560AE" w:rsidRDefault="005C7F06" w:rsidP="009560AE">
      <w:pPr>
        <w:autoSpaceDE w:val="0"/>
        <w:autoSpaceDN w:val="0"/>
        <w:adjustRightInd w:val="0"/>
        <w:spacing w:after="0" w:line="240" w:lineRule="auto"/>
        <w:rPr>
          <w:del w:id="4059" w:author="Author"/>
          <w:rFonts w:ascii="Consolas" w:eastAsiaTheme="minorHAnsi" w:hAnsi="Consolas" w:cs="Courier New"/>
          <w:b/>
          <w:bCs/>
          <w:color w:val="000000"/>
          <w:sz w:val="16"/>
          <w:szCs w:val="16"/>
          <w:highlight w:val="white"/>
        </w:rPr>
      </w:pPr>
      <w:r w:rsidRPr="004D3835">
        <w:rPr>
          <w:rFonts w:ascii="Consolas" w:hAnsi="Consolas"/>
          <w:b/>
          <w:color w:val="000000"/>
          <w:sz w:val="16"/>
          <w:rPrChange w:id="4060" w:author="Author">
            <w:rPr>
              <w:rFonts w:ascii="Consolas" w:hAnsi="Consolas"/>
              <w:b/>
              <w:color w:val="000000"/>
              <w:sz w:val="16"/>
              <w:highlight w:val="white"/>
            </w:rPr>
          </w:rPrChange>
        </w:rPr>
        <w:tab/>
      </w:r>
      <w:r w:rsidRPr="004D3835">
        <w:rPr>
          <w:rFonts w:ascii="Consolas" w:hAnsi="Consolas"/>
          <w:b/>
          <w:color w:val="000000"/>
          <w:sz w:val="16"/>
          <w:rPrChange w:id="4061" w:author="Author">
            <w:rPr>
              <w:rFonts w:ascii="Consolas" w:hAnsi="Consolas"/>
              <w:color w:val="0000FF"/>
              <w:sz w:val="16"/>
              <w:highlight w:val="white"/>
            </w:rPr>
          </w:rPrChange>
        </w:rPr>
        <w:t>&lt;xs:simpleType</w:t>
      </w:r>
      <w:r w:rsidRPr="004D3835">
        <w:rPr>
          <w:rFonts w:ascii="Consolas" w:hAnsi="Consolas"/>
          <w:b/>
          <w:color w:val="000000"/>
          <w:sz w:val="16"/>
          <w:rPrChange w:id="4062" w:author="Author">
            <w:rPr>
              <w:rFonts w:ascii="Consolas" w:hAnsi="Consolas"/>
              <w:color w:val="000000"/>
              <w:sz w:val="16"/>
              <w:highlight w:val="white"/>
            </w:rPr>
          </w:rPrChange>
        </w:rPr>
        <w:t xml:space="preserve"> </w:t>
      </w:r>
      <w:r w:rsidRPr="004D3835">
        <w:rPr>
          <w:rFonts w:ascii="Consolas" w:hAnsi="Consolas"/>
          <w:b/>
          <w:color w:val="000000"/>
          <w:sz w:val="16"/>
          <w:rPrChange w:id="4063" w:author="Author">
            <w:rPr>
              <w:rFonts w:ascii="Consolas" w:hAnsi="Consolas"/>
              <w:color w:val="FF0000"/>
              <w:sz w:val="16"/>
              <w:highlight w:val="white"/>
            </w:rPr>
          </w:rPrChange>
        </w:rPr>
        <w:t>name</w:t>
      </w:r>
      <w:r w:rsidRPr="004D3835">
        <w:rPr>
          <w:rFonts w:ascii="Consolas" w:hAnsi="Consolas"/>
          <w:b/>
          <w:color w:val="000000"/>
          <w:sz w:val="16"/>
          <w:rPrChange w:id="4064" w:author="Author">
            <w:rPr>
              <w:rFonts w:ascii="Consolas" w:hAnsi="Consolas"/>
              <w:color w:val="000000"/>
              <w:sz w:val="16"/>
              <w:highlight w:val="white"/>
            </w:rPr>
          </w:rPrChange>
        </w:rPr>
        <w:t>=</w:t>
      </w:r>
      <w:r w:rsidRPr="004D3835">
        <w:rPr>
          <w:rFonts w:ascii="Consolas" w:hAnsi="Consolas"/>
          <w:b/>
          <w:color w:val="000000"/>
          <w:sz w:val="16"/>
          <w:rPrChange w:id="4065" w:author="Author">
            <w:rPr>
              <w:rFonts w:ascii="Consolas" w:hAnsi="Consolas"/>
              <w:b/>
              <w:color w:val="8000FF"/>
              <w:sz w:val="16"/>
              <w:highlight w:val="white"/>
            </w:rPr>
          </w:rPrChange>
        </w:rPr>
        <w:t>"ST_</w:t>
      </w:r>
      <w:del w:id="4066" w:author="Author">
        <w:r w:rsidR="009560AE" w:rsidRPr="009560AE">
          <w:rPr>
            <w:rFonts w:ascii="Consolas" w:eastAsiaTheme="minorHAnsi" w:hAnsi="Consolas" w:cs="Courier New"/>
            <w:b/>
            <w:bCs/>
            <w:color w:val="8000FF"/>
            <w:sz w:val="16"/>
            <w:szCs w:val="16"/>
            <w:highlight w:val="white"/>
          </w:rPr>
          <w:delText>Box2D"</w:delText>
        </w:r>
        <w:r w:rsidR="009560AE" w:rsidRPr="009560AE">
          <w:rPr>
            <w:rFonts w:ascii="Consolas" w:eastAsiaTheme="minorHAnsi" w:hAnsi="Consolas" w:cs="Courier New"/>
            <w:color w:val="0000FF"/>
            <w:sz w:val="16"/>
            <w:szCs w:val="16"/>
            <w:highlight w:val="white"/>
          </w:rPr>
          <w:delText>&gt;</w:delText>
        </w:r>
      </w:del>
    </w:p>
    <w:p w14:paraId="3163DD3B" w14:textId="77777777" w:rsidR="009560AE" w:rsidRPr="009560AE" w:rsidRDefault="009560AE" w:rsidP="009560AE">
      <w:pPr>
        <w:autoSpaceDE w:val="0"/>
        <w:autoSpaceDN w:val="0"/>
        <w:adjustRightInd w:val="0"/>
        <w:spacing w:after="0" w:line="240" w:lineRule="auto"/>
        <w:rPr>
          <w:del w:id="4067" w:author="Author"/>
          <w:rFonts w:ascii="Consolas" w:eastAsiaTheme="minorHAnsi" w:hAnsi="Consolas" w:cs="Courier New"/>
          <w:b/>
          <w:bCs/>
          <w:color w:val="000000"/>
          <w:sz w:val="16"/>
          <w:szCs w:val="16"/>
          <w:highlight w:val="white"/>
        </w:rPr>
      </w:pPr>
      <w:del w:id="4068"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&lt;xs:restriction</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base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"xs:string"</w:delText>
        </w:r>
        <w:r w:rsidRPr="009560AE">
          <w:rPr>
            <w:rFonts w:ascii="Consolas" w:eastAsiaTheme="minorHAnsi" w:hAnsi="Consolas" w:cs="Courier New"/>
            <w:color w:val="0000FF"/>
            <w:sz w:val="16"/>
            <w:szCs w:val="16"/>
            <w:highlight w:val="white"/>
          </w:rPr>
          <w:delText>&gt;</w:delText>
        </w:r>
      </w:del>
    </w:p>
    <w:p w14:paraId="5F2AFC4B" w14:textId="77777777" w:rsidR="009560AE" w:rsidRPr="009560AE" w:rsidRDefault="009560AE" w:rsidP="009560AE">
      <w:pPr>
        <w:autoSpaceDE w:val="0"/>
        <w:autoSpaceDN w:val="0"/>
        <w:adjustRightInd w:val="0"/>
        <w:spacing w:after="0" w:line="240" w:lineRule="auto"/>
        <w:rPr>
          <w:del w:id="4069" w:author="Author"/>
          <w:rFonts w:ascii="Consolas" w:eastAsiaTheme="minorHAnsi" w:hAnsi="Consolas" w:cs="Courier New"/>
          <w:b/>
          <w:bCs/>
          <w:color w:val="000000"/>
          <w:sz w:val="16"/>
          <w:szCs w:val="16"/>
          <w:highlight w:val="white"/>
        </w:rPr>
      </w:pPr>
      <w:del w:id="4070"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&lt;xs:whiteSpace</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value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"collapse"</w:delText>
        </w:r>
        <w:r w:rsidRPr="009560AE">
          <w:rPr>
            <w:rFonts w:ascii="Consolas" w:eastAsiaTheme="minorHAnsi" w:hAnsi="Consolas" w:cs="Courier New"/>
            <w:color w:val="0000FF"/>
            <w:sz w:val="16"/>
            <w:szCs w:val="16"/>
            <w:highlight w:val="white"/>
          </w:rPr>
          <w:delText>/&gt;</w:delText>
        </w:r>
      </w:del>
    </w:p>
    <w:p w14:paraId="0F1DBD9D" w14:textId="77777777" w:rsidR="009560AE" w:rsidRPr="009560AE" w:rsidRDefault="009560AE" w:rsidP="009560AE">
      <w:pPr>
        <w:autoSpaceDE w:val="0"/>
        <w:autoSpaceDN w:val="0"/>
        <w:adjustRightInd w:val="0"/>
        <w:spacing w:after="0" w:line="240" w:lineRule="auto"/>
        <w:rPr>
          <w:del w:id="4071" w:author="Author"/>
          <w:rFonts w:ascii="Consolas" w:eastAsiaTheme="minorHAnsi" w:hAnsi="Consolas" w:cs="Courier New"/>
          <w:b/>
          <w:bCs/>
          <w:color w:val="000000"/>
          <w:sz w:val="16"/>
          <w:szCs w:val="16"/>
          <w:highlight w:val="white"/>
        </w:rPr>
      </w:pPr>
      <w:del w:id="4072"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&lt;xs:pattern</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value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"((\-|\+)?(([0-9]+(\.[0-9]+)?)|(\.[0-9]+))((e|E)(\-|\+)?[0-9]+)?) ((\-|\+)?(([0-9]+(\.[0-9]+)?)|(\.[0-9]+))((e|E)(\-|\+)?[0-9]+)?) ((([0-9]+(\.[0-9]+)?)|(\.[0-9]+))((e|E)(\-|\+)?[0-9]+)?) ((([0-9]+(\.[0-9]+)?)|(\.[0-9]+))((e|E)(\-|\+)?[0-9]+)?)"</w:delText>
        </w:r>
        <w:r w:rsidRPr="009560AE">
          <w:rPr>
            <w:rFonts w:ascii="Consolas" w:eastAsiaTheme="minorHAnsi" w:hAnsi="Consolas" w:cs="Courier New"/>
            <w:color w:val="0000FF"/>
            <w:sz w:val="16"/>
            <w:szCs w:val="16"/>
            <w:highlight w:val="white"/>
          </w:rPr>
          <w:delText>/&gt;</w:delText>
        </w:r>
      </w:del>
    </w:p>
    <w:p w14:paraId="02FFE6E3" w14:textId="77777777" w:rsidR="009560AE" w:rsidRPr="009560AE" w:rsidRDefault="009560AE" w:rsidP="009560AE">
      <w:pPr>
        <w:autoSpaceDE w:val="0"/>
        <w:autoSpaceDN w:val="0"/>
        <w:adjustRightInd w:val="0"/>
        <w:spacing w:after="0" w:line="240" w:lineRule="auto"/>
        <w:rPr>
          <w:del w:id="4073" w:author="Author"/>
          <w:rFonts w:ascii="Consolas" w:eastAsiaTheme="minorHAnsi" w:hAnsi="Consolas" w:cs="Courier New"/>
          <w:b/>
          <w:bCs/>
          <w:color w:val="000000"/>
          <w:sz w:val="16"/>
          <w:szCs w:val="16"/>
          <w:highlight w:val="white"/>
        </w:rPr>
      </w:pPr>
      <w:del w:id="4074"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&lt;/xs:restriction&gt;</w:delText>
        </w:r>
      </w:del>
    </w:p>
    <w:p w14:paraId="2E494472" w14:textId="77777777" w:rsidR="009560AE" w:rsidRPr="009560AE" w:rsidRDefault="009560AE" w:rsidP="009560AE">
      <w:pPr>
        <w:autoSpaceDE w:val="0"/>
        <w:autoSpaceDN w:val="0"/>
        <w:adjustRightInd w:val="0"/>
        <w:spacing w:after="0" w:line="240" w:lineRule="auto"/>
        <w:rPr>
          <w:del w:id="4075" w:author="Author"/>
          <w:rFonts w:ascii="Consolas" w:eastAsiaTheme="minorHAnsi" w:hAnsi="Consolas" w:cs="Courier New"/>
          <w:b/>
          <w:bCs/>
          <w:color w:val="000000"/>
          <w:sz w:val="16"/>
          <w:szCs w:val="16"/>
          <w:highlight w:val="white"/>
        </w:rPr>
      </w:pPr>
      <w:del w:id="4076"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&lt;/xs:simpleType&gt;</w:delText>
        </w:r>
      </w:del>
    </w:p>
    <w:p w14:paraId="74C8B707" w14:textId="4BD382D0" w:rsidR="005C7F06" w:rsidRPr="004D3835" w:rsidRDefault="009560AE">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77" w:author="Author">
            <w:rPr>
              <w:rFonts w:ascii="Consolas" w:hAnsi="Consolas"/>
              <w:b/>
              <w:color w:val="000000"/>
              <w:sz w:val="16"/>
              <w:highlight w:val="white"/>
            </w:rPr>
          </w:rPrChange>
        </w:rPr>
        <w:pPrChange w:id="4078" w:author="Author">
          <w:pPr>
            <w:autoSpaceDE w:val="0"/>
            <w:autoSpaceDN w:val="0"/>
            <w:adjustRightInd w:val="0"/>
            <w:spacing w:after="0" w:line="240" w:lineRule="auto"/>
          </w:pPr>
        </w:pPrChange>
      </w:pPr>
      <w:del w:id="4079"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&lt;xs:simpleType</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name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"ST_</w:delText>
        </w:r>
      </w:del>
      <w:r w:rsidR="005C7F06" w:rsidRPr="004D3835">
        <w:rPr>
          <w:rFonts w:ascii="Consolas" w:hAnsi="Consolas"/>
          <w:b/>
          <w:color w:val="000000"/>
          <w:sz w:val="16"/>
          <w:rPrChange w:id="4080" w:author="Author">
            <w:rPr>
              <w:rFonts w:ascii="Consolas" w:hAnsi="Consolas"/>
              <w:b/>
              <w:color w:val="8000FF"/>
              <w:sz w:val="16"/>
              <w:highlight w:val="white"/>
            </w:rPr>
          </w:rPrChange>
        </w:rPr>
        <w:t>Number"</w:t>
      </w:r>
      <w:r w:rsidR="005C7F06" w:rsidRPr="004D3835">
        <w:rPr>
          <w:rFonts w:ascii="Consolas" w:hAnsi="Consolas"/>
          <w:b/>
          <w:color w:val="000000"/>
          <w:sz w:val="16"/>
          <w:rPrChange w:id="4081" w:author="Author">
            <w:rPr>
              <w:rFonts w:ascii="Consolas" w:hAnsi="Consolas"/>
              <w:color w:val="0000FF"/>
              <w:sz w:val="16"/>
              <w:highlight w:val="white"/>
            </w:rPr>
          </w:rPrChange>
        </w:rPr>
        <w:t>&gt;</w:t>
      </w:r>
    </w:p>
    <w:p w14:paraId="532283A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82" w:author="Author">
            <w:rPr>
              <w:rFonts w:ascii="Consolas" w:hAnsi="Consolas"/>
              <w:b/>
              <w:color w:val="000000"/>
              <w:sz w:val="16"/>
              <w:highlight w:val="white"/>
            </w:rPr>
          </w:rPrChange>
        </w:rPr>
        <w:pPrChange w:id="4083" w:author="Author">
          <w:pPr>
            <w:autoSpaceDE w:val="0"/>
            <w:autoSpaceDN w:val="0"/>
            <w:adjustRightInd w:val="0"/>
            <w:spacing w:after="0" w:line="240" w:lineRule="auto"/>
          </w:pPr>
        </w:pPrChange>
      </w:pPr>
      <w:r w:rsidRPr="004D3835">
        <w:rPr>
          <w:rFonts w:ascii="Consolas" w:hAnsi="Consolas"/>
          <w:b/>
          <w:color w:val="000000"/>
          <w:sz w:val="16"/>
          <w:rPrChange w:id="4084" w:author="Author">
            <w:rPr>
              <w:rFonts w:ascii="Consolas" w:hAnsi="Consolas"/>
              <w:b/>
              <w:color w:val="000000"/>
              <w:sz w:val="16"/>
              <w:highlight w:val="white"/>
            </w:rPr>
          </w:rPrChange>
        </w:rPr>
        <w:tab/>
      </w:r>
      <w:r w:rsidRPr="004D3835">
        <w:rPr>
          <w:rFonts w:ascii="Consolas" w:hAnsi="Consolas"/>
          <w:b/>
          <w:color w:val="000000"/>
          <w:sz w:val="16"/>
          <w:rPrChange w:id="4085" w:author="Author">
            <w:rPr>
              <w:rFonts w:ascii="Consolas" w:hAnsi="Consolas"/>
              <w:b/>
              <w:color w:val="000000"/>
              <w:sz w:val="16"/>
              <w:highlight w:val="white"/>
            </w:rPr>
          </w:rPrChange>
        </w:rPr>
        <w:tab/>
      </w:r>
      <w:r w:rsidRPr="004D3835">
        <w:rPr>
          <w:rFonts w:ascii="Consolas" w:hAnsi="Consolas"/>
          <w:b/>
          <w:color w:val="000000"/>
          <w:sz w:val="16"/>
          <w:rPrChange w:id="4086" w:author="Author">
            <w:rPr>
              <w:rFonts w:ascii="Consolas" w:hAnsi="Consolas"/>
              <w:color w:val="0000FF"/>
              <w:sz w:val="16"/>
              <w:highlight w:val="white"/>
            </w:rPr>
          </w:rPrChange>
        </w:rPr>
        <w:t>&lt;xs:restriction</w:t>
      </w:r>
      <w:r w:rsidRPr="004D3835">
        <w:rPr>
          <w:rFonts w:ascii="Consolas" w:hAnsi="Consolas"/>
          <w:b/>
          <w:color w:val="000000"/>
          <w:sz w:val="16"/>
          <w:rPrChange w:id="4087" w:author="Author">
            <w:rPr>
              <w:rFonts w:ascii="Consolas" w:hAnsi="Consolas"/>
              <w:color w:val="000000"/>
              <w:sz w:val="16"/>
              <w:highlight w:val="white"/>
            </w:rPr>
          </w:rPrChange>
        </w:rPr>
        <w:t xml:space="preserve"> </w:t>
      </w:r>
      <w:r w:rsidRPr="004D3835">
        <w:rPr>
          <w:rFonts w:ascii="Consolas" w:hAnsi="Consolas"/>
          <w:b/>
          <w:color w:val="000000"/>
          <w:sz w:val="16"/>
          <w:rPrChange w:id="4088" w:author="Author">
            <w:rPr>
              <w:rFonts w:ascii="Consolas" w:hAnsi="Consolas"/>
              <w:color w:val="FF0000"/>
              <w:sz w:val="16"/>
              <w:highlight w:val="white"/>
            </w:rPr>
          </w:rPrChange>
        </w:rPr>
        <w:t>base</w:t>
      </w:r>
      <w:r w:rsidRPr="004D3835">
        <w:rPr>
          <w:rFonts w:ascii="Consolas" w:hAnsi="Consolas"/>
          <w:b/>
          <w:color w:val="000000"/>
          <w:sz w:val="16"/>
          <w:rPrChange w:id="4089" w:author="Author">
            <w:rPr>
              <w:rFonts w:ascii="Consolas" w:hAnsi="Consolas"/>
              <w:color w:val="000000"/>
              <w:sz w:val="16"/>
              <w:highlight w:val="white"/>
            </w:rPr>
          </w:rPrChange>
        </w:rPr>
        <w:t>=</w:t>
      </w:r>
      <w:r w:rsidRPr="004D3835">
        <w:rPr>
          <w:rFonts w:ascii="Consolas" w:hAnsi="Consolas"/>
          <w:b/>
          <w:color w:val="000000"/>
          <w:sz w:val="16"/>
          <w:rPrChange w:id="4090" w:author="Author">
            <w:rPr>
              <w:rFonts w:ascii="Consolas" w:hAnsi="Consolas"/>
              <w:b/>
              <w:color w:val="8000FF"/>
              <w:sz w:val="16"/>
              <w:highlight w:val="white"/>
            </w:rPr>
          </w:rPrChange>
        </w:rPr>
        <w:t>"xs:double"</w:t>
      </w:r>
      <w:r w:rsidRPr="004D3835">
        <w:rPr>
          <w:rFonts w:ascii="Consolas" w:hAnsi="Consolas"/>
          <w:b/>
          <w:color w:val="000000"/>
          <w:sz w:val="16"/>
          <w:rPrChange w:id="4091" w:author="Author">
            <w:rPr>
              <w:rFonts w:ascii="Consolas" w:hAnsi="Consolas"/>
              <w:color w:val="0000FF"/>
              <w:sz w:val="16"/>
              <w:highlight w:val="white"/>
            </w:rPr>
          </w:rPrChange>
        </w:rPr>
        <w:t>&gt;</w:t>
      </w:r>
    </w:p>
    <w:p w14:paraId="6E20632B"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92" w:author="Author">
            <w:rPr>
              <w:rFonts w:ascii="Consolas" w:hAnsi="Consolas"/>
              <w:b/>
              <w:color w:val="000000"/>
              <w:sz w:val="16"/>
              <w:highlight w:val="white"/>
            </w:rPr>
          </w:rPrChange>
        </w:rPr>
        <w:pPrChange w:id="4093" w:author="Author">
          <w:pPr>
            <w:autoSpaceDE w:val="0"/>
            <w:autoSpaceDN w:val="0"/>
            <w:adjustRightInd w:val="0"/>
            <w:spacing w:after="0" w:line="240" w:lineRule="auto"/>
          </w:pPr>
        </w:pPrChange>
      </w:pPr>
      <w:r w:rsidRPr="004D3835">
        <w:rPr>
          <w:rFonts w:ascii="Consolas" w:hAnsi="Consolas"/>
          <w:b/>
          <w:color w:val="000000"/>
          <w:sz w:val="16"/>
          <w:rPrChange w:id="4094" w:author="Author">
            <w:rPr>
              <w:rFonts w:ascii="Consolas" w:hAnsi="Consolas"/>
              <w:b/>
              <w:color w:val="000000"/>
              <w:sz w:val="16"/>
              <w:highlight w:val="white"/>
            </w:rPr>
          </w:rPrChange>
        </w:rPr>
        <w:tab/>
      </w:r>
      <w:r w:rsidRPr="004D3835">
        <w:rPr>
          <w:rFonts w:ascii="Consolas" w:hAnsi="Consolas"/>
          <w:b/>
          <w:color w:val="000000"/>
          <w:sz w:val="16"/>
          <w:rPrChange w:id="4095" w:author="Author">
            <w:rPr>
              <w:rFonts w:ascii="Consolas" w:hAnsi="Consolas"/>
              <w:b/>
              <w:color w:val="000000"/>
              <w:sz w:val="16"/>
              <w:highlight w:val="white"/>
            </w:rPr>
          </w:rPrChange>
        </w:rPr>
        <w:tab/>
      </w:r>
      <w:r w:rsidRPr="004D3835">
        <w:rPr>
          <w:rFonts w:ascii="Consolas" w:hAnsi="Consolas"/>
          <w:b/>
          <w:color w:val="000000"/>
          <w:sz w:val="16"/>
          <w:rPrChange w:id="4096" w:author="Author">
            <w:rPr>
              <w:rFonts w:ascii="Consolas" w:hAnsi="Consolas"/>
              <w:b/>
              <w:color w:val="000000"/>
              <w:sz w:val="16"/>
              <w:highlight w:val="white"/>
            </w:rPr>
          </w:rPrChange>
        </w:rPr>
        <w:tab/>
      </w:r>
      <w:r w:rsidRPr="004D3835">
        <w:rPr>
          <w:rFonts w:ascii="Consolas" w:hAnsi="Consolas"/>
          <w:b/>
          <w:color w:val="000000"/>
          <w:sz w:val="16"/>
          <w:rPrChange w:id="4097" w:author="Author">
            <w:rPr>
              <w:rFonts w:ascii="Consolas" w:hAnsi="Consolas"/>
              <w:color w:val="0000FF"/>
              <w:sz w:val="16"/>
              <w:highlight w:val="white"/>
            </w:rPr>
          </w:rPrChange>
        </w:rPr>
        <w:t>&lt;xs:whiteSpace</w:t>
      </w:r>
      <w:r w:rsidRPr="004D3835">
        <w:rPr>
          <w:rFonts w:ascii="Consolas" w:hAnsi="Consolas"/>
          <w:b/>
          <w:color w:val="000000"/>
          <w:sz w:val="16"/>
          <w:rPrChange w:id="4098" w:author="Author">
            <w:rPr>
              <w:rFonts w:ascii="Consolas" w:hAnsi="Consolas"/>
              <w:color w:val="000000"/>
              <w:sz w:val="16"/>
              <w:highlight w:val="white"/>
            </w:rPr>
          </w:rPrChange>
        </w:rPr>
        <w:t xml:space="preserve"> </w:t>
      </w:r>
      <w:r w:rsidRPr="004D3835">
        <w:rPr>
          <w:rFonts w:ascii="Consolas" w:hAnsi="Consolas"/>
          <w:b/>
          <w:color w:val="000000"/>
          <w:sz w:val="16"/>
          <w:rPrChange w:id="4099" w:author="Author">
            <w:rPr>
              <w:rFonts w:ascii="Consolas" w:hAnsi="Consolas"/>
              <w:color w:val="FF0000"/>
              <w:sz w:val="16"/>
              <w:highlight w:val="white"/>
            </w:rPr>
          </w:rPrChange>
        </w:rPr>
        <w:t>value</w:t>
      </w:r>
      <w:r w:rsidRPr="004D3835">
        <w:rPr>
          <w:rFonts w:ascii="Consolas" w:hAnsi="Consolas"/>
          <w:b/>
          <w:color w:val="000000"/>
          <w:sz w:val="16"/>
          <w:rPrChange w:id="4100" w:author="Author">
            <w:rPr>
              <w:rFonts w:ascii="Consolas" w:hAnsi="Consolas"/>
              <w:color w:val="000000"/>
              <w:sz w:val="16"/>
              <w:highlight w:val="white"/>
            </w:rPr>
          </w:rPrChange>
        </w:rPr>
        <w:t>=</w:t>
      </w:r>
      <w:r w:rsidRPr="004D3835">
        <w:rPr>
          <w:rFonts w:ascii="Consolas" w:hAnsi="Consolas"/>
          <w:b/>
          <w:color w:val="000000"/>
          <w:sz w:val="16"/>
          <w:rPrChange w:id="4101" w:author="Author">
            <w:rPr>
              <w:rFonts w:ascii="Consolas" w:hAnsi="Consolas"/>
              <w:b/>
              <w:color w:val="8000FF"/>
              <w:sz w:val="16"/>
              <w:highlight w:val="white"/>
            </w:rPr>
          </w:rPrChange>
        </w:rPr>
        <w:t>"collapse"</w:t>
      </w:r>
      <w:r w:rsidRPr="004D3835">
        <w:rPr>
          <w:rFonts w:ascii="Consolas" w:hAnsi="Consolas"/>
          <w:b/>
          <w:color w:val="000000"/>
          <w:sz w:val="16"/>
          <w:rPrChange w:id="4102" w:author="Author">
            <w:rPr>
              <w:rFonts w:ascii="Consolas" w:hAnsi="Consolas"/>
              <w:color w:val="0000FF"/>
              <w:sz w:val="16"/>
              <w:highlight w:val="white"/>
            </w:rPr>
          </w:rPrChange>
        </w:rPr>
        <w:t>/&gt;</w:t>
      </w:r>
    </w:p>
    <w:p w14:paraId="6B8964D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03" w:author="Author">
            <w:rPr>
              <w:rFonts w:ascii="Consolas" w:hAnsi="Consolas"/>
              <w:b/>
              <w:color w:val="000000"/>
              <w:sz w:val="16"/>
              <w:highlight w:val="white"/>
            </w:rPr>
          </w:rPrChange>
        </w:rPr>
        <w:pPrChange w:id="4104" w:author="Author">
          <w:pPr>
            <w:autoSpaceDE w:val="0"/>
            <w:autoSpaceDN w:val="0"/>
            <w:adjustRightInd w:val="0"/>
            <w:spacing w:after="0" w:line="240" w:lineRule="auto"/>
          </w:pPr>
        </w:pPrChange>
      </w:pPr>
      <w:r w:rsidRPr="004D3835">
        <w:rPr>
          <w:rFonts w:ascii="Consolas" w:hAnsi="Consolas"/>
          <w:b/>
          <w:color w:val="000000"/>
          <w:sz w:val="16"/>
          <w:rPrChange w:id="4105" w:author="Author">
            <w:rPr>
              <w:rFonts w:ascii="Consolas" w:hAnsi="Consolas"/>
              <w:b/>
              <w:color w:val="000000"/>
              <w:sz w:val="16"/>
              <w:highlight w:val="white"/>
            </w:rPr>
          </w:rPrChange>
        </w:rPr>
        <w:tab/>
      </w:r>
      <w:r w:rsidRPr="004D3835">
        <w:rPr>
          <w:rFonts w:ascii="Consolas" w:hAnsi="Consolas"/>
          <w:b/>
          <w:color w:val="000000"/>
          <w:sz w:val="16"/>
          <w:rPrChange w:id="4106" w:author="Author">
            <w:rPr>
              <w:rFonts w:ascii="Consolas" w:hAnsi="Consolas"/>
              <w:b/>
              <w:color w:val="000000"/>
              <w:sz w:val="16"/>
              <w:highlight w:val="white"/>
            </w:rPr>
          </w:rPrChange>
        </w:rPr>
        <w:tab/>
      </w:r>
      <w:r w:rsidRPr="004D3835">
        <w:rPr>
          <w:rFonts w:ascii="Consolas" w:hAnsi="Consolas"/>
          <w:b/>
          <w:color w:val="000000"/>
          <w:sz w:val="16"/>
          <w:rPrChange w:id="4107" w:author="Author">
            <w:rPr>
              <w:rFonts w:ascii="Consolas" w:hAnsi="Consolas"/>
              <w:b/>
              <w:color w:val="000000"/>
              <w:sz w:val="16"/>
              <w:highlight w:val="white"/>
            </w:rPr>
          </w:rPrChange>
        </w:rPr>
        <w:tab/>
      </w:r>
      <w:r w:rsidRPr="004D3835">
        <w:rPr>
          <w:rFonts w:ascii="Consolas" w:hAnsi="Consolas"/>
          <w:b/>
          <w:color w:val="000000"/>
          <w:sz w:val="16"/>
          <w:rPrChange w:id="4108" w:author="Author">
            <w:rPr>
              <w:rFonts w:ascii="Consolas" w:hAnsi="Consolas"/>
              <w:color w:val="0000FF"/>
              <w:sz w:val="16"/>
              <w:highlight w:val="white"/>
            </w:rPr>
          </w:rPrChange>
        </w:rPr>
        <w:t>&lt;xs:pattern</w:t>
      </w:r>
      <w:r w:rsidRPr="004D3835">
        <w:rPr>
          <w:rFonts w:ascii="Consolas" w:hAnsi="Consolas"/>
          <w:b/>
          <w:color w:val="000000"/>
          <w:sz w:val="16"/>
          <w:rPrChange w:id="4109" w:author="Author">
            <w:rPr>
              <w:rFonts w:ascii="Consolas" w:hAnsi="Consolas"/>
              <w:color w:val="000000"/>
              <w:sz w:val="16"/>
              <w:highlight w:val="white"/>
            </w:rPr>
          </w:rPrChange>
        </w:rPr>
        <w:t xml:space="preserve"> </w:t>
      </w:r>
      <w:r w:rsidRPr="004D3835">
        <w:rPr>
          <w:rFonts w:ascii="Consolas" w:hAnsi="Consolas"/>
          <w:b/>
          <w:color w:val="000000"/>
          <w:sz w:val="16"/>
          <w:rPrChange w:id="4110" w:author="Author">
            <w:rPr>
              <w:rFonts w:ascii="Consolas" w:hAnsi="Consolas"/>
              <w:color w:val="FF0000"/>
              <w:sz w:val="16"/>
              <w:highlight w:val="white"/>
            </w:rPr>
          </w:rPrChange>
        </w:rPr>
        <w:t>value</w:t>
      </w:r>
      <w:r w:rsidRPr="004D3835">
        <w:rPr>
          <w:rFonts w:ascii="Consolas" w:hAnsi="Consolas"/>
          <w:b/>
          <w:color w:val="000000"/>
          <w:sz w:val="16"/>
          <w:rPrChange w:id="4111" w:author="Author">
            <w:rPr>
              <w:rFonts w:ascii="Consolas" w:hAnsi="Consolas"/>
              <w:color w:val="000000"/>
              <w:sz w:val="16"/>
              <w:highlight w:val="white"/>
            </w:rPr>
          </w:rPrChange>
        </w:rPr>
        <w:t>=</w:t>
      </w:r>
      <w:r w:rsidRPr="004D3835">
        <w:rPr>
          <w:rFonts w:ascii="Consolas" w:hAnsi="Consolas"/>
          <w:b/>
          <w:color w:val="000000"/>
          <w:sz w:val="16"/>
          <w:rPrChange w:id="4112" w:author="Author">
            <w:rPr>
              <w:rFonts w:ascii="Consolas" w:hAnsi="Consolas"/>
              <w:b/>
              <w:color w:val="8000FF"/>
              <w:sz w:val="16"/>
              <w:highlight w:val="white"/>
            </w:rPr>
          </w:rPrChange>
        </w:rPr>
        <w:t>"((\-|\+)?(([0-9]+(\.[0-9]+)?)|(\.[0-9]+))((e|E)(\-|\+)?[0-9]+)?)"</w:t>
      </w:r>
      <w:r w:rsidRPr="004D3835">
        <w:rPr>
          <w:rFonts w:ascii="Consolas" w:hAnsi="Consolas"/>
          <w:b/>
          <w:color w:val="000000"/>
          <w:sz w:val="16"/>
          <w:rPrChange w:id="4113" w:author="Author">
            <w:rPr>
              <w:rFonts w:ascii="Consolas" w:hAnsi="Consolas"/>
              <w:color w:val="0000FF"/>
              <w:sz w:val="16"/>
              <w:highlight w:val="white"/>
            </w:rPr>
          </w:rPrChange>
        </w:rPr>
        <w:t>/&gt;</w:t>
      </w:r>
    </w:p>
    <w:p w14:paraId="10EEDF5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14" w:author="Author">
            <w:rPr>
              <w:rFonts w:ascii="Consolas" w:hAnsi="Consolas"/>
              <w:b/>
              <w:color w:val="000000"/>
              <w:sz w:val="16"/>
              <w:highlight w:val="white"/>
            </w:rPr>
          </w:rPrChange>
        </w:rPr>
        <w:pPrChange w:id="4115" w:author="Author">
          <w:pPr>
            <w:autoSpaceDE w:val="0"/>
            <w:autoSpaceDN w:val="0"/>
            <w:adjustRightInd w:val="0"/>
            <w:spacing w:after="0" w:line="240" w:lineRule="auto"/>
          </w:pPr>
        </w:pPrChange>
      </w:pPr>
      <w:r w:rsidRPr="004D3835">
        <w:rPr>
          <w:rFonts w:ascii="Consolas" w:hAnsi="Consolas"/>
          <w:b/>
          <w:color w:val="000000"/>
          <w:sz w:val="16"/>
          <w:rPrChange w:id="4116" w:author="Author">
            <w:rPr>
              <w:rFonts w:ascii="Consolas" w:hAnsi="Consolas"/>
              <w:b/>
              <w:color w:val="000000"/>
              <w:sz w:val="16"/>
              <w:highlight w:val="white"/>
            </w:rPr>
          </w:rPrChange>
        </w:rPr>
        <w:tab/>
      </w:r>
      <w:r w:rsidRPr="004D3835">
        <w:rPr>
          <w:rFonts w:ascii="Consolas" w:hAnsi="Consolas"/>
          <w:b/>
          <w:color w:val="000000"/>
          <w:sz w:val="16"/>
          <w:rPrChange w:id="4117" w:author="Author">
            <w:rPr>
              <w:rFonts w:ascii="Consolas" w:hAnsi="Consolas"/>
              <w:b/>
              <w:color w:val="000000"/>
              <w:sz w:val="16"/>
              <w:highlight w:val="white"/>
            </w:rPr>
          </w:rPrChange>
        </w:rPr>
        <w:tab/>
      </w:r>
      <w:r w:rsidRPr="004D3835">
        <w:rPr>
          <w:rFonts w:ascii="Consolas" w:hAnsi="Consolas"/>
          <w:b/>
          <w:color w:val="000000"/>
          <w:sz w:val="16"/>
          <w:rPrChange w:id="4118" w:author="Author">
            <w:rPr>
              <w:rFonts w:ascii="Consolas" w:hAnsi="Consolas"/>
              <w:color w:val="0000FF"/>
              <w:sz w:val="16"/>
              <w:highlight w:val="white"/>
            </w:rPr>
          </w:rPrChange>
        </w:rPr>
        <w:t>&lt;/xs:restriction&gt;</w:t>
      </w:r>
    </w:p>
    <w:p w14:paraId="36FA752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19" w:author="Author">
            <w:rPr>
              <w:rFonts w:ascii="Consolas" w:hAnsi="Consolas"/>
              <w:b/>
              <w:color w:val="000000"/>
              <w:sz w:val="16"/>
              <w:highlight w:val="white"/>
            </w:rPr>
          </w:rPrChange>
        </w:rPr>
        <w:pPrChange w:id="4120" w:author="Author">
          <w:pPr>
            <w:autoSpaceDE w:val="0"/>
            <w:autoSpaceDN w:val="0"/>
            <w:adjustRightInd w:val="0"/>
            <w:spacing w:after="0" w:line="240" w:lineRule="auto"/>
          </w:pPr>
        </w:pPrChange>
      </w:pPr>
      <w:r w:rsidRPr="004D3835">
        <w:rPr>
          <w:rFonts w:ascii="Consolas" w:hAnsi="Consolas"/>
          <w:b/>
          <w:color w:val="000000"/>
          <w:sz w:val="16"/>
          <w:rPrChange w:id="4121" w:author="Author">
            <w:rPr>
              <w:rFonts w:ascii="Consolas" w:hAnsi="Consolas"/>
              <w:b/>
              <w:color w:val="000000"/>
              <w:sz w:val="16"/>
              <w:highlight w:val="white"/>
            </w:rPr>
          </w:rPrChange>
        </w:rPr>
        <w:tab/>
      </w:r>
      <w:r w:rsidRPr="004D3835">
        <w:rPr>
          <w:rFonts w:ascii="Consolas" w:hAnsi="Consolas"/>
          <w:b/>
          <w:color w:val="000000"/>
          <w:sz w:val="16"/>
          <w:rPrChange w:id="4122" w:author="Author">
            <w:rPr>
              <w:rFonts w:ascii="Consolas" w:hAnsi="Consolas"/>
              <w:color w:val="0000FF"/>
              <w:sz w:val="16"/>
              <w:highlight w:val="white"/>
            </w:rPr>
          </w:rPrChange>
        </w:rPr>
        <w:t>&lt;/xs:simpleType&gt;</w:t>
      </w:r>
    </w:p>
    <w:p w14:paraId="416D38A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23" w:author="Author">
            <w:rPr>
              <w:rFonts w:ascii="Consolas" w:hAnsi="Consolas"/>
              <w:b/>
              <w:color w:val="000000"/>
              <w:sz w:val="16"/>
              <w:highlight w:val="white"/>
            </w:rPr>
          </w:rPrChange>
        </w:rPr>
        <w:pPrChange w:id="4124" w:author="Author">
          <w:pPr>
            <w:autoSpaceDE w:val="0"/>
            <w:autoSpaceDN w:val="0"/>
            <w:adjustRightInd w:val="0"/>
            <w:spacing w:after="0" w:line="240" w:lineRule="auto"/>
          </w:pPr>
        </w:pPrChange>
      </w:pPr>
      <w:r w:rsidRPr="004D3835">
        <w:rPr>
          <w:rFonts w:ascii="Consolas" w:hAnsi="Consolas"/>
          <w:b/>
          <w:color w:val="000000"/>
          <w:sz w:val="16"/>
          <w:rPrChange w:id="4125" w:author="Author">
            <w:rPr>
              <w:rFonts w:ascii="Consolas" w:hAnsi="Consolas"/>
              <w:b/>
              <w:color w:val="000000"/>
              <w:sz w:val="16"/>
              <w:highlight w:val="white"/>
            </w:rPr>
          </w:rPrChange>
        </w:rPr>
        <w:tab/>
      </w:r>
      <w:r w:rsidRPr="004D3835">
        <w:rPr>
          <w:rFonts w:ascii="Consolas" w:hAnsi="Consolas"/>
          <w:b/>
          <w:color w:val="000000"/>
          <w:sz w:val="16"/>
          <w:rPrChange w:id="4126" w:author="Author">
            <w:rPr>
              <w:rFonts w:ascii="Consolas" w:hAnsi="Consolas"/>
              <w:color w:val="0000FF"/>
              <w:sz w:val="16"/>
              <w:highlight w:val="white"/>
            </w:rPr>
          </w:rPrChange>
        </w:rPr>
        <w:t>&lt;xs:simpleType</w:t>
      </w:r>
      <w:r w:rsidRPr="004D3835">
        <w:rPr>
          <w:rFonts w:ascii="Consolas" w:hAnsi="Consolas"/>
          <w:b/>
          <w:color w:val="000000"/>
          <w:sz w:val="16"/>
          <w:rPrChange w:id="4127" w:author="Author">
            <w:rPr>
              <w:rFonts w:ascii="Consolas" w:hAnsi="Consolas"/>
              <w:color w:val="000000"/>
              <w:sz w:val="16"/>
              <w:highlight w:val="white"/>
            </w:rPr>
          </w:rPrChange>
        </w:rPr>
        <w:t xml:space="preserve"> </w:t>
      </w:r>
      <w:r w:rsidRPr="004D3835">
        <w:rPr>
          <w:rFonts w:ascii="Consolas" w:hAnsi="Consolas"/>
          <w:b/>
          <w:color w:val="000000"/>
          <w:sz w:val="16"/>
          <w:rPrChange w:id="4128" w:author="Author">
            <w:rPr>
              <w:rFonts w:ascii="Consolas" w:hAnsi="Consolas"/>
              <w:color w:val="FF0000"/>
              <w:sz w:val="16"/>
              <w:highlight w:val="white"/>
            </w:rPr>
          </w:rPrChange>
        </w:rPr>
        <w:t>name</w:t>
      </w:r>
      <w:r w:rsidRPr="004D3835">
        <w:rPr>
          <w:rFonts w:ascii="Consolas" w:hAnsi="Consolas"/>
          <w:b/>
          <w:color w:val="000000"/>
          <w:sz w:val="16"/>
          <w:rPrChange w:id="4129" w:author="Author">
            <w:rPr>
              <w:rFonts w:ascii="Consolas" w:hAnsi="Consolas"/>
              <w:color w:val="000000"/>
              <w:sz w:val="16"/>
              <w:highlight w:val="white"/>
            </w:rPr>
          </w:rPrChange>
        </w:rPr>
        <w:t>=</w:t>
      </w:r>
      <w:r w:rsidRPr="004D3835">
        <w:rPr>
          <w:rFonts w:ascii="Consolas" w:hAnsi="Consolas"/>
          <w:b/>
          <w:color w:val="000000"/>
          <w:sz w:val="16"/>
          <w:rPrChange w:id="4130" w:author="Author">
            <w:rPr>
              <w:rFonts w:ascii="Consolas" w:hAnsi="Consolas"/>
              <w:b/>
              <w:color w:val="8000FF"/>
              <w:sz w:val="16"/>
              <w:highlight w:val="white"/>
            </w:rPr>
          </w:rPrChange>
        </w:rPr>
        <w:t>"ST_ZeroToOne"</w:t>
      </w:r>
      <w:r w:rsidRPr="004D3835">
        <w:rPr>
          <w:rFonts w:ascii="Consolas" w:hAnsi="Consolas"/>
          <w:b/>
          <w:color w:val="000000"/>
          <w:sz w:val="16"/>
          <w:rPrChange w:id="4131" w:author="Author">
            <w:rPr>
              <w:rFonts w:ascii="Consolas" w:hAnsi="Consolas"/>
              <w:color w:val="0000FF"/>
              <w:sz w:val="16"/>
              <w:highlight w:val="white"/>
            </w:rPr>
          </w:rPrChange>
        </w:rPr>
        <w:t>&gt;</w:t>
      </w:r>
    </w:p>
    <w:p w14:paraId="16223BB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32" w:author="Author">
            <w:rPr>
              <w:rFonts w:ascii="Consolas" w:hAnsi="Consolas"/>
              <w:b/>
              <w:color w:val="000000"/>
              <w:sz w:val="16"/>
              <w:highlight w:val="white"/>
            </w:rPr>
          </w:rPrChange>
        </w:rPr>
        <w:pPrChange w:id="4133" w:author="Author">
          <w:pPr>
            <w:autoSpaceDE w:val="0"/>
            <w:autoSpaceDN w:val="0"/>
            <w:adjustRightInd w:val="0"/>
            <w:spacing w:after="0" w:line="240" w:lineRule="auto"/>
          </w:pPr>
        </w:pPrChange>
      </w:pPr>
      <w:r w:rsidRPr="004D3835">
        <w:rPr>
          <w:rFonts w:ascii="Consolas" w:hAnsi="Consolas"/>
          <w:b/>
          <w:color w:val="000000"/>
          <w:sz w:val="16"/>
          <w:rPrChange w:id="4134" w:author="Author">
            <w:rPr>
              <w:rFonts w:ascii="Consolas" w:hAnsi="Consolas"/>
              <w:b/>
              <w:color w:val="000000"/>
              <w:sz w:val="16"/>
              <w:highlight w:val="white"/>
            </w:rPr>
          </w:rPrChange>
        </w:rPr>
        <w:tab/>
      </w:r>
      <w:r w:rsidRPr="004D3835">
        <w:rPr>
          <w:rFonts w:ascii="Consolas" w:hAnsi="Consolas"/>
          <w:b/>
          <w:color w:val="000000"/>
          <w:sz w:val="16"/>
          <w:rPrChange w:id="4135" w:author="Author">
            <w:rPr>
              <w:rFonts w:ascii="Consolas" w:hAnsi="Consolas"/>
              <w:b/>
              <w:color w:val="000000"/>
              <w:sz w:val="16"/>
              <w:highlight w:val="white"/>
            </w:rPr>
          </w:rPrChange>
        </w:rPr>
        <w:tab/>
      </w:r>
      <w:r w:rsidRPr="004D3835">
        <w:rPr>
          <w:rFonts w:ascii="Consolas" w:hAnsi="Consolas"/>
          <w:b/>
          <w:color w:val="000000"/>
          <w:sz w:val="16"/>
          <w:rPrChange w:id="4136" w:author="Author">
            <w:rPr>
              <w:rFonts w:ascii="Consolas" w:hAnsi="Consolas"/>
              <w:color w:val="0000FF"/>
              <w:sz w:val="16"/>
              <w:highlight w:val="white"/>
            </w:rPr>
          </w:rPrChange>
        </w:rPr>
        <w:t>&lt;xs:restriction</w:t>
      </w:r>
      <w:r w:rsidRPr="004D3835">
        <w:rPr>
          <w:rFonts w:ascii="Consolas" w:hAnsi="Consolas"/>
          <w:b/>
          <w:color w:val="000000"/>
          <w:sz w:val="16"/>
          <w:rPrChange w:id="4137" w:author="Author">
            <w:rPr>
              <w:rFonts w:ascii="Consolas" w:hAnsi="Consolas"/>
              <w:color w:val="000000"/>
              <w:sz w:val="16"/>
              <w:highlight w:val="white"/>
            </w:rPr>
          </w:rPrChange>
        </w:rPr>
        <w:t xml:space="preserve"> </w:t>
      </w:r>
      <w:r w:rsidRPr="004D3835">
        <w:rPr>
          <w:rFonts w:ascii="Consolas" w:hAnsi="Consolas"/>
          <w:b/>
          <w:color w:val="000000"/>
          <w:sz w:val="16"/>
          <w:rPrChange w:id="4138" w:author="Author">
            <w:rPr>
              <w:rFonts w:ascii="Consolas" w:hAnsi="Consolas"/>
              <w:color w:val="FF0000"/>
              <w:sz w:val="16"/>
              <w:highlight w:val="white"/>
            </w:rPr>
          </w:rPrChange>
        </w:rPr>
        <w:t>base</w:t>
      </w:r>
      <w:r w:rsidRPr="004D3835">
        <w:rPr>
          <w:rFonts w:ascii="Consolas" w:hAnsi="Consolas"/>
          <w:b/>
          <w:color w:val="000000"/>
          <w:sz w:val="16"/>
          <w:rPrChange w:id="4139" w:author="Author">
            <w:rPr>
              <w:rFonts w:ascii="Consolas" w:hAnsi="Consolas"/>
              <w:color w:val="000000"/>
              <w:sz w:val="16"/>
              <w:highlight w:val="white"/>
            </w:rPr>
          </w:rPrChange>
        </w:rPr>
        <w:t>=</w:t>
      </w:r>
      <w:r w:rsidRPr="004D3835">
        <w:rPr>
          <w:rFonts w:ascii="Consolas" w:hAnsi="Consolas"/>
          <w:b/>
          <w:color w:val="000000"/>
          <w:sz w:val="16"/>
          <w:rPrChange w:id="4140" w:author="Author">
            <w:rPr>
              <w:rFonts w:ascii="Consolas" w:hAnsi="Consolas"/>
              <w:b/>
              <w:color w:val="8000FF"/>
              <w:sz w:val="16"/>
              <w:highlight w:val="white"/>
            </w:rPr>
          </w:rPrChange>
        </w:rPr>
        <w:t>"ST_Number"</w:t>
      </w:r>
      <w:r w:rsidRPr="004D3835">
        <w:rPr>
          <w:rFonts w:ascii="Consolas" w:hAnsi="Consolas"/>
          <w:b/>
          <w:color w:val="000000"/>
          <w:sz w:val="16"/>
          <w:rPrChange w:id="4141" w:author="Author">
            <w:rPr>
              <w:rFonts w:ascii="Consolas" w:hAnsi="Consolas"/>
              <w:color w:val="0000FF"/>
              <w:sz w:val="16"/>
              <w:highlight w:val="white"/>
            </w:rPr>
          </w:rPrChange>
        </w:rPr>
        <w:t>&gt;</w:t>
      </w:r>
    </w:p>
    <w:p w14:paraId="3A59193F"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42" w:author="Author">
            <w:rPr>
              <w:rFonts w:ascii="Consolas" w:hAnsi="Consolas"/>
              <w:b/>
              <w:color w:val="000000"/>
              <w:sz w:val="16"/>
              <w:highlight w:val="white"/>
            </w:rPr>
          </w:rPrChange>
        </w:rPr>
        <w:pPrChange w:id="4143" w:author="Author">
          <w:pPr>
            <w:autoSpaceDE w:val="0"/>
            <w:autoSpaceDN w:val="0"/>
            <w:adjustRightInd w:val="0"/>
            <w:spacing w:after="0" w:line="240" w:lineRule="auto"/>
          </w:pPr>
        </w:pPrChange>
      </w:pPr>
      <w:r w:rsidRPr="004D3835">
        <w:rPr>
          <w:rFonts w:ascii="Consolas" w:hAnsi="Consolas"/>
          <w:b/>
          <w:color w:val="000000"/>
          <w:sz w:val="16"/>
          <w:rPrChange w:id="4144" w:author="Author">
            <w:rPr>
              <w:rFonts w:ascii="Consolas" w:hAnsi="Consolas"/>
              <w:b/>
              <w:color w:val="000000"/>
              <w:sz w:val="16"/>
              <w:highlight w:val="white"/>
            </w:rPr>
          </w:rPrChange>
        </w:rPr>
        <w:tab/>
      </w:r>
      <w:r w:rsidRPr="004D3835">
        <w:rPr>
          <w:rFonts w:ascii="Consolas" w:hAnsi="Consolas"/>
          <w:b/>
          <w:color w:val="000000"/>
          <w:sz w:val="16"/>
          <w:rPrChange w:id="4145" w:author="Author">
            <w:rPr>
              <w:rFonts w:ascii="Consolas" w:hAnsi="Consolas"/>
              <w:b/>
              <w:color w:val="000000"/>
              <w:sz w:val="16"/>
              <w:highlight w:val="white"/>
            </w:rPr>
          </w:rPrChange>
        </w:rPr>
        <w:tab/>
      </w:r>
      <w:r w:rsidRPr="004D3835">
        <w:rPr>
          <w:rFonts w:ascii="Consolas" w:hAnsi="Consolas"/>
          <w:b/>
          <w:color w:val="000000"/>
          <w:sz w:val="16"/>
          <w:rPrChange w:id="4146" w:author="Author">
            <w:rPr>
              <w:rFonts w:ascii="Consolas" w:hAnsi="Consolas"/>
              <w:b/>
              <w:color w:val="000000"/>
              <w:sz w:val="16"/>
              <w:highlight w:val="white"/>
            </w:rPr>
          </w:rPrChange>
        </w:rPr>
        <w:tab/>
      </w:r>
      <w:r w:rsidRPr="004D3835">
        <w:rPr>
          <w:rFonts w:ascii="Consolas" w:hAnsi="Consolas"/>
          <w:b/>
          <w:color w:val="000000"/>
          <w:sz w:val="16"/>
          <w:rPrChange w:id="4147" w:author="Author">
            <w:rPr>
              <w:rFonts w:ascii="Consolas" w:hAnsi="Consolas"/>
              <w:color w:val="0000FF"/>
              <w:sz w:val="16"/>
              <w:highlight w:val="white"/>
            </w:rPr>
          </w:rPrChange>
        </w:rPr>
        <w:t>&lt;xs:minInclusive</w:t>
      </w:r>
      <w:r w:rsidRPr="004D3835">
        <w:rPr>
          <w:rFonts w:ascii="Consolas" w:hAnsi="Consolas"/>
          <w:b/>
          <w:color w:val="000000"/>
          <w:sz w:val="16"/>
          <w:rPrChange w:id="4148" w:author="Author">
            <w:rPr>
              <w:rFonts w:ascii="Consolas" w:hAnsi="Consolas"/>
              <w:color w:val="000000"/>
              <w:sz w:val="16"/>
              <w:highlight w:val="white"/>
            </w:rPr>
          </w:rPrChange>
        </w:rPr>
        <w:t xml:space="preserve"> </w:t>
      </w:r>
      <w:r w:rsidRPr="004D3835">
        <w:rPr>
          <w:rFonts w:ascii="Consolas" w:hAnsi="Consolas"/>
          <w:b/>
          <w:color w:val="000000"/>
          <w:sz w:val="16"/>
          <w:rPrChange w:id="4149" w:author="Author">
            <w:rPr>
              <w:rFonts w:ascii="Consolas" w:hAnsi="Consolas"/>
              <w:color w:val="FF0000"/>
              <w:sz w:val="16"/>
              <w:highlight w:val="white"/>
            </w:rPr>
          </w:rPrChange>
        </w:rPr>
        <w:t>value</w:t>
      </w:r>
      <w:r w:rsidRPr="004D3835">
        <w:rPr>
          <w:rFonts w:ascii="Consolas" w:hAnsi="Consolas"/>
          <w:b/>
          <w:color w:val="000000"/>
          <w:sz w:val="16"/>
          <w:rPrChange w:id="4150" w:author="Author">
            <w:rPr>
              <w:rFonts w:ascii="Consolas" w:hAnsi="Consolas"/>
              <w:color w:val="000000"/>
              <w:sz w:val="16"/>
              <w:highlight w:val="white"/>
            </w:rPr>
          </w:rPrChange>
        </w:rPr>
        <w:t>=</w:t>
      </w:r>
      <w:r w:rsidRPr="004D3835">
        <w:rPr>
          <w:rFonts w:ascii="Consolas" w:hAnsi="Consolas"/>
          <w:b/>
          <w:color w:val="000000"/>
          <w:sz w:val="16"/>
          <w:rPrChange w:id="4151" w:author="Author">
            <w:rPr>
              <w:rFonts w:ascii="Consolas" w:hAnsi="Consolas"/>
              <w:b/>
              <w:color w:val="8000FF"/>
              <w:sz w:val="16"/>
              <w:highlight w:val="white"/>
            </w:rPr>
          </w:rPrChange>
        </w:rPr>
        <w:t>"0.0"</w:t>
      </w:r>
      <w:r w:rsidRPr="004D3835">
        <w:rPr>
          <w:rFonts w:ascii="Consolas" w:hAnsi="Consolas"/>
          <w:b/>
          <w:color w:val="000000"/>
          <w:sz w:val="16"/>
          <w:rPrChange w:id="4152" w:author="Author">
            <w:rPr>
              <w:rFonts w:ascii="Consolas" w:hAnsi="Consolas"/>
              <w:color w:val="0000FF"/>
              <w:sz w:val="16"/>
              <w:highlight w:val="white"/>
            </w:rPr>
          </w:rPrChange>
        </w:rPr>
        <w:t>/&gt;</w:t>
      </w:r>
    </w:p>
    <w:p w14:paraId="072A49D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53" w:author="Author">
            <w:rPr>
              <w:rFonts w:ascii="Consolas" w:hAnsi="Consolas"/>
              <w:b/>
              <w:color w:val="000000"/>
              <w:sz w:val="16"/>
              <w:highlight w:val="white"/>
            </w:rPr>
          </w:rPrChange>
        </w:rPr>
        <w:pPrChange w:id="4154" w:author="Author">
          <w:pPr>
            <w:autoSpaceDE w:val="0"/>
            <w:autoSpaceDN w:val="0"/>
            <w:adjustRightInd w:val="0"/>
            <w:spacing w:after="0" w:line="240" w:lineRule="auto"/>
          </w:pPr>
        </w:pPrChange>
      </w:pPr>
      <w:r w:rsidRPr="004D3835">
        <w:rPr>
          <w:rFonts w:ascii="Consolas" w:hAnsi="Consolas"/>
          <w:b/>
          <w:color w:val="000000"/>
          <w:sz w:val="16"/>
          <w:rPrChange w:id="4155" w:author="Author">
            <w:rPr>
              <w:rFonts w:ascii="Consolas" w:hAnsi="Consolas"/>
              <w:b/>
              <w:color w:val="000000"/>
              <w:sz w:val="16"/>
              <w:highlight w:val="white"/>
            </w:rPr>
          </w:rPrChange>
        </w:rPr>
        <w:tab/>
      </w:r>
      <w:r w:rsidRPr="004D3835">
        <w:rPr>
          <w:rFonts w:ascii="Consolas" w:hAnsi="Consolas"/>
          <w:b/>
          <w:color w:val="000000"/>
          <w:sz w:val="16"/>
          <w:rPrChange w:id="4156" w:author="Author">
            <w:rPr>
              <w:rFonts w:ascii="Consolas" w:hAnsi="Consolas"/>
              <w:b/>
              <w:color w:val="000000"/>
              <w:sz w:val="16"/>
              <w:highlight w:val="white"/>
            </w:rPr>
          </w:rPrChange>
        </w:rPr>
        <w:tab/>
      </w:r>
      <w:r w:rsidRPr="004D3835">
        <w:rPr>
          <w:rFonts w:ascii="Consolas" w:hAnsi="Consolas"/>
          <w:b/>
          <w:color w:val="000000"/>
          <w:sz w:val="16"/>
          <w:rPrChange w:id="4157" w:author="Author">
            <w:rPr>
              <w:rFonts w:ascii="Consolas" w:hAnsi="Consolas"/>
              <w:b/>
              <w:color w:val="000000"/>
              <w:sz w:val="16"/>
              <w:highlight w:val="white"/>
            </w:rPr>
          </w:rPrChange>
        </w:rPr>
        <w:tab/>
      </w:r>
      <w:r w:rsidRPr="004D3835">
        <w:rPr>
          <w:rFonts w:ascii="Consolas" w:hAnsi="Consolas"/>
          <w:b/>
          <w:color w:val="000000"/>
          <w:sz w:val="16"/>
          <w:rPrChange w:id="4158" w:author="Author">
            <w:rPr>
              <w:rFonts w:ascii="Consolas" w:hAnsi="Consolas"/>
              <w:color w:val="0000FF"/>
              <w:sz w:val="16"/>
              <w:highlight w:val="white"/>
            </w:rPr>
          </w:rPrChange>
        </w:rPr>
        <w:t>&lt;xs:maxInclusive</w:t>
      </w:r>
      <w:r w:rsidRPr="004D3835">
        <w:rPr>
          <w:rFonts w:ascii="Consolas" w:hAnsi="Consolas"/>
          <w:b/>
          <w:color w:val="000000"/>
          <w:sz w:val="16"/>
          <w:rPrChange w:id="4159" w:author="Author">
            <w:rPr>
              <w:rFonts w:ascii="Consolas" w:hAnsi="Consolas"/>
              <w:color w:val="000000"/>
              <w:sz w:val="16"/>
              <w:highlight w:val="white"/>
            </w:rPr>
          </w:rPrChange>
        </w:rPr>
        <w:t xml:space="preserve"> </w:t>
      </w:r>
      <w:r w:rsidRPr="004D3835">
        <w:rPr>
          <w:rFonts w:ascii="Consolas" w:hAnsi="Consolas"/>
          <w:b/>
          <w:color w:val="000000"/>
          <w:sz w:val="16"/>
          <w:rPrChange w:id="4160" w:author="Author">
            <w:rPr>
              <w:rFonts w:ascii="Consolas" w:hAnsi="Consolas"/>
              <w:color w:val="FF0000"/>
              <w:sz w:val="16"/>
              <w:highlight w:val="white"/>
            </w:rPr>
          </w:rPrChange>
        </w:rPr>
        <w:t>value</w:t>
      </w:r>
      <w:r w:rsidRPr="004D3835">
        <w:rPr>
          <w:rFonts w:ascii="Consolas" w:hAnsi="Consolas"/>
          <w:b/>
          <w:color w:val="000000"/>
          <w:sz w:val="16"/>
          <w:rPrChange w:id="4161" w:author="Author">
            <w:rPr>
              <w:rFonts w:ascii="Consolas" w:hAnsi="Consolas"/>
              <w:color w:val="000000"/>
              <w:sz w:val="16"/>
              <w:highlight w:val="white"/>
            </w:rPr>
          </w:rPrChange>
        </w:rPr>
        <w:t>=</w:t>
      </w:r>
      <w:r w:rsidRPr="004D3835">
        <w:rPr>
          <w:rFonts w:ascii="Consolas" w:hAnsi="Consolas"/>
          <w:b/>
          <w:color w:val="000000"/>
          <w:sz w:val="16"/>
          <w:rPrChange w:id="4162" w:author="Author">
            <w:rPr>
              <w:rFonts w:ascii="Consolas" w:hAnsi="Consolas"/>
              <w:b/>
              <w:color w:val="8000FF"/>
              <w:sz w:val="16"/>
              <w:highlight w:val="white"/>
            </w:rPr>
          </w:rPrChange>
        </w:rPr>
        <w:t>"1.0"</w:t>
      </w:r>
      <w:r w:rsidRPr="004D3835">
        <w:rPr>
          <w:rFonts w:ascii="Consolas" w:hAnsi="Consolas"/>
          <w:b/>
          <w:color w:val="000000"/>
          <w:sz w:val="16"/>
          <w:rPrChange w:id="4163" w:author="Author">
            <w:rPr>
              <w:rFonts w:ascii="Consolas" w:hAnsi="Consolas"/>
              <w:color w:val="0000FF"/>
              <w:sz w:val="16"/>
              <w:highlight w:val="white"/>
            </w:rPr>
          </w:rPrChange>
        </w:rPr>
        <w:t>/&gt;</w:t>
      </w:r>
    </w:p>
    <w:p w14:paraId="7C5FDA0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64" w:author="Author">
            <w:rPr>
              <w:rFonts w:ascii="Consolas" w:hAnsi="Consolas"/>
              <w:b/>
              <w:color w:val="000000"/>
              <w:sz w:val="16"/>
              <w:highlight w:val="white"/>
            </w:rPr>
          </w:rPrChange>
        </w:rPr>
        <w:pPrChange w:id="4165" w:author="Author">
          <w:pPr>
            <w:autoSpaceDE w:val="0"/>
            <w:autoSpaceDN w:val="0"/>
            <w:adjustRightInd w:val="0"/>
            <w:spacing w:after="0" w:line="240" w:lineRule="auto"/>
          </w:pPr>
        </w:pPrChange>
      </w:pPr>
      <w:r w:rsidRPr="004D3835">
        <w:rPr>
          <w:rFonts w:ascii="Consolas" w:hAnsi="Consolas"/>
          <w:b/>
          <w:color w:val="000000"/>
          <w:sz w:val="16"/>
          <w:rPrChange w:id="4166" w:author="Author">
            <w:rPr>
              <w:rFonts w:ascii="Consolas" w:hAnsi="Consolas"/>
              <w:b/>
              <w:color w:val="000000"/>
              <w:sz w:val="16"/>
              <w:highlight w:val="white"/>
            </w:rPr>
          </w:rPrChange>
        </w:rPr>
        <w:tab/>
      </w:r>
      <w:r w:rsidRPr="004D3835">
        <w:rPr>
          <w:rFonts w:ascii="Consolas" w:hAnsi="Consolas"/>
          <w:b/>
          <w:color w:val="000000"/>
          <w:sz w:val="16"/>
          <w:rPrChange w:id="4167" w:author="Author">
            <w:rPr>
              <w:rFonts w:ascii="Consolas" w:hAnsi="Consolas"/>
              <w:b/>
              <w:color w:val="000000"/>
              <w:sz w:val="16"/>
              <w:highlight w:val="white"/>
            </w:rPr>
          </w:rPrChange>
        </w:rPr>
        <w:tab/>
      </w:r>
      <w:r w:rsidRPr="004D3835">
        <w:rPr>
          <w:rFonts w:ascii="Consolas" w:hAnsi="Consolas"/>
          <w:b/>
          <w:color w:val="000000"/>
          <w:sz w:val="16"/>
          <w:rPrChange w:id="4168" w:author="Author">
            <w:rPr>
              <w:rFonts w:ascii="Consolas" w:hAnsi="Consolas"/>
              <w:color w:val="0000FF"/>
              <w:sz w:val="16"/>
              <w:highlight w:val="white"/>
            </w:rPr>
          </w:rPrChange>
        </w:rPr>
        <w:t>&lt;/xs:restriction&gt;</w:t>
      </w:r>
    </w:p>
    <w:p w14:paraId="043B3FD8"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69" w:author="Author">
            <w:rPr>
              <w:rFonts w:ascii="Consolas" w:hAnsi="Consolas"/>
              <w:b/>
              <w:color w:val="000000"/>
              <w:sz w:val="16"/>
              <w:highlight w:val="white"/>
            </w:rPr>
          </w:rPrChange>
        </w:rPr>
        <w:pPrChange w:id="4170" w:author="Author">
          <w:pPr>
            <w:autoSpaceDE w:val="0"/>
            <w:autoSpaceDN w:val="0"/>
            <w:adjustRightInd w:val="0"/>
            <w:spacing w:after="0" w:line="240" w:lineRule="auto"/>
          </w:pPr>
        </w:pPrChange>
      </w:pPr>
      <w:r w:rsidRPr="004D3835">
        <w:rPr>
          <w:rFonts w:ascii="Consolas" w:hAnsi="Consolas"/>
          <w:b/>
          <w:color w:val="000000"/>
          <w:sz w:val="16"/>
          <w:rPrChange w:id="4171" w:author="Author">
            <w:rPr>
              <w:rFonts w:ascii="Consolas" w:hAnsi="Consolas"/>
              <w:b/>
              <w:color w:val="000000"/>
              <w:sz w:val="16"/>
              <w:highlight w:val="white"/>
            </w:rPr>
          </w:rPrChange>
        </w:rPr>
        <w:tab/>
      </w:r>
      <w:r w:rsidRPr="004D3835">
        <w:rPr>
          <w:rFonts w:ascii="Consolas" w:hAnsi="Consolas"/>
          <w:b/>
          <w:color w:val="000000"/>
          <w:sz w:val="16"/>
          <w:rPrChange w:id="4172" w:author="Author">
            <w:rPr>
              <w:rFonts w:ascii="Consolas" w:hAnsi="Consolas"/>
              <w:color w:val="0000FF"/>
              <w:sz w:val="16"/>
              <w:highlight w:val="white"/>
            </w:rPr>
          </w:rPrChange>
        </w:rPr>
        <w:t>&lt;/xs:simpleType&gt;</w:t>
      </w:r>
    </w:p>
    <w:p w14:paraId="700CEF19"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73" w:author="Author">
            <w:rPr>
              <w:rFonts w:ascii="Consolas" w:hAnsi="Consolas"/>
              <w:b/>
              <w:color w:val="000000"/>
              <w:sz w:val="16"/>
              <w:highlight w:val="white"/>
            </w:rPr>
          </w:rPrChange>
        </w:rPr>
        <w:pPrChange w:id="4174" w:author="Author">
          <w:pPr>
            <w:autoSpaceDE w:val="0"/>
            <w:autoSpaceDN w:val="0"/>
            <w:adjustRightInd w:val="0"/>
            <w:spacing w:after="0" w:line="240" w:lineRule="auto"/>
          </w:pPr>
        </w:pPrChange>
      </w:pPr>
      <w:r w:rsidRPr="004D3835">
        <w:rPr>
          <w:rFonts w:ascii="Consolas" w:hAnsi="Consolas"/>
          <w:b/>
          <w:color w:val="000000"/>
          <w:sz w:val="16"/>
          <w:rPrChange w:id="4175" w:author="Author">
            <w:rPr>
              <w:rFonts w:ascii="Consolas" w:hAnsi="Consolas"/>
              <w:b/>
              <w:color w:val="000000"/>
              <w:sz w:val="16"/>
              <w:highlight w:val="white"/>
            </w:rPr>
          </w:rPrChange>
        </w:rPr>
        <w:tab/>
      </w:r>
      <w:r w:rsidRPr="004D3835">
        <w:rPr>
          <w:rFonts w:ascii="Consolas" w:hAnsi="Consolas"/>
          <w:b/>
          <w:color w:val="000000"/>
          <w:sz w:val="16"/>
          <w:rPrChange w:id="4176" w:author="Author">
            <w:rPr>
              <w:rFonts w:ascii="Consolas" w:hAnsi="Consolas"/>
              <w:color w:val="0000FF"/>
              <w:sz w:val="16"/>
              <w:highlight w:val="white"/>
            </w:rPr>
          </w:rPrChange>
        </w:rPr>
        <w:t>&lt;xs:simpleType</w:t>
      </w:r>
      <w:r w:rsidRPr="004D3835">
        <w:rPr>
          <w:rFonts w:ascii="Consolas" w:hAnsi="Consolas"/>
          <w:b/>
          <w:color w:val="000000"/>
          <w:sz w:val="16"/>
          <w:rPrChange w:id="4177" w:author="Author">
            <w:rPr>
              <w:rFonts w:ascii="Consolas" w:hAnsi="Consolas"/>
              <w:color w:val="000000"/>
              <w:sz w:val="16"/>
              <w:highlight w:val="white"/>
            </w:rPr>
          </w:rPrChange>
        </w:rPr>
        <w:t xml:space="preserve"> </w:t>
      </w:r>
      <w:r w:rsidRPr="004D3835">
        <w:rPr>
          <w:rFonts w:ascii="Consolas" w:hAnsi="Consolas"/>
          <w:b/>
          <w:color w:val="000000"/>
          <w:sz w:val="16"/>
          <w:rPrChange w:id="4178" w:author="Author">
            <w:rPr>
              <w:rFonts w:ascii="Consolas" w:hAnsi="Consolas"/>
              <w:color w:val="FF0000"/>
              <w:sz w:val="16"/>
              <w:highlight w:val="white"/>
            </w:rPr>
          </w:rPrChange>
        </w:rPr>
        <w:t>name</w:t>
      </w:r>
      <w:r w:rsidRPr="004D3835">
        <w:rPr>
          <w:rFonts w:ascii="Consolas" w:hAnsi="Consolas"/>
          <w:b/>
          <w:color w:val="000000"/>
          <w:sz w:val="16"/>
          <w:rPrChange w:id="4179" w:author="Author">
            <w:rPr>
              <w:rFonts w:ascii="Consolas" w:hAnsi="Consolas"/>
              <w:color w:val="000000"/>
              <w:sz w:val="16"/>
              <w:highlight w:val="white"/>
            </w:rPr>
          </w:rPrChange>
        </w:rPr>
        <w:t>=</w:t>
      </w:r>
      <w:r w:rsidRPr="004D3835">
        <w:rPr>
          <w:rFonts w:ascii="Consolas" w:hAnsi="Consolas"/>
          <w:b/>
          <w:color w:val="000000"/>
          <w:sz w:val="16"/>
          <w:rPrChange w:id="4180" w:author="Author">
            <w:rPr>
              <w:rFonts w:ascii="Consolas" w:hAnsi="Consolas"/>
              <w:b/>
              <w:color w:val="8000FF"/>
              <w:sz w:val="16"/>
              <w:highlight w:val="white"/>
            </w:rPr>
          </w:rPrChange>
        </w:rPr>
        <w:t>"ST_Numbers"</w:t>
      </w:r>
      <w:r w:rsidRPr="004D3835">
        <w:rPr>
          <w:rFonts w:ascii="Consolas" w:hAnsi="Consolas"/>
          <w:b/>
          <w:color w:val="000000"/>
          <w:sz w:val="16"/>
          <w:rPrChange w:id="4181" w:author="Author">
            <w:rPr>
              <w:rFonts w:ascii="Consolas" w:hAnsi="Consolas"/>
              <w:color w:val="0000FF"/>
              <w:sz w:val="16"/>
              <w:highlight w:val="white"/>
            </w:rPr>
          </w:rPrChange>
        </w:rPr>
        <w:t>&gt;</w:t>
      </w:r>
    </w:p>
    <w:p w14:paraId="3B3D83A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82" w:author="Author">
            <w:rPr>
              <w:rFonts w:ascii="Consolas" w:hAnsi="Consolas"/>
              <w:b/>
              <w:color w:val="000000"/>
              <w:sz w:val="16"/>
              <w:highlight w:val="white"/>
            </w:rPr>
          </w:rPrChange>
        </w:rPr>
        <w:pPrChange w:id="4183" w:author="Author">
          <w:pPr>
            <w:autoSpaceDE w:val="0"/>
            <w:autoSpaceDN w:val="0"/>
            <w:adjustRightInd w:val="0"/>
            <w:spacing w:after="0" w:line="240" w:lineRule="auto"/>
          </w:pPr>
        </w:pPrChange>
      </w:pPr>
      <w:r w:rsidRPr="004D3835">
        <w:rPr>
          <w:rFonts w:ascii="Consolas" w:hAnsi="Consolas"/>
          <w:b/>
          <w:color w:val="000000"/>
          <w:sz w:val="16"/>
          <w:rPrChange w:id="4184" w:author="Author">
            <w:rPr>
              <w:rFonts w:ascii="Consolas" w:hAnsi="Consolas"/>
              <w:b/>
              <w:color w:val="000000"/>
              <w:sz w:val="16"/>
              <w:highlight w:val="white"/>
            </w:rPr>
          </w:rPrChange>
        </w:rPr>
        <w:tab/>
      </w:r>
      <w:r w:rsidRPr="004D3835">
        <w:rPr>
          <w:rFonts w:ascii="Consolas" w:hAnsi="Consolas"/>
          <w:b/>
          <w:color w:val="000000"/>
          <w:sz w:val="16"/>
          <w:rPrChange w:id="4185" w:author="Author">
            <w:rPr>
              <w:rFonts w:ascii="Consolas" w:hAnsi="Consolas"/>
              <w:b/>
              <w:color w:val="000000"/>
              <w:sz w:val="16"/>
              <w:highlight w:val="white"/>
            </w:rPr>
          </w:rPrChange>
        </w:rPr>
        <w:tab/>
      </w:r>
      <w:r w:rsidRPr="004D3835">
        <w:rPr>
          <w:rFonts w:ascii="Consolas" w:hAnsi="Consolas"/>
          <w:b/>
          <w:color w:val="000000"/>
          <w:sz w:val="16"/>
          <w:rPrChange w:id="4186" w:author="Author">
            <w:rPr>
              <w:rFonts w:ascii="Consolas" w:hAnsi="Consolas"/>
              <w:color w:val="0000FF"/>
              <w:sz w:val="16"/>
              <w:highlight w:val="white"/>
            </w:rPr>
          </w:rPrChange>
        </w:rPr>
        <w:t>&lt;xs:restriction</w:t>
      </w:r>
      <w:r w:rsidRPr="004D3835">
        <w:rPr>
          <w:rFonts w:ascii="Consolas" w:hAnsi="Consolas"/>
          <w:b/>
          <w:color w:val="000000"/>
          <w:sz w:val="16"/>
          <w:rPrChange w:id="4187" w:author="Author">
            <w:rPr>
              <w:rFonts w:ascii="Consolas" w:hAnsi="Consolas"/>
              <w:color w:val="000000"/>
              <w:sz w:val="16"/>
              <w:highlight w:val="white"/>
            </w:rPr>
          </w:rPrChange>
        </w:rPr>
        <w:t xml:space="preserve"> </w:t>
      </w:r>
      <w:r w:rsidRPr="004D3835">
        <w:rPr>
          <w:rFonts w:ascii="Consolas" w:hAnsi="Consolas"/>
          <w:b/>
          <w:color w:val="000000"/>
          <w:sz w:val="16"/>
          <w:rPrChange w:id="4188" w:author="Author">
            <w:rPr>
              <w:rFonts w:ascii="Consolas" w:hAnsi="Consolas"/>
              <w:color w:val="FF0000"/>
              <w:sz w:val="16"/>
              <w:highlight w:val="white"/>
            </w:rPr>
          </w:rPrChange>
        </w:rPr>
        <w:t>base</w:t>
      </w:r>
      <w:r w:rsidRPr="004D3835">
        <w:rPr>
          <w:rFonts w:ascii="Consolas" w:hAnsi="Consolas"/>
          <w:b/>
          <w:color w:val="000000"/>
          <w:sz w:val="16"/>
          <w:rPrChange w:id="4189" w:author="Author">
            <w:rPr>
              <w:rFonts w:ascii="Consolas" w:hAnsi="Consolas"/>
              <w:color w:val="000000"/>
              <w:sz w:val="16"/>
              <w:highlight w:val="white"/>
            </w:rPr>
          </w:rPrChange>
        </w:rPr>
        <w:t>=</w:t>
      </w:r>
      <w:r w:rsidRPr="004D3835">
        <w:rPr>
          <w:rFonts w:ascii="Consolas" w:hAnsi="Consolas"/>
          <w:b/>
          <w:color w:val="000000"/>
          <w:sz w:val="16"/>
          <w:rPrChange w:id="4190" w:author="Author">
            <w:rPr>
              <w:rFonts w:ascii="Consolas" w:hAnsi="Consolas"/>
              <w:b/>
              <w:color w:val="8000FF"/>
              <w:sz w:val="16"/>
              <w:highlight w:val="white"/>
            </w:rPr>
          </w:rPrChange>
        </w:rPr>
        <w:t>"xs:string"</w:t>
      </w:r>
      <w:r w:rsidRPr="004D3835">
        <w:rPr>
          <w:rFonts w:ascii="Consolas" w:hAnsi="Consolas"/>
          <w:b/>
          <w:color w:val="000000"/>
          <w:sz w:val="16"/>
          <w:rPrChange w:id="4191" w:author="Author">
            <w:rPr>
              <w:rFonts w:ascii="Consolas" w:hAnsi="Consolas"/>
              <w:color w:val="0000FF"/>
              <w:sz w:val="16"/>
              <w:highlight w:val="white"/>
            </w:rPr>
          </w:rPrChange>
        </w:rPr>
        <w:t>&gt;</w:t>
      </w:r>
    </w:p>
    <w:p w14:paraId="41F14569"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92" w:author="Author">
            <w:rPr>
              <w:rFonts w:ascii="Consolas" w:hAnsi="Consolas"/>
              <w:b/>
              <w:color w:val="000000"/>
              <w:sz w:val="16"/>
              <w:highlight w:val="white"/>
            </w:rPr>
          </w:rPrChange>
        </w:rPr>
        <w:pPrChange w:id="4193" w:author="Author">
          <w:pPr>
            <w:autoSpaceDE w:val="0"/>
            <w:autoSpaceDN w:val="0"/>
            <w:adjustRightInd w:val="0"/>
            <w:spacing w:after="0" w:line="240" w:lineRule="auto"/>
          </w:pPr>
        </w:pPrChange>
      </w:pPr>
      <w:r w:rsidRPr="004D3835">
        <w:rPr>
          <w:rFonts w:ascii="Consolas" w:hAnsi="Consolas"/>
          <w:b/>
          <w:color w:val="000000"/>
          <w:sz w:val="16"/>
          <w:rPrChange w:id="4194" w:author="Author">
            <w:rPr>
              <w:rFonts w:ascii="Consolas" w:hAnsi="Consolas"/>
              <w:b/>
              <w:color w:val="000000"/>
              <w:sz w:val="16"/>
              <w:highlight w:val="white"/>
            </w:rPr>
          </w:rPrChange>
        </w:rPr>
        <w:tab/>
      </w:r>
      <w:r w:rsidRPr="004D3835">
        <w:rPr>
          <w:rFonts w:ascii="Consolas" w:hAnsi="Consolas"/>
          <w:b/>
          <w:color w:val="000000"/>
          <w:sz w:val="16"/>
          <w:rPrChange w:id="4195" w:author="Author">
            <w:rPr>
              <w:rFonts w:ascii="Consolas" w:hAnsi="Consolas"/>
              <w:b/>
              <w:color w:val="000000"/>
              <w:sz w:val="16"/>
              <w:highlight w:val="white"/>
            </w:rPr>
          </w:rPrChange>
        </w:rPr>
        <w:tab/>
      </w:r>
      <w:r w:rsidRPr="004D3835">
        <w:rPr>
          <w:rFonts w:ascii="Consolas" w:hAnsi="Consolas"/>
          <w:b/>
          <w:color w:val="000000"/>
          <w:sz w:val="16"/>
          <w:rPrChange w:id="4196" w:author="Author">
            <w:rPr>
              <w:rFonts w:ascii="Consolas" w:hAnsi="Consolas"/>
              <w:b/>
              <w:color w:val="000000"/>
              <w:sz w:val="16"/>
              <w:highlight w:val="white"/>
            </w:rPr>
          </w:rPrChange>
        </w:rPr>
        <w:tab/>
      </w:r>
      <w:r w:rsidRPr="004D3835">
        <w:rPr>
          <w:rFonts w:ascii="Consolas" w:hAnsi="Consolas"/>
          <w:b/>
          <w:color w:val="000000"/>
          <w:sz w:val="16"/>
          <w:rPrChange w:id="4197" w:author="Author">
            <w:rPr>
              <w:rFonts w:ascii="Consolas" w:hAnsi="Consolas"/>
              <w:color w:val="0000FF"/>
              <w:sz w:val="16"/>
              <w:highlight w:val="white"/>
            </w:rPr>
          </w:rPrChange>
        </w:rPr>
        <w:t>&lt;xs:whiteSpace</w:t>
      </w:r>
      <w:r w:rsidRPr="004D3835">
        <w:rPr>
          <w:rFonts w:ascii="Consolas" w:hAnsi="Consolas"/>
          <w:b/>
          <w:color w:val="000000"/>
          <w:sz w:val="16"/>
          <w:rPrChange w:id="4198" w:author="Author">
            <w:rPr>
              <w:rFonts w:ascii="Consolas" w:hAnsi="Consolas"/>
              <w:color w:val="000000"/>
              <w:sz w:val="16"/>
              <w:highlight w:val="white"/>
            </w:rPr>
          </w:rPrChange>
        </w:rPr>
        <w:t xml:space="preserve"> </w:t>
      </w:r>
      <w:r w:rsidRPr="004D3835">
        <w:rPr>
          <w:rFonts w:ascii="Consolas" w:hAnsi="Consolas"/>
          <w:b/>
          <w:color w:val="000000"/>
          <w:sz w:val="16"/>
          <w:rPrChange w:id="4199" w:author="Author">
            <w:rPr>
              <w:rFonts w:ascii="Consolas" w:hAnsi="Consolas"/>
              <w:color w:val="FF0000"/>
              <w:sz w:val="16"/>
              <w:highlight w:val="white"/>
            </w:rPr>
          </w:rPrChange>
        </w:rPr>
        <w:t>value</w:t>
      </w:r>
      <w:r w:rsidRPr="004D3835">
        <w:rPr>
          <w:rFonts w:ascii="Consolas" w:hAnsi="Consolas"/>
          <w:b/>
          <w:color w:val="000000"/>
          <w:sz w:val="16"/>
          <w:rPrChange w:id="4200" w:author="Author">
            <w:rPr>
              <w:rFonts w:ascii="Consolas" w:hAnsi="Consolas"/>
              <w:color w:val="000000"/>
              <w:sz w:val="16"/>
              <w:highlight w:val="white"/>
            </w:rPr>
          </w:rPrChange>
        </w:rPr>
        <w:t>=</w:t>
      </w:r>
      <w:r w:rsidRPr="004D3835">
        <w:rPr>
          <w:rFonts w:ascii="Consolas" w:hAnsi="Consolas"/>
          <w:b/>
          <w:color w:val="000000"/>
          <w:sz w:val="16"/>
          <w:rPrChange w:id="4201" w:author="Author">
            <w:rPr>
              <w:rFonts w:ascii="Consolas" w:hAnsi="Consolas"/>
              <w:b/>
              <w:color w:val="8000FF"/>
              <w:sz w:val="16"/>
              <w:highlight w:val="white"/>
            </w:rPr>
          </w:rPrChange>
        </w:rPr>
        <w:t>"collapse"</w:t>
      </w:r>
      <w:r w:rsidRPr="004D3835">
        <w:rPr>
          <w:rFonts w:ascii="Consolas" w:hAnsi="Consolas"/>
          <w:b/>
          <w:color w:val="000000"/>
          <w:sz w:val="16"/>
          <w:rPrChange w:id="4202" w:author="Author">
            <w:rPr>
              <w:rFonts w:ascii="Consolas" w:hAnsi="Consolas"/>
              <w:color w:val="0000FF"/>
              <w:sz w:val="16"/>
              <w:highlight w:val="white"/>
            </w:rPr>
          </w:rPrChange>
        </w:rPr>
        <w:t>/&gt;</w:t>
      </w:r>
    </w:p>
    <w:p w14:paraId="6000A482"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03" w:author="Author">
            <w:rPr>
              <w:rFonts w:ascii="Consolas" w:hAnsi="Consolas"/>
              <w:b/>
              <w:color w:val="000000"/>
              <w:sz w:val="16"/>
              <w:highlight w:val="white"/>
            </w:rPr>
          </w:rPrChange>
        </w:rPr>
        <w:pPrChange w:id="4204" w:author="Author">
          <w:pPr>
            <w:autoSpaceDE w:val="0"/>
            <w:autoSpaceDN w:val="0"/>
            <w:adjustRightInd w:val="0"/>
            <w:spacing w:after="0" w:line="240" w:lineRule="auto"/>
          </w:pPr>
        </w:pPrChange>
      </w:pPr>
      <w:r w:rsidRPr="004D3835">
        <w:rPr>
          <w:rFonts w:ascii="Consolas" w:hAnsi="Consolas"/>
          <w:b/>
          <w:color w:val="000000"/>
          <w:sz w:val="16"/>
          <w:rPrChange w:id="4205" w:author="Author">
            <w:rPr>
              <w:rFonts w:ascii="Consolas" w:hAnsi="Consolas"/>
              <w:b/>
              <w:color w:val="000000"/>
              <w:sz w:val="16"/>
              <w:highlight w:val="white"/>
            </w:rPr>
          </w:rPrChange>
        </w:rPr>
        <w:tab/>
      </w:r>
      <w:r w:rsidRPr="004D3835">
        <w:rPr>
          <w:rFonts w:ascii="Consolas" w:hAnsi="Consolas"/>
          <w:b/>
          <w:color w:val="000000"/>
          <w:sz w:val="16"/>
          <w:rPrChange w:id="4206" w:author="Author">
            <w:rPr>
              <w:rFonts w:ascii="Consolas" w:hAnsi="Consolas"/>
              <w:b/>
              <w:color w:val="000000"/>
              <w:sz w:val="16"/>
              <w:highlight w:val="white"/>
            </w:rPr>
          </w:rPrChange>
        </w:rPr>
        <w:tab/>
      </w:r>
      <w:r w:rsidRPr="004D3835">
        <w:rPr>
          <w:rFonts w:ascii="Consolas" w:hAnsi="Consolas"/>
          <w:b/>
          <w:color w:val="000000"/>
          <w:sz w:val="16"/>
          <w:rPrChange w:id="4207" w:author="Author">
            <w:rPr>
              <w:rFonts w:ascii="Consolas" w:hAnsi="Consolas"/>
              <w:b/>
              <w:color w:val="000000"/>
              <w:sz w:val="16"/>
              <w:highlight w:val="white"/>
            </w:rPr>
          </w:rPrChange>
        </w:rPr>
        <w:tab/>
      </w:r>
      <w:r w:rsidRPr="004D3835">
        <w:rPr>
          <w:rFonts w:ascii="Consolas" w:hAnsi="Consolas"/>
          <w:b/>
          <w:color w:val="000000"/>
          <w:sz w:val="16"/>
          <w:rPrChange w:id="4208" w:author="Author">
            <w:rPr>
              <w:rFonts w:ascii="Consolas" w:hAnsi="Consolas"/>
              <w:color w:val="0000FF"/>
              <w:sz w:val="16"/>
              <w:highlight w:val="white"/>
            </w:rPr>
          </w:rPrChange>
        </w:rPr>
        <w:t>&lt;xs:pattern</w:t>
      </w:r>
      <w:r w:rsidRPr="004D3835">
        <w:rPr>
          <w:rFonts w:ascii="Consolas" w:hAnsi="Consolas"/>
          <w:b/>
          <w:color w:val="000000"/>
          <w:sz w:val="16"/>
          <w:rPrChange w:id="4209" w:author="Author">
            <w:rPr>
              <w:rFonts w:ascii="Consolas" w:hAnsi="Consolas"/>
              <w:color w:val="000000"/>
              <w:sz w:val="16"/>
              <w:highlight w:val="white"/>
            </w:rPr>
          </w:rPrChange>
        </w:rPr>
        <w:t xml:space="preserve"> </w:t>
      </w:r>
      <w:r w:rsidRPr="004D3835">
        <w:rPr>
          <w:rFonts w:ascii="Consolas" w:hAnsi="Consolas"/>
          <w:b/>
          <w:color w:val="000000"/>
          <w:sz w:val="16"/>
          <w:rPrChange w:id="4210" w:author="Author">
            <w:rPr>
              <w:rFonts w:ascii="Consolas" w:hAnsi="Consolas"/>
              <w:color w:val="FF0000"/>
              <w:sz w:val="16"/>
              <w:highlight w:val="white"/>
            </w:rPr>
          </w:rPrChange>
        </w:rPr>
        <w:t>value</w:t>
      </w:r>
      <w:r w:rsidRPr="004D3835">
        <w:rPr>
          <w:rFonts w:ascii="Consolas" w:hAnsi="Consolas"/>
          <w:b/>
          <w:color w:val="000000"/>
          <w:sz w:val="16"/>
          <w:rPrChange w:id="4211" w:author="Author">
            <w:rPr>
              <w:rFonts w:ascii="Consolas" w:hAnsi="Consolas"/>
              <w:color w:val="000000"/>
              <w:sz w:val="16"/>
              <w:highlight w:val="white"/>
            </w:rPr>
          </w:rPrChange>
        </w:rPr>
        <w:t>=</w:t>
      </w:r>
      <w:r w:rsidRPr="004D3835">
        <w:rPr>
          <w:rFonts w:ascii="Consolas" w:hAnsi="Consolas"/>
          <w:b/>
          <w:color w:val="000000"/>
          <w:sz w:val="16"/>
          <w:rPrChange w:id="4212" w:author="Author">
            <w:rPr>
              <w:rFonts w:ascii="Consolas" w:hAnsi="Consolas"/>
              <w:b/>
              <w:color w:val="8000FF"/>
              <w:sz w:val="16"/>
              <w:highlight w:val="white"/>
            </w:rPr>
          </w:rPrChange>
        </w:rPr>
        <w:t>"(((\-|\+)?(([0-9]+(\.[0-9]+)?)|(\.[0-9]+))((e|E)(\-|\+)?[0-9]+)?( )?)+)"</w:t>
      </w:r>
      <w:r w:rsidRPr="004D3835">
        <w:rPr>
          <w:rFonts w:ascii="Consolas" w:hAnsi="Consolas"/>
          <w:b/>
          <w:color w:val="000000"/>
          <w:sz w:val="16"/>
          <w:rPrChange w:id="4213" w:author="Author">
            <w:rPr>
              <w:rFonts w:ascii="Consolas" w:hAnsi="Consolas"/>
              <w:color w:val="0000FF"/>
              <w:sz w:val="16"/>
              <w:highlight w:val="white"/>
            </w:rPr>
          </w:rPrChange>
        </w:rPr>
        <w:t>/&gt;</w:t>
      </w:r>
    </w:p>
    <w:p w14:paraId="13B4077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14" w:author="Author">
            <w:rPr>
              <w:rFonts w:ascii="Consolas" w:hAnsi="Consolas"/>
              <w:b/>
              <w:color w:val="000000"/>
              <w:sz w:val="16"/>
              <w:highlight w:val="white"/>
            </w:rPr>
          </w:rPrChange>
        </w:rPr>
        <w:pPrChange w:id="4215" w:author="Author">
          <w:pPr>
            <w:autoSpaceDE w:val="0"/>
            <w:autoSpaceDN w:val="0"/>
            <w:adjustRightInd w:val="0"/>
            <w:spacing w:after="0" w:line="240" w:lineRule="auto"/>
          </w:pPr>
        </w:pPrChange>
      </w:pPr>
      <w:r w:rsidRPr="004D3835">
        <w:rPr>
          <w:rFonts w:ascii="Consolas" w:hAnsi="Consolas"/>
          <w:b/>
          <w:color w:val="000000"/>
          <w:sz w:val="16"/>
          <w:rPrChange w:id="4216" w:author="Author">
            <w:rPr>
              <w:rFonts w:ascii="Consolas" w:hAnsi="Consolas"/>
              <w:b/>
              <w:color w:val="000000"/>
              <w:sz w:val="16"/>
              <w:highlight w:val="white"/>
            </w:rPr>
          </w:rPrChange>
        </w:rPr>
        <w:lastRenderedPageBreak/>
        <w:tab/>
      </w:r>
      <w:r w:rsidRPr="004D3835">
        <w:rPr>
          <w:rFonts w:ascii="Consolas" w:hAnsi="Consolas"/>
          <w:b/>
          <w:color w:val="000000"/>
          <w:sz w:val="16"/>
          <w:rPrChange w:id="4217" w:author="Author">
            <w:rPr>
              <w:rFonts w:ascii="Consolas" w:hAnsi="Consolas"/>
              <w:b/>
              <w:color w:val="000000"/>
              <w:sz w:val="16"/>
              <w:highlight w:val="white"/>
            </w:rPr>
          </w:rPrChange>
        </w:rPr>
        <w:tab/>
      </w:r>
      <w:r w:rsidRPr="004D3835">
        <w:rPr>
          <w:rFonts w:ascii="Consolas" w:hAnsi="Consolas"/>
          <w:b/>
          <w:color w:val="000000"/>
          <w:sz w:val="16"/>
          <w:rPrChange w:id="4218" w:author="Author">
            <w:rPr>
              <w:rFonts w:ascii="Consolas" w:hAnsi="Consolas"/>
              <w:color w:val="0000FF"/>
              <w:sz w:val="16"/>
              <w:highlight w:val="white"/>
            </w:rPr>
          </w:rPrChange>
        </w:rPr>
        <w:t>&lt;/xs:restriction&gt;</w:t>
      </w:r>
    </w:p>
    <w:p w14:paraId="7C900E5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19" w:author="Author">
            <w:rPr>
              <w:rFonts w:ascii="Consolas" w:hAnsi="Consolas"/>
              <w:b/>
              <w:color w:val="000000"/>
              <w:sz w:val="16"/>
              <w:highlight w:val="white"/>
            </w:rPr>
          </w:rPrChange>
        </w:rPr>
        <w:pPrChange w:id="4220" w:author="Author">
          <w:pPr>
            <w:autoSpaceDE w:val="0"/>
            <w:autoSpaceDN w:val="0"/>
            <w:adjustRightInd w:val="0"/>
            <w:spacing w:after="0" w:line="240" w:lineRule="auto"/>
          </w:pPr>
        </w:pPrChange>
      </w:pPr>
      <w:r w:rsidRPr="004D3835">
        <w:rPr>
          <w:rFonts w:ascii="Consolas" w:hAnsi="Consolas"/>
          <w:b/>
          <w:color w:val="000000"/>
          <w:sz w:val="16"/>
          <w:rPrChange w:id="4221" w:author="Author">
            <w:rPr>
              <w:rFonts w:ascii="Consolas" w:hAnsi="Consolas"/>
              <w:b/>
              <w:color w:val="000000"/>
              <w:sz w:val="16"/>
              <w:highlight w:val="white"/>
            </w:rPr>
          </w:rPrChange>
        </w:rPr>
        <w:tab/>
      </w:r>
      <w:r w:rsidRPr="004D3835">
        <w:rPr>
          <w:rFonts w:ascii="Consolas" w:hAnsi="Consolas"/>
          <w:b/>
          <w:color w:val="000000"/>
          <w:sz w:val="16"/>
          <w:rPrChange w:id="4222" w:author="Author">
            <w:rPr>
              <w:rFonts w:ascii="Consolas" w:hAnsi="Consolas"/>
              <w:color w:val="0000FF"/>
              <w:sz w:val="16"/>
              <w:highlight w:val="white"/>
            </w:rPr>
          </w:rPrChange>
        </w:rPr>
        <w:t>&lt;/xs:simpleType&gt;</w:t>
      </w:r>
    </w:p>
    <w:p w14:paraId="3D8307D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23" w:author="Author">
            <w:rPr>
              <w:rFonts w:ascii="Consolas" w:hAnsi="Consolas"/>
              <w:b/>
              <w:color w:val="000000"/>
              <w:sz w:val="16"/>
              <w:highlight w:val="white"/>
            </w:rPr>
          </w:rPrChange>
        </w:rPr>
        <w:pPrChange w:id="4224" w:author="Author">
          <w:pPr>
            <w:autoSpaceDE w:val="0"/>
            <w:autoSpaceDN w:val="0"/>
            <w:adjustRightInd w:val="0"/>
            <w:spacing w:after="0" w:line="240" w:lineRule="auto"/>
          </w:pPr>
        </w:pPrChange>
      </w:pPr>
      <w:r w:rsidRPr="004D3835">
        <w:rPr>
          <w:rFonts w:ascii="Consolas" w:hAnsi="Consolas"/>
          <w:b/>
          <w:color w:val="000000"/>
          <w:sz w:val="16"/>
          <w:rPrChange w:id="4225" w:author="Author">
            <w:rPr>
              <w:rFonts w:ascii="Consolas" w:hAnsi="Consolas"/>
              <w:b/>
              <w:color w:val="000000"/>
              <w:sz w:val="16"/>
              <w:highlight w:val="white"/>
            </w:rPr>
          </w:rPrChange>
        </w:rPr>
        <w:tab/>
      </w:r>
      <w:r w:rsidRPr="004D3835">
        <w:rPr>
          <w:rFonts w:ascii="Consolas" w:hAnsi="Consolas"/>
          <w:b/>
          <w:color w:val="000000"/>
          <w:sz w:val="16"/>
          <w:rPrChange w:id="4226" w:author="Author">
            <w:rPr>
              <w:rFonts w:ascii="Consolas" w:hAnsi="Consolas"/>
              <w:color w:val="0000FF"/>
              <w:sz w:val="16"/>
              <w:highlight w:val="white"/>
            </w:rPr>
          </w:rPrChange>
        </w:rPr>
        <w:t>&lt;xs:simpleType</w:t>
      </w:r>
      <w:r w:rsidRPr="004D3835">
        <w:rPr>
          <w:rFonts w:ascii="Consolas" w:hAnsi="Consolas"/>
          <w:b/>
          <w:color w:val="000000"/>
          <w:sz w:val="16"/>
          <w:rPrChange w:id="4227" w:author="Author">
            <w:rPr>
              <w:rFonts w:ascii="Consolas" w:hAnsi="Consolas"/>
              <w:color w:val="000000"/>
              <w:sz w:val="16"/>
              <w:highlight w:val="white"/>
            </w:rPr>
          </w:rPrChange>
        </w:rPr>
        <w:t xml:space="preserve"> </w:t>
      </w:r>
      <w:r w:rsidRPr="004D3835">
        <w:rPr>
          <w:rFonts w:ascii="Consolas" w:hAnsi="Consolas"/>
          <w:b/>
          <w:color w:val="000000"/>
          <w:sz w:val="16"/>
          <w:rPrChange w:id="4228" w:author="Author">
            <w:rPr>
              <w:rFonts w:ascii="Consolas" w:hAnsi="Consolas"/>
              <w:color w:val="FF0000"/>
              <w:sz w:val="16"/>
              <w:highlight w:val="white"/>
            </w:rPr>
          </w:rPrChange>
        </w:rPr>
        <w:t>name</w:t>
      </w:r>
      <w:r w:rsidRPr="004D3835">
        <w:rPr>
          <w:rFonts w:ascii="Consolas" w:hAnsi="Consolas"/>
          <w:b/>
          <w:color w:val="000000"/>
          <w:sz w:val="16"/>
          <w:rPrChange w:id="4229" w:author="Author">
            <w:rPr>
              <w:rFonts w:ascii="Consolas" w:hAnsi="Consolas"/>
              <w:color w:val="000000"/>
              <w:sz w:val="16"/>
              <w:highlight w:val="white"/>
            </w:rPr>
          </w:rPrChange>
        </w:rPr>
        <w:t>=</w:t>
      </w:r>
      <w:r w:rsidRPr="004D3835">
        <w:rPr>
          <w:rFonts w:ascii="Consolas" w:hAnsi="Consolas"/>
          <w:b/>
          <w:color w:val="000000"/>
          <w:sz w:val="16"/>
          <w:rPrChange w:id="4230" w:author="Author">
            <w:rPr>
              <w:rFonts w:ascii="Consolas" w:hAnsi="Consolas"/>
              <w:b/>
              <w:color w:val="8000FF"/>
              <w:sz w:val="16"/>
              <w:highlight w:val="white"/>
            </w:rPr>
          </w:rPrChange>
        </w:rPr>
        <w:t>"ST_ResourceID"</w:t>
      </w:r>
      <w:r w:rsidRPr="004D3835">
        <w:rPr>
          <w:rFonts w:ascii="Consolas" w:hAnsi="Consolas"/>
          <w:b/>
          <w:color w:val="000000"/>
          <w:sz w:val="16"/>
          <w:rPrChange w:id="4231" w:author="Author">
            <w:rPr>
              <w:rFonts w:ascii="Consolas" w:hAnsi="Consolas"/>
              <w:color w:val="0000FF"/>
              <w:sz w:val="16"/>
              <w:highlight w:val="white"/>
            </w:rPr>
          </w:rPrChange>
        </w:rPr>
        <w:t>&gt;</w:t>
      </w:r>
    </w:p>
    <w:p w14:paraId="66D0435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32" w:author="Author">
            <w:rPr>
              <w:rFonts w:ascii="Consolas" w:hAnsi="Consolas"/>
              <w:b/>
              <w:color w:val="000000"/>
              <w:sz w:val="16"/>
              <w:highlight w:val="white"/>
            </w:rPr>
          </w:rPrChange>
        </w:rPr>
        <w:pPrChange w:id="4233" w:author="Author">
          <w:pPr>
            <w:autoSpaceDE w:val="0"/>
            <w:autoSpaceDN w:val="0"/>
            <w:adjustRightInd w:val="0"/>
            <w:spacing w:after="0" w:line="240" w:lineRule="auto"/>
          </w:pPr>
        </w:pPrChange>
      </w:pPr>
      <w:r w:rsidRPr="004D3835">
        <w:rPr>
          <w:rFonts w:ascii="Consolas" w:hAnsi="Consolas"/>
          <w:b/>
          <w:color w:val="000000"/>
          <w:sz w:val="16"/>
          <w:rPrChange w:id="4234" w:author="Author">
            <w:rPr>
              <w:rFonts w:ascii="Consolas" w:hAnsi="Consolas"/>
              <w:b/>
              <w:color w:val="000000"/>
              <w:sz w:val="16"/>
              <w:highlight w:val="white"/>
            </w:rPr>
          </w:rPrChange>
        </w:rPr>
        <w:tab/>
      </w:r>
      <w:r w:rsidRPr="004D3835">
        <w:rPr>
          <w:rFonts w:ascii="Consolas" w:hAnsi="Consolas"/>
          <w:b/>
          <w:color w:val="000000"/>
          <w:sz w:val="16"/>
          <w:rPrChange w:id="4235" w:author="Author">
            <w:rPr>
              <w:rFonts w:ascii="Consolas" w:hAnsi="Consolas"/>
              <w:b/>
              <w:color w:val="000000"/>
              <w:sz w:val="16"/>
              <w:highlight w:val="white"/>
            </w:rPr>
          </w:rPrChange>
        </w:rPr>
        <w:tab/>
      </w:r>
      <w:r w:rsidRPr="004D3835">
        <w:rPr>
          <w:rFonts w:ascii="Consolas" w:hAnsi="Consolas"/>
          <w:b/>
          <w:color w:val="000000"/>
          <w:sz w:val="16"/>
          <w:rPrChange w:id="4236" w:author="Author">
            <w:rPr>
              <w:rFonts w:ascii="Consolas" w:hAnsi="Consolas"/>
              <w:color w:val="0000FF"/>
              <w:sz w:val="16"/>
              <w:highlight w:val="white"/>
            </w:rPr>
          </w:rPrChange>
        </w:rPr>
        <w:t>&lt;xs:restriction</w:t>
      </w:r>
      <w:r w:rsidRPr="004D3835">
        <w:rPr>
          <w:rFonts w:ascii="Consolas" w:hAnsi="Consolas"/>
          <w:b/>
          <w:color w:val="000000"/>
          <w:sz w:val="16"/>
          <w:rPrChange w:id="4237" w:author="Author">
            <w:rPr>
              <w:rFonts w:ascii="Consolas" w:hAnsi="Consolas"/>
              <w:color w:val="000000"/>
              <w:sz w:val="16"/>
              <w:highlight w:val="white"/>
            </w:rPr>
          </w:rPrChange>
        </w:rPr>
        <w:t xml:space="preserve"> </w:t>
      </w:r>
      <w:r w:rsidRPr="004D3835">
        <w:rPr>
          <w:rFonts w:ascii="Consolas" w:hAnsi="Consolas"/>
          <w:b/>
          <w:color w:val="000000"/>
          <w:sz w:val="16"/>
          <w:rPrChange w:id="4238" w:author="Author">
            <w:rPr>
              <w:rFonts w:ascii="Consolas" w:hAnsi="Consolas"/>
              <w:color w:val="FF0000"/>
              <w:sz w:val="16"/>
              <w:highlight w:val="white"/>
            </w:rPr>
          </w:rPrChange>
        </w:rPr>
        <w:t>base</w:t>
      </w:r>
      <w:r w:rsidRPr="004D3835">
        <w:rPr>
          <w:rFonts w:ascii="Consolas" w:hAnsi="Consolas"/>
          <w:b/>
          <w:color w:val="000000"/>
          <w:sz w:val="16"/>
          <w:rPrChange w:id="4239" w:author="Author">
            <w:rPr>
              <w:rFonts w:ascii="Consolas" w:hAnsi="Consolas"/>
              <w:color w:val="000000"/>
              <w:sz w:val="16"/>
              <w:highlight w:val="white"/>
            </w:rPr>
          </w:rPrChange>
        </w:rPr>
        <w:t>=</w:t>
      </w:r>
      <w:r w:rsidRPr="004D3835">
        <w:rPr>
          <w:rFonts w:ascii="Consolas" w:hAnsi="Consolas"/>
          <w:b/>
          <w:color w:val="000000"/>
          <w:sz w:val="16"/>
          <w:rPrChange w:id="4240" w:author="Author">
            <w:rPr>
              <w:rFonts w:ascii="Consolas" w:hAnsi="Consolas"/>
              <w:b/>
              <w:color w:val="8000FF"/>
              <w:sz w:val="16"/>
              <w:highlight w:val="white"/>
            </w:rPr>
          </w:rPrChange>
        </w:rPr>
        <w:t>"xs:positiveInteger"</w:t>
      </w:r>
      <w:r w:rsidRPr="004D3835">
        <w:rPr>
          <w:rFonts w:ascii="Consolas" w:hAnsi="Consolas"/>
          <w:b/>
          <w:color w:val="000000"/>
          <w:sz w:val="16"/>
          <w:rPrChange w:id="4241" w:author="Author">
            <w:rPr>
              <w:rFonts w:ascii="Consolas" w:hAnsi="Consolas"/>
              <w:color w:val="0000FF"/>
              <w:sz w:val="16"/>
              <w:highlight w:val="white"/>
            </w:rPr>
          </w:rPrChange>
        </w:rPr>
        <w:t>&gt;</w:t>
      </w:r>
    </w:p>
    <w:p w14:paraId="5EB3DC42"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42" w:author="Author">
            <w:rPr>
              <w:rFonts w:ascii="Consolas" w:hAnsi="Consolas"/>
              <w:b/>
              <w:color w:val="000000"/>
              <w:sz w:val="16"/>
              <w:highlight w:val="white"/>
            </w:rPr>
          </w:rPrChange>
        </w:rPr>
        <w:pPrChange w:id="4243" w:author="Author">
          <w:pPr>
            <w:autoSpaceDE w:val="0"/>
            <w:autoSpaceDN w:val="0"/>
            <w:adjustRightInd w:val="0"/>
            <w:spacing w:after="0" w:line="240" w:lineRule="auto"/>
          </w:pPr>
        </w:pPrChange>
      </w:pPr>
      <w:r w:rsidRPr="004D3835">
        <w:rPr>
          <w:rFonts w:ascii="Consolas" w:hAnsi="Consolas"/>
          <w:b/>
          <w:color w:val="000000"/>
          <w:sz w:val="16"/>
          <w:rPrChange w:id="4244" w:author="Author">
            <w:rPr>
              <w:rFonts w:ascii="Consolas" w:hAnsi="Consolas"/>
              <w:b/>
              <w:color w:val="000000"/>
              <w:sz w:val="16"/>
              <w:highlight w:val="white"/>
            </w:rPr>
          </w:rPrChange>
        </w:rPr>
        <w:tab/>
      </w:r>
      <w:r w:rsidRPr="004D3835">
        <w:rPr>
          <w:rFonts w:ascii="Consolas" w:hAnsi="Consolas"/>
          <w:b/>
          <w:color w:val="000000"/>
          <w:sz w:val="16"/>
          <w:rPrChange w:id="4245" w:author="Author">
            <w:rPr>
              <w:rFonts w:ascii="Consolas" w:hAnsi="Consolas"/>
              <w:b/>
              <w:color w:val="000000"/>
              <w:sz w:val="16"/>
              <w:highlight w:val="white"/>
            </w:rPr>
          </w:rPrChange>
        </w:rPr>
        <w:tab/>
      </w:r>
      <w:r w:rsidRPr="004D3835">
        <w:rPr>
          <w:rFonts w:ascii="Consolas" w:hAnsi="Consolas"/>
          <w:b/>
          <w:color w:val="000000"/>
          <w:sz w:val="16"/>
          <w:rPrChange w:id="4246" w:author="Author">
            <w:rPr>
              <w:rFonts w:ascii="Consolas" w:hAnsi="Consolas"/>
              <w:b/>
              <w:color w:val="000000"/>
              <w:sz w:val="16"/>
              <w:highlight w:val="white"/>
            </w:rPr>
          </w:rPrChange>
        </w:rPr>
        <w:tab/>
      </w:r>
      <w:r w:rsidRPr="004D3835">
        <w:rPr>
          <w:rFonts w:ascii="Consolas" w:hAnsi="Consolas"/>
          <w:b/>
          <w:color w:val="000000"/>
          <w:sz w:val="16"/>
          <w:rPrChange w:id="4247" w:author="Author">
            <w:rPr>
              <w:rFonts w:ascii="Consolas" w:hAnsi="Consolas"/>
              <w:color w:val="0000FF"/>
              <w:sz w:val="16"/>
              <w:highlight w:val="white"/>
            </w:rPr>
          </w:rPrChange>
        </w:rPr>
        <w:t>&lt;xs:maxExclusive</w:t>
      </w:r>
      <w:r w:rsidRPr="004D3835">
        <w:rPr>
          <w:rFonts w:ascii="Consolas" w:hAnsi="Consolas"/>
          <w:b/>
          <w:color w:val="000000"/>
          <w:sz w:val="16"/>
          <w:rPrChange w:id="4248" w:author="Author">
            <w:rPr>
              <w:rFonts w:ascii="Consolas" w:hAnsi="Consolas"/>
              <w:color w:val="000000"/>
              <w:sz w:val="16"/>
              <w:highlight w:val="white"/>
            </w:rPr>
          </w:rPrChange>
        </w:rPr>
        <w:t xml:space="preserve"> </w:t>
      </w:r>
      <w:r w:rsidRPr="004D3835">
        <w:rPr>
          <w:rFonts w:ascii="Consolas" w:hAnsi="Consolas"/>
          <w:b/>
          <w:color w:val="000000"/>
          <w:sz w:val="16"/>
          <w:rPrChange w:id="4249" w:author="Author">
            <w:rPr>
              <w:rFonts w:ascii="Consolas" w:hAnsi="Consolas"/>
              <w:color w:val="FF0000"/>
              <w:sz w:val="16"/>
              <w:highlight w:val="white"/>
            </w:rPr>
          </w:rPrChange>
        </w:rPr>
        <w:t>value</w:t>
      </w:r>
      <w:r w:rsidRPr="004D3835">
        <w:rPr>
          <w:rFonts w:ascii="Consolas" w:hAnsi="Consolas"/>
          <w:b/>
          <w:color w:val="000000"/>
          <w:sz w:val="16"/>
          <w:rPrChange w:id="4250" w:author="Author">
            <w:rPr>
              <w:rFonts w:ascii="Consolas" w:hAnsi="Consolas"/>
              <w:color w:val="000000"/>
              <w:sz w:val="16"/>
              <w:highlight w:val="white"/>
            </w:rPr>
          </w:rPrChange>
        </w:rPr>
        <w:t>=</w:t>
      </w:r>
      <w:r w:rsidRPr="004D3835">
        <w:rPr>
          <w:rFonts w:ascii="Consolas" w:hAnsi="Consolas"/>
          <w:b/>
          <w:color w:val="000000"/>
          <w:sz w:val="16"/>
          <w:rPrChange w:id="4251" w:author="Author">
            <w:rPr>
              <w:rFonts w:ascii="Consolas" w:hAnsi="Consolas"/>
              <w:b/>
              <w:color w:val="8000FF"/>
              <w:sz w:val="16"/>
              <w:highlight w:val="white"/>
            </w:rPr>
          </w:rPrChange>
        </w:rPr>
        <w:t>"2147483648"</w:t>
      </w:r>
      <w:r w:rsidRPr="004D3835">
        <w:rPr>
          <w:rFonts w:ascii="Consolas" w:hAnsi="Consolas"/>
          <w:b/>
          <w:color w:val="000000"/>
          <w:sz w:val="16"/>
          <w:rPrChange w:id="4252" w:author="Author">
            <w:rPr>
              <w:rFonts w:ascii="Consolas" w:hAnsi="Consolas"/>
              <w:color w:val="0000FF"/>
              <w:sz w:val="16"/>
              <w:highlight w:val="white"/>
            </w:rPr>
          </w:rPrChange>
        </w:rPr>
        <w:t>/&gt;</w:t>
      </w:r>
    </w:p>
    <w:p w14:paraId="3515BBA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53" w:author="Author">
            <w:rPr>
              <w:rFonts w:ascii="Consolas" w:hAnsi="Consolas"/>
              <w:b/>
              <w:color w:val="000000"/>
              <w:sz w:val="16"/>
              <w:highlight w:val="white"/>
            </w:rPr>
          </w:rPrChange>
        </w:rPr>
        <w:pPrChange w:id="4254" w:author="Author">
          <w:pPr>
            <w:autoSpaceDE w:val="0"/>
            <w:autoSpaceDN w:val="0"/>
            <w:adjustRightInd w:val="0"/>
            <w:spacing w:after="0" w:line="240" w:lineRule="auto"/>
          </w:pPr>
        </w:pPrChange>
      </w:pPr>
      <w:r w:rsidRPr="004D3835">
        <w:rPr>
          <w:rFonts w:ascii="Consolas" w:hAnsi="Consolas"/>
          <w:b/>
          <w:color w:val="000000"/>
          <w:sz w:val="16"/>
          <w:rPrChange w:id="4255" w:author="Author">
            <w:rPr>
              <w:rFonts w:ascii="Consolas" w:hAnsi="Consolas"/>
              <w:b/>
              <w:color w:val="000000"/>
              <w:sz w:val="16"/>
              <w:highlight w:val="white"/>
            </w:rPr>
          </w:rPrChange>
        </w:rPr>
        <w:tab/>
      </w:r>
      <w:r w:rsidRPr="004D3835">
        <w:rPr>
          <w:rFonts w:ascii="Consolas" w:hAnsi="Consolas"/>
          <w:b/>
          <w:color w:val="000000"/>
          <w:sz w:val="16"/>
          <w:rPrChange w:id="4256" w:author="Author">
            <w:rPr>
              <w:rFonts w:ascii="Consolas" w:hAnsi="Consolas"/>
              <w:b/>
              <w:color w:val="000000"/>
              <w:sz w:val="16"/>
              <w:highlight w:val="white"/>
            </w:rPr>
          </w:rPrChange>
        </w:rPr>
        <w:tab/>
      </w:r>
      <w:r w:rsidRPr="004D3835">
        <w:rPr>
          <w:rFonts w:ascii="Consolas" w:hAnsi="Consolas"/>
          <w:b/>
          <w:color w:val="000000"/>
          <w:sz w:val="16"/>
          <w:rPrChange w:id="4257" w:author="Author">
            <w:rPr>
              <w:rFonts w:ascii="Consolas" w:hAnsi="Consolas"/>
              <w:color w:val="0000FF"/>
              <w:sz w:val="16"/>
              <w:highlight w:val="white"/>
            </w:rPr>
          </w:rPrChange>
        </w:rPr>
        <w:t>&lt;/xs:restriction&gt;</w:t>
      </w:r>
    </w:p>
    <w:p w14:paraId="1DCCA9D2"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58" w:author="Author">
            <w:rPr>
              <w:rFonts w:ascii="Consolas" w:hAnsi="Consolas"/>
              <w:b/>
              <w:color w:val="000000"/>
              <w:sz w:val="16"/>
              <w:highlight w:val="white"/>
            </w:rPr>
          </w:rPrChange>
        </w:rPr>
        <w:pPrChange w:id="4259" w:author="Author">
          <w:pPr>
            <w:autoSpaceDE w:val="0"/>
            <w:autoSpaceDN w:val="0"/>
            <w:adjustRightInd w:val="0"/>
            <w:spacing w:after="0" w:line="240" w:lineRule="auto"/>
          </w:pPr>
        </w:pPrChange>
      </w:pPr>
      <w:r w:rsidRPr="004D3835">
        <w:rPr>
          <w:rFonts w:ascii="Consolas" w:hAnsi="Consolas"/>
          <w:b/>
          <w:color w:val="000000"/>
          <w:sz w:val="16"/>
          <w:rPrChange w:id="4260" w:author="Author">
            <w:rPr>
              <w:rFonts w:ascii="Consolas" w:hAnsi="Consolas"/>
              <w:b/>
              <w:color w:val="000000"/>
              <w:sz w:val="16"/>
              <w:highlight w:val="white"/>
            </w:rPr>
          </w:rPrChange>
        </w:rPr>
        <w:tab/>
      </w:r>
      <w:r w:rsidRPr="004D3835">
        <w:rPr>
          <w:rFonts w:ascii="Consolas" w:hAnsi="Consolas"/>
          <w:b/>
          <w:color w:val="000000"/>
          <w:sz w:val="16"/>
          <w:rPrChange w:id="4261" w:author="Author">
            <w:rPr>
              <w:rFonts w:ascii="Consolas" w:hAnsi="Consolas"/>
              <w:color w:val="0000FF"/>
              <w:sz w:val="16"/>
              <w:highlight w:val="white"/>
            </w:rPr>
          </w:rPrChange>
        </w:rPr>
        <w:t>&lt;/xs:simpleType&gt;</w:t>
      </w:r>
    </w:p>
    <w:p w14:paraId="4F9BA0F3"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62" w:author="Author">
            <w:rPr>
              <w:rFonts w:ascii="Consolas" w:hAnsi="Consolas"/>
              <w:b/>
              <w:color w:val="000000"/>
              <w:sz w:val="16"/>
              <w:highlight w:val="white"/>
            </w:rPr>
          </w:rPrChange>
        </w:rPr>
        <w:pPrChange w:id="4263" w:author="Author">
          <w:pPr>
            <w:autoSpaceDE w:val="0"/>
            <w:autoSpaceDN w:val="0"/>
            <w:adjustRightInd w:val="0"/>
            <w:spacing w:after="0" w:line="240" w:lineRule="auto"/>
          </w:pPr>
        </w:pPrChange>
      </w:pPr>
      <w:r w:rsidRPr="004D3835">
        <w:rPr>
          <w:rFonts w:ascii="Consolas" w:hAnsi="Consolas"/>
          <w:b/>
          <w:color w:val="000000"/>
          <w:sz w:val="16"/>
          <w:rPrChange w:id="4264" w:author="Author">
            <w:rPr>
              <w:rFonts w:ascii="Consolas" w:hAnsi="Consolas"/>
              <w:b/>
              <w:color w:val="000000"/>
              <w:sz w:val="16"/>
              <w:highlight w:val="white"/>
            </w:rPr>
          </w:rPrChange>
        </w:rPr>
        <w:tab/>
      </w:r>
      <w:r w:rsidRPr="004D3835">
        <w:rPr>
          <w:rFonts w:ascii="Consolas" w:hAnsi="Consolas"/>
          <w:b/>
          <w:color w:val="000000"/>
          <w:sz w:val="16"/>
          <w:rPrChange w:id="4265" w:author="Author">
            <w:rPr>
              <w:rFonts w:ascii="Consolas" w:hAnsi="Consolas"/>
              <w:color w:val="0000FF"/>
              <w:sz w:val="16"/>
              <w:highlight w:val="white"/>
            </w:rPr>
          </w:rPrChange>
        </w:rPr>
        <w:t>&lt;xs:simpleType</w:t>
      </w:r>
      <w:r w:rsidRPr="004D3835">
        <w:rPr>
          <w:rFonts w:ascii="Consolas" w:hAnsi="Consolas"/>
          <w:b/>
          <w:color w:val="000000"/>
          <w:sz w:val="16"/>
          <w:rPrChange w:id="4266" w:author="Author">
            <w:rPr>
              <w:rFonts w:ascii="Consolas" w:hAnsi="Consolas"/>
              <w:color w:val="000000"/>
              <w:sz w:val="16"/>
              <w:highlight w:val="white"/>
            </w:rPr>
          </w:rPrChange>
        </w:rPr>
        <w:t xml:space="preserve"> </w:t>
      </w:r>
      <w:r w:rsidRPr="004D3835">
        <w:rPr>
          <w:rFonts w:ascii="Consolas" w:hAnsi="Consolas"/>
          <w:b/>
          <w:color w:val="000000"/>
          <w:sz w:val="16"/>
          <w:rPrChange w:id="4267" w:author="Author">
            <w:rPr>
              <w:rFonts w:ascii="Consolas" w:hAnsi="Consolas"/>
              <w:color w:val="FF0000"/>
              <w:sz w:val="16"/>
              <w:highlight w:val="white"/>
            </w:rPr>
          </w:rPrChange>
        </w:rPr>
        <w:t>name</w:t>
      </w:r>
      <w:r w:rsidRPr="004D3835">
        <w:rPr>
          <w:rFonts w:ascii="Consolas" w:hAnsi="Consolas"/>
          <w:b/>
          <w:color w:val="000000"/>
          <w:sz w:val="16"/>
          <w:rPrChange w:id="4268" w:author="Author">
            <w:rPr>
              <w:rFonts w:ascii="Consolas" w:hAnsi="Consolas"/>
              <w:color w:val="000000"/>
              <w:sz w:val="16"/>
              <w:highlight w:val="white"/>
            </w:rPr>
          </w:rPrChange>
        </w:rPr>
        <w:t>=</w:t>
      </w:r>
      <w:r w:rsidRPr="004D3835">
        <w:rPr>
          <w:rFonts w:ascii="Consolas" w:hAnsi="Consolas"/>
          <w:b/>
          <w:color w:val="000000"/>
          <w:sz w:val="16"/>
          <w:rPrChange w:id="4269" w:author="Author">
            <w:rPr>
              <w:rFonts w:ascii="Consolas" w:hAnsi="Consolas"/>
              <w:b/>
              <w:color w:val="8000FF"/>
              <w:sz w:val="16"/>
              <w:highlight w:val="white"/>
            </w:rPr>
          </w:rPrChange>
        </w:rPr>
        <w:t>"ST_ResourceIndex"</w:t>
      </w:r>
      <w:r w:rsidRPr="004D3835">
        <w:rPr>
          <w:rFonts w:ascii="Consolas" w:hAnsi="Consolas"/>
          <w:b/>
          <w:color w:val="000000"/>
          <w:sz w:val="16"/>
          <w:rPrChange w:id="4270" w:author="Author">
            <w:rPr>
              <w:rFonts w:ascii="Consolas" w:hAnsi="Consolas"/>
              <w:color w:val="0000FF"/>
              <w:sz w:val="16"/>
              <w:highlight w:val="white"/>
            </w:rPr>
          </w:rPrChange>
        </w:rPr>
        <w:t>&gt;</w:t>
      </w:r>
    </w:p>
    <w:p w14:paraId="207A64F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71" w:author="Author">
            <w:rPr>
              <w:rFonts w:ascii="Consolas" w:hAnsi="Consolas"/>
              <w:b/>
              <w:color w:val="000000"/>
              <w:sz w:val="16"/>
              <w:highlight w:val="white"/>
            </w:rPr>
          </w:rPrChange>
        </w:rPr>
        <w:pPrChange w:id="4272" w:author="Author">
          <w:pPr>
            <w:autoSpaceDE w:val="0"/>
            <w:autoSpaceDN w:val="0"/>
            <w:adjustRightInd w:val="0"/>
            <w:spacing w:after="0" w:line="240" w:lineRule="auto"/>
          </w:pPr>
        </w:pPrChange>
      </w:pPr>
      <w:r w:rsidRPr="004D3835">
        <w:rPr>
          <w:rFonts w:ascii="Consolas" w:hAnsi="Consolas"/>
          <w:b/>
          <w:color w:val="000000"/>
          <w:sz w:val="16"/>
          <w:rPrChange w:id="4273" w:author="Author">
            <w:rPr>
              <w:rFonts w:ascii="Consolas" w:hAnsi="Consolas"/>
              <w:b/>
              <w:color w:val="000000"/>
              <w:sz w:val="16"/>
              <w:highlight w:val="white"/>
            </w:rPr>
          </w:rPrChange>
        </w:rPr>
        <w:tab/>
      </w:r>
      <w:r w:rsidRPr="004D3835">
        <w:rPr>
          <w:rFonts w:ascii="Consolas" w:hAnsi="Consolas"/>
          <w:b/>
          <w:color w:val="000000"/>
          <w:sz w:val="16"/>
          <w:rPrChange w:id="4274" w:author="Author">
            <w:rPr>
              <w:rFonts w:ascii="Consolas" w:hAnsi="Consolas"/>
              <w:b/>
              <w:color w:val="000000"/>
              <w:sz w:val="16"/>
              <w:highlight w:val="white"/>
            </w:rPr>
          </w:rPrChange>
        </w:rPr>
        <w:tab/>
      </w:r>
      <w:r w:rsidRPr="004D3835">
        <w:rPr>
          <w:rFonts w:ascii="Consolas" w:hAnsi="Consolas"/>
          <w:b/>
          <w:color w:val="000000"/>
          <w:sz w:val="16"/>
          <w:rPrChange w:id="4275" w:author="Author">
            <w:rPr>
              <w:rFonts w:ascii="Consolas" w:hAnsi="Consolas"/>
              <w:color w:val="0000FF"/>
              <w:sz w:val="16"/>
              <w:highlight w:val="white"/>
            </w:rPr>
          </w:rPrChange>
        </w:rPr>
        <w:t>&lt;xs:restriction</w:t>
      </w:r>
      <w:r w:rsidRPr="004D3835">
        <w:rPr>
          <w:rFonts w:ascii="Consolas" w:hAnsi="Consolas"/>
          <w:b/>
          <w:color w:val="000000"/>
          <w:sz w:val="16"/>
          <w:rPrChange w:id="4276" w:author="Author">
            <w:rPr>
              <w:rFonts w:ascii="Consolas" w:hAnsi="Consolas"/>
              <w:color w:val="000000"/>
              <w:sz w:val="16"/>
              <w:highlight w:val="white"/>
            </w:rPr>
          </w:rPrChange>
        </w:rPr>
        <w:t xml:space="preserve"> </w:t>
      </w:r>
      <w:r w:rsidRPr="004D3835">
        <w:rPr>
          <w:rFonts w:ascii="Consolas" w:hAnsi="Consolas"/>
          <w:b/>
          <w:color w:val="000000"/>
          <w:sz w:val="16"/>
          <w:rPrChange w:id="4277" w:author="Author">
            <w:rPr>
              <w:rFonts w:ascii="Consolas" w:hAnsi="Consolas"/>
              <w:color w:val="FF0000"/>
              <w:sz w:val="16"/>
              <w:highlight w:val="white"/>
            </w:rPr>
          </w:rPrChange>
        </w:rPr>
        <w:t>base</w:t>
      </w:r>
      <w:r w:rsidRPr="004D3835">
        <w:rPr>
          <w:rFonts w:ascii="Consolas" w:hAnsi="Consolas"/>
          <w:b/>
          <w:color w:val="000000"/>
          <w:sz w:val="16"/>
          <w:rPrChange w:id="4278" w:author="Author">
            <w:rPr>
              <w:rFonts w:ascii="Consolas" w:hAnsi="Consolas"/>
              <w:color w:val="000000"/>
              <w:sz w:val="16"/>
              <w:highlight w:val="white"/>
            </w:rPr>
          </w:rPrChange>
        </w:rPr>
        <w:t>=</w:t>
      </w:r>
      <w:r w:rsidRPr="004D3835">
        <w:rPr>
          <w:rFonts w:ascii="Consolas" w:hAnsi="Consolas"/>
          <w:b/>
          <w:color w:val="000000"/>
          <w:sz w:val="16"/>
          <w:rPrChange w:id="4279" w:author="Author">
            <w:rPr>
              <w:rFonts w:ascii="Consolas" w:hAnsi="Consolas"/>
              <w:b/>
              <w:color w:val="8000FF"/>
              <w:sz w:val="16"/>
              <w:highlight w:val="white"/>
            </w:rPr>
          </w:rPrChange>
        </w:rPr>
        <w:t>"xs:nonNegativeInteger"</w:t>
      </w:r>
      <w:r w:rsidRPr="004D3835">
        <w:rPr>
          <w:rFonts w:ascii="Consolas" w:hAnsi="Consolas"/>
          <w:b/>
          <w:color w:val="000000"/>
          <w:sz w:val="16"/>
          <w:rPrChange w:id="4280" w:author="Author">
            <w:rPr>
              <w:rFonts w:ascii="Consolas" w:hAnsi="Consolas"/>
              <w:color w:val="0000FF"/>
              <w:sz w:val="16"/>
              <w:highlight w:val="white"/>
            </w:rPr>
          </w:rPrChange>
        </w:rPr>
        <w:t>&gt;</w:t>
      </w:r>
    </w:p>
    <w:p w14:paraId="127F432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81" w:author="Author">
            <w:rPr>
              <w:rFonts w:ascii="Consolas" w:hAnsi="Consolas"/>
              <w:b/>
              <w:color w:val="000000"/>
              <w:sz w:val="16"/>
              <w:highlight w:val="white"/>
            </w:rPr>
          </w:rPrChange>
        </w:rPr>
        <w:pPrChange w:id="4282" w:author="Author">
          <w:pPr>
            <w:autoSpaceDE w:val="0"/>
            <w:autoSpaceDN w:val="0"/>
            <w:adjustRightInd w:val="0"/>
            <w:spacing w:after="0" w:line="240" w:lineRule="auto"/>
          </w:pPr>
        </w:pPrChange>
      </w:pPr>
      <w:r w:rsidRPr="004D3835">
        <w:rPr>
          <w:rFonts w:ascii="Consolas" w:hAnsi="Consolas"/>
          <w:b/>
          <w:color w:val="000000"/>
          <w:sz w:val="16"/>
          <w:rPrChange w:id="4283" w:author="Author">
            <w:rPr>
              <w:rFonts w:ascii="Consolas" w:hAnsi="Consolas"/>
              <w:b/>
              <w:color w:val="000000"/>
              <w:sz w:val="16"/>
              <w:highlight w:val="white"/>
            </w:rPr>
          </w:rPrChange>
        </w:rPr>
        <w:tab/>
      </w:r>
      <w:r w:rsidRPr="004D3835">
        <w:rPr>
          <w:rFonts w:ascii="Consolas" w:hAnsi="Consolas"/>
          <w:b/>
          <w:color w:val="000000"/>
          <w:sz w:val="16"/>
          <w:rPrChange w:id="4284" w:author="Author">
            <w:rPr>
              <w:rFonts w:ascii="Consolas" w:hAnsi="Consolas"/>
              <w:b/>
              <w:color w:val="000000"/>
              <w:sz w:val="16"/>
              <w:highlight w:val="white"/>
            </w:rPr>
          </w:rPrChange>
        </w:rPr>
        <w:tab/>
      </w:r>
      <w:r w:rsidRPr="004D3835">
        <w:rPr>
          <w:rFonts w:ascii="Consolas" w:hAnsi="Consolas"/>
          <w:b/>
          <w:color w:val="000000"/>
          <w:sz w:val="16"/>
          <w:rPrChange w:id="4285" w:author="Author">
            <w:rPr>
              <w:rFonts w:ascii="Consolas" w:hAnsi="Consolas"/>
              <w:b/>
              <w:color w:val="000000"/>
              <w:sz w:val="16"/>
              <w:highlight w:val="white"/>
            </w:rPr>
          </w:rPrChange>
        </w:rPr>
        <w:tab/>
      </w:r>
      <w:r w:rsidRPr="004D3835">
        <w:rPr>
          <w:rFonts w:ascii="Consolas" w:hAnsi="Consolas"/>
          <w:b/>
          <w:color w:val="000000"/>
          <w:sz w:val="16"/>
          <w:rPrChange w:id="4286" w:author="Author">
            <w:rPr>
              <w:rFonts w:ascii="Consolas" w:hAnsi="Consolas"/>
              <w:color w:val="0000FF"/>
              <w:sz w:val="16"/>
              <w:highlight w:val="white"/>
            </w:rPr>
          </w:rPrChange>
        </w:rPr>
        <w:t>&lt;xs:maxExclusive</w:t>
      </w:r>
      <w:r w:rsidRPr="004D3835">
        <w:rPr>
          <w:rFonts w:ascii="Consolas" w:hAnsi="Consolas"/>
          <w:b/>
          <w:color w:val="000000"/>
          <w:sz w:val="16"/>
          <w:rPrChange w:id="4287" w:author="Author">
            <w:rPr>
              <w:rFonts w:ascii="Consolas" w:hAnsi="Consolas"/>
              <w:color w:val="000000"/>
              <w:sz w:val="16"/>
              <w:highlight w:val="white"/>
            </w:rPr>
          </w:rPrChange>
        </w:rPr>
        <w:t xml:space="preserve"> </w:t>
      </w:r>
      <w:r w:rsidRPr="004D3835">
        <w:rPr>
          <w:rFonts w:ascii="Consolas" w:hAnsi="Consolas"/>
          <w:b/>
          <w:color w:val="000000"/>
          <w:sz w:val="16"/>
          <w:rPrChange w:id="4288" w:author="Author">
            <w:rPr>
              <w:rFonts w:ascii="Consolas" w:hAnsi="Consolas"/>
              <w:color w:val="FF0000"/>
              <w:sz w:val="16"/>
              <w:highlight w:val="white"/>
            </w:rPr>
          </w:rPrChange>
        </w:rPr>
        <w:t>value</w:t>
      </w:r>
      <w:r w:rsidRPr="004D3835">
        <w:rPr>
          <w:rFonts w:ascii="Consolas" w:hAnsi="Consolas"/>
          <w:b/>
          <w:color w:val="000000"/>
          <w:sz w:val="16"/>
          <w:rPrChange w:id="4289" w:author="Author">
            <w:rPr>
              <w:rFonts w:ascii="Consolas" w:hAnsi="Consolas"/>
              <w:color w:val="000000"/>
              <w:sz w:val="16"/>
              <w:highlight w:val="white"/>
            </w:rPr>
          </w:rPrChange>
        </w:rPr>
        <w:t>=</w:t>
      </w:r>
      <w:r w:rsidRPr="004D3835">
        <w:rPr>
          <w:rFonts w:ascii="Consolas" w:hAnsi="Consolas"/>
          <w:b/>
          <w:color w:val="000000"/>
          <w:sz w:val="16"/>
          <w:rPrChange w:id="4290" w:author="Author">
            <w:rPr>
              <w:rFonts w:ascii="Consolas" w:hAnsi="Consolas"/>
              <w:b/>
              <w:color w:val="8000FF"/>
              <w:sz w:val="16"/>
              <w:highlight w:val="white"/>
            </w:rPr>
          </w:rPrChange>
        </w:rPr>
        <w:t>"2147483648"</w:t>
      </w:r>
      <w:r w:rsidRPr="004D3835">
        <w:rPr>
          <w:rFonts w:ascii="Consolas" w:hAnsi="Consolas"/>
          <w:b/>
          <w:color w:val="000000"/>
          <w:sz w:val="16"/>
          <w:rPrChange w:id="4291" w:author="Author">
            <w:rPr>
              <w:rFonts w:ascii="Consolas" w:hAnsi="Consolas"/>
              <w:color w:val="0000FF"/>
              <w:sz w:val="16"/>
              <w:highlight w:val="white"/>
            </w:rPr>
          </w:rPrChange>
        </w:rPr>
        <w:t>/&gt;</w:t>
      </w:r>
    </w:p>
    <w:p w14:paraId="373FDB3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92" w:author="Author">
            <w:rPr>
              <w:rFonts w:ascii="Consolas" w:hAnsi="Consolas"/>
              <w:b/>
              <w:color w:val="000000"/>
              <w:sz w:val="16"/>
              <w:highlight w:val="white"/>
            </w:rPr>
          </w:rPrChange>
        </w:rPr>
        <w:pPrChange w:id="4293" w:author="Author">
          <w:pPr>
            <w:autoSpaceDE w:val="0"/>
            <w:autoSpaceDN w:val="0"/>
            <w:adjustRightInd w:val="0"/>
            <w:spacing w:after="0" w:line="240" w:lineRule="auto"/>
          </w:pPr>
        </w:pPrChange>
      </w:pPr>
      <w:r w:rsidRPr="004D3835">
        <w:rPr>
          <w:rFonts w:ascii="Consolas" w:hAnsi="Consolas"/>
          <w:b/>
          <w:color w:val="000000"/>
          <w:sz w:val="16"/>
          <w:rPrChange w:id="4294" w:author="Author">
            <w:rPr>
              <w:rFonts w:ascii="Consolas" w:hAnsi="Consolas"/>
              <w:b/>
              <w:color w:val="000000"/>
              <w:sz w:val="16"/>
              <w:highlight w:val="white"/>
            </w:rPr>
          </w:rPrChange>
        </w:rPr>
        <w:tab/>
      </w:r>
      <w:r w:rsidRPr="004D3835">
        <w:rPr>
          <w:rFonts w:ascii="Consolas" w:hAnsi="Consolas"/>
          <w:b/>
          <w:color w:val="000000"/>
          <w:sz w:val="16"/>
          <w:rPrChange w:id="4295" w:author="Author">
            <w:rPr>
              <w:rFonts w:ascii="Consolas" w:hAnsi="Consolas"/>
              <w:b/>
              <w:color w:val="000000"/>
              <w:sz w:val="16"/>
              <w:highlight w:val="white"/>
            </w:rPr>
          </w:rPrChange>
        </w:rPr>
        <w:tab/>
      </w:r>
      <w:r w:rsidRPr="004D3835">
        <w:rPr>
          <w:rFonts w:ascii="Consolas" w:hAnsi="Consolas"/>
          <w:b/>
          <w:color w:val="000000"/>
          <w:sz w:val="16"/>
          <w:rPrChange w:id="4296" w:author="Author">
            <w:rPr>
              <w:rFonts w:ascii="Consolas" w:hAnsi="Consolas"/>
              <w:color w:val="0000FF"/>
              <w:sz w:val="16"/>
              <w:highlight w:val="white"/>
            </w:rPr>
          </w:rPrChange>
        </w:rPr>
        <w:t>&lt;/xs:restriction&gt;</w:t>
      </w:r>
    </w:p>
    <w:p w14:paraId="27CA126B"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97" w:author="Author">
            <w:rPr>
              <w:rFonts w:ascii="Consolas" w:hAnsi="Consolas"/>
              <w:b/>
              <w:color w:val="000000"/>
              <w:sz w:val="16"/>
              <w:highlight w:val="white"/>
            </w:rPr>
          </w:rPrChange>
        </w:rPr>
        <w:pPrChange w:id="4298" w:author="Author">
          <w:pPr>
            <w:autoSpaceDE w:val="0"/>
            <w:autoSpaceDN w:val="0"/>
            <w:adjustRightInd w:val="0"/>
            <w:spacing w:after="0" w:line="240" w:lineRule="auto"/>
          </w:pPr>
        </w:pPrChange>
      </w:pPr>
      <w:r w:rsidRPr="004D3835">
        <w:rPr>
          <w:rFonts w:ascii="Consolas" w:hAnsi="Consolas"/>
          <w:b/>
          <w:color w:val="000000"/>
          <w:sz w:val="16"/>
          <w:rPrChange w:id="4299" w:author="Author">
            <w:rPr>
              <w:rFonts w:ascii="Consolas" w:hAnsi="Consolas"/>
              <w:b/>
              <w:color w:val="000000"/>
              <w:sz w:val="16"/>
              <w:highlight w:val="white"/>
            </w:rPr>
          </w:rPrChange>
        </w:rPr>
        <w:tab/>
      </w:r>
      <w:r w:rsidRPr="004D3835">
        <w:rPr>
          <w:rFonts w:ascii="Consolas" w:hAnsi="Consolas"/>
          <w:b/>
          <w:color w:val="000000"/>
          <w:sz w:val="16"/>
          <w:rPrChange w:id="4300" w:author="Author">
            <w:rPr>
              <w:rFonts w:ascii="Consolas" w:hAnsi="Consolas"/>
              <w:color w:val="0000FF"/>
              <w:sz w:val="16"/>
              <w:highlight w:val="white"/>
            </w:rPr>
          </w:rPrChange>
        </w:rPr>
        <w:t>&lt;/xs:simpleType&gt;</w:t>
      </w:r>
    </w:p>
    <w:p w14:paraId="0E315E4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01" w:author="Author">
            <w:rPr>
              <w:rFonts w:ascii="Consolas" w:hAnsi="Consolas"/>
              <w:b/>
              <w:color w:val="000000"/>
              <w:sz w:val="16"/>
              <w:highlight w:val="white"/>
            </w:rPr>
          </w:rPrChange>
        </w:rPr>
        <w:pPrChange w:id="4302" w:author="Author">
          <w:pPr>
            <w:autoSpaceDE w:val="0"/>
            <w:autoSpaceDN w:val="0"/>
            <w:adjustRightInd w:val="0"/>
            <w:spacing w:after="0" w:line="240" w:lineRule="auto"/>
          </w:pPr>
        </w:pPrChange>
      </w:pPr>
      <w:r w:rsidRPr="004D3835">
        <w:rPr>
          <w:rFonts w:ascii="Consolas" w:hAnsi="Consolas"/>
          <w:b/>
          <w:color w:val="000000"/>
          <w:sz w:val="16"/>
          <w:rPrChange w:id="4303" w:author="Author">
            <w:rPr>
              <w:rFonts w:ascii="Consolas" w:hAnsi="Consolas"/>
              <w:b/>
              <w:color w:val="000000"/>
              <w:sz w:val="16"/>
              <w:highlight w:val="white"/>
            </w:rPr>
          </w:rPrChange>
        </w:rPr>
        <w:tab/>
      </w:r>
      <w:r w:rsidRPr="004D3835">
        <w:rPr>
          <w:rFonts w:ascii="Consolas" w:hAnsi="Consolas"/>
          <w:b/>
          <w:color w:val="000000"/>
          <w:sz w:val="16"/>
          <w:rPrChange w:id="4304" w:author="Author">
            <w:rPr>
              <w:rFonts w:ascii="Consolas" w:hAnsi="Consolas"/>
              <w:color w:val="0000FF"/>
              <w:sz w:val="16"/>
              <w:highlight w:val="white"/>
            </w:rPr>
          </w:rPrChange>
        </w:rPr>
        <w:t>&lt;xs:simpleType</w:t>
      </w:r>
      <w:r w:rsidRPr="004D3835">
        <w:rPr>
          <w:rFonts w:ascii="Consolas" w:hAnsi="Consolas"/>
          <w:b/>
          <w:color w:val="000000"/>
          <w:sz w:val="16"/>
          <w:rPrChange w:id="4305" w:author="Author">
            <w:rPr>
              <w:rFonts w:ascii="Consolas" w:hAnsi="Consolas"/>
              <w:color w:val="000000"/>
              <w:sz w:val="16"/>
              <w:highlight w:val="white"/>
            </w:rPr>
          </w:rPrChange>
        </w:rPr>
        <w:t xml:space="preserve"> </w:t>
      </w:r>
      <w:r w:rsidRPr="004D3835">
        <w:rPr>
          <w:rFonts w:ascii="Consolas" w:hAnsi="Consolas"/>
          <w:b/>
          <w:color w:val="000000"/>
          <w:sz w:val="16"/>
          <w:rPrChange w:id="4306" w:author="Author">
            <w:rPr>
              <w:rFonts w:ascii="Consolas" w:hAnsi="Consolas"/>
              <w:color w:val="FF0000"/>
              <w:sz w:val="16"/>
              <w:highlight w:val="white"/>
            </w:rPr>
          </w:rPrChange>
        </w:rPr>
        <w:t>name</w:t>
      </w:r>
      <w:r w:rsidRPr="004D3835">
        <w:rPr>
          <w:rFonts w:ascii="Consolas" w:hAnsi="Consolas"/>
          <w:b/>
          <w:color w:val="000000"/>
          <w:sz w:val="16"/>
          <w:rPrChange w:id="4307" w:author="Author">
            <w:rPr>
              <w:rFonts w:ascii="Consolas" w:hAnsi="Consolas"/>
              <w:color w:val="000000"/>
              <w:sz w:val="16"/>
              <w:highlight w:val="white"/>
            </w:rPr>
          </w:rPrChange>
        </w:rPr>
        <w:t>=</w:t>
      </w:r>
      <w:r w:rsidRPr="004D3835">
        <w:rPr>
          <w:rFonts w:ascii="Consolas" w:hAnsi="Consolas"/>
          <w:b/>
          <w:color w:val="000000"/>
          <w:sz w:val="16"/>
          <w:rPrChange w:id="4308" w:author="Author">
            <w:rPr>
              <w:rFonts w:ascii="Consolas" w:hAnsi="Consolas"/>
              <w:b/>
              <w:color w:val="8000FF"/>
              <w:sz w:val="16"/>
              <w:highlight w:val="white"/>
            </w:rPr>
          </w:rPrChange>
        </w:rPr>
        <w:t>"ST_ResourceIndices"</w:t>
      </w:r>
      <w:r w:rsidRPr="004D3835">
        <w:rPr>
          <w:rFonts w:ascii="Consolas" w:hAnsi="Consolas"/>
          <w:b/>
          <w:color w:val="000000"/>
          <w:sz w:val="16"/>
          <w:rPrChange w:id="4309" w:author="Author">
            <w:rPr>
              <w:rFonts w:ascii="Consolas" w:hAnsi="Consolas"/>
              <w:color w:val="0000FF"/>
              <w:sz w:val="16"/>
              <w:highlight w:val="white"/>
            </w:rPr>
          </w:rPrChange>
        </w:rPr>
        <w:t>&gt;</w:t>
      </w:r>
    </w:p>
    <w:p w14:paraId="16F98CC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10" w:author="Author">
            <w:rPr>
              <w:rFonts w:ascii="Consolas" w:hAnsi="Consolas"/>
              <w:b/>
              <w:color w:val="000000"/>
              <w:sz w:val="16"/>
              <w:highlight w:val="white"/>
            </w:rPr>
          </w:rPrChange>
        </w:rPr>
        <w:pPrChange w:id="4311" w:author="Author">
          <w:pPr>
            <w:autoSpaceDE w:val="0"/>
            <w:autoSpaceDN w:val="0"/>
            <w:adjustRightInd w:val="0"/>
            <w:spacing w:after="0" w:line="240" w:lineRule="auto"/>
          </w:pPr>
        </w:pPrChange>
      </w:pPr>
      <w:r w:rsidRPr="004D3835">
        <w:rPr>
          <w:rFonts w:ascii="Consolas" w:hAnsi="Consolas"/>
          <w:b/>
          <w:color w:val="000000"/>
          <w:sz w:val="16"/>
          <w:rPrChange w:id="4312" w:author="Author">
            <w:rPr>
              <w:rFonts w:ascii="Consolas" w:hAnsi="Consolas"/>
              <w:b/>
              <w:color w:val="000000"/>
              <w:sz w:val="16"/>
              <w:highlight w:val="white"/>
            </w:rPr>
          </w:rPrChange>
        </w:rPr>
        <w:tab/>
      </w:r>
      <w:r w:rsidRPr="004D3835">
        <w:rPr>
          <w:rFonts w:ascii="Consolas" w:hAnsi="Consolas"/>
          <w:b/>
          <w:color w:val="000000"/>
          <w:sz w:val="16"/>
          <w:rPrChange w:id="4313" w:author="Author">
            <w:rPr>
              <w:rFonts w:ascii="Consolas" w:hAnsi="Consolas"/>
              <w:b/>
              <w:color w:val="000000"/>
              <w:sz w:val="16"/>
              <w:highlight w:val="white"/>
            </w:rPr>
          </w:rPrChange>
        </w:rPr>
        <w:tab/>
      </w:r>
      <w:r w:rsidRPr="004D3835">
        <w:rPr>
          <w:rFonts w:ascii="Consolas" w:hAnsi="Consolas"/>
          <w:b/>
          <w:color w:val="000000"/>
          <w:sz w:val="16"/>
          <w:rPrChange w:id="4314" w:author="Author">
            <w:rPr>
              <w:rFonts w:ascii="Consolas" w:hAnsi="Consolas"/>
              <w:color w:val="0000FF"/>
              <w:sz w:val="16"/>
              <w:highlight w:val="white"/>
            </w:rPr>
          </w:rPrChange>
        </w:rPr>
        <w:t>&lt;xs:restriction</w:t>
      </w:r>
      <w:r w:rsidRPr="004D3835">
        <w:rPr>
          <w:rFonts w:ascii="Consolas" w:hAnsi="Consolas"/>
          <w:b/>
          <w:color w:val="000000"/>
          <w:sz w:val="16"/>
          <w:rPrChange w:id="4315" w:author="Author">
            <w:rPr>
              <w:rFonts w:ascii="Consolas" w:hAnsi="Consolas"/>
              <w:color w:val="000000"/>
              <w:sz w:val="16"/>
              <w:highlight w:val="white"/>
            </w:rPr>
          </w:rPrChange>
        </w:rPr>
        <w:t xml:space="preserve"> </w:t>
      </w:r>
      <w:r w:rsidRPr="004D3835">
        <w:rPr>
          <w:rFonts w:ascii="Consolas" w:hAnsi="Consolas"/>
          <w:b/>
          <w:color w:val="000000"/>
          <w:sz w:val="16"/>
          <w:rPrChange w:id="4316" w:author="Author">
            <w:rPr>
              <w:rFonts w:ascii="Consolas" w:hAnsi="Consolas"/>
              <w:color w:val="FF0000"/>
              <w:sz w:val="16"/>
              <w:highlight w:val="white"/>
            </w:rPr>
          </w:rPrChange>
        </w:rPr>
        <w:t>base</w:t>
      </w:r>
      <w:r w:rsidRPr="004D3835">
        <w:rPr>
          <w:rFonts w:ascii="Consolas" w:hAnsi="Consolas"/>
          <w:b/>
          <w:color w:val="000000"/>
          <w:sz w:val="16"/>
          <w:rPrChange w:id="4317" w:author="Author">
            <w:rPr>
              <w:rFonts w:ascii="Consolas" w:hAnsi="Consolas"/>
              <w:color w:val="000000"/>
              <w:sz w:val="16"/>
              <w:highlight w:val="white"/>
            </w:rPr>
          </w:rPrChange>
        </w:rPr>
        <w:t>=</w:t>
      </w:r>
      <w:r w:rsidRPr="004D3835">
        <w:rPr>
          <w:rFonts w:ascii="Consolas" w:hAnsi="Consolas"/>
          <w:b/>
          <w:color w:val="000000"/>
          <w:sz w:val="16"/>
          <w:rPrChange w:id="4318" w:author="Author">
            <w:rPr>
              <w:rFonts w:ascii="Consolas" w:hAnsi="Consolas"/>
              <w:b/>
              <w:color w:val="8000FF"/>
              <w:sz w:val="16"/>
              <w:highlight w:val="white"/>
            </w:rPr>
          </w:rPrChange>
        </w:rPr>
        <w:t>"xs:string"</w:t>
      </w:r>
      <w:r w:rsidRPr="004D3835">
        <w:rPr>
          <w:rFonts w:ascii="Consolas" w:hAnsi="Consolas"/>
          <w:b/>
          <w:color w:val="000000"/>
          <w:sz w:val="16"/>
          <w:rPrChange w:id="4319" w:author="Author">
            <w:rPr>
              <w:rFonts w:ascii="Consolas" w:hAnsi="Consolas"/>
              <w:color w:val="0000FF"/>
              <w:sz w:val="16"/>
              <w:highlight w:val="white"/>
            </w:rPr>
          </w:rPrChange>
        </w:rPr>
        <w:t>&gt;</w:t>
      </w:r>
    </w:p>
    <w:p w14:paraId="7E9970DF"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20" w:author="Author">
            <w:rPr>
              <w:rFonts w:ascii="Consolas" w:hAnsi="Consolas"/>
              <w:b/>
              <w:color w:val="000000"/>
              <w:sz w:val="16"/>
              <w:highlight w:val="white"/>
            </w:rPr>
          </w:rPrChange>
        </w:rPr>
        <w:pPrChange w:id="4321" w:author="Author">
          <w:pPr>
            <w:autoSpaceDE w:val="0"/>
            <w:autoSpaceDN w:val="0"/>
            <w:adjustRightInd w:val="0"/>
            <w:spacing w:after="0" w:line="240" w:lineRule="auto"/>
          </w:pPr>
        </w:pPrChange>
      </w:pPr>
      <w:r w:rsidRPr="004D3835">
        <w:rPr>
          <w:rFonts w:ascii="Consolas" w:hAnsi="Consolas"/>
          <w:b/>
          <w:color w:val="000000"/>
          <w:sz w:val="16"/>
          <w:rPrChange w:id="4322" w:author="Author">
            <w:rPr>
              <w:rFonts w:ascii="Consolas" w:hAnsi="Consolas"/>
              <w:b/>
              <w:color w:val="000000"/>
              <w:sz w:val="16"/>
              <w:highlight w:val="white"/>
            </w:rPr>
          </w:rPrChange>
        </w:rPr>
        <w:tab/>
      </w:r>
      <w:r w:rsidRPr="004D3835">
        <w:rPr>
          <w:rFonts w:ascii="Consolas" w:hAnsi="Consolas"/>
          <w:b/>
          <w:color w:val="000000"/>
          <w:sz w:val="16"/>
          <w:rPrChange w:id="4323" w:author="Author">
            <w:rPr>
              <w:rFonts w:ascii="Consolas" w:hAnsi="Consolas"/>
              <w:b/>
              <w:color w:val="000000"/>
              <w:sz w:val="16"/>
              <w:highlight w:val="white"/>
            </w:rPr>
          </w:rPrChange>
        </w:rPr>
        <w:tab/>
      </w:r>
      <w:r w:rsidRPr="004D3835">
        <w:rPr>
          <w:rFonts w:ascii="Consolas" w:hAnsi="Consolas"/>
          <w:b/>
          <w:color w:val="000000"/>
          <w:sz w:val="16"/>
          <w:rPrChange w:id="4324" w:author="Author">
            <w:rPr>
              <w:rFonts w:ascii="Consolas" w:hAnsi="Consolas"/>
              <w:b/>
              <w:color w:val="000000"/>
              <w:sz w:val="16"/>
              <w:highlight w:val="white"/>
            </w:rPr>
          </w:rPrChange>
        </w:rPr>
        <w:tab/>
      </w:r>
      <w:r w:rsidRPr="004D3835">
        <w:rPr>
          <w:rFonts w:ascii="Consolas" w:hAnsi="Consolas"/>
          <w:b/>
          <w:color w:val="000000"/>
          <w:sz w:val="16"/>
          <w:rPrChange w:id="4325" w:author="Author">
            <w:rPr>
              <w:rFonts w:ascii="Consolas" w:hAnsi="Consolas"/>
              <w:color w:val="0000FF"/>
              <w:sz w:val="16"/>
              <w:highlight w:val="white"/>
            </w:rPr>
          </w:rPrChange>
        </w:rPr>
        <w:t>&lt;xs:whiteSpace</w:t>
      </w:r>
      <w:r w:rsidRPr="004D3835">
        <w:rPr>
          <w:rFonts w:ascii="Consolas" w:hAnsi="Consolas"/>
          <w:b/>
          <w:color w:val="000000"/>
          <w:sz w:val="16"/>
          <w:rPrChange w:id="4326" w:author="Author">
            <w:rPr>
              <w:rFonts w:ascii="Consolas" w:hAnsi="Consolas"/>
              <w:color w:val="000000"/>
              <w:sz w:val="16"/>
              <w:highlight w:val="white"/>
            </w:rPr>
          </w:rPrChange>
        </w:rPr>
        <w:t xml:space="preserve"> </w:t>
      </w:r>
      <w:r w:rsidRPr="004D3835">
        <w:rPr>
          <w:rFonts w:ascii="Consolas" w:hAnsi="Consolas"/>
          <w:b/>
          <w:color w:val="000000"/>
          <w:sz w:val="16"/>
          <w:rPrChange w:id="4327" w:author="Author">
            <w:rPr>
              <w:rFonts w:ascii="Consolas" w:hAnsi="Consolas"/>
              <w:color w:val="FF0000"/>
              <w:sz w:val="16"/>
              <w:highlight w:val="white"/>
            </w:rPr>
          </w:rPrChange>
        </w:rPr>
        <w:t>value</w:t>
      </w:r>
      <w:r w:rsidRPr="004D3835">
        <w:rPr>
          <w:rFonts w:ascii="Consolas" w:hAnsi="Consolas"/>
          <w:b/>
          <w:color w:val="000000"/>
          <w:sz w:val="16"/>
          <w:rPrChange w:id="4328" w:author="Author">
            <w:rPr>
              <w:rFonts w:ascii="Consolas" w:hAnsi="Consolas"/>
              <w:color w:val="000000"/>
              <w:sz w:val="16"/>
              <w:highlight w:val="white"/>
            </w:rPr>
          </w:rPrChange>
        </w:rPr>
        <w:t>=</w:t>
      </w:r>
      <w:r w:rsidRPr="004D3835">
        <w:rPr>
          <w:rFonts w:ascii="Consolas" w:hAnsi="Consolas"/>
          <w:b/>
          <w:color w:val="000000"/>
          <w:sz w:val="16"/>
          <w:rPrChange w:id="4329" w:author="Author">
            <w:rPr>
              <w:rFonts w:ascii="Consolas" w:hAnsi="Consolas"/>
              <w:b/>
              <w:color w:val="8000FF"/>
              <w:sz w:val="16"/>
              <w:highlight w:val="white"/>
            </w:rPr>
          </w:rPrChange>
        </w:rPr>
        <w:t>"collapse"</w:t>
      </w:r>
      <w:r w:rsidRPr="004D3835">
        <w:rPr>
          <w:rFonts w:ascii="Consolas" w:hAnsi="Consolas"/>
          <w:b/>
          <w:color w:val="000000"/>
          <w:sz w:val="16"/>
          <w:rPrChange w:id="4330" w:author="Author">
            <w:rPr>
              <w:rFonts w:ascii="Consolas" w:hAnsi="Consolas"/>
              <w:color w:val="0000FF"/>
              <w:sz w:val="16"/>
              <w:highlight w:val="white"/>
            </w:rPr>
          </w:rPrChange>
        </w:rPr>
        <w:t>/&gt;</w:t>
      </w:r>
    </w:p>
    <w:p w14:paraId="5F8C140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31" w:author="Author">
            <w:rPr>
              <w:rFonts w:ascii="Consolas" w:hAnsi="Consolas"/>
              <w:b/>
              <w:color w:val="000000"/>
              <w:sz w:val="16"/>
              <w:highlight w:val="white"/>
            </w:rPr>
          </w:rPrChange>
        </w:rPr>
        <w:pPrChange w:id="4332" w:author="Author">
          <w:pPr>
            <w:autoSpaceDE w:val="0"/>
            <w:autoSpaceDN w:val="0"/>
            <w:adjustRightInd w:val="0"/>
            <w:spacing w:after="0" w:line="240" w:lineRule="auto"/>
          </w:pPr>
        </w:pPrChange>
      </w:pPr>
      <w:r w:rsidRPr="004D3835">
        <w:rPr>
          <w:rFonts w:ascii="Consolas" w:hAnsi="Consolas"/>
          <w:b/>
          <w:color w:val="000000"/>
          <w:sz w:val="16"/>
          <w:rPrChange w:id="4333" w:author="Author">
            <w:rPr>
              <w:rFonts w:ascii="Consolas" w:hAnsi="Consolas"/>
              <w:b/>
              <w:color w:val="000000"/>
              <w:sz w:val="16"/>
              <w:highlight w:val="white"/>
            </w:rPr>
          </w:rPrChange>
        </w:rPr>
        <w:tab/>
      </w:r>
      <w:r w:rsidRPr="004D3835">
        <w:rPr>
          <w:rFonts w:ascii="Consolas" w:hAnsi="Consolas"/>
          <w:b/>
          <w:color w:val="000000"/>
          <w:sz w:val="16"/>
          <w:rPrChange w:id="4334" w:author="Author">
            <w:rPr>
              <w:rFonts w:ascii="Consolas" w:hAnsi="Consolas"/>
              <w:b/>
              <w:color w:val="000000"/>
              <w:sz w:val="16"/>
              <w:highlight w:val="white"/>
            </w:rPr>
          </w:rPrChange>
        </w:rPr>
        <w:tab/>
      </w:r>
      <w:r w:rsidRPr="004D3835">
        <w:rPr>
          <w:rFonts w:ascii="Consolas" w:hAnsi="Consolas"/>
          <w:b/>
          <w:color w:val="000000"/>
          <w:sz w:val="16"/>
          <w:rPrChange w:id="4335" w:author="Author">
            <w:rPr>
              <w:rFonts w:ascii="Consolas" w:hAnsi="Consolas"/>
              <w:b/>
              <w:color w:val="000000"/>
              <w:sz w:val="16"/>
              <w:highlight w:val="white"/>
            </w:rPr>
          </w:rPrChange>
        </w:rPr>
        <w:tab/>
      </w:r>
      <w:r w:rsidRPr="004D3835">
        <w:rPr>
          <w:rFonts w:ascii="Consolas" w:hAnsi="Consolas"/>
          <w:b/>
          <w:color w:val="000000"/>
          <w:sz w:val="16"/>
          <w:rPrChange w:id="4336" w:author="Author">
            <w:rPr>
              <w:rFonts w:ascii="Consolas" w:hAnsi="Consolas"/>
              <w:color w:val="0000FF"/>
              <w:sz w:val="16"/>
              <w:highlight w:val="white"/>
            </w:rPr>
          </w:rPrChange>
        </w:rPr>
        <w:t>&lt;xs:pattern</w:t>
      </w:r>
      <w:r w:rsidRPr="004D3835">
        <w:rPr>
          <w:rFonts w:ascii="Consolas" w:hAnsi="Consolas"/>
          <w:b/>
          <w:color w:val="000000"/>
          <w:sz w:val="16"/>
          <w:rPrChange w:id="4337" w:author="Author">
            <w:rPr>
              <w:rFonts w:ascii="Consolas" w:hAnsi="Consolas"/>
              <w:color w:val="000000"/>
              <w:sz w:val="16"/>
              <w:highlight w:val="white"/>
            </w:rPr>
          </w:rPrChange>
        </w:rPr>
        <w:t xml:space="preserve"> </w:t>
      </w:r>
      <w:r w:rsidRPr="004D3835">
        <w:rPr>
          <w:rFonts w:ascii="Consolas" w:hAnsi="Consolas"/>
          <w:b/>
          <w:color w:val="000000"/>
          <w:sz w:val="16"/>
          <w:rPrChange w:id="4338" w:author="Author">
            <w:rPr>
              <w:rFonts w:ascii="Consolas" w:hAnsi="Consolas"/>
              <w:color w:val="FF0000"/>
              <w:sz w:val="16"/>
              <w:highlight w:val="white"/>
            </w:rPr>
          </w:rPrChange>
        </w:rPr>
        <w:t>value</w:t>
      </w:r>
      <w:r w:rsidRPr="004D3835">
        <w:rPr>
          <w:rFonts w:ascii="Consolas" w:hAnsi="Consolas"/>
          <w:b/>
          <w:color w:val="000000"/>
          <w:sz w:val="16"/>
          <w:rPrChange w:id="4339" w:author="Author">
            <w:rPr>
              <w:rFonts w:ascii="Consolas" w:hAnsi="Consolas"/>
              <w:color w:val="000000"/>
              <w:sz w:val="16"/>
              <w:highlight w:val="white"/>
            </w:rPr>
          </w:rPrChange>
        </w:rPr>
        <w:t>=</w:t>
      </w:r>
      <w:r w:rsidRPr="004D3835">
        <w:rPr>
          <w:rFonts w:ascii="Consolas" w:hAnsi="Consolas"/>
          <w:b/>
          <w:color w:val="000000"/>
          <w:sz w:val="16"/>
          <w:rPrChange w:id="4340" w:author="Author">
            <w:rPr>
              <w:rFonts w:ascii="Consolas" w:hAnsi="Consolas"/>
              <w:b/>
              <w:color w:val="8000FF"/>
              <w:sz w:val="16"/>
              <w:highlight w:val="white"/>
            </w:rPr>
          </w:rPrChange>
        </w:rPr>
        <w:t>"(([0-9]+)( )?)+"</w:t>
      </w:r>
      <w:r w:rsidRPr="004D3835">
        <w:rPr>
          <w:rFonts w:ascii="Consolas" w:hAnsi="Consolas"/>
          <w:b/>
          <w:color w:val="000000"/>
          <w:sz w:val="16"/>
          <w:rPrChange w:id="4341" w:author="Author">
            <w:rPr>
              <w:rFonts w:ascii="Consolas" w:hAnsi="Consolas"/>
              <w:color w:val="0000FF"/>
              <w:sz w:val="16"/>
              <w:highlight w:val="white"/>
            </w:rPr>
          </w:rPrChange>
        </w:rPr>
        <w:t>/&gt;</w:t>
      </w:r>
    </w:p>
    <w:p w14:paraId="1BE8EB2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42" w:author="Author">
            <w:rPr>
              <w:rFonts w:ascii="Consolas" w:hAnsi="Consolas"/>
              <w:b/>
              <w:color w:val="000000"/>
              <w:sz w:val="16"/>
              <w:highlight w:val="white"/>
            </w:rPr>
          </w:rPrChange>
        </w:rPr>
        <w:pPrChange w:id="4343" w:author="Author">
          <w:pPr>
            <w:autoSpaceDE w:val="0"/>
            <w:autoSpaceDN w:val="0"/>
            <w:adjustRightInd w:val="0"/>
            <w:spacing w:after="0" w:line="240" w:lineRule="auto"/>
          </w:pPr>
        </w:pPrChange>
      </w:pPr>
      <w:r w:rsidRPr="004D3835">
        <w:rPr>
          <w:rFonts w:ascii="Consolas" w:hAnsi="Consolas"/>
          <w:b/>
          <w:color w:val="000000"/>
          <w:sz w:val="16"/>
          <w:rPrChange w:id="4344" w:author="Author">
            <w:rPr>
              <w:rFonts w:ascii="Consolas" w:hAnsi="Consolas"/>
              <w:b/>
              <w:color w:val="000000"/>
              <w:sz w:val="16"/>
              <w:highlight w:val="white"/>
            </w:rPr>
          </w:rPrChange>
        </w:rPr>
        <w:tab/>
      </w:r>
      <w:r w:rsidRPr="004D3835">
        <w:rPr>
          <w:rFonts w:ascii="Consolas" w:hAnsi="Consolas"/>
          <w:b/>
          <w:color w:val="000000"/>
          <w:sz w:val="16"/>
          <w:rPrChange w:id="4345" w:author="Author">
            <w:rPr>
              <w:rFonts w:ascii="Consolas" w:hAnsi="Consolas"/>
              <w:b/>
              <w:color w:val="000000"/>
              <w:sz w:val="16"/>
              <w:highlight w:val="white"/>
            </w:rPr>
          </w:rPrChange>
        </w:rPr>
        <w:tab/>
      </w:r>
      <w:r w:rsidRPr="004D3835">
        <w:rPr>
          <w:rFonts w:ascii="Consolas" w:hAnsi="Consolas"/>
          <w:b/>
          <w:color w:val="000000"/>
          <w:sz w:val="16"/>
          <w:rPrChange w:id="4346" w:author="Author">
            <w:rPr>
              <w:rFonts w:ascii="Consolas" w:hAnsi="Consolas"/>
              <w:color w:val="0000FF"/>
              <w:sz w:val="16"/>
              <w:highlight w:val="white"/>
            </w:rPr>
          </w:rPrChange>
        </w:rPr>
        <w:t>&lt;/xs:restriction&gt;</w:t>
      </w:r>
    </w:p>
    <w:p w14:paraId="5191B06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47" w:author="Author">
            <w:rPr>
              <w:rFonts w:ascii="Consolas" w:hAnsi="Consolas"/>
              <w:b/>
              <w:color w:val="000000"/>
              <w:sz w:val="16"/>
              <w:highlight w:val="white"/>
            </w:rPr>
          </w:rPrChange>
        </w:rPr>
        <w:pPrChange w:id="4348" w:author="Author">
          <w:pPr>
            <w:autoSpaceDE w:val="0"/>
            <w:autoSpaceDN w:val="0"/>
            <w:adjustRightInd w:val="0"/>
            <w:spacing w:after="0" w:line="240" w:lineRule="auto"/>
          </w:pPr>
        </w:pPrChange>
      </w:pPr>
      <w:r w:rsidRPr="004D3835">
        <w:rPr>
          <w:rFonts w:ascii="Consolas" w:hAnsi="Consolas"/>
          <w:b/>
          <w:color w:val="000000"/>
          <w:sz w:val="16"/>
          <w:rPrChange w:id="4349" w:author="Author">
            <w:rPr>
              <w:rFonts w:ascii="Consolas" w:hAnsi="Consolas"/>
              <w:b/>
              <w:color w:val="000000"/>
              <w:sz w:val="16"/>
              <w:highlight w:val="white"/>
            </w:rPr>
          </w:rPrChange>
        </w:rPr>
        <w:tab/>
      </w:r>
      <w:r w:rsidRPr="004D3835">
        <w:rPr>
          <w:rFonts w:ascii="Consolas" w:hAnsi="Consolas"/>
          <w:b/>
          <w:color w:val="000000"/>
          <w:sz w:val="16"/>
          <w:rPrChange w:id="4350" w:author="Author">
            <w:rPr>
              <w:rFonts w:ascii="Consolas" w:hAnsi="Consolas"/>
              <w:color w:val="0000FF"/>
              <w:sz w:val="16"/>
              <w:highlight w:val="white"/>
            </w:rPr>
          </w:rPrChange>
        </w:rPr>
        <w:t>&lt;/xs:simpleType&gt;</w:t>
      </w:r>
    </w:p>
    <w:p w14:paraId="5D2A1219"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51" w:author="Author">
            <w:rPr>
              <w:rFonts w:ascii="Consolas" w:hAnsi="Consolas"/>
              <w:b/>
              <w:color w:val="000000"/>
              <w:sz w:val="16"/>
              <w:highlight w:val="white"/>
            </w:rPr>
          </w:rPrChange>
        </w:rPr>
        <w:pPrChange w:id="4352" w:author="Author">
          <w:pPr>
            <w:autoSpaceDE w:val="0"/>
            <w:autoSpaceDN w:val="0"/>
            <w:adjustRightInd w:val="0"/>
            <w:spacing w:after="0" w:line="240" w:lineRule="auto"/>
          </w:pPr>
        </w:pPrChange>
      </w:pPr>
      <w:r w:rsidRPr="004D3835">
        <w:rPr>
          <w:rFonts w:ascii="Consolas" w:hAnsi="Consolas"/>
          <w:b/>
          <w:color w:val="000000"/>
          <w:sz w:val="16"/>
          <w:rPrChange w:id="4353" w:author="Author">
            <w:rPr>
              <w:rFonts w:ascii="Consolas" w:hAnsi="Consolas"/>
              <w:b/>
              <w:color w:val="000000"/>
              <w:sz w:val="16"/>
              <w:highlight w:val="white"/>
            </w:rPr>
          </w:rPrChange>
        </w:rPr>
        <w:tab/>
      </w:r>
      <w:r w:rsidRPr="004D3835">
        <w:rPr>
          <w:rFonts w:ascii="Consolas" w:hAnsi="Consolas"/>
          <w:b/>
          <w:color w:val="000000"/>
          <w:sz w:val="16"/>
          <w:rPrChange w:id="4354" w:author="Author">
            <w:rPr>
              <w:rFonts w:ascii="Consolas" w:hAnsi="Consolas"/>
              <w:color w:val="0000FF"/>
              <w:sz w:val="16"/>
              <w:highlight w:val="white"/>
            </w:rPr>
          </w:rPrChange>
        </w:rPr>
        <w:t>&lt;xs:simpleType</w:t>
      </w:r>
      <w:r w:rsidRPr="004D3835">
        <w:rPr>
          <w:rFonts w:ascii="Consolas" w:hAnsi="Consolas"/>
          <w:b/>
          <w:color w:val="000000"/>
          <w:sz w:val="16"/>
          <w:rPrChange w:id="4355" w:author="Author">
            <w:rPr>
              <w:rFonts w:ascii="Consolas" w:hAnsi="Consolas"/>
              <w:color w:val="000000"/>
              <w:sz w:val="16"/>
              <w:highlight w:val="white"/>
            </w:rPr>
          </w:rPrChange>
        </w:rPr>
        <w:t xml:space="preserve"> </w:t>
      </w:r>
      <w:r w:rsidRPr="004D3835">
        <w:rPr>
          <w:rFonts w:ascii="Consolas" w:hAnsi="Consolas"/>
          <w:b/>
          <w:color w:val="000000"/>
          <w:sz w:val="16"/>
          <w:rPrChange w:id="4356" w:author="Author">
            <w:rPr>
              <w:rFonts w:ascii="Consolas" w:hAnsi="Consolas"/>
              <w:color w:val="FF0000"/>
              <w:sz w:val="16"/>
              <w:highlight w:val="white"/>
            </w:rPr>
          </w:rPrChange>
        </w:rPr>
        <w:t>name</w:t>
      </w:r>
      <w:r w:rsidRPr="004D3835">
        <w:rPr>
          <w:rFonts w:ascii="Consolas" w:hAnsi="Consolas"/>
          <w:b/>
          <w:color w:val="000000"/>
          <w:sz w:val="16"/>
          <w:rPrChange w:id="4357" w:author="Author">
            <w:rPr>
              <w:rFonts w:ascii="Consolas" w:hAnsi="Consolas"/>
              <w:color w:val="000000"/>
              <w:sz w:val="16"/>
              <w:highlight w:val="white"/>
            </w:rPr>
          </w:rPrChange>
        </w:rPr>
        <w:t>=</w:t>
      </w:r>
      <w:r w:rsidRPr="004D3835">
        <w:rPr>
          <w:rFonts w:ascii="Consolas" w:hAnsi="Consolas"/>
          <w:b/>
          <w:color w:val="000000"/>
          <w:sz w:val="16"/>
          <w:rPrChange w:id="4358" w:author="Author">
            <w:rPr>
              <w:rFonts w:ascii="Consolas" w:hAnsi="Consolas"/>
              <w:b/>
              <w:color w:val="8000FF"/>
              <w:sz w:val="16"/>
              <w:highlight w:val="white"/>
            </w:rPr>
          </w:rPrChange>
        </w:rPr>
        <w:t>"ST_ResourceIDs"</w:t>
      </w:r>
      <w:r w:rsidRPr="004D3835">
        <w:rPr>
          <w:rFonts w:ascii="Consolas" w:hAnsi="Consolas"/>
          <w:b/>
          <w:color w:val="000000"/>
          <w:sz w:val="16"/>
          <w:rPrChange w:id="4359" w:author="Author">
            <w:rPr>
              <w:rFonts w:ascii="Consolas" w:hAnsi="Consolas"/>
              <w:color w:val="0000FF"/>
              <w:sz w:val="16"/>
              <w:highlight w:val="white"/>
            </w:rPr>
          </w:rPrChange>
        </w:rPr>
        <w:t>&gt;</w:t>
      </w:r>
    </w:p>
    <w:p w14:paraId="3205346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60" w:author="Author">
            <w:rPr>
              <w:rFonts w:ascii="Consolas" w:hAnsi="Consolas"/>
              <w:b/>
              <w:color w:val="000000"/>
              <w:sz w:val="16"/>
              <w:highlight w:val="white"/>
            </w:rPr>
          </w:rPrChange>
        </w:rPr>
        <w:pPrChange w:id="4361" w:author="Author">
          <w:pPr>
            <w:autoSpaceDE w:val="0"/>
            <w:autoSpaceDN w:val="0"/>
            <w:adjustRightInd w:val="0"/>
            <w:spacing w:after="0" w:line="240" w:lineRule="auto"/>
          </w:pPr>
        </w:pPrChange>
      </w:pPr>
      <w:r w:rsidRPr="004D3835">
        <w:rPr>
          <w:rFonts w:ascii="Consolas" w:hAnsi="Consolas"/>
          <w:b/>
          <w:color w:val="000000"/>
          <w:sz w:val="16"/>
          <w:rPrChange w:id="4362" w:author="Author">
            <w:rPr>
              <w:rFonts w:ascii="Consolas" w:hAnsi="Consolas"/>
              <w:b/>
              <w:color w:val="000000"/>
              <w:sz w:val="16"/>
              <w:highlight w:val="white"/>
            </w:rPr>
          </w:rPrChange>
        </w:rPr>
        <w:tab/>
      </w:r>
      <w:r w:rsidRPr="004D3835">
        <w:rPr>
          <w:rFonts w:ascii="Consolas" w:hAnsi="Consolas"/>
          <w:b/>
          <w:color w:val="000000"/>
          <w:sz w:val="16"/>
          <w:rPrChange w:id="4363" w:author="Author">
            <w:rPr>
              <w:rFonts w:ascii="Consolas" w:hAnsi="Consolas"/>
              <w:b/>
              <w:color w:val="000000"/>
              <w:sz w:val="16"/>
              <w:highlight w:val="white"/>
            </w:rPr>
          </w:rPrChange>
        </w:rPr>
        <w:tab/>
      </w:r>
      <w:r w:rsidRPr="004D3835">
        <w:rPr>
          <w:rFonts w:ascii="Consolas" w:hAnsi="Consolas"/>
          <w:b/>
          <w:color w:val="000000"/>
          <w:sz w:val="16"/>
          <w:rPrChange w:id="4364" w:author="Author">
            <w:rPr>
              <w:rFonts w:ascii="Consolas" w:hAnsi="Consolas"/>
              <w:color w:val="0000FF"/>
              <w:sz w:val="16"/>
              <w:highlight w:val="white"/>
            </w:rPr>
          </w:rPrChange>
        </w:rPr>
        <w:t>&lt;xs:restriction</w:t>
      </w:r>
      <w:r w:rsidRPr="004D3835">
        <w:rPr>
          <w:rFonts w:ascii="Consolas" w:hAnsi="Consolas"/>
          <w:b/>
          <w:color w:val="000000"/>
          <w:sz w:val="16"/>
          <w:rPrChange w:id="4365" w:author="Author">
            <w:rPr>
              <w:rFonts w:ascii="Consolas" w:hAnsi="Consolas"/>
              <w:color w:val="000000"/>
              <w:sz w:val="16"/>
              <w:highlight w:val="white"/>
            </w:rPr>
          </w:rPrChange>
        </w:rPr>
        <w:t xml:space="preserve"> </w:t>
      </w:r>
      <w:r w:rsidRPr="004D3835">
        <w:rPr>
          <w:rFonts w:ascii="Consolas" w:hAnsi="Consolas"/>
          <w:b/>
          <w:color w:val="000000"/>
          <w:sz w:val="16"/>
          <w:rPrChange w:id="4366" w:author="Author">
            <w:rPr>
              <w:rFonts w:ascii="Consolas" w:hAnsi="Consolas"/>
              <w:color w:val="FF0000"/>
              <w:sz w:val="16"/>
              <w:highlight w:val="white"/>
            </w:rPr>
          </w:rPrChange>
        </w:rPr>
        <w:t>base</w:t>
      </w:r>
      <w:r w:rsidRPr="004D3835">
        <w:rPr>
          <w:rFonts w:ascii="Consolas" w:hAnsi="Consolas"/>
          <w:b/>
          <w:color w:val="000000"/>
          <w:sz w:val="16"/>
          <w:rPrChange w:id="4367" w:author="Author">
            <w:rPr>
              <w:rFonts w:ascii="Consolas" w:hAnsi="Consolas"/>
              <w:color w:val="000000"/>
              <w:sz w:val="16"/>
              <w:highlight w:val="white"/>
            </w:rPr>
          </w:rPrChange>
        </w:rPr>
        <w:t>=</w:t>
      </w:r>
      <w:r w:rsidRPr="004D3835">
        <w:rPr>
          <w:rFonts w:ascii="Consolas" w:hAnsi="Consolas"/>
          <w:b/>
          <w:color w:val="000000"/>
          <w:sz w:val="16"/>
          <w:rPrChange w:id="4368" w:author="Author">
            <w:rPr>
              <w:rFonts w:ascii="Consolas" w:hAnsi="Consolas"/>
              <w:b/>
              <w:color w:val="8000FF"/>
              <w:sz w:val="16"/>
              <w:highlight w:val="white"/>
            </w:rPr>
          </w:rPrChange>
        </w:rPr>
        <w:t>"xs:string"</w:t>
      </w:r>
      <w:r w:rsidRPr="004D3835">
        <w:rPr>
          <w:rFonts w:ascii="Consolas" w:hAnsi="Consolas"/>
          <w:b/>
          <w:color w:val="000000"/>
          <w:sz w:val="16"/>
          <w:rPrChange w:id="4369" w:author="Author">
            <w:rPr>
              <w:rFonts w:ascii="Consolas" w:hAnsi="Consolas"/>
              <w:color w:val="0000FF"/>
              <w:sz w:val="16"/>
              <w:highlight w:val="white"/>
            </w:rPr>
          </w:rPrChange>
        </w:rPr>
        <w:t>&gt;</w:t>
      </w:r>
    </w:p>
    <w:p w14:paraId="0CB74B4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70" w:author="Author">
            <w:rPr>
              <w:rFonts w:ascii="Consolas" w:hAnsi="Consolas"/>
              <w:b/>
              <w:color w:val="000000"/>
              <w:sz w:val="16"/>
              <w:highlight w:val="white"/>
            </w:rPr>
          </w:rPrChange>
        </w:rPr>
        <w:pPrChange w:id="4371" w:author="Author">
          <w:pPr>
            <w:autoSpaceDE w:val="0"/>
            <w:autoSpaceDN w:val="0"/>
            <w:adjustRightInd w:val="0"/>
            <w:spacing w:after="0" w:line="240" w:lineRule="auto"/>
          </w:pPr>
        </w:pPrChange>
      </w:pPr>
      <w:r w:rsidRPr="004D3835">
        <w:rPr>
          <w:rFonts w:ascii="Consolas" w:hAnsi="Consolas"/>
          <w:b/>
          <w:color w:val="000000"/>
          <w:sz w:val="16"/>
          <w:rPrChange w:id="4372" w:author="Author">
            <w:rPr>
              <w:rFonts w:ascii="Consolas" w:hAnsi="Consolas"/>
              <w:b/>
              <w:color w:val="000000"/>
              <w:sz w:val="16"/>
              <w:highlight w:val="white"/>
            </w:rPr>
          </w:rPrChange>
        </w:rPr>
        <w:tab/>
      </w:r>
      <w:r w:rsidRPr="004D3835">
        <w:rPr>
          <w:rFonts w:ascii="Consolas" w:hAnsi="Consolas"/>
          <w:b/>
          <w:color w:val="000000"/>
          <w:sz w:val="16"/>
          <w:rPrChange w:id="4373" w:author="Author">
            <w:rPr>
              <w:rFonts w:ascii="Consolas" w:hAnsi="Consolas"/>
              <w:b/>
              <w:color w:val="000000"/>
              <w:sz w:val="16"/>
              <w:highlight w:val="white"/>
            </w:rPr>
          </w:rPrChange>
        </w:rPr>
        <w:tab/>
      </w:r>
      <w:r w:rsidRPr="004D3835">
        <w:rPr>
          <w:rFonts w:ascii="Consolas" w:hAnsi="Consolas"/>
          <w:b/>
          <w:color w:val="000000"/>
          <w:sz w:val="16"/>
          <w:rPrChange w:id="4374" w:author="Author">
            <w:rPr>
              <w:rFonts w:ascii="Consolas" w:hAnsi="Consolas"/>
              <w:b/>
              <w:color w:val="000000"/>
              <w:sz w:val="16"/>
              <w:highlight w:val="white"/>
            </w:rPr>
          </w:rPrChange>
        </w:rPr>
        <w:tab/>
      </w:r>
      <w:r w:rsidRPr="004D3835">
        <w:rPr>
          <w:rFonts w:ascii="Consolas" w:hAnsi="Consolas"/>
          <w:b/>
          <w:color w:val="000000"/>
          <w:sz w:val="16"/>
          <w:rPrChange w:id="4375" w:author="Author">
            <w:rPr>
              <w:rFonts w:ascii="Consolas" w:hAnsi="Consolas"/>
              <w:color w:val="0000FF"/>
              <w:sz w:val="16"/>
              <w:highlight w:val="white"/>
            </w:rPr>
          </w:rPrChange>
        </w:rPr>
        <w:t>&lt;xs:whiteSpace</w:t>
      </w:r>
      <w:r w:rsidRPr="004D3835">
        <w:rPr>
          <w:rFonts w:ascii="Consolas" w:hAnsi="Consolas"/>
          <w:b/>
          <w:color w:val="000000"/>
          <w:sz w:val="16"/>
          <w:rPrChange w:id="4376" w:author="Author">
            <w:rPr>
              <w:rFonts w:ascii="Consolas" w:hAnsi="Consolas"/>
              <w:color w:val="000000"/>
              <w:sz w:val="16"/>
              <w:highlight w:val="white"/>
            </w:rPr>
          </w:rPrChange>
        </w:rPr>
        <w:t xml:space="preserve"> </w:t>
      </w:r>
      <w:r w:rsidRPr="004D3835">
        <w:rPr>
          <w:rFonts w:ascii="Consolas" w:hAnsi="Consolas"/>
          <w:b/>
          <w:color w:val="000000"/>
          <w:sz w:val="16"/>
          <w:rPrChange w:id="4377" w:author="Author">
            <w:rPr>
              <w:rFonts w:ascii="Consolas" w:hAnsi="Consolas"/>
              <w:color w:val="FF0000"/>
              <w:sz w:val="16"/>
              <w:highlight w:val="white"/>
            </w:rPr>
          </w:rPrChange>
        </w:rPr>
        <w:t>value</w:t>
      </w:r>
      <w:r w:rsidRPr="004D3835">
        <w:rPr>
          <w:rFonts w:ascii="Consolas" w:hAnsi="Consolas"/>
          <w:b/>
          <w:color w:val="000000"/>
          <w:sz w:val="16"/>
          <w:rPrChange w:id="4378" w:author="Author">
            <w:rPr>
              <w:rFonts w:ascii="Consolas" w:hAnsi="Consolas"/>
              <w:color w:val="000000"/>
              <w:sz w:val="16"/>
              <w:highlight w:val="white"/>
            </w:rPr>
          </w:rPrChange>
        </w:rPr>
        <w:t>=</w:t>
      </w:r>
      <w:r w:rsidRPr="004D3835">
        <w:rPr>
          <w:rFonts w:ascii="Consolas" w:hAnsi="Consolas"/>
          <w:b/>
          <w:color w:val="000000"/>
          <w:sz w:val="16"/>
          <w:rPrChange w:id="4379" w:author="Author">
            <w:rPr>
              <w:rFonts w:ascii="Consolas" w:hAnsi="Consolas"/>
              <w:b/>
              <w:color w:val="8000FF"/>
              <w:sz w:val="16"/>
              <w:highlight w:val="white"/>
            </w:rPr>
          </w:rPrChange>
        </w:rPr>
        <w:t>"collapse"</w:t>
      </w:r>
      <w:r w:rsidRPr="004D3835">
        <w:rPr>
          <w:rFonts w:ascii="Consolas" w:hAnsi="Consolas"/>
          <w:b/>
          <w:color w:val="000000"/>
          <w:sz w:val="16"/>
          <w:rPrChange w:id="4380" w:author="Author">
            <w:rPr>
              <w:rFonts w:ascii="Consolas" w:hAnsi="Consolas"/>
              <w:color w:val="0000FF"/>
              <w:sz w:val="16"/>
              <w:highlight w:val="white"/>
            </w:rPr>
          </w:rPrChange>
        </w:rPr>
        <w:t>/&gt;</w:t>
      </w:r>
    </w:p>
    <w:p w14:paraId="6ECF94B1"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81" w:author="Author">
            <w:rPr>
              <w:rFonts w:ascii="Consolas" w:hAnsi="Consolas"/>
              <w:b/>
              <w:color w:val="000000"/>
              <w:sz w:val="16"/>
              <w:highlight w:val="white"/>
            </w:rPr>
          </w:rPrChange>
        </w:rPr>
        <w:pPrChange w:id="4382" w:author="Author">
          <w:pPr>
            <w:autoSpaceDE w:val="0"/>
            <w:autoSpaceDN w:val="0"/>
            <w:adjustRightInd w:val="0"/>
            <w:spacing w:after="0" w:line="240" w:lineRule="auto"/>
          </w:pPr>
        </w:pPrChange>
      </w:pPr>
      <w:r w:rsidRPr="004D3835">
        <w:rPr>
          <w:rFonts w:ascii="Consolas" w:hAnsi="Consolas"/>
          <w:b/>
          <w:color w:val="000000"/>
          <w:sz w:val="16"/>
          <w:rPrChange w:id="4383" w:author="Author">
            <w:rPr>
              <w:rFonts w:ascii="Consolas" w:hAnsi="Consolas"/>
              <w:b/>
              <w:color w:val="000000"/>
              <w:sz w:val="16"/>
              <w:highlight w:val="white"/>
            </w:rPr>
          </w:rPrChange>
        </w:rPr>
        <w:tab/>
      </w:r>
      <w:r w:rsidRPr="004D3835">
        <w:rPr>
          <w:rFonts w:ascii="Consolas" w:hAnsi="Consolas"/>
          <w:b/>
          <w:color w:val="000000"/>
          <w:sz w:val="16"/>
          <w:rPrChange w:id="4384" w:author="Author">
            <w:rPr>
              <w:rFonts w:ascii="Consolas" w:hAnsi="Consolas"/>
              <w:b/>
              <w:color w:val="000000"/>
              <w:sz w:val="16"/>
              <w:highlight w:val="white"/>
            </w:rPr>
          </w:rPrChange>
        </w:rPr>
        <w:tab/>
      </w:r>
      <w:r w:rsidRPr="004D3835">
        <w:rPr>
          <w:rFonts w:ascii="Consolas" w:hAnsi="Consolas"/>
          <w:b/>
          <w:color w:val="000000"/>
          <w:sz w:val="16"/>
          <w:rPrChange w:id="4385" w:author="Author">
            <w:rPr>
              <w:rFonts w:ascii="Consolas" w:hAnsi="Consolas"/>
              <w:b/>
              <w:color w:val="000000"/>
              <w:sz w:val="16"/>
              <w:highlight w:val="white"/>
            </w:rPr>
          </w:rPrChange>
        </w:rPr>
        <w:tab/>
      </w:r>
      <w:r w:rsidRPr="004D3835">
        <w:rPr>
          <w:rFonts w:ascii="Consolas" w:hAnsi="Consolas"/>
          <w:b/>
          <w:color w:val="000000"/>
          <w:sz w:val="16"/>
          <w:rPrChange w:id="4386" w:author="Author">
            <w:rPr>
              <w:rFonts w:ascii="Consolas" w:hAnsi="Consolas"/>
              <w:color w:val="0000FF"/>
              <w:sz w:val="16"/>
              <w:highlight w:val="white"/>
            </w:rPr>
          </w:rPrChange>
        </w:rPr>
        <w:t>&lt;xs:pattern</w:t>
      </w:r>
      <w:r w:rsidRPr="004D3835">
        <w:rPr>
          <w:rFonts w:ascii="Consolas" w:hAnsi="Consolas"/>
          <w:b/>
          <w:color w:val="000000"/>
          <w:sz w:val="16"/>
          <w:rPrChange w:id="4387" w:author="Author">
            <w:rPr>
              <w:rFonts w:ascii="Consolas" w:hAnsi="Consolas"/>
              <w:color w:val="000000"/>
              <w:sz w:val="16"/>
              <w:highlight w:val="white"/>
            </w:rPr>
          </w:rPrChange>
        </w:rPr>
        <w:t xml:space="preserve"> </w:t>
      </w:r>
      <w:r w:rsidRPr="004D3835">
        <w:rPr>
          <w:rFonts w:ascii="Consolas" w:hAnsi="Consolas"/>
          <w:b/>
          <w:color w:val="000000"/>
          <w:sz w:val="16"/>
          <w:rPrChange w:id="4388" w:author="Author">
            <w:rPr>
              <w:rFonts w:ascii="Consolas" w:hAnsi="Consolas"/>
              <w:color w:val="FF0000"/>
              <w:sz w:val="16"/>
              <w:highlight w:val="white"/>
            </w:rPr>
          </w:rPrChange>
        </w:rPr>
        <w:t>value</w:t>
      </w:r>
      <w:r w:rsidRPr="004D3835">
        <w:rPr>
          <w:rFonts w:ascii="Consolas" w:hAnsi="Consolas"/>
          <w:b/>
          <w:color w:val="000000"/>
          <w:sz w:val="16"/>
          <w:rPrChange w:id="4389" w:author="Author">
            <w:rPr>
              <w:rFonts w:ascii="Consolas" w:hAnsi="Consolas"/>
              <w:color w:val="000000"/>
              <w:sz w:val="16"/>
              <w:highlight w:val="white"/>
            </w:rPr>
          </w:rPrChange>
        </w:rPr>
        <w:t>=</w:t>
      </w:r>
      <w:r w:rsidRPr="004D3835">
        <w:rPr>
          <w:rFonts w:ascii="Consolas" w:hAnsi="Consolas"/>
          <w:b/>
          <w:color w:val="000000"/>
          <w:sz w:val="16"/>
          <w:rPrChange w:id="4390" w:author="Author">
            <w:rPr>
              <w:rFonts w:ascii="Consolas" w:hAnsi="Consolas"/>
              <w:b/>
              <w:color w:val="8000FF"/>
              <w:sz w:val="16"/>
              <w:highlight w:val="white"/>
            </w:rPr>
          </w:rPrChange>
        </w:rPr>
        <w:t>"(([0-9]+)( )?)+"</w:t>
      </w:r>
      <w:r w:rsidRPr="004D3835">
        <w:rPr>
          <w:rFonts w:ascii="Consolas" w:hAnsi="Consolas"/>
          <w:b/>
          <w:color w:val="000000"/>
          <w:sz w:val="16"/>
          <w:rPrChange w:id="4391" w:author="Author">
            <w:rPr>
              <w:rFonts w:ascii="Consolas" w:hAnsi="Consolas"/>
              <w:color w:val="0000FF"/>
              <w:sz w:val="16"/>
              <w:highlight w:val="white"/>
            </w:rPr>
          </w:rPrChange>
        </w:rPr>
        <w:t>/&gt;</w:t>
      </w:r>
    </w:p>
    <w:p w14:paraId="2C88497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92" w:author="Author">
            <w:rPr>
              <w:rFonts w:ascii="Consolas" w:hAnsi="Consolas"/>
              <w:b/>
              <w:color w:val="000000"/>
              <w:sz w:val="16"/>
              <w:highlight w:val="white"/>
            </w:rPr>
          </w:rPrChange>
        </w:rPr>
        <w:pPrChange w:id="4393" w:author="Author">
          <w:pPr>
            <w:autoSpaceDE w:val="0"/>
            <w:autoSpaceDN w:val="0"/>
            <w:adjustRightInd w:val="0"/>
            <w:spacing w:after="0" w:line="240" w:lineRule="auto"/>
          </w:pPr>
        </w:pPrChange>
      </w:pPr>
      <w:r w:rsidRPr="004D3835">
        <w:rPr>
          <w:rFonts w:ascii="Consolas" w:hAnsi="Consolas"/>
          <w:b/>
          <w:color w:val="000000"/>
          <w:sz w:val="16"/>
          <w:rPrChange w:id="4394" w:author="Author">
            <w:rPr>
              <w:rFonts w:ascii="Consolas" w:hAnsi="Consolas"/>
              <w:b/>
              <w:color w:val="000000"/>
              <w:sz w:val="16"/>
              <w:highlight w:val="white"/>
            </w:rPr>
          </w:rPrChange>
        </w:rPr>
        <w:tab/>
      </w:r>
      <w:r w:rsidRPr="004D3835">
        <w:rPr>
          <w:rFonts w:ascii="Consolas" w:hAnsi="Consolas"/>
          <w:b/>
          <w:color w:val="000000"/>
          <w:sz w:val="16"/>
          <w:rPrChange w:id="4395" w:author="Author">
            <w:rPr>
              <w:rFonts w:ascii="Consolas" w:hAnsi="Consolas"/>
              <w:b/>
              <w:color w:val="000000"/>
              <w:sz w:val="16"/>
              <w:highlight w:val="white"/>
            </w:rPr>
          </w:rPrChange>
        </w:rPr>
        <w:tab/>
      </w:r>
      <w:r w:rsidRPr="004D3835">
        <w:rPr>
          <w:rFonts w:ascii="Consolas" w:hAnsi="Consolas"/>
          <w:b/>
          <w:color w:val="000000"/>
          <w:sz w:val="16"/>
          <w:rPrChange w:id="4396" w:author="Author">
            <w:rPr>
              <w:rFonts w:ascii="Consolas" w:hAnsi="Consolas"/>
              <w:color w:val="0000FF"/>
              <w:sz w:val="16"/>
              <w:highlight w:val="white"/>
            </w:rPr>
          </w:rPrChange>
        </w:rPr>
        <w:t>&lt;/xs:restriction&gt;</w:t>
      </w:r>
    </w:p>
    <w:p w14:paraId="0376CA6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97" w:author="Author">
            <w:rPr>
              <w:rFonts w:ascii="Consolas" w:hAnsi="Consolas"/>
              <w:b/>
              <w:color w:val="000000"/>
              <w:sz w:val="16"/>
              <w:highlight w:val="white"/>
            </w:rPr>
          </w:rPrChange>
        </w:rPr>
        <w:pPrChange w:id="4398" w:author="Author">
          <w:pPr>
            <w:autoSpaceDE w:val="0"/>
            <w:autoSpaceDN w:val="0"/>
            <w:adjustRightInd w:val="0"/>
            <w:spacing w:after="0" w:line="240" w:lineRule="auto"/>
          </w:pPr>
        </w:pPrChange>
      </w:pPr>
      <w:r w:rsidRPr="004D3835">
        <w:rPr>
          <w:rFonts w:ascii="Consolas" w:hAnsi="Consolas"/>
          <w:b/>
          <w:color w:val="000000"/>
          <w:sz w:val="16"/>
          <w:rPrChange w:id="4399" w:author="Author">
            <w:rPr>
              <w:rFonts w:ascii="Consolas" w:hAnsi="Consolas"/>
              <w:b/>
              <w:color w:val="000000"/>
              <w:sz w:val="16"/>
              <w:highlight w:val="white"/>
            </w:rPr>
          </w:rPrChange>
        </w:rPr>
        <w:tab/>
      </w:r>
      <w:r w:rsidRPr="004D3835">
        <w:rPr>
          <w:rFonts w:ascii="Consolas" w:hAnsi="Consolas"/>
          <w:b/>
          <w:color w:val="000000"/>
          <w:sz w:val="16"/>
          <w:rPrChange w:id="4400" w:author="Author">
            <w:rPr>
              <w:rFonts w:ascii="Consolas" w:hAnsi="Consolas"/>
              <w:color w:val="0000FF"/>
              <w:sz w:val="16"/>
              <w:highlight w:val="white"/>
            </w:rPr>
          </w:rPrChange>
        </w:rPr>
        <w:t>&lt;/xs:simpleType&gt;</w:t>
      </w:r>
    </w:p>
    <w:p w14:paraId="7F405E8F" w14:textId="0C4E354A"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4401" w:author="Author"/>
          <w:rFonts w:ascii="Consolas" w:eastAsiaTheme="minorHAnsi" w:hAnsi="Consolas" w:cs="Arial"/>
          <w:b/>
          <w:bCs/>
          <w:color w:val="000000"/>
          <w:sz w:val="16"/>
          <w:szCs w:val="16"/>
        </w:rPr>
      </w:pPr>
      <w:del w:id="4402" w:author="Author">
        <w:r w:rsidRPr="009560AE">
          <w:rPr>
            <w:rFonts w:ascii="Consolas" w:eastAsiaTheme="minorHAnsi" w:hAnsi="Consolas" w:cs="Courier New"/>
            <w:b/>
            <w:bCs/>
            <w:color w:val="000000"/>
            <w:sz w:val="16"/>
            <w:szCs w:val="16"/>
            <w:highlight w:val="white"/>
          </w:rPr>
          <w:tab/>
        </w:r>
      </w:del>
      <w:ins w:id="4403" w:author="Author">
        <w:r w:rsidR="005C7F06" w:rsidRPr="005C7F06">
          <w:rPr>
            <w:rFonts w:ascii="Consolas" w:eastAsiaTheme="minorHAnsi" w:hAnsi="Consolas" w:cs="Arial"/>
            <w:b/>
            <w:bCs/>
            <w:color w:val="000000"/>
            <w:sz w:val="16"/>
            <w:szCs w:val="16"/>
          </w:rPr>
          <w:t xml:space="preserve">  &lt;xs:simpleType name="ST_BlendMethods"&gt;</w:t>
        </w:r>
      </w:ins>
    </w:p>
    <w:p w14:paraId="63787F2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04" w:author="Author"/>
          <w:rFonts w:ascii="Consolas" w:eastAsiaTheme="minorHAnsi" w:hAnsi="Consolas" w:cs="Arial"/>
          <w:b/>
          <w:bCs/>
          <w:color w:val="000000"/>
          <w:sz w:val="16"/>
          <w:szCs w:val="16"/>
        </w:rPr>
      </w:pPr>
      <w:ins w:id="4405" w:author="Author">
        <w:r w:rsidRPr="005C7F06">
          <w:rPr>
            <w:rFonts w:ascii="Consolas" w:eastAsiaTheme="minorHAnsi" w:hAnsi="Consolas" w:cs="Arial"/>
            <w:b/>
            <w:bCs/>
            <w:color w:val="000000"/>
            <w:sz w:val="16"/>
            <w:szCs w:val="16"/>
          </w:rPr>
          <w:t xml:space="preserve">    &lt;xs:restriction base="xs:string"&gt;</w:t>
        </w:r>
      </w:ins>
    </w:p>
    <w:p w14:paraId="20B3922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06" w:author="Author"/>
          <w:rFonts w:ascii="Consolas" w:eastAsiaTheme="minorHAnsi" w:hAnsi="Consolas" w:cs="Arial"/>
          <w:b/>
          <w:bCs/>
          <w:color w:val="000000"/>
          <w:sz w:val="16"/>
          <w:szCs w:val="16"/>
        </w:rPr>
      </w:pPr>
      <w:ins w:id="4407" w:author="Author">
        <w:r w:rsidRPr="005C7F06">
          <w:rPr>
            <w:rFonts w:ascii="Consolas" w:eastAsiaTheme="minorHAnsi" w:hAnsi="Consolas" w:cs="Arial"/>
            <w:b/>
            <w:bCs/>
            <w:color w:val="000000"/>
            <w:sz w:val="16"/>
            <w:szCs w:val="16"/>
          </w:rPr>
          <w:t xml:space="preserve">      &lt;xs:whiteSpace value="collapse"/&gt;</w:t>
        </w:r>
      </w:ins>
    </w:p>
    <w:p w14:paraId="23F9B8FB" w14:textId="645A8D8C"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08" w:author="Author"/>
          <w:rFonts w:ascii="Consolas" w:eastAsiaTheme="minorHAnsi" w:hAnsi="Consolas" w:cs="Arial"/>
          <w:b/>
          <w:bCs/>
          <w:color w:val="000000"/>
          <w:sz w:val="16"/>
          <w:szCs w:val="16"/>
        </w:rPr>
      </w:pPr>
      <w:ins w:id="4409" w:author="Author">
        <w:r w:rsidRPr="005C7F06">
          <w:rPr>
            <w:rFonts w:ascii="Consolas" w:eastAsiaTheme="minorHAnsi" w:hAnsi="Consolas" w:cs="Arial"/>
            <w:b/>
            <w:bCs/>
            <w:color w:val="000000"/>
            <w:sz w:val="16"/>
            <w:szCs w:val="16"/>
          </w:rPr>
          <w:t xml:space="preserve">      &lt;xs:pattern value="(</w:t>
        </w:r>
        <w:r w:rsidR="00FF4EC0">
          <w:rPr>
            <w:rFonts w:ascii="Consolas" w:eastAsiaTheme="minorHAnsi" w:hAnsi="Consolas" w:cs="Arial"/>
            <w:b/>
            <w:bCs/>
            <w:color w:val="000000"/>
            <w:sz w:val="16"/>
            <w:szCs w:val="16"/>
          </w:rPr>
          <w:t>mix</w:t>
        </w:r>
        <w:r w:rsidRPr="005C7F06">
          <w:rPr>
            <w:rFonts w:ascii="Consolas" w:eastAsiaTheme="minorHAnsi" w:hAnsi="Consolas" w:cs="Arial"/>
            <w:b/>
            <w:bCs/>
            <w:color w:val="000000"/>
            <w:sz w:val="16"/>
            <w:szCs w:val="16"/>
          </w:rPr>
          <w:t>|multiply)( (</w:t>
        </w:r>
        <w:r w:rsidR="00FF4EC0">
          <w:rPr>
            <w:rFonts w:ascii="Consolas" w:eastAsiaTheme="minorHAnsi" w:hAnsi="Consolas" w:cs="Arial"/>
            <w:b/>
            <w:bCs/>
            <w:color w:val="000000"/>
            <w:sz w:val="16"/>
            <w:szCs w:val="16"/>
          </w:rPr>
          <w:t>mix</w:t>
        </w:r>
        <w:r w:rsidRPr="005C7F06">
          <w:rPr>
            <w:rFonts w:ascii="Consolas" w:eastAsiaTheme="minorHAnsi" w:hAnsi="Consolas" w:cs="Arial"/>
            <w:b/>
            <w:bCs/>
            <w:color w:val="000000"/>
            <w:sz w:val="16"/>
            <w:szCs w:val="16"/>
          </w:rPr>
          <w:t>|multiply))*"/&gt;</w:t>
        </w:r>
      </w:ins>
    </w:p>
    <w:p w14:paraId="3E3A497A"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10" w:author="Author"/>
          <w:rFonts w:ascii="Consolas" w:eastAsiaTheme="minorHAnsi" w:hAnsi="Consolas" w:cs="Arial"/>
          <w:b/>
          <w:bCs/>
          <w:color w:val="000000"/>
          <w:sz w:val="16"/>
          <w:szCs w:val="16"/>
        </w:rPr>
      </w:pPr>
      <w:ins w:id="4411" w:author="Author">
        <w:r w:rsidRPr="005C7F06">
          <w:rPr>
            <w:rFonts w:ascii="Consolas" w:eastAsiaTheme="minorHAnsi" w:hAnsi="Consolas" w:cs="Arial"/>
            <w:b/>
            <w:bCs/>
            <w:color w:val="000000"/>
            <w:sz w:val="16"/>
            <w:szCs w:val="16"/>
          </w:rPr>
          <w:t xml:space="preserve">    &lt;/xs:restriction&gt;</w:t>
        </w:r>
      </w:ins>
    </w:p>
    <w:p w14:paraId="5D21B46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12" w:author="Author"/>
          <w:rFonts w:ascii="Consolas" w:eastAsiaTheme="minorHAnsi" w:hAnsi="Consolas" w:cs="Arial"/>
          <w:b/>
          <w:bCs/>
          <w:color w:val="000000"/>
          <w:sz w:val="16"/>
          <w:szCs w:val="16"/>
        </w:rPr>
      </w:pPr>
      <w:ins w:id="4413" w:author="Author">
        <w:r w:rsidRPr="005C7F06">
          <w:rPr>
            <w:rFonts w:ascii="Consolas" w:eastAsiaTheme="minorHAnsi" w:hAnsi="Consolas" w:cs="Arial"/>
            <w:b/>
            <w:bCs/>
            <w:color w:val="000000"/>
            <w:sz w:val="16"/>
            <w:szCs w:val="16"/>
          </w:rPr>
          <w:t xml:space="preserve">  &lt;/xs:simpleType&gt;</w:t>
        </w:r>
      </w:ins>
    </w:p>
    <w:p w14:paraId="71136AA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14" w:author="Author">
            <w:rPr>
              <w:rFonts w:ascii="Consolas" w:hAnsi="Consolas"/>
              <w:b/>
              <w:color w:val="000000"/>
              <w:sz w:val="16"/>
              <w:highlight w:val="white"/>
            </w:rPr>
          </w:rPrChange>
        </w:rPr>
        <w:pPrChange w:id="4415" w:author="Author">
          <w:pPr>
            <w:autoSpaceDE w:val="0"/>
            <w:autoSpaceDN w:val="0"/>
            <w:adjustRightInd w:val="0"/>
            <w:spacing w:after="0" w:line="240" w:lineRule="auto"/>
          </w:pPr>
        </w:pPrChange>
      </w:pPr>
      <w:ins w:id="4416"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4417" w:author="Author">
            <w:rPr>
              <w:rFonts w:ascii="Consolas" w:hAnsi="Consolas"/>
              <w:color w:val="008000"/>
              <w:sz w:val="16"/>
              <w:highlight w:val="white"/>
            </w:rPr>
          </w:rPrChange>
        </w:rPr>
        <w:t>&lt;!-- Elements --&gt;</w:t>
      </w:r>
    </w:p>
    <w:p w14:paraId="10F047B7"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18" w:author="Author">
            <w:rPr>
              <w:rFonts w:ascii="Consolas" w:hAnsi="Consolas"/>
              <w:b/>
              <w:color w:val="000000"/>
              <w:sz w:val="16"/>
              <w:highlight w:val="white"/>
            </w:rPr>
          </w:rPrChange>
        </w:rPr>
        <w:pPrChange w:id="4419" w:author="Author">
          <w:pPr>
            <w:autoSpaceDE w:val="0"/>
            <w:autoSpaceDN w:val="0"/>
            <w:adjustRightInd w:val="0"/>
            <w:spacing w:after="0" w:line="240" w:lineRule="auto"/>
          </w:pPr>
        </w:pPrChange>
      </w:pPr>
      <w:r w:rsidRPr="004D3835">
        <w:rPr>
          <w:rFonts w:ascii="Consolas" w:hAnsi="Consolas"/>
          <w:b/>
          <w:color w:val="000000"/>
          <w:sz w:val="16"/>
          <w:rPrChange w:id="4420" w:author="Author">
            <w:rPr>
              <w:rFonts w:ascii="Consolas" w:hAnsi="Consolas"/>
              <w:b/>
              <w:color w:val="000000"/>
              <w:sz w:val="16"/>
              <w:highlight w:val="white"/>
            </w:rPr>
          </w:rPrChange>
        </w:rPr>
        <w:tab/>
      </w:r>
      <w:r w:rsidRPr="004D3835">
        <w:rPr>
          <w:rFonts w:ascii="Consolas" w:hAnsi="Consolas"/>
          <w:b/>
          <w:color w:val="000000"/>
          <w:sz w:val="16"/>
          <w:rPrChange w:id="4421" w:author="Author">
            <w:rPr>
              <w:rFonts w:ascii="Consolas" w:hAnsi="Consolas"/>
              <w:color w:val="0000FF"/>
              <w:sz w:val="16"/>
              <w:highlight w:val="white"/>
            </w:rPr>
          </w:rPrChange>
        </w:rPr>
        <w:t>&lt;xs:element</w:t>
      </w:r>
      <w:r w:rsidRPr="004D3835">
        <w:rPr>
          <w:rFonts w:ascii="Consolas" w:hAnsi="Consolas"/>
          <w:b/>
          <w:color w:val="000000"/>
          <w:sz w:val="16"/>
          <w:rPrChange w:id="4422" w:author="Author">
            <w:rPr>
              <w:rFonts w:ascii="Consolas" w:hAnsi="Consolas"/>
              <w:color w:val="000000"/>
              <w:sz w:val="16"/>
              <w:highlight w:val="white"/>
            </w:rPr>
          </w:rPrChange>
        </w:rPr>
        <w:t xml:space="preserve"> </w:t>
      </w:r>
      <w:r w:rsidRPr="004D3835">
        <w:rPr>
          <w:rFonts w:ascii="Consolas" w:hAnsi="Consolas"/>
          <w:b/>
          <w:color w:val="000000"/>
          <w:sz w:val="16"/>
          <w:rPrChange w:id="4423" w:author="Author">
            <w:rPr>
              <w:rFonts w:ascii="Consolas" w:hAnsi="Consolas"/>
              <w:color w:val="FF0000"/>
              <w:sz w:val="16"/>
              <w:highlight w:val="white"/>
            </w:rPr>
          </w:rPrChange>
        </w:rPr>
        <w:t>name</w:t>
      </w:r>
      <w:r w:rsidRPr="004D3835">
        <w:rPr>
          <w:rFonts w:ascii="Consolas" w:hAnsi="Consolas"/>
          <w:b/>
          <w:color w:val="000000"/>
          <w:sz w:val="16"/>
          <w:rPrChange w:id="4424" w:author="Author">
            <w:rPr>
              <w:rFonts w:ascii="Consolas" w:hAnsi="Consolas"/>
              <w:color w:val="000000"/>
              <w:sz w:val="16"/>
              <w:highlight w:val="white"/>
            </w:rPr>
          </w:rPrChange>
        </w:rPr>
        <w:t>=</w:t>
      </w:r>
      <w:r w:rsidRPr="004D3835">
        <w:rPr>
          <w:rFonts w:ascii="Consolas" w:hAnsi="Consolas"/>
          <w:b/>
          <w:color w:val="000000"/>
          <w:sz w:val="16"/>
          <w:rPrChange w:id="4425" w:author="Author">
            <w:rPr>
              <w:rFonts w:ascii="Consolas" w:hAnsi="Consolas"/>
              <w:b/>
              <w:color w:val="8000FF"/>
              <w:sz w:val="16"/>
              <w:highlight w:val="white"/>
            </w:rPr>
          </w:rPrChange>
        </w:rPr>
        <w:t>"texture2d"</w:t>
      </w:r>
      <w:r w:rsidRPr="004D3835">
        <w:rPr>
          <w:rFonts w:ascii="Consolas" w:hAnsi="Consolas"/>
          <w:b/>
          <w:color w:val="000000"/>
          <w:sz w:val="16"/>
          <w:rPrChange w:id="4426" w:author="Author">
            <w:rPr>
              <w:rFonts w:ascii="Consolas" w:hAnsi="Consolas"/>
              <w:color w:val="000000"/>
              <w:sz w:val="16"/>
              <w:highlight w:val="white"/>
            </w:rPr>
          </w:rPrChange>
        </w:rPr>
        <w:t xml:space="preserve"> </w:t>
      </w:r>
      <w:r w:rsidRPr="004D3835">
        <w:rPr>
          <w:rFonts w:ascii="Consolas" w:hAnsi="Consolas"/>
          <w:b/>
          <w:color w:val="000000"/>
          <w:sz w:val="16"/>
          <w:rPrChange w:id="4427" w:author="Author">
            <w:rPr>
              <w:rFonts w:ascii="Consolas" w:hAnsi="Consolas"/>
              <w:color w:val="FF0000"/>
              <w:sz w:val="16"/>
              <w:highlight w:val="white"/>
            </w:rPr>
          </w:rPrChange>
        </w:rPr>
        <w:t>type</w:t>
      </w:r>
      <w:r w:rsidRPr="004D3835">
        <w:rPr>
          <w:rFonts w:ascii="Consolas" w:hAnsi="Consolas"/>
          <w:b/>
          <w:color w:val="000000"/>
          <w:sz w:val="16"/>
          <w:rPrChange w:id="4428" w:author="Author">
            <w:rPr>
              <w:rFonts w:ascii="Consolas" w:hAnsi="Consolas"/>
              <w:color w:val="000000"/>
              <w:sz w:val="16"/>
              <w:highlight w:val="white"/>
            </w:rPr>
          </w:rPrChange>
        </w:rPr>
        <w:t>=</w:t>
      </w:r>
      <w:r w:rsidRPr="004D3835">
        <w:rPr>
          <w:rFonts w:ascii="Consolas" w:hAnsi="Consolas"/>
          <w:b/>
          <w:color w:val="000000"/>
          <w:sz w:val="16"/>
          <w:rPrChange w:id="4429" w:author="Author">
            <w:rPr>
              <w:rFonts w:ascii="Consolas" w:hAnsi="Consolas"/>
              <w:b/>
              <w:color w:val="8000FF"/>
              <w:sz w:val="16"/>
              <w:highlight w:val="white"/>
            </w:rPr>
          </w:rPrChange>
        </w:rPr>
        <w:t>"CT_Texture2D"</w:t>
      </w:r>
      <w:r w:rsidRPr="004D3835">
        <w:rPr>
          <w:rFonts w:ascii="Consolas" w:hAnsi="Consolas"/>
          <w:b/>
          <w:color w:val="000000"/>
          <w:sz w:val="16"/>
          <w:rPrChange w:id="4430" w:author="Author">
            <w:rPr>
              <w:rFonts w:ascii="Consolas" w:hAnsi="Consolas"/>
              <w:color w:val="0000FF"/>
              <w:sz w:val="16"/>
              <w:highlight w:val="white"/>
            </w:rPr>
          </w:rPrChange>
        </w:rPr>
        <w:t>/&gt;</w:t>
      </w:r>
    </w:p>
    <w:p w14:paraId="6CFBFB70"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31" w:author="Author">
            <w:rPr>
              <w:rFonts w:ascii="Consolas" w:hAnsi="Consolas"/>
              <w:b/>
              <w:color w:val="000000"/>
              <w:sz w:val="16"/>
              <w:highlight w:val="white"/>
            </w:rPr>
          </w:rPrChange>
        </w:rPr>
        <w:pPrChange w:id="4432" w:author="Author">
          <w:pPr>
            <w:autoSpaceDE w:val="0"/>
            <w:autoSpaceDN w:val="0"/>
            <w:adjustRightInd w:val="0"/>
            <w:spacing w:after="0" w:line="240" w:lineRule="auto"/>
          </w:pPr>
        </w:pPrChange>
      </w:pPr>
      <w:r w:rsidRPr="004D3835">
        <w:rPr>
          <w:rFonts w:ascii="Consolas" w:hAnsi="Consolas"/>
          <w:b/>
          <w:color w:val="000000"/>
          <w:sz w:val="16"/>
          <w:rPrChange w:id="4433" w:author="Author">
            <w:rPr>
              <w:rFonts w:ascii="Consolas" w:hAnsi="Consolas"/>
              <w:b/>
              <w:color w:val="000000"/>
              <w:sz w:val="16"/>
              <w:highlight w:val="white"/>
            </w:rPr>
          </w:rPrChange>
        </w:rPr>
        <w:tab/>
      </w:r>
      <w:r w:rsidRPr="004D3835">
        <w:rPr>
          <w:rFonts w:ascii="Consolas" w:hAnsi="Consolas"/>
          <w:b/>
          <w:color w:val="000000"/>
          <w:sz w:val="16"/>
          <w:rPrChange w:id="4434" w:author="Author">
            <w:rPr>
              <w:rFonts w:ascii="Consolas" w:hAnsi="Consolas"/>
              <w:color w:val="0000FF"/>
              <w:sz w:val="16"/>
              <w:highlight w:val="white"/>
            </w:rPr>
          </w:rPrChange>
        </w:rPr>
        <w:t>&lt;xs:element</w:t>
      </w:r>
      <w:r w:rsidRPr="004D3835">
        <w:rPr>
          <w:rFonts w:ascii="Consolas" w:hAnsi="Consolas"/>
          <w:b/>
          <w:color w:val="000000"/>
          <w:sz w:val="16"/>
          <w:rPrChange w:id="4435" w:author="Author">
            <w:rPr>
              <w:rFonts w:ascii="Consolas" w:hAnsi="Consolas"/>
              <w:color w:val="000000"/>
              <w:sz w:val="16"/>
              <w:highlight w:val="white"/>
            </w:rPr>
          </w:rPrChange>
        </w:rPr>
        <w:t xml:space="preserve"> </w:t>
      </w:r>
      <w:r w:rsidRPr="004D3835">
        <w:rPr>
          <w:rFonts w:ascii="Consolas" w:hAnsi="Consolas"/>
          <w:b/>
          <w:color w:val="000000"/>
          <w:sz w:val="16"/>
          <w:rPrChange w:id="4436" w:author="Author">
            <w:rPr>
              <w:rFonts w:ascii="Consolas" w:hAnsi="Consolas"/>
              <w:color w:val="FF0000"/>
              <w:sz w:val="16"/>
              <w:highlight w:val="white"/>
            </w:rPr>
          </w:rPrChange>
        </w:rPr>
        <w:t>name</w:t>
      </w:r>
      <w:r w:rsidRPr="004D3835">
        <w:rPr>
          <w:rFonts w:ascii="Consolas" w:hAnsi="Consolas"/>
          <w:b/>
          <w:color w:val="000000"/>
          <w:sz w:val="16"/>
          <w:rPrChange w:id="4437" w:author="Author">
            <w:rPr>
              <w:rFonts w:ascii="Consolas" w:hAnsi="Consolas"/>
              <w:color w:val="000000"/>
              <w:sz w:val="16"/>
              <w:highlight w:val="white"/>
            </w:rPr>
          </w:rPrChange>
        </w:rPr>
        <w:t>=</w:t>
      </w:r>
      <w:r w:rsidRPr="004D3835">
        <w:rPr>
          <w:rFonts w:ascii="Consolas" w:hAnsi="Consolas"/>
          <w:b/>
          <w:color w:val="000000"/>
          <w:sz w:val="16"/>
          <w:rPrChange w:id="4438" w:author="Author">
            <w:rPr>
              <w:rFonts w:ascii="Consolas" w:hAnsi="Consolas"/>
              <w:b/>
              <w:color w:val="8000FF"/>
              <w:sz w:val="16"/>
              <w:highlight w:val="white"/>
            </w:rPr>
          </w:rPrChange>
        </w:rPr>
        <w:t>"colorgroup"</w:t>
      </w:r>
      <w:r w:rsidRPr="004D3835">
        <w:rPr>
          <w:rFonts w:ascii="Consolas" w:hAnsi="Consolas"/>
          <w:b/>
          <w:color w:val="000000"/>
          <w:sz w:val="16"/>
          <w:rPrChange w:id="4439" w:author="Author">
            <w:rPr>
              <w:rFonts w:ascii="Consolas" w:hAnsi="Consolas"/>
              <w:color w:val="000000"/>
              <w:sz w:val="16"/>
              <w:highlight w:val="white"/>
            </w:rPr>
          </w:rPrChange>
        </w:rPr>
        <w:t xml:space="preserve"> </w:t>
      </w:r>
      <w:r w:rsidRPr="004D3835">
        <w:rPr>
          <w:rFonts w:ascii="Consolas" w:hAnsi="Consolas"/>
          <w:b/>
          <w:color w:val="000000"/>
          <w:sz w:val="16"/>
          <w:rPrChange w:id="4440" w:author="Author">
            <w:rPr>
              <w:rFonts w:ascii="Consolas" w:hAnsi="Consolas"/>
              <w:color w:val="FF0000"/>
              <w:sz w:val="16"/>
              <w:highlight w:val="white"/>
            </w:rPr>
          </w:rPrChange>
        </w:rPr>
        <w:t>type</w:t>
      </w:r>
      <w:r w:rsidRPr="004D3835">
        <w:rPr>
          <w:rFonts w:ascii="Consolas" w:hAnsi="Consolas"/>
          <w:b/>
          <w:color w:val="000000"/>
          <w:sz w:val="16"/>
          <w:rPrChange w:id="4441" w:author="Author">
            <w:rPr>
              <w:rFonts w:ascii="Consolas" w:hAnsi="Consolas"/>
              <w:color w:val="000000"/>
              <w:sz w:val="16"/>
              <w:highlight w:val="white"/>
            </w:rPr>
          </w:rPrChange>
        </w:rPr>
        <w:t>=</w:t>
      </w:r>
      <w:r w:rsidRPr="004D3835">
        <w:rPr>
          <w:rFonts w:ascii="Consolas" w:hAnsi="Consolas"/>
          <w:b/>
          <w:color w:val="000000"/>
          <w:sz w:val="16"/>
          <w:rPrChange w:id="4442" w:author="Author">
            <w:rPr>
              <w:rFonts w:ascii="Consolas" w:hAnsi="Consolas"/>
              <w:b/>
              <w:color w:val="8000FF"/>
              <w:sz w:val="16"/>
              <w:highlight w:val="white"/>
            </w:rPr>
          </w:rPrChange>
        </w:rPr>
        <w:t>"CT_ColorGroup"</w:t>
      </w:r>
      <w:r w:rsidRPr="004D3835">
        <w:rPr>
          <w:rFonts w:ascii="Consolas" w:hAnsi="Consolas"/>
          <w:b/>
          <w:color w:val="000000"/>
          <w:sz w:val="16"/>
          <w:rPrChange w:id="4443" w:author="Author">
            <w:rPr>
              <w:rFonts w:ascii="Consolas" w:hAnsi="Consolas"/>
              <w:color w:val="0000FF"/>
              <w:sz w:val="16"/>
              <w:highlight w:val="white"/>
            </w:rPr>
          </w:rPrChange>
        </w:rPr>
        <w:t>/&gt;</w:t>
      </w:r>
    </w:p>
    <w:p w14:paraId="19E9EE3A"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44" w:author="Author">
            <w:rPr>
              <w:rFonts w:ascii="Consolas" w:hAnsi="Consolas"/>
              <w:b/>
              <w:color w:val="000000"/>
              <w:sz w:val="16"/>
              <w:highlight w:val="white"/>
            </w:rPr>
          </w:rPrChange>
        </w:rPr>
        <w:pPrChange w:id="4445" w:author="Author">
          <w:pPr>
            <w:autoSpaceDE w:val="0"/>
            <w:autoSpaceDN w:val="0"/>
            <w:adjustRightInd w:val="0"/>
            <w:spacing w:after="0" w:line="240" w:lineRule="auto"/>
          </w:pPr>
        </w:pPrChange>
      </w:pPr>
      <w:r w:rsidRPr="004D3835">
        <w:rPr>
          <w:rFonts w:ascii="Consolas" w:hAnsi="Consolas"/>
          <w:b/>
          <w:color w:val="000000"/>
          <w:sz w:val="16"/>
          <w:rPrChange w:id="4446" w:author="Author">
            <w:rPr>
              <w:rFonts w:ascii="Consolas" w:hAnsi="Consolas"/>
              <w:b/>
              <w:color w:val="000000"/>
              <w:sz w:val="16"/>
              <w:highlight w:val="white"/>
            </w:rPr>
          </w:rPrChange>
        </w:rPr>
        <w:tab/>
      </w:r>
      <w:r w:rsidRPr="004D3835">
        <w:rPr>
          <w:rFonts w:ascii="Consolas" w:hAnsi="Consolas"/>
          <w:b/>
          <w:color w:val="000000"/>
          <w:sz w:val="16"/>
          <w:rPrChange w:id="4447" w:author="Author">
            <w:rPr>
              <w:rFonts w:ascii="Consolas" w:hAnsi="Consolas"/>
              <w:color w:val="0000FF"/>
              <w:sz w:val="16"/>
              <w:highlight w:val="white"/>
            </w:rPr>
          </w:rPrChange>
        </w:rPr>
        <w:t>&lt;xs:element</w:t>
      </w:r>
      <w:r w:rsidRPr="004D3835">
        <w:rPr>
          <w:rFonts w:ascii="Consolas" w:hAnsi="Consolas"/>
          <w:b/>
          <w:color w:val="000000"/>
          <w:sz w:val="16"/>
          <w:rPrChange w:id="4448" w:author="Author">
            <w:rPr>
              <w:rFonts w:ascii="Consolas" w:hAnsi="Consolas"/>
              <w:color w:val="000000"/>
              <w:sz w:val="16"/>
              <w:highlight w:val="white"/>
            </w:rPr>
          </w:rPrChange>
        </w:rPr>
        <w:t xml:space="preserve"> </w:t>
      </w:r>
      <w:r w:rsidRPr="004D3835">
        <w:rPr>
          <w:rFonts w:ascii="Consolas" w:hAnsi="Consolas"/>
          <w:b/>
          <w:color w:val="000000"/>
          <w:sz w:val="16"/>
          <w:rPrChange w:id="4449" w:author="Author">
            <w:rPr>
              <w:rFonts w:ascii="Consolas" w:hAnsi="Consolas"/>
              <w:color w:val="FF0000"/>
              <w:sz w:val="16"/>
              <w:highlight w:val="white"/>
            </w:rPr>
          </w:rPrChange>
        </w:rPr>
        <w:t>name</w:t>
      </w:r>
      <w:r w:rsidRPr="004D3835">
        <w:rPr>
          <w:rFonts w:ascii="Consolas" w:hAnsi="Consolas"/>
          <w:b/>
          <w:color w:val="000000"/>
          <w:sz w:val="16"/>
          <w:rPrChange w:id="4450" w:author="Author">
            <w:rPr>
              <w:rFonts w:ascii="Consolas" w:hAnsi="Consolas"/>
              <w:color w:val="000000"/>
              <w:sz w:val="16"/>
              <w:highlight w:val="white"/>
            </w:rPr>
          </w:rPrChange>
        </w:rPr>
        <w:t>=</w:t>
      </w:r>
      <w:r w:rsidRPr="004D3835">
        <w:rPr>
          <w:rFonts w:ascii="Consolas" w:hAnsi="Consolas"/>
          <w:b/>
          <w:color w:val="000000"/>
          <w:sz w:val="16"/>
          <w:rPrChange w:id="4451" w:author="Author">
            <w:rPr>
              <w:rFonts w:ascii="Consolas" w:hAnsi="Consolas"/>
              <w:b/>
              <w:color w:val="8000FF"/>
              <w:sz w:val="16"/>
              <w:highlight w:val="white"/>
            </w:rPr>
          </w:rPrChange>
        </w:rPr>
        <w:t>"color"</w:t>
      </w:r>
      <w:r w:rsidRPr="004D3835">
        <w:rPr>
          <w:rFonts w:ascii="Consolas" w:hAnsi="Consolas"/>
          <w:b/>
          <w:color w:val="000000"/>
          <w:sz w:val="16"/>
          <w:rPrChange w:id="4452" w:author="Author">
            <w:rPr>
              <w:rFonts w:ascii="Consolas" w:hAnsi="Consolas"/>
              <w:color w:val="000000"/>
              <w:sz w:val="16"/>
              <w:highlight w:val="white"/>
            </w:rPr>
          </w:rPrChange>
        </w:rPr>
        <w:t xml:space="preserve"> </w:t>
      </w:r>
      <w:r w:rsidRPr="004D3835">
        <w:rPr>
          <w:rFonts w:ascii="Consolas" w:hAnsi="Consolas"/>
          <w:b/>
          <w:color w:val="000000"/>
          <w:sz w:val="16"/>
          <w:rPrChange w:id="4453" w:author="Author">
            <w:rPr>
              <w:rFonts w:ascii="Consolas" w:hAnsi="Consolas"/>
              <w:color w:val="FF0000"/>
              <w:sz w:val="16"/>
              <w:highlight w:val="white"/>
            </w:rPr>
          </w:rPrChange>
        </w:rPr>
        <w:t>type</w:t>
      </w:r>
      <w:r w:rsidRPr="004D3835">
        <w:rPr>
          <w:rFonts w:ascii="Consolas" w:hAnsi="Consolas"/>
          <w:b/>
          <w:color w:val="000000"/>
          <w:sz w:val="16"/>
          <w:rPrChange w:id="4454" w:author="Author">
            <w:rPr>
              <w:rFonts w:ascii="Consolas" w:hAnsi="Consolas"/>
              <w:color w:val="000000"/>
              <w:sz w:val="16"/>
              <w:highlight w:val="white"/>
            </w:rPr>
          </w:rPrChange>
        </w:rPr>
        <w:t>=</w:t>
      </w:r>
      <w:r w:rsidRPr="004D3835">
        <w:rPr>
          <w:rFonts w:ascii="Consolas" w:hAnsi="Consolas"/>
          <w:b/>
          <w:color w:val="000000"/>
          <w:sz w:val="16"/>
          <w:rPrChange w:id="4455" w:author="Author">
            <w:rPr>
              <w:rFonts w:ascii="Consolas" w:hAnsi="Consolas"/>
              <w:b/>
              <w:color w:val="8000FF"/>
              <w:sz w:val="16"/>
              <w:highlight w:val="white"/>
            </w:rPr>
          </w:rPrChange>
        </w:rPr>
        <w:t>"CT_Color"</w:t>
      </w:r>
      <w:r w:rsidRPr="004D3835">
        <w:rPr>
          <w:rFonts w:ascii="Consolas" w:hAnsi="Consolas"/>
          <w:b/>
          <w:color w:val="000000"/>
          <w:sz w:val="16"/>
          <w:rPrChange w:id="4456" w:author="Author">
            <w:rPr>
              <w:rFonts w:ascii="Consolas" w:hAnsi="Consolas"/>
              <w:color w:val="0000FF"/>
              <w:sz w:val="16"/>
              <w:highlight w:val="white"/>
            </w:rPr>
          </w:rPrChange>
        </w:rPr>
        <w:t>/&gt;</w:t>
      </w:r>
    </w:p>
    <w:p w14:paraId="3E64E855"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57" w:author="Author">
            <w:rPr>
              <w:rFonts w:ascii="Consolas" w:hAnsi="Consolas"/>
              <w:b/>
              <w:color w:val="000000"/>
              <w:sz w:val="16"/>
              <w:highlight w:val="white"/>
            </w:rPr>
          </w:rPrChange>
        </w:rPr>
        <w:pPrChange w:id="4458" w:author="Author">
          <w:pPr>
            <w:autoSpaceDE w:val="0"/>
            <w:autoSpaceDN w:val="0"/>
            <w:adjustRightInd w:val="0"/>
            <w:spacing w:after="0" w:line="240" w:lineRule="auto"/>
          </w:pPr>
        </w:pPrChange>
      </w:pPr>
      <w:r w:rsidRPr="004D3835">
        <w:rPr>
          <w:rFonts w:ascii="Consolas" w:hAnsi="Consolas"/>
          <w:b/>
          <w:color w:val="000000"/>
          <w:sz w:val="16"/>
          <w:rPrChange w:id="4459" w:author="Author">
            <w:rPr>
              <w:rFonts w:ascii="Consolas" w:hAnsi="Consolas"/>
              <w:b/>
              <w:color w:val="000000"/>
              <w:sz w:val="16"/>
              <w:highlight w:val="white"/>
            </w:rPr>
          </w:rPrChange>
        </w:rPr>
        <w:tab/>
      </w:r>
      <w:r w:rsidRPr="004D3835">
        <w:rPr>
          <w:rFonts w:ascii="Consolas" w:hAnsi="Consolas"/>
          <w:b/>
          <w:color w:val="000000"/>
          <w:sz w:val="16"/>
          <w:rPrChange w:id="4460" w:author="Author">
            <w:rPr>
              <w:rFonts w:ascii="Consolas" w:hAnsi="Consolas"/>
              <w:color w:val="0000FF"/>
              <w:sz w:val="16"/>
              <w:highlight w:val="white"/>
            </w:rPr>
          </w:rPrChange>
        </w:rPr>
        <w:t>&lt;xs:element</w:t>
      </w:r>
      <w:r w:rsidRPr="004D3835">
        <w:rPr>
          <w:rFonts w:ascii="Consolas" w:hAnsi="Consolas"/>
          <w:b/>
          <w:color w:val="000000"/>
          <w:sz w:val="16"/>
          <w:rPrChange w:id="4461" w:author="Author">
            <w:rPr>
              <w:rFonts w:ascii="Consolas" w:hAnsi="Consolas"/>
              <w:color w:val="000000"/>
              <w:sz w:val="16"/>
              <w:highlight w:val="white"/>
            </w:rPr>
          </w:rPrChange>
        </w:rPr>
        <w:t xml:space="preserve"> </w:t>
      </w:r>
      <w:r w:rsidRPr="004D3835">
        <w:rPr>
          <w:rFonts w:ascii="Consolas" w:hAnsi="Consolas"/>
          <w:b/>
          <w:color w:val="000000"/>
          <w:sz w:val="16"/>
          <w:rPrChange w:id="4462" w:author="Author">
            <w:rPr>
              <w:rFonts w:ascii="Consolas" w:hAnsi="Consolas"/>
              <w:color w:val="FF0000"/>
              <w:sz w:val="16"/>
              <w:highlight w:val="white"/>
            </w:rPr>
          </w:rPrChange>
        </w:rPr>
        <w:t>name</w:t>
      </w:r>
      <w:r w:rsidRPr="004D3835">
        <w:rPr>
          <w:rFonts w:ascii="Consolas" w:hAnsi="Consolas"/>
          <w:b/>
          <w:color w:val="000000"/>
          <w:sz w:val="16"/>
          <w:rPrChange w:id="4463" w:author="Author">
            <w:rPr>
              <w:rFonts w:ascii="Consolas" w:hAnsi="Consolas"/>
              <w:color w:val="000000"/>
              <w:sz w:val="16"/>
              <w:highlight w:val="white"/>
            </w:rPr>
          </w:rPrChange>
        </w:rPr>
        <w:t>=</w:t>
      </w:r>
      <w:r w:rsidRPr="004D3835">
        <w:rPr>
          <w:rFonts w:ascii="Consolas" w:hAnsi="Consolas"/>
          <w:b/>
          <w:color w:val="000000"/>
          <w:sz w:val="16"/>
          <w:rPrChange w:id="4464" w:author="Author">
            <w:rPr>
              <w:rFonts w:ascii="Consolas" w:hAnsi="Consolas"/>
              <w:b/>
              <w:color w:val="8000FF"/>
              <w:sz w:val="16"/>
              <w:highlight w:val="white"/>
            </w:rPr>
          </w:rPrChange>
        </w:rPr>
        <w:t>"texture2dgroup"</w:t>
      </w:r>
      <w:r w:rsidRPr="004D3835">
        <w:rPr>
          <w:rFonts w:ascii="Consolas" w:hAnsi="Consolas"/>
          <w:b/>
          <w:color w:val="000000"/>
          <w:sz w:val="16"/>
          <w:rPrChange w:id="4465" w:author="Author">
            <w:rPr>
              <w:rFonts w:ascii="Consolas" w:hAnsi="Consolas"/>
              <w:color w:val="000000"/>
              <w:sz w:val="16"/>
              <w:highlight w:val="white"/>
            </w:rPr>
          </w:rPrChange>
        </w:rPr>
        <w:t xml:space="preserve"> </w:t>
      </w:r>
      <w:r w:rsidRPr="004D3835">
        <w:rPr>
          <w:rFonts w:ascii="Consolas" w:hAnsi="Consolas"/>
          <w:b/>
          <w:color w:val="000000"/>
          <w:sz w:val="16"/>
          <w:rPrChange w:id="4466" w:author="Author">
            <w:rPr>
              <w:rFonts w:ascii="Consolas" w:hAnsi="Consolas"/>
              <w:color w:val="FF0000"/>
              <w:sz w:val="16"/>
              <w:highlight w:val="white"/>
            </w:rPr>
          </w:rPrChange>
        </w:rPr>
        <w:t>type</w:t>
      </w:r>
      <w:r w:rsidRPr="004D3835">
        <w:rPr>
          <w:rFonts w:ascii="Consolas" w:hAnsi="Consolas"/>
          <w:b/>
          <w:color w:val="000000"/>
          <w:sz w:val="16"/>
          <w:rPrChange w:id="4467" w:author="Author">
            <w:rPr>
              <w:rFonts w:ascii="Consolas" w:hAnsi="Consolas"/>
              <w:color w:val="000000"/>
              <w:sz w:val="16"/>
              <w:highlight w:val="white"/>
            </w:rPr>
          </w:rPrChange>
        </w:rPr>
        <w:t>=</w:t>
      </w:r>
      <w:r w:rsidRPr="004D3835">
        <w:rPr>
          <w:rFonts w:ascii="Consolas" w:hAnsi="Consolas"/>
          <w:b/>
          <w:color w:val="000000"/>
          <w:sz w:val="16"/>
          <w:rPrChange w:id="4468" w:author="Author">
            <w:rPr>
              <w:rFonts w:ascii="Consolas" w:hAnsi="Consolas"/>
              <w:b/>
              <w:color w:val="8000FF"/>
              <w:sz w:val="16"/>
              <w:highlight w:val="white"/>
            </w:rPr>
          </w:rPrChange>
        </w:rPr>
        <w:t>"CT_Texture2DGroup"</w:t>
      </w:r>
      <w:r w:rsidRPr="004D3835">
        <w:rPr>
          <w:rFonts w:ascii="Consolas" w:hAnsi="Consolas"/>
          <w:b/>
          <w:color w:val="000000"/>
          <w:sz w:val="16"/>
          <w:rPrChange w:id="4469" w:author="Author">
            <w:rPr>
              <w:rFonts w:ascii="Consolas" w:hAnsi="Consolas"/>
              <w:color w:val="0000FF"/>
              <w:sz w:val="16"/>
              <w:highlight w:val="white"/>
            </w:rPr>
          </w:rPrChange>
        </w:rPr>
        <w:t>/&gt;</w:t>
      </w:r>
    </w:p>
    <w:p w14:paraId="4031E6BC"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70" w:author="Author">
            <w:rPr>
              <w:rFonts w:ascii="Consolas" w:hAnsi="Consolas"/>
              <w:b/>
              <w:color w:val="000000"/>
              <w:sz w:val="16"/>
              <w:highlight w:val="white"/>
            </w:rPr>
          </w:rPrChange>
        </w:rPr>
        <w:pPrChange w:id="4471" w:author="Author">
          <w:pPr>
            <w:autoSpaceDE w:val="0"/>
            <w:autoSpaceDN w:val="0"/>
            <w:adjustRightInd w:val="0"/>
            <w:spacing w:after="0" w:line="240" w:lineRule="auto"/>
          </w:pPr>
        </w:pPrChange>
      </w:pPr>
      <w:r w:rsidRPr="004D3835">
        <w:rPr>
          <w:rFonts w:ascii="Consolas" w:hAnsi="Consolas"/>
          <w:b/>
          <w:color w:val="000000"/>
          <w:sz w:val="16"/>
          <w:rPrChange w:id="4472" w:author="Author">
            <w:rPr>
              <w:rFonts w:ascii="Consolas" w:hAnsi="Consolas"/>
              <w:b/>
              <w:color w:val="000000"/>
              <w:sz w:val="16"/>
              <w:highlight w:val="white"/>
            </w:rPr>
          </w:rPrChange>
        </w:rPr>
        <w:tab/>
      </w:r>
      <w:r w:rsidRPr="004D3835">
        <w:rPr>
          <w:rFonts w:ascii="Consolas" w:hAnsi="Consolas"/>
          <w:b/>
          <w:color w:val="000000"/>
          <w:sz w:val="16"/>
          <w:rPrChange w:id="4473" w:author="Author">
            <w:rPr>
              <w:rFonts w:ascii="Consolas" w:hAnsi="Consolas"/>
              <w:color w:val="0000FF"/>
              <w:sz w:val="16"/>
              <w:highlight w:val="white"/>
            </w:rPr>
          </w:rPrChange>
        </w:rPr>
        <w:t>&lt;xs:element</w:t>
      </w:r>
      <w:r w:rsidRPr="004D3835">
        <w:rPr>
          <w:rFonts w:ascii="Consolas" w:hAnsi="Consolas"/>
          <w:b/>
          <w:color w:val="000000"/>
          <w:sz w:val="16"/>
          <w:rPrChange w:id="4474" w:author="Author">
            <w:rPr>
              <w:rFonts w:ascii="Consolas" w:hAnsi="Consolas"/>
              <w:color w:val="000000"/>
              <w:sz w:val="16"/>
              <w:highlight w:val="white"/>
            </w:rPr>
          </w:rPrChange>
        </w:rPr>
        <w:t xml:space="preserve"> </w:t>
      </w:r>
      <w:r w:rsidRPr="004D3835">
        <w:rPr>
          <w:rFonts w:ascii="Consolas" w:hAnsi="Consolas"/>
          <w:b/>
          <w:color w:val="000000"/>
          <w:sz w:val="16"/>
          <w:rPrChange w:id="4475" w:author="Author">
            <w:rPr>
              <w:rFonts w:ascii="Consolas" w:hAnsi="Consolas"/>
              <w:color w:val="FF0000"/>
              <w:sz w:val="16"/>
              <w:highlight w:val="white"/>
            </w:rPr>
          </w:rPrChange>
        </w:rPr>
        <w:t>name</w:t>
      </w:r>
      <w:r w:rsidRPr="004D3835">
        <w:rPr>
          <w:rFonts w:ascii="Consolas" w:hAnsi="Consolas"/>
          <w:b/>
          <w:color w:val="000000"/>
          <w:sz w:val="16"/>
          <w:rPrChange w:id="4476" w:author="Author">
            <w:rPr>
              <w:rFonts w:ascii="Consolas" w:hAnsi="Consolas"/>
              <w:color w:val="000000"/>
              <w:sz w:val="16"/>
              <w:highlight w:val="white"/>
            </w:rPr>
          </w:rPrChange>
        </w:rPr>
        <w:t>=</w:t>
      </w:r>
      <w:r w:rsidRPr="004D3835">
        <w:rPr>
          <w:rFonts w:ascii="Consolas" w:hAnsi="Consolas"/>
          <w:b/>
          <w:color w:val="000000"/>
          <w:sz w:val="16"/>
          <w:rPrChange w:id="4477" w:author="Author">
            <w:rPr>
              <w:rFonts w:ascii="Consolas" w:hAnsi="Consolas"/>
              <w:b/>
              <w:color w:val="8000FF"/>
              <w:sz w:val="16"/>
              <w:highlight w:val="white"/>
            </w:rPr>
          </w:rPrChange>
        </w:rPr>
        <w:t>"tex2coord"</w:t>
      </w:r>
      <w:r w:rsidRPr="004D3835">
        <w:rPr>
          <w:rFonts w:ascii="Consolas" w:hAnsi="Consolas"/>
          <w:b/>
          <w:color w:val="000000"/>
          <w:sz w:val="16"/>
          <w:rPrChange w:id="4478" w:author="Author">
            <w:rPr>
              <w:rFonts w:ascii="Consolas" w:hAnsi="Consolas"/>
              <w:color w:val="000000"/>
              <w:sz w:val="16"/>
              <w:highlight w:val="white"/>
            </w:rPr>
          </w:rPrChange>
        </w:rPr>
        <w:t xml:space="preserve"> </w:t>
      </w:r>
      <w:r w:rsidRPr="004D3835">
        <w:rPr>
          <w:rFonts w:ascii="Consolas" w:hAnsi="Consolas"/>
          <w:b/>
          <w:color w:val="000000"/>
          <w:sz w:val="16"/>
          <w:rPrChange w:id="4479" w:author="Author">
            <w:rPr>
              <w:rFonts w:ascii="Consolas" w:hAnsi="Consolas"/>
              <w:color w:val="FF0000"/>
              <w:sz w:val="16"/>
              <w:highlight w:val="white"/>
            </w:rPr>
          </w:rPrChange>
        </w:rPr>
        <w:t>type</w:t>
      </w:r>
      <w:r w:rsidRPr="004D3835">
        <w:rPr>
          <w:rFonts w:ascii="Consolas" w:hAnsi="Consolas"/>
          <w:b/>
          <w:color w:val="000000"/>
          <w:sz w:val="16"/>
          <w:rPrChange w:id="4480" w:author="Author">
            <w:rPr>
              <w:rFonts w:ascii="Consolas" w:hAnsi="Consolas"/>
              <w:color w:val="000000"/>
              <w:sz w:val="16"/>
              <w:highlight w:val="white"/>
            </w:rPr>
          </w:rPrChange>
        </w:rPr>
        <w:t>=</w:t>
      </w:r>
      <w:r w:rsidRPr="004D3835">
        <w:rPr>
          <w:rFonts w:ascii="Consolas" w:hAnsi="Consolas"/>
          <w:b/>
          <w:color w:val="000000"/>
          <w:sz w:val="16"/>
          <w:rPrChange w:id="4481" w:author="Author">
            <w:rPr>
              <w:rFonts w:ascii="Consolas" w:hAnsi="Consolas"/>
              <w:b/>
              <w:color w:val="8000FF"/>
              <w:sz w:val="16"/>
              <w:highlight w:val="white"/>
            </w:rPr>
          </w:rPrChange>
        </w:rPr>
        <w:t>"CT_Tex2Coord"</w:t>
      </w:r>
      <w:r w:rsidRPr="004D3835">
        <w:rPr>
          <w:rFonts w:ascii="Consolas" w:hAnsi="Consolas"/>
          <w:b/>
          <w:color w:val="000000"/>
          <w:sz w:val="16"/>
          <w:rPrChange w:id="4482" w:author="Author">
            <w:rPr>
              <w:rFonts w:ascii="Consolas" w:hAnsi="Consolas"/>
              <w:color w:val="0000FF"/>
              <w:sz w:val="16"/>
              <w:highlight w:val="white"/>
            </w:rPr>
          </w:rPrChange>
        </w:rPr>
        <w:t>/&gt;</w:t>
      </w:r>
    </w:p>
    <w:p w14:paraId="556D9CAD"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83" w:author="Author">
            <w:rPr>
              <w:rFonts w:ascii="Consolas" w:hAnsi="Consolas"/>
              <w:b/>
              <w:color w:val="000000"/>
              <w:sz w:val="16"/>
              <w:highlight w:val="white"/>
            </w:rPr>
          </w:rPrChange>
        </w:rPr>
        <w:pPrChange w:id="4484" w:author="Author">
          <w:pPr>
            <w:autoSpaceDE w:val="0"/>
            <w:autoSpaceDN w:val="0"/>
            <w:adjustRightInd w:val="0"/>
            <w:spacing w:after="0" w:line="240" w:lineRule="auto"/>
          </w:pPr>
        </w:pPrChange>
      </w:pPr>
      <w:r w:rsidRPr="004D3835">
        <w:rPr>
          <w:rFonts w:ascii="Consolas" w:hAnsi="Consolas"/>
          <w:b/>
          <w:color w:val="000000"/>
          <w:sz w:val="16"/>
          <w:rPrChange w:id="4485" w:author="Author">
            <w:rPr>
              <w:rFonts w:ascii="Consolas" w:hAnsi="Consolas"/>
              <w:b/>
              <w:color w:val="000000"/>
              <w:sz w:val="16"/>
              <w:highlight w:val="white"/>
            </w:rPr>
          </w:rPrChange>
        </w:rPr>
        <w:tab/>
      </w:r>
      <w:r w:rsidRPr="004D3835">
        <w:rPr>
          <w:rFonts w:ascii="Consolas" w:hAnsi="Consolas"/>
          <w:b/>
          <w:color w:val="000000"/>
          <w:sz w:val="16"/>
          <w:rPrChange w:id="4486" w:author="Author">
            <w:rPr>
              <w:rFonts w:ascii="Consolas" w:hAnsi="Consolas"/>
              <w:color w:val="0000FF"/>
              <w:sz w:val="16"/>
              <w:highlight w:val="white"/>
            </w:rPr>
          </w:rPrChange>
        </w:rPr>
        <w:t>&lt;xs:element</w:t>
      </w:r>
      <w:r w:rsidRPr="004D3835">
        <w:rPr>
          <w:rFonts w:ascii="Consolas" w:hAnsi="Consolas"/>
          <w:b/>
          <w:color w:val="000000"/>
          <w:sz w:val="16"/>
          <w:rPrChange w:id="4487" w:author="Author">
            <w:rPr>
              <w:rFonts w:ascii="Consolas" w:hAnsi="Consolas"/>
              <w:color w:val="000000"/>
              <w:sz w:val="16"/>
              <w:highlight w:val="white"/>
            </w:rPr>
          </w:rPrChange>
        </w:rPr>
        <w:t xml:space="preserve"> </w:t>
      </w:r>
      <w:r w:rsidRPr="004D3835">
        <w:rPr>
          <w:rFonts w:ascii="Consolas" w:hAnsi="Consolas"/>
          <w:b/>
          <w:color w:val="000000"/>
          <w:sz w:val="16"/>
          <w:rPrChange w:id="4488" w:author="Author">
            <w:rPr>
              <w:rFonts w:ascii="Consolas" w:hAnsi="Consolas"/>
              <w:color w:val="FF0000"/>
              <w:sz w:val="16"/>
              <w:highlight w:val="white"/>
            </w:rPr>
          </w:rPrChange>
        </w:rPr>
        <w:t>name</w:t>
      </w:r>
      <w:r w:rsidRPr="004D3835">
        <w:rPr>
          <w:rFonts w:ascii="Consolas" w:hAnsi="Consolas"/>
          <w:b/>
          <w:color w:val="000000"/>
          <w:sz w:val="16"/>
          <w:rPrChange w:id="4489" w:author="Author">
            <w:rPr>
              <w:rFonts w:ascii="Consolas" w:hAnsi="Consolas"/>
              <w:color w:val="000000"/>
              <w:sz w:val="16"/>
              <w:highlight w:val="white"/>
            </w:rPr>
          </w:rPrChange>
        </w:rPr>
        <w:t>=</w:t>
      </w:r>
      <w:r w:rsidRPr="004D3835">
        <w:rPr>
          <w:rFonts w:ascii="Consolas" w:hAnsi="Consolas"/>
          <w:b/>
          <w:color w:val="000000"/>
          <w:sz w:val="16"/>
          <w:rPrChange w:id="4490" w:author="Author">
            <w:rPr>
              <w:rFonts w:ascii="Consolas" w:hAnsi="Consolas"/>
              <w:b/>
              <w:color w:val="8000FF"/>
              <w:sz w:val="16"/>
              <w:highlight w:val="white"/>
            </w:rPr>
          </w:rPrChange>
        </w:rPr>
        <w:t>"compositematerials"</w:t>
      </w:r>
      <w:r w:rsidRPr="004D3835">
        <w:rPr>
          <w:rFonts w:ascii="Consolas" w:hAnsi="Consolas"/>
          <w:b/>
          <w:color w:val="000000"/>
          <w:sz w:val="16"/>
          <w:rPrChange w:id="4491" w:author="Author">
            <w:rPr>
              <w:rFonts w:ascii="Consolas" w:hAnsi="Consolas"/>
              <w:color w:val="000000"/>
              <w:sz w:val="16"/>
              <w:highlight w:val="white"/>
            </w:rPr>
          </w:rPrChange>
        </w:rPr>
        <w:t xml:space="preserve"> </w:t>
      </w:r>
      <w:r w:rsidRPr="004D3835">
        <w:rPr>
          <w:rFonts w:ascii="Consolas" w:hAnsi="Consolas"/>
          <w:b/>
          <w:color w:val="000000"/>
          <w:sz w:val="16"/>
          <w:rPrChange w:id="4492" w:author="Author">
            <w:rPr>
              <w:rFonts w:ascii="Consolas" w:hAnsi="Consolas"/>
              <w:color w:val="FF0000"/>
              <w:sz w:val="16"/>
              <w:highlight w:val="white"/>
            </w:rPr>
          </w:rPrChange>
        </w:rPr>
        <w:t>type</w:t>
      </w:r>
      <w:r w:rsidRPr="004D3835">
        <w:rPr>
          <w:rFonts w:ascii="Consolas" w:hAnsi="Consolas"/>
          <w:b/>
          <w:color w:val="000000"/>
          <w:sz w:val="16"/>
          <w:rPrChange w:id="4493" w:author="Author">
            <w:rPr>
              <w:rFonts w:ascii="Consolas" w:hAnsi="Consolas"/>
              <w:color w:val="000000"/>
              <w:sz w:val="16"/>
              <w:highlight w:val="white"/>
            </w:rPr>
          </w:rPrChange>
        </w:rPr>
        <w:t>=</w:t>
      </w:r>
      <w:r w:rsidRPr="004D3835">
        <w:rPr>
          <w:rFonts w:ascii="Consolas" w:hAnsi="Consolas"/>
          <w:b/>
          <w:color w:val="000000"/>
          <w:sz w:val="16"/>
          <w:rPrChange w:id="4494" w:author="Author">
            <w:rPr>
              <w:rFonts w:ascii="Consolas" w:hAnsi="Consolas"/>
              <w:b/>
              <w:color w:val="8000FF"/>
              <w:sz w:val="16"/>
              <w:highlight w:val="white"/>
            </w:rPr>
          </w:rPrChange>
        </w:rPr>
        <w:t>"CT_CompositeMaterials"</w:t>
      </w:r>
      <w:r w:rsidRPr="004D3835">
        <w:rPr>
          <w:rFonts w:ascii="Consolas" w:hAnsi="Consolas"/>
          <w:b/>
          <w:color w:val="000000"/>
          <w:sz w:val="16"/>
          <w:rPrChange w:id="4495" w:author="Author">
            <w:rPr>
              <w:rFonts w:ascii="Consolas" w:hAnsi="Consolas"/>
              <w:color w:val="0000FF"/>
              <w:sz w:val="16"/>
              <w:highlight w:val="white"/>
            </w:rPr>
          </w:rPrChange>
        </w:rPr>
        <w:t>/&gt;</w:t>
      </w:r>
    </w:p>
    <w:p w14:paraId="692085A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96" w:author="Author">
            <w:rPr>
              <w:rFonts w:ascii="Consolas" w:hAnsi="Consolas"/>
              <w:b/>
              <w:color w:val="000000"/>
              <w:sz w:val="16"/>
              <w:highlight w:val="white"/>
            </w:rPr>
          </w:rPrChange>
        </w:rPr>
        <w:pPrChange w:id="4497" w:author="Author">
          <w:pPr>
            <w:autoSpaceDE w:val="0"/>
            <w:autoSpaceDN w:val="0"/>
            <w:adjustRightInd w:val="0"/>
            <w:spacing w:after="0" w:line="240" w:lineRule="auto"/>
          </w:pPr>
        </w:pPrChange>
      </w:pPr>
      <w:r w:rsidRPr="004D3835">
        <w:rPr>
          <w:rFonts w:ascii="Consolas" w:hAnsi="Consolas"/>
          <w:b/>
          <w:color w:val="000000"/>
          <w:sz w:val="16"/>
          <w:rPrChange w:id="4498" w:author="Author">
            <w:rPr>
              <w:rFonts w:ascii="Consolas" w:hAnsi="Consolas"/>
              <w:b/>
              <w:color w:val="000000"/>
              <w:sz w:val="16"/>
              <w:highlight w:val="white"/>
            </w:rPr>
          </w:rPrChange>
        </w:rPr>
        <w:tab/>
      </w:r>
      <w:r w:rsidRPr="004D3835">
        <w:rPr>
          <w:rFonts w:ascii="Consolas" w:hAnsi="Consolas"/>
          <w:b/>
          <w:color w:val="000000"/>
          <w:sz w:val="16"/>
          <w:rPrChange w:id="4499" w:author="Author">
            <w:rPr>
              <w:rFonts w:ascii="Consolas" w:hAnsi="Consolas"/>
              <w:color w:val="0000FF"/>
              <w:sz w:val="16"/>
              <w:highlight w:val="white"/>
            </w:rPr>
          </w:rPrChange>
        </w:rPr>
        <w:t>&lt;xs:element</w:t>
      </w:r>
      <w:r w:rsidRPr="004D3835">
        <w:rPr>
          <w:rFonts w:ascii="Consolas" w:hAnsi="Consolas"/>
          <w:b/>
          <w:color w:val="000000"/>
          <w:sz w:val="16"/>
          <w:rPrChange w:id="4500" w:author="Author">
            <w:rPr>
              <w:rFonts w:ascii="Consolas" w:hAnsi="Consolas"/>
              <w:color w:val="000000"/>
              <w:sz w:val="16"/>
              <w:highlight w:val="white"/>
            </w:rPr>
          </w:rPrChange>
        </w:rPr>
        <w:t xml:space="preserve"> </w:t>
      </w:r>
      <w:r w:rsidRPr="004D3835">
        <w:rPr>
          <w:rFonts w:ascii="Consolas" w:hAnsi="Consolas"/>
          <w:b/>
          <w:color w:val="000000"/>
          <w:sz w:val="16"/>
          <w:rPrChange w:id="4501" w:author="Author">
            <w:rPr>
              <w:rFonts w:ascii="Consolas" w:hAnsi="Consolas"/>
              <w:color w:val="FF0000"/>
              <w:sz w:val="16"/>
              <w:highlight w:val="white"/>
            </w:rPr>
          </w:rPrChange>
        </w:rPr>
        <w:t>name</w:t>
      </w:r>
      <w:r w:rsidRPr="004D3835">
        <w:rPr>
          <w:rFonts w:ascii="Consolas" w:hAnsi="Consolas"/>
          <w:b/>
          <w:color w:val="000000"/>
          <w:sz w:val="16"/>
          <w:rPrChange w:id="4502" w:author="Author">
            <w:rPr>
              <w:rFonts w:ascii="Consolas" w:hAnsi="Consolas"/>
              <w:color w:val="000000"/>
              <w:sz w:val="16"/>
              <w:highlight w:val="white"/>
            </w:rPr>
          </w:rPrChange>
        </w:rPr>
        <w:t>=</w:t>
      </w:r>
      <w:r w:rsidRPr="004D3835">
        <w:rPr>
          <w:rFonts w:ascii="Consolas" w:hAnsi="Consolas"/>
          <w:b/>
          <w:color w:val="000000"/>
          <w:sz w:val="16"/>
          <w:rPrChange w:id="4503" w:author="Author">
            <w:rPr>
              <w:rFonts w:ascii="Consolas" w:hAnsi="Consolas"/>
              <w:b/>
              <w:color w:val="8000FF"/>
              <w:sz w:val="16"/>
              <w:highlight w:val="white"/>
            </w:rPr>
          </w:rPrChange>
        </w:rPr>
        <w:t>"composite"</w:t>
      </w:r>
      <w:r w:rsidRPr="004D3835">
        <w:rPr>
          <w:rFonts w:ascii="Consolas" w:hAnsi="Consolas"/>
          <w:b/>
          <w:color w:val="000000"/>
          <w:sz w:val="16"/>
          <w:rPrChange w:id="4504" w:author="Author">
            <w:rPr>
              <w:rFonts w:ascii="Consolas" w:hAnsi="Consolas"/>
              <w:color w:val="000000"/>
              <w:sz w:val="16"/>
              <w:highlight w:val="white"/>
            </w:rPr>
          </w:rPrChange>
        </w:rPr>
        <w:t xml:space="preserve"> </w:t>
      </w:r>
      <w:r w:rsidRPr="004D3835">
        <w:rPr>
          <w:rFonts w:ascii="Consolas" w:hAnsi="Consolas"/>
          <w:b/>
          <w:color w:val="000000"/>
          <w:sz w:val="16"/>
          <w:rPrChange w:id="4505" w:author="Author">
            <w:rPr>
              <w:rFonts w:ascii="Consolas" w:hAnsi="Consolas"/>
              <w:color w:val="FF0000"/>
              <w:sz w:val="16"/>
              <w:highlight w:val="white"/>
            </w:rPr>
          </w:rPrChange>
        </w:rPr>
        <w:t>type</w:t>
      </w:r>
      <w:r w:rsidRPr="004D3835">
        <w:rPr>
          <w:rFonts w:ascii="Consolas" w:hAnsi="Consolas"/>
          <w:b/>
          <w:color w:val="000000"/>
          <w:sz w:val="16"/>
          <w:rPrChange w:id="4506" w:author="Author">
            <w:rPr>
              <w:rFonts w:ascii="Consolas" w:hAnsi="Consolas"/>
              <w:color w:val="000000"/>
              <w:sz w:val="16"/>
              <w:highlight w:val="white"/>
            </w:rPr>
          </w:rPrChange>
        </w:rPr>
        <w:t>=</w:t>
      </w:r>
      <w:r w:rsidRPr="004D3835">
        <w:rPr>
          <w:rFonts w:ascii="Consolas" w:hAnsi="Consolas"/>
          <w:b/>
          <w:color w:val="000000"/>
          <w:sz w:val="16"/>
          <w:rPrChange w:id="4507" w:author="Author">
            <w:rPr>
              <w:rFonts w:ascii="Consolas" w:hAnsi="Consolas"/>
              <w:b/>
              <w:color w:val="8000FF"/>
              <w:sz w:val="16"/>
              <w:highlight w:val="white"/>
            </w:rPr>
          </w:rPrChange>
        </w:rPr>
        <w:t>"CT_Composite"</w:t>
      </w:r>
      <w:r w:rsidRPr="004D3835">
        <w:rPr>
          <w:rFonts w:ascii="Consolas" w:hAnsi="Consolas"/>
          <w:b/>
          <w:color w:val="000000"/>
          <w:sz w:val="16"/>
          <w:rPrChange w:id="4508" w:author="Author">
            <w:rPr>
              <w:rFonts w:ascii="Consolas" w:hAnsi="Consolas"/>
              <w:color w:val="0000FF"/>
              <w:sz w:val="16"/>
              <w:highlight w:val="white"/>
            </w:rPr>
          </w:rPrChange>
        </w:rPr>
        <w:t>/&gt;</w:t>
      </w:r>
    </w:p>
    <w:p w14:paraId="1FB3DAE4"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509" w:author="Author">
            <w:rPr>
              <w:rFonts w:ascii="Consolas" w:hAnsi="Consolas"/>
              <w:b/>
              <w:color w:val="000000"/>
              <w:sz w:val="16"/>
              <w:highlight w:val="white"/>
            </w:rPr>
          </w:rPrChange>
        </w:rPr>
        <w:pPrChange w:id="4510" w:author="Author">
          <w:pPr>
            <w:autoSpaceDE w:val="0"/>
            <w:autoSpaceDN w:val="0"/>
            <w:adjustRightInd w:val="0"/>
            <w:spacing w:after="0" w:line="240" w:lineRule="auto"/>
          </w:pPr>
        </w:pPrChange>
      </w:pPr>
      <w:r w:rsidRPr="004D3835">
        <w:rPr>
          <w:rFonts w:ascii="Consolas" w:hAnsi="Consolas"/>
          <w:b/>
          <w:color w:val="000000"/>
          <w:sz w:val="16"/>
          <w:rPrChange w:id="4511" w:author="Author">
            <w:rPr>
              <w:rFonts w:ascii="Consolas" w:hAnsi="Consolas"/>
              <w:b/>
              <w:color w:val="000000"/>
              <w:sz w:val="16"/>
              <w:highlight w:val="white"/>
            </w:rPr>
          </w:rPrChange>
        </w:rPr>
        <w:tab/>
      </w:r>
      <w:r w:rsidRPr="004D3835">
        <w:rPr>
          <w:rFonts w:ascii="Consolas" w:hAnsi="Consolas"/>
          <w:b/>
          <w:color w:val="000000"/>
          <w:sz w:val="16"/>
          <w:rPrChange w:id="4512" w:author="Author">
            <w:rPr>
              <w:rFonts w:ascii="Consolas" w:hAnsi="Consolas"/>
              <w:color w:val="0000FF"/>
              <w:sz w:val="16"/>
              <w:highlight w:val="white"/>
            </w:rPr>
          </w:rPrChange>
        </w:rPr>
        <w:t>&lt;xs:element</w:t>
      </w:r>
      <w:r w:rsidRPr="004D3835">
        <w:rPr>
          <w:rFonts w:ascii="Consolas" w:hAnsi="Consolas"/>
          <w:b/>
          <w:color w:val="000000"/>
          <w:sz w:val="16"/>
          <w:rPrChange w:id="4513" w:author="Author">
            <w:rPr>
              <w:rFonts w:ascii="Consolas" w:hAnsi="Consolas"/>
              <w:color w:val="000000"/>
              <w:sz w:val="16"/>
              <w:highlight w:val="white"/>
            </w:rPr>
          </w:rPrChange>
        </w:rPr>
        <w:t xml:space="preserve"> </w:t>
      </w:r>
      <w:r w:rsidRPr="004D3835">
        <w:rPr>
          <w:rFonts w:ascii="Consolas" w:hAnsi="Consolas"/>
          <w:b/>
          <w:color w:val="000000"/>
          <w:sz w:val="16"/>
          <w:rPrChange w:id="4514" w:author="Author">
            <w:rPr>
              <w:rFonts w:ascii="Consolas" w:hAnsi="Consolas"/>
              <w:color w:val="FF0000"/>
              <w:sz w:val="16"/>
              <w:highlight w:val="white"/>
            </w:rPr>
          </w:rPrChange>
        </w:rPr>
        <w:t>name</w:t>
      </w:r>
      <w:r w:rsidRPr="004D3835">
        <w:rPr>
          <w:rFonts w:ascii="Consolas" w:hAnsi="Consolas"/>
          <w:b/>
          <w:color w:val="000000"/>
          <w:sz w:val="16"/>
          <w:rPrChange w:id="4515" w:author="Author">
            <w:rPr>
              <w:rFonts w:ascii="Consolas" w:hAnsi="Consolas"/>
              <w:color w:val="000000"/>
              <w:sz w:val="16"/>
              <w:highlight w:val="white"/>
            </w:rPr>
          </w:rPrChange>
        </w:rPr>
        <w:t>=</w:t>
      </w:r>
      <w:r w:rsidRPr="004D3835">
        <w:rPr>
          <w:rFonts w:ascii="Consolas" w:hAnsi="Consolas"/>
          <w:b/>
          <w:color w:val="000000"/>
          <w:sz w:val="16"/>
          <w:rPrChange w:id="4516" w:author="Author">
            <w:rPr>
              <w:rFonts w:ascii="Consolas" w:hAnsi="Consolas"/>
              <w:b/>
              <w:color w:val="8000FF"/>
              <w:sz w:val="16"/>
              <w:highlight w:val="white"/>
            </w:rPr>
          </w:rPrChange>
        </w:rPr>
        <w:t>"multiproperties"</w:t>
      </w:r>
      <w:r w:rsidRPr="004D3835">
        <w:rPr>
          <w:rFonts w:ascii="Consolas" w:hAnsi="Consolas"/>
          <w:b/>
          <w:color w:val="000000"/>
          <w:sz w:val="16"/>
          <w:rPrChange w:id="4517" w:author="Author">
            <w:rPr>
              <w:rFonts w:ascii="Consolas" w:hAnsi="Consolas"/>
              <w:color w:val="000000"/>
              <w:sz w:val="16"/>
              <w:highlight w:val="white"/>
            </w:rPr>
          </w:rPrChange>
        </w:rPr>
        <w:t xml:space="preserve"> </w:t>
      </w:r>
      <w:r w:rsidRPr="004D3835">
        <w:rPr>
          <w:rFonts w:ascii="Consolas" w:hAnsi="Consolas"/>
          <w:b/>
          <w:color w:val="000000"/>
          <w:sz w:val="16"/>
          <w:rPrChange w:id="4518" w:author="Author">
            <w:rPr>
              <w:rFonts w:ascii="Consolas" w:hAnsi="Consolas"/>
              <w:color w:val="FF0000"/>
              <w:sz w:val="16"/>
              <w:highlight w:val="white"/>
            </w:rPr>
          </w:rPrChange>
        </w:rPr>
        <w:t>type</w:t>
      </w:r>
      <w:r w:rsidRPr="004D3835">
        <w:rPr>
          <w:rFonts w:ascii="Consolas" w:hAnsi="Consolas"/>
          <w:b/>
          <w:color w:val="000000"/>
          <w:sz w:val="16"/>
          <w:rPrChange w:id="4519" w:author="Author">
            <w:rPr>
              <w:rFonts w:ascii="Consolas" w:hAnsi="Consolas"/>
              <w:color w:val="000000"/>
              <w:sz w:val="16"/>
              <w:highlight w:val="white"/>
            </w:rPr>
          </w:rPrChange>
        </w:rPr>
        <w:t>=</w:t>
      </w:r>
      <w:r w:rsidRPr="004D3835">
        <w:rPr>
          <w:rFonts w:ascii="Consolas" w:hAnsi="Consolas"/>
          <w:b/>
          <w:color w:val="000000"/>
          <w:sz w:val="16"/>
          <w:rPrChange w:id="4520" w:author="Author">
            <w:rPr>
              <w:rFonts w:ascii="Consolas" w:hAnsi="Consolas"/>
              <w:b/>
              <w:color w:val="8000FF"/>
              <w:sz w:val="16"/>
              <w:highlight w:val="white"/>
            </w:rPr>
          </w:rPrChange>
        </w:rPr>
        <w:t>"CT_MultiProperties"</w:t>
      </w:r>
      <w:r w:rsidRPr="004D3835">
        <w:rPr>
          <w:rFonts w:ascii="Consolas" w:hAnsi="Consolas"/>
          <w:b/>
          <w:color w:val="000000"/>
          <w:sz w:val="16"/>
          <w:rPrChange w:id="4521" w:author="Author">
            <w:rPr>
              <w:rFonts w:ascii="Consolas" w:hAnsi="Consolas"/>
              <w:color w:val="0000FF"/>
              <w:sz w:val="16"/>
              <w:highlight w:val="white"/>
            </w:rPr>
          </w:rPrChange>
        </w:rPr>
        <w:t>/&gt;</w:t>
      </w:r>
    </w:p>
    <w:p w14:paraId="51E12F66" w14:textId="77777777" w:rsidR="005C7F06" w:rsidRPr="004D3835" w:rsidRDefault="005C7F06">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522" w:author="Author">
            <w:rPr>
              <w:rFonts w:ascii="Consolas" w:hAnsi="Consolas"/>
              <w:b/>
              <w:color w:val="000000"/>
              <w:sz w:val="16"/>
              <w:highlight w:val="white"/>
            </w:rPr>
          </w:rPrChange>
        </w:rPr>
        <w:pPrChange w:id="4523" w:author="Author">
          <w:pPr>
            <w:autoSpaceDE w:val="0"/>
            <w:autoSpaceDN w:val="0"/>
            <w:adjustRightInd w:val="0"/>
            <w:spacing w:after="0" w:line="240" w:lineRule="auto"/>
          </w:pPr>
        </w:pPrChange>
      </w:pPr>
      <w:r w:rsidRPr="004D3835">
        <w:rPr>
          <w:rFonts w:ascii="Consolas" w:hAnsi="Consolas"/>
          <w:b/>
          <w:color w:val="000000"/>
          <w:sz w:val="16"/>
          <w:rPrChange w:id="4524" w:author="Author">
            <w:rPr>
              <w:rFonts w:ascii="Consolas" w:hAnsi="Consolas"/>
              <w:b/>
              <w:color w:val="000000"/>
              <w:sz w:val="16"/>
              <w:highlight w:val="white"/>
            </w:rPr>
          </w:rPrChange>
        </w:rPr>
        <w:tab/>
      </w:r>
      <w:r w:rsidRPr="004D3835">
        <w:rPr>
          <w:rFonts w:ascii="Consolas" w:hAnsi="Consolas"/>
          <w:b/>
          <w:color w:val="000000"/>
          <w:sz w:val="16"/>
          <w:rPrChange w:id="4525" w:author="Author">
            <w:rPr>
              <w:rFonts w:ascii="Consolas" w:hAnsi="Consolas"/>
              <w:color w:val="0000FF"/>
              <w:sz w:val="16"/>
              <w:highlight w:val="white"/>
            </w:rPr>
          </w:rPrChange>
        </w:rPr>
        <w:t>&lt;xs:element</w:t>
      </w:r>
      <w:r w:rsidRPr="004D3835">
        <w:rPr>
          <w:rFonts w:ascii="Consolas" w:hAnsi="Consolas"/>
          <w:b/>
          <w:color w:val="000000"/>
          <w:sz w:val="16"/>
          <w:rPrChange w:id="4526" w:author="Author">
            <w:rPr>
              <w:rFonts w:ascii="Consolas" w:hAnsi="Consolas"/>
              <w:color w:val="000000"/>
              <w:sz w:val="16"/>
              <w:highlight w:val="white"/>
            </w:rPr>
          </w:rPrChange>
        </w:rPr>
        <w:t xml:space="preserve"> </w:t>
      </w:r>
      <w:r w:rsidRPr="004D3835">
        <w:rPr>
          <w:rFonts w:ascii="Consolas" w:hAnsi="Consolas"/>
          <w:b/>
          <w:color w:val="000000"/>
          <w:sz w:val="16"/>
          <w:rPrChange w:id="4527" w:author="Author">
            <w:rPr>
              <w:rFonts w:ascii="Consolas" w:hAnsi="Consolas"/>
              <w:color w:val="FF0000"/>
              <w:sz w:val="16"/>
              <w:highlight w:val="white"/>
            </w:rPr>
          </w:rPrChange>
        </w:rPr>
        <w:t>name</w:t>
      </w:r>
      <w:r w:rsidRPr="004D3835">
        <w:rPr>
          <w:rFonts w:ascii="Consolas" w:hAnsi="Consolas"/>
          <w:b/>
          <w:color w:val="000000"/>
          <w:sz w:val="16"/>
          <w:rPrChange w:id="4528" w:author="Author">
            <w:rPr>
              <w:rFonts w:ascii="Consolas" w:hAnsi="Consolas"/>
              <w:color w:val="000000"/>
              <w:sz w:val="16"/>
              <w:highlight w:val="white"/>
            </w:rPr>
          </w:rPrChange>
        </w:rPr>
        <w:t>=</w:t>
      </w:r>
      <w:r w:rsidRPr="004D3835">
        <w:rPr>
          <w:rFonts w:ascii="Consolas" w:hAnsi="Consolas"/>
          <w:b/>
          <w:color w:val="000000"/>
          <w:sz w:val="16"/>
          <w:rPrChange w:id="4529" w:author="Author">
            <w:rPr>
              <w:rFonts w:ascii="Consolas" w:hAnsi="Consolas"/>
              <w:b/>
              <w:color w:val="8000FF"/>
              <w:sz w:val="16"/>
              <w:highlight w:val="white"/>
            </w:rPr>
          </w:rPrChange>
        </w:rPr>
        <w:t>"multi"</w:t>
      </w:r>
      <w:r w:rsidRPr="004D3835">
        <w:rPr>
          <w:rFonts w:ascii="Consolas" w:hAnsi="Consolas"/>
          <w:b/>
          <w:color w:val="000000"/>
          <w:sz w:val="16"/>
          <w:rPrChange w:id="4530" w:author="Author">
            <w:rPr>
              <w:rFonts w:ascii="Consolas" w:hAnsi="Consolas"/>
              <w:color w:val="000000"/>
              <w:sz w:val="16"/>
              <w:highlight w:val="white"/>
            </w:rPr>
          </w:rPrChange>
        </w:rPr>
        <w:t xml:space="preserve"> </w:t>
      </w:r>
      <w:r w:rsidRPr="004D3835">
        <w:rPr>
          <w:rFonts w:ascii="Consolas" w:hAnsi="Consolas"/>
          <w:b/>
          <w:color w:val="000000"/>
          <w:sz w:val="16"/>
          <w:rPrChange w:id="4531" w:author="Author">
            <w:rPr>
              <w:rFonts w:ascii="Consolas" w:hAnsi="Consolas"/>
              <w:color w:val="FF0000"/>
              <w:sz w:val="16"/>
              <w:highlight w:val="white"/>
            </w:rPr>
          </w:rPrChange>
        </w:rPr>
        <w:t>type</w:t>
      </w:r>
      <w:r w:rsidRPr="004D3835">
        <w:rPr>
          <w:rFonts w:ascii="Consolas" w:hAnsi="Consolas"/>
          <w:b/>
          <w:color w:val="000000"/>
          <w:sz w:val="16"/>
          <w:rPrChange w:id="4532" w:author="Author">
            <w:rPr>
              <w:rFonts w:ascii="Consolas" w:hAnsi="Consolas"/>
              <w:color w:val="000000"/>
              <w:sz w:val="16"/>
              <w:highlight w:val="white"/>
            </w:rPr>
          </w:rPrChange>
        </w:rPr>
        <w:t>=</w:t>
      </w:r>
      <w:r w:rsidRPr="004D3835">
        <w:rPr>
          <w:rFonts w:ascii="Consolas" w:hAnsi="Consolas"/>
          <w:b/>
          <w:color w:val="000000"/>
          <w:sz w:val="16"/>
          <w:rPrChange w:id="4533" w:author="Author">
            <w:rPr>
              <w:rFonts w:ascii="Consolas" w:hAnsi="Consolas"/>
              <w:b/>
              <w:color w:val="8000FF"/>
              <w:sz w:val="16"/>
              <w:highlight w:val="white"/>
            </w:rPr>
          </w:rPrChange>
        </w:rPr>
        <w:t>"CT_Multi"</w:t>
      </w:r>
      <w:r w:rsidRPr="004D3835">
        <w:rPr>
          <w:rFonts w:ascii="Consolas" w:hAnsi="Consolas"/>
          <w:b/>
          <w:color w:val="000000"/>
          <w:sz w:val="16"/>
          <w:rPrChange w:id="4534" w:author="Author">
            <w:rPr>
              <w:rFonts w:ascii="Consolas" w:hAnsi="Consolas"/>
              <w:color w:val="0000FF"/>
              <w:sz w:val="16"/>
              <w:highlight w:val="white"/>
            </w:rPr>
          </w:rPrChange>
        </w:rPr>
        <w:t>/&gt;</w:t>
      </w:r>
    </w:p>
    <w:p w14:paraId="46E43C5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535" w:author="Author"/>
          <w:rFonts w:ascii="Consolas" w:eastAsiaTheme="minorHAnsi" w:hAnsi="Consolas" w:cs="Arial"/>
          <w:b/>
          <w:bCs/>
          <w:color w:val="000000"/>
          <w:sz w:val="16"/>
          <w:szCs w:val="16"/>
        </w:rPr>
      </w:pPr>
      <w:ins w:id="4536" w:author="Author">
        <w:r w:rsidRPr="005C7F06">
          <w:rPr>
            <w:rFonts w:ascii="Consolas" w:eastAsiaTheme="minorHAnsi" w:hAnsi="Consolas" w:cs="Arial"/>
            <w:b/>
            <w:bCs/>
            <w:color w:val="000000"/>
            <w:sz w:val="16"/>
            <w:szCs w:val="16"/>
          </w:rPr>
          <w:t xml:space="preserve">  &lt;xs:element name="pbspeculardisplayproperties" type="CT_PBSpecularDisplayProperties"/&gt;</w:t>
        </w:r>
      </w:ins>
    </w:p>
    <w:p w14:paraId="3CEB98B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537" w:author="Author"/>
          <w:rFonts w:ascii="Consolas" w:eastAsiaTheme="minorHAnsi" w:hAnsi="Consolas" w:cs="Arial"/>
          <w:b/>
          <w:bCs/>
          <w:color w:val="000000"/>
          <w:sz w:val="16"/>
          <w:szCs w:val="16"/>
        </w:rPr>
      </w:pPr>
      <w:ins w:id="4538" w:author="Author">
        <w:r w:rsidRPr="005C7F06">
          <w:rPr>
            <w:rFonts w:ascii="Consolas" w:eastAsiaTheme="minorHAnsi" w:hAnsi="Consolas" w:cs="Arial"/>
            <w:b/>
            <w:bCs/>
            <w:color w:val="000000"/>
            <w:sz w:val="16"/>
            <w:szCs w:val="16"/>
          </w:rPr>
          <w:t xml:space="preserve">  &lt;xs:element name="pbspecular" type="CT_PBSpecular"/&gt;</w:t>
        </w:r>
      </w:ins>
    </w:p>
    <w:p w14:paraId="354F814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539" w:author="Author"/>
          <w:rFonts w:ascii="Consolas" w:eastAsiaTheme="minorHAnsi" w:hAnsi="Consolas" w:cs="Arial"/>
          <w:b/>
          <w:bCs/>
          <w:color w:val="000000"/>
          <w:sz w:val="16"/>
          <w:szCs w:val="16"/>
        </w:rPr>
      </w:pPr>
      <w:ins w:id="4540" w:author="Author">
        <w:r w:rsidRPr="005C7F06">
          <w:rPr>
            <w:rFonts w:ascii="Consolas" w:eastAsiaTheme="minorHAnsi" w:hAnsi="Consolas" w:cs="Arial"/>
            <w:b/>
            <w:bCs/>
            <w:color w:val="000000"/>
            <w:sz w:val="16"/>
            <w:szCs w:val="16"/>
          </w:rPr>
          <w:t xml:space="preserve">  &lt;xs:element name="pbmetallicdisplayproperties" type="CT_PBMetallicDisplayProperties"/&gt;</w:t>
        </w:r>
      </w:ins>
    </w:p>
    <w:p w14:paraId="461F228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541" w:author="Author"/>
          <w:rFonts w:ascii="Consolas" w:eastAsiaTheme="minorHAnsi" w:hAnsi="Consolas" w:cs="Arial"/>
          <w:b/>
          <w:bCs/>
          <w:color w:val="000000"/>
          <w:sz w:val="16"/>
          <w:szCs w:val="16"/>
        </w:rPr>
      </w:pPr>
      <w:ins w:id="4542" w:author="Author">
        <w:r w:rsidRPr="005C7F06">
          <w:rPr>
            <w:rFonts w:ascii="Consolas" w:eastAsiaTheme="minorHAnsi" w:hAnsi="Consolas" w:cs="Arial"/>
            <w:b/>
            <w:bCs/>
            <w:color w:val="000000"/>
            <w:sz w:val="16"/>
            <w:szCs w:val="16"/>
          </w:rPr>
          <w:t xml:space="preserve">  &lt;xs:element name="pbmetallic" type="CT_PBMetallic"/&gt;</w:t>
        </w:r>
      </w:ins>
    </w:p>
    <w:p w14:paraId="337BCB6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543" w:author="Author"/>
          <w:rFonts w:ascii="Consolas" w:eastAsiaTheme="minorHAnsi" w:hAnsi="Consolas" w:cs="Arial"/>
          <w:b/>
          <w:bCs/>
          <w:color w:val="000000"/>
          <w:sz w:val="16"/>
          <w:szCs w:val="16"/>
        </w:rPr>
      </w:pPr>
      <w:ins w:id="4544" w:author="Author">
        <w:r w:rsidRPr="005C7F06">
          <w:rPr>
            <w:rFonts w:ascii="Consolas" w:eastAsiaTheme="minorHAnsi" w:hAnsi="Consolas" w:cs="Arial"/>
            <w:b/>
            <w:bCs/>
            <w:color w:val="000000"/>
            <w:sz w:val="16"/>
            <w:szCs w:val="16"/>
          </w:rPr>
          <w:t xml:space="preserve">  &lt;xs:element name="pbmetallictexturedisplayproperties" type="CT_PBMetallicTextureDisplayProperties"/&gt;</w:t>
        </w:r>
      </w:ins>
    </w:p>
    <w:p w14:paraId="2F367FF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545" w:author="Author"/>
          <w:rFonts w:ascii="Consolas" w:eastAsiaTheme="minorHAnsi" w:hAnsi="Consolas" w:cs="Arial"/>
          <w:b/>
          <w:bCs/>
          <w:color w:val="000000"/>
          <w:sz w:val="16"/>
          <w:szCs w:val="16"/>
        </w:rPr>
      </w:pPr>
      <w:ins w:id="4546" w:author="Author">
        <w:r w:rsidRPr="005C7F06">
          <w:rPr>
            <w:rFonts w:ascii="Consolas" w:eastAsiaTheme="minorHAnsi" w:hAnsi="Consolas" w:cs="Arial"/>
            <w:b/>
            <w:bCs/>
            <w:color w:val="000000"/>
            <w:sz w:val="16"/>
            <w:szCs w:val="16"/>
          </w:rPr>
          <w:t xml:space="preserve">  &lt;xs:element name="pbspeculartexturedisplayproperties" type="CT_PBSpecularTextureDisplayProperties"/&gt;</w:t>
        </w:r>
      </w:ins>
    </w:p>
    <w:p w14:paraId="58D7E8E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547" w:author="Author"/>
          <w:rFonts w:ascii="Consolas" w:eastAsiaTheme="minorHAnsi" w:hAnsi="Consolas" w:cs="Arial"/>
          <w:b/>
          <w:bCs/>
          <w:color w:val="000000"/>
          <w:sz w:val="16"/>
          <w:szCs w:val="16"/>
        </w:rPr>
      </w:pPr>
      <w:ins w:id="4548" w:author="Author">
        <w:r w:rsidRPr="005C7F06">
          <w:rPr>
            <w:rFonts w:ascii="Consolas" w:eastAsiaTheme="minorHAnsi" w:hAnsi="Consolas" w:cs="Arial"/>
            <w:b/>
            <w:bCs/>
            <w:color w:val="000000"/>
            <w:sz w:val="16"/>
            <w:szCs w:val="16"/>
          </w:rPr>
          <w:t xml:space="preserve">  &lt;xs:element name="translucentdisplayproperties" type="CT_TranslucentDisplayProperties"/&gt;</w:t>
        </w:r>
      </w:ins>
    </w:p>
    <w:p w14:paraId="6E0E5B9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549" w:author="Author"/>
          <w:rFonts w:ascii="Consolas" w:eastAsiaTheme="minorHAnsi" w:hAnsi="Consolas" w:cs="Arial"/>
          <w:b/>
          <w:bCs/>
          <w:color w:val="000000"/>
          <w:sz w:val="16"/>
          <w:szCs w:val="16"/>
        </w:rPr>
      </w:pPr>
      <w:ins w:id="4550" w:author="Author">
        <w:r w:rsidRPr="005C7F06">
          <w:rPr>
            <w:rFonts w:ascii="Consolas" w:eastAsiaTheme="minorHAnsi" w:hAnsi="Consolas" w:cs="Arial"/>
            <w:b/>
            <w:bCs/>
            <w:color w:val="000000"/>
            <w:sz w:val="16"/>
            <w:szCs w:val="16"/>
          </w:rPr>
          <w:t xml:space="preserve">  &lt;xs:element name="translucent" type="CT_Translucent"/&gt;</w:t>
        </w:r>
      </w:ins>
    </w:p>
    <w:p w14:paraId="2F5F158D" w14:textId="77777777" w:rsidR="009560AE" w:rsidRPr="00E56EF9" w:rsidRDefault="005C7F06" w:rsidP="009560AE">
      <w:pPr>
        <w:tabs>
          <w:tab w:val="left" w:pos="360"/>
          <w:tab w:val="left" w:pos="720"/>
          <w:tab w:val="left" w:pos="1080"/>
          <w:tab w:val="left" w:pos="1440"/>
          <w:tab w:val="left" w:pos="1800"/>
        </w:tabs>
        <w:autoSpaceDE w:val="0"/>
        <w:autoSpaceDN w:val="0"/>
        <w:spacing w:after="0" w:line="240" w:lineRule="auto"/>
        <w:rPr>
          <w:del w:id="4551" w:author="Author"/>
          <w:rFonts w:ascii="Consolas" w:eastAsiaTheme="minorHAnsi" w:hAnsi="Consolas"/>
          <w:color w:val="000000"/>
          <w:sz w:val="16"/>
          <w:szCs w:val="16"/>
          <w:highlight w:val="white"/>
        </w:rPr>
      </w:pPr>
      <w:r w:rsidRPr="004D3835">
        <w:rPr>
          <w:rFonts w:ascii="Consolas" w:hAnsi="Consolas"/>
          <w:color w:val="000000"/>
          <w:sz w:val="16"/>
          <w:rPrChange w:id="4552" w:author="Author">
            <w:rPr>
              <w:rFonts w:ascii="Consolas" w:hAnsi="Consolas"/>
              <w:color w:val="0000FF"/>
              <w:sz w:val="16"/>
              <w:highlight w:val="white"/>
            </w:rPr>
          </w:rPrChange>
        </w:rPr>
        <w:t>&lt;/xs:schema&gt;</w:t>
      </w:r>
    </w:p>
    <w:p w14:paraId="5B04EBEB" w14:textId="5DDF903A" w:rsidR="0023334C" w:rsidRDefault="0023334C" w:rsidP="0023334C">
      <w:pPr>
        <w:pStyle w:val="Heading1"/>
        <w:rPr>
          <w:ins w:id="4553" w:author="Author"/>
        </w:rPr>
      </w:pPr>
      <w:bookmarkStart w:id="4554" w:name="_Toc520719651"/>
      <w:bookmarkStart w:id="4555" w:name="_Toc417309105"/>
      <w:bookmarkStart w:id="4556" w:name="_Toc495065106"/>
      <w:r>
        <w:lastRenderedPageBreak/>
        <w:t xml:space="preserve">Appendix C. </w:t>
      </w:r>
      <w:ins w:id="4557" w:author="Author">
        <w:r>
          <w:t>3MF Samples</w:t>
        </w:r>
        <w:bookmarkEnd w:id="4554"/>
      </w:ins>
    </w:p>
    <w:p w14:paraId="2EBE0B53" w14:textId="6F186893" w:rsidR="0023334C" w:rsidRPr="009229AD" w:rsidRDefault="0023334C" w:rsidP="00426EBB">
      <w:pPr>
        <w:pStyle w:val="Heading2"/>
        <w:rPr>
          <w:ins w:id="4558" w:author="Author"/>
        </w:rPr>
      </w:pPr>
      <w:bookmarkStart w:id="4559" w:name="_Toc520719652"/>
      <w:ins w:id="4560" w:author="Author">
        <w:r w:rsidRPr="009229AD">
          <w:rPr>
            <w:rFonts w:eastAsiaTheme="majorEastAsia"/>
          </w:rPr>
          <w:t>C.1</w:t>
        </w:r>
        <w:r>
          <w:rPr>
            <w:rFonts w:eastAsiaTheme="majorEastAsia"/>
          </w:rPr>
          <w:t xml:space="preserve"> – Physically Based Material sample</w:t>
        </w:r>
        <w:bookmarkEnd w:id="4559"/>
      </w:ins>
    </w:p>
    <w:p w14:paraId="5A2E78B1" w14:textId="77777777" w:rsidR="00024212" w:rsidRPr="00EC5B54" w:rsidRDefault="00024212" w:rsidP="00EC5B54">
      <w:pPr>
        <w:spacing w:after="0"/>
        <w:rPr>
          <w:ins w:id="4561" w:author="Author"/>
          <w:rFonts w:ascii="Courier New" w:eastAsiaTheme="majorEastAsia" w:hAnsi="Courier New" w:cs="Courier New"/>
          <w:b/>
          <w:bCs/>
          <w:color w:val="365F91" w:themeColor="accent1" w:themeShade="BF"/>
          <w:sz w:val="20"/>
          <w:szCs w:val="20"/>
        </w:rPr>
      </w:pPr>
      <w:ins w:id="4562" w:author="Author">
        <w:r w:rsidRPr="00EC5B54">
          <w:rPr>
            <w:rFonts w:ascii="Courier New" w:eastAsiaTheme="majorEastAsia" w:hAnsi="Courier New" w:cs="Courier New"/>
            <w:b/>
            <w:bCs/>
            <w:color w:val="365F91" w:themeColor="accent1" w:themeShade="BF"/>
            <w:sz w:val="20"/>
            <w:szCs w:val="20"/>
          </w:rPr>
          <w:t>&lt;?xml version="1.0" encoding="UTF-8"?&gt;</w:t>
        </w:r>
      </w:ins>
    </w:p>
    <w:p w14:paraId="43D8FB10" w14:textId="103CC760" w:rsidR="00024212" w:rsidRPr="00EC5B54" w:rsidRDefault="00024212" w:rsidP="00EC5B54">
      <w:pPr>
        <w:spacing w:after="0"/>
        <w:rPr>
          <w:ins w:id="4563" w:author="Author"/>
          <w:rFonts w:ascii="Courier New" w:eastAsiaTheme="majorEastAsia" w:hAnsi="Courier New" w:cs="Courier New"/>
          <w:b/>
          <w:bCs/>
          <w:color w:val="365F91" w:themeColor="accent1" w:themeShade="BF"/>
          <w:sz w:val="20"/>
          <w:szCs w:val="20"/>
        </w:rPr>
      </w:pPr>
      <w:ins w:id="4564" w:author="Author">
        <w:r w:rsidRPr="00EC5B54">
          <w:rPr>
            <w:rFonts w:ascii="Courier New" w:eastAsiaTheme="majorEastAsia" w:hAnsi="Courier New" w:cs="Courier New"/>
            <w:b/>
            <w:bCs/>
            <w:color w:val="365F91" w:themeColor="accent1" w:themeShade="BF"/>
            <w:sz w:val="20"/>
            <w:szCs w:val="20"/>
          </w:rPr>
          <w:t>&lt;model unit="millimeter" xml:lang="en-US" xmlns:m="http://schemas.microsoft.com/3dmanufacturing/material/2015/02" xmlns="http://schemas.microsoft.com/3dmanufacturing/</w:t>
        </w:r>
        <w:r w:rsidR="00E97383">
          <w:rPr>
            <w:rFonts w:ascii="Courier New" w:eastAsiaTheme="majorEastAsia" w:hAnsi="Courier New" w:cs="Courier New"/>
            <w:b/>
            <w:bCs/>
            <w:color w:val="365F91" w:themeColor="accent1" w:themeShade="BF"/>
            <w:sz w:val="20"/>
            <w:szCs w:val="20"/>
          </w:rPr>
          <w:t>core/2015/02</w:t>
        </w:r>
        <w:r w:rsidRPr="00EC5B54">
          <w:rPr>
            <w:rFonts w:ascii="Courier New" w:eastAsiaTheme="majorEastAsia" w:hAnsi="Courier New" w:cs="Courier New"/>
            <w:b/>
            <w:bCs/>
            <w:color w:val="365F91" w:themeColor="accent1" w:themeShade="BF"/>
            <w:sz w:val="20"/>
            <w:szCs w:val="20"/>
          </w:rPr>
          <w:t>"&gt;</w:t>
        </w:r>
      </w:ins>
    </w:p>
    <w:p w14:paraId="762469B4" w14:textId="77777777" w:rsidR="00024212" w:rsidRPr="00EC5B54" w:rsidRDefault="00024212" w:rsidP="00EC5B54">
      <w:pPr>
        <w:spacing w:after="0"/>
        <w:rPr>
          <w:ins w:id="4565" w:author="Author"/>
          <w:rFonts w:ascii="Courier New" w:eastAsiaTheme="majorEastAsia" w:hAnsi="Courier New" w:cs="Courier New"/>
          <w:b/>
          <w:bCs/>
          <w:color w:val="365F91" w:themeColor="accent1" w:themeShade="BF"/>
          <w:sz w:val="20"/>
          <w:szCs w:val="20"/>
        </w:rPr>
      </w:pPr>
      <w:ins w:id="4566" w:author="Author">
        <w:r w:rsidRPr="00EC5B54">
          <w:rPr>
            <w:rFonts w:ascii="Courier New" w:eastAsiaTheme="majorEastAsia" w:hAnsi="Courier New" w:cs="Courier New"/>
            <w:b/>
            <w:bCs/>
            <w:color w:val="365F91" w:themeColor="accent1" w:themeShade="BF"/>
            <w:sz w:val="20"/>
            <w:szCs w:val="20"/>
          </w:rPr>
          <w:t xml:space="preserve">  &lt;resources&gt;</w:t>
        </w:r>
      </w:ins>
    </w:p>
    <w:p w14:paraId="6DF816DF" w14:textId="77777777" w:rsidR="00024212" w:rsidRPr="00EC5B54" w:rsidRDefault="00024212" w:rsidP="00EC5B54">
      <w:pPr>
        <w:spacing w:after="0"/>
        <w:rPr>
          <w:ins w:id="4567" w:author="Author"/>
          <w:rFonts w:ascii="Courier New" w:eastAsiaTheme="majorEastAsia" w:hAnsi="Courier New" w:cs="Courier New"/>
          <w:b/>
          <w:bCs/>
          <w:color w:val="365F91" w:themeColor="accent1" w:themeShade="BF"/>
          <w:sz w:val="20"/>
          <w:szCs w:val="20"/>
        </w:rPr>
      </w:pPr>
      <w:ins w:id="4568" w:author="Author">
        <w:r w:rsidRPr="00EC5B54">
          <w:rPr>
            <w:rFonts w:ascii="Courier New" w:eastAsiaTheme="majorEastAsia" w:hAnsi="Courier New" w:cs="Courier New"/>
            <w:b/>
            <w:bCs/>
            <w:color w:val="365F91" w:themeColor="accent1" w:themeShade="BF"/>
            <w:sz w:val="20"/>
            <w:szCs w:val="20"/>
          </w:rPr>
          <w:t xml:space="preserve">    &lt;msft:pbmetallicdisplayproperties id="1000000000"&gt;</w:t>
        </w:r>
      </w:ins>
    </w:p>
    <w:p w14:paraId="61926C36" w14:textId="77777777" w:rsidR="00024212" w:rsidRPr="00EC5B54" w:rsidRDefault="00024212" w:rsidP="00EC5B54">
      <w:pPr>
        <w:spacing w:after="0"/>
        <w:rPr>
          <w:ins w:id="4569" w:author="Author"/>
          <w:rFonts w:ascii="Courier New" w:eastAsiaTheme="majorEastAsia" w:hAnsi="Courier New" w:cs="Courier New"/>
          <w:b/>
          <w:bCs/>
          <w:color w:val="365F91" w:themeColor="accent1" w:themeShade="BF"/>
          <w:sz w:val="20"/>
          <w:szCs w:val="20"/>
        </w:rPr>
      </w:pPr>
      <w:ins w:id="4570" w:author="Author">
        <w:r w:rsidRPr="00EC5B54">
          <w:rPr>
            <w:rFonts w:ascii="Courier New" w:eastAsiaTheme="majorEastAsia" w:hAnsi="Courier New" w:cs="Courier New"/>
            <w:b/>
            <w:bCs/>
            <w:color w:val="365F91" w:themeColor="accent1" w:themeShade="BF"/>
            <w:sz w:val="20"/>
            <w:szCs w:val="20"/>
          </w:rPr>
          <w:t xml:space="preserve">      &lt;msft:pbmetallic name="Metallic" metallicness="1" roughness="0.09" /&gt;</w:t>
        </w:r>
      </w:ins>
    </w:p>
    <w:p w14:paraId="494E2F8E" w14:textId="77777777" w:rsidR="00024212" w:rsidRPr="00EC5B54" w:rsidRDefault="00024212" w:rsidP="00EC5B54">
      <w:pPr>
        <w:spacing w:after="0"/>
        <w:rPr>
          <w:ins w:id="4571" w:author="Author"/>
          <w:rFonts w:ascii="Courier New" w:eastAsiaTheme="majorEastAsia" w:hAnsi="Courier New" w:cs="Courier New"/>
          <w:b/>
          <w:bCs/>
          <w:color w:val="365F91" w:themeColor="accent1" w:themeShade="BF"/>
          <w:sz w:val="20"/>
          <w:szCs w:val="20"/>
        </w:rPr>
      </w:pPr>
      <w:ins w:id="4572" w:author="Author">
        <w:r w:rsidRPr="00EC5B54">
          <w:rPr>
            <w:rFonts w:ascii="Courier New" w:eastAsiaTheme="majorEastAsia" w:hAnsi="Courier New" w:cs="Courier New"/>
            <w:b/>
            <w:bCs/>
            <w:color w:val="365F91" w:themeColor="accent1" w:themeShade="BF"/>
            <w:sz w:val="20"/>
            <w:szCs w:val="20"/>
          </w:rPr>
          <w:t xml:space="preserve">    &lt;/msft:pbmetallicdisplayproperties&gt;</w:t>
        </w:r>
      </w:ins>
    </w:p>
    <w:p w14:paraId="57832F8E" w14:textId="77777777" w:rsidR="00024212" w:rsidRPr="00EC5B54" w:rsidRDefault="00024212" w:rsidP="00EC5B54">
      <w:pPr>
        <w:spacing w:after="0"/>
        <w:rPr>
          <w:ins w:id="4573" w:author="Author"/>
          <w:rFonts w:ascii="Courier New" w:eastAsiaTheme="majorEastAsia" w:hAnsi="Courier New" w:cs="Courier New"/>
          <w:b/>
          <w:bCs/>
          <w:color w:val="365F91" w:themeColor="accent1" w:themeShade="BF"/>
          <w:sz w:val="20"/>
          <w:szCs w:val="20"/>
        </w:rPr>
      </w:pPr>
      <w:ins w:id="4574" w:author="Author">
        <w:r w:rsidRPr="00EC5B54">
          <w:rPr>
            <w:rFonts w:ascii="Courier New" w:eastAsiaTheme="majorEastAsia" w:hAnsi="Courier New" w:cs="Courier New"/>
            <w:b/>
            <w:bCs/>
            <w:color w:val="365F91" w:themeColor="accent1" w:themeShade="BF"/>
            <w:sz w:val="20"/>
            <w:szCs w:val="20"/>
          </w:rPr>
          <w:t xml:space="preserve">    &lt;basematerials id="1"&gt;</w:t>
        </w:r>
      </w:ins>
    </w:p>
    <w:p w14:paraId="5EC433AD" w14:textId="77777777" w:rsidR="00024212" w:rsidRPr="00EC5B54" w:rsidRDefault="00024212" w:rsidP="00EC5B54">
      <w:pPr>
        <w:spacing w:after="0"/>
        <w:rPr>
          <w:ins w:id="4575" w:author="Author"/>
          <w:rFonts w:ascii="Courier New" w:eastAsiaTheme="majorEastAsia" w:hAnsi="Courier New" w:cs="Courier New"/>
          <w:b/>
          <w:bCs/>
          <w:color w:val="365F91" w:themeColor="accent1" w:themeShade="BF"/>
          <w:sz w:val="20"/>
          <w:szCs w:val="20"/>
        </w:rPr>
      </w:pPr>
      <w:ins w:id="4576" w:author="Author">
        <w:r w:rsidRPr="00EC5B54">
          <w:rPr>
            <w:rFonts w:ascii="Courier New" w:eastAsiaTheme="majorEastAsia" w:hAnsi="Courier New" w:cs="Courier New"/>
            <w:b/>
            <w:bCs/>
            <w:color w:val="365F91" w:themeColor="accent1" w:themeShade="BF"/>
            <w:sz w:val="20"/>
            <w:szCs w:val="20"/>
          </w:rPr>
          <w:t xml:space="preserve">      &lt;base name="Regular" displaycolor="#21BB4CFF" /&gt;</w:t>
        </w:r>
      </w:ins>
    </w:p>
    <w:p w14:paraId="27FF4C91" w14:textId="77777777" w:rsidR="00024212" w:rsidRPr="00EC5B54" w:rsidRDefault="00024212" w:rsidP="00EC5B54">
      <w:pPr>
        <w:spacing w:after="0"/>
        <w:rPr>
          <w:ins w:id="4577" w:author="Author"/>
          <w:rFonts w:ascii="Courier New" w:eastAsiaTheme="majorEastAsia" w:hAnsi="Courier New" w:cs="Courier New"/>
          <w:b/>
          <w:bCs/>
          <w:color w:val="365F91" w:themeColor="accent1" w:themeShade="BF"/>
          <w:sz w:val="20"/>
          <w:szCs w:val="20"/>
        </w:rPr>
      </w:pPr>
      <w:ins w:id="4578" w:author="Author">
        <w:r w:rsidRPr="00EC5B54">
          <w:rPr>
            <w:rFonts w:ascii="Courier New" w:eastAsiaTheme="majorEastAsia" w:hAnsi="Courier New" w:cs="Courier New"/>
            <w:b/>
            <w:bCs/>
            <w:color w:val="365F91" w:themeColor="accent1" w:themeShade="BF"/>
            <w:sz w:val="20"/>
            <w:szCs w:val="20"/>
          </w:rPr>
          <w:t xml:space="preserve">    &lt;/basematerials&gt;</w:t>
        </w:r>
      </w:ins>
    </w:p>
    <w:p w14:paraId="08290C8E" w14:textId="77777777" w:rsidR="00024212" w:rsidRPr="00EC5B54" w:rsidRDefault="00024212" w:rsidP="00EC5B54">
      <w:pPr>
        <w:spacing w:after="0"/>
        <w:rPr>
          <w:ins w:id="4579" w:author="Author"/>
          <w:rFonts w:ascii="Courier New" w:eastAsiaTheme="majorEastAsia" w:hAnsi="Courier New" w:cs="Courier New"/>
          <w:b/>
          <w:bCs/>
          <w:color w:val="365F91" w:themeColor="accent1" w:themeShade="BF"/>
          <w:sz w:val="20"/>
          <w:szCs w:val="20"/>
        </w:rPr>
      </w:pPr>
      <w:ins w:id="4580" w:author="Author">
        <w:r w:rsidRPr="00EC5B54">
          <w:rPr>
            <w:rFonts w:ascii="Courier New" w:eastAsiaTheme="majorEastAsia" w:hAnsi="Courier New" w:cs="Courier New"/>
            <w:b/>
            <w:bCs/>
            <w:color w:val="365F91" w:themeColor="accent1" w:themeShade="BF"/>
            <w:sz w:val="20"/>
            <w:szCs w:val="20"/>
          </w:rPr>
          <w:t xml:space="preserve">    &lt;basematerials id="2" displaypropertiesid="1000000000"&gt;</w:t>
        </w:r>
      </w:ins>
    </w:p>
    <w:p w14:paraId="29D347B4" w14:textId="77777777" w:rsidR="00024212" w:rsidRPr="00EC5B54" w:rsidRDefault="00024212" w:rsidP="00EC5B54">
      <w:pPr>
        <w:spacing w:after="0"/>
        <w:rPr>
          <w:ins w:id="4581" w:author="Author"/>
          <w:rFonts w:ascii="Courier New" w:eastAsiaTheme="majorEastAsia" w:hAnsi="Courier New" w:cs="Courier New"/>
          <w:b/>
          <w:bCs/>
          <w:color w:val="365F91" w:themeColor="accent1" w:themeShade="BF"/>
          <w:sz w:val="20"/>
          <w:szCs w:val="20"/>
        </w:rPr>
      </w:pPr>
      <w:ins w:id="4582" w:author="Author">
        <w:r w:rsidRPr="00EC5B54">
          <w:rPr>
            <w:rFonts w:ascii="Courier New" w:eastAsiaTheme="majorEastAsia" w:hAnsi="Courier New" w:cs="Courier New"/>
            <w:b/>
            <w:bCs/>
            <w:color w:val="365F91" w:themeColor="accent1" w:themeShade="BF"/>
            <w:sz w:val="20"/>
            <w:szCs w:val="20"/>
          </w:rPr>
          <w:t xml:space="preserve">      &lt;base name="Metallic" displaycolor="#F5F0F0FF" /&gt;</w:t>
        </w:r>
      </w:ins>
    </w:p>
    <w:p w14:paraId="29728CFF" w14:textId="77777777" w:rsidR="00024212" w:rsidRPr="00EC5B54" w:rsidRDefault="00024212" w:rsidP="00EC5B54">
      <w:pPr>
        <w:spacing w:after="0"/>
        <w:rPr>
          <w:ins w:id="4583" w:author="Author"/>
          <w:rFonts w:ascii="Courier New" w:eastAsiaTheme="majorEastAsia" w:hAnsi="Courier New" w:cs="Courier New"/>
          <w:b/>
          <w:bCs/>
          <w:color w:val="365F91" w:themeColor="accent1" w:themeShade="BF"/>
          <w:sz w:val="20"/>
          <w:szCs w:val="20"/>
        </w:rPr>
      </w:pPr>
      <w:ins w:id="4584" w:author="Author">
        <w:r w:rsidRPr="00EC5B54">
          <w:rPr>
            <w:rFonts w:ascii="Courier New" w:eastAsiaTheme="majorEastAsia" w:hAnsi="Courier New" w:cs="Courier New"/>
            <w:b/>
            <w:bCs/>
            <w:color w:val="365F91" w:themeColor="accent1" w:themeShade="BF"/>
            <w:sz w:val="20"/>
            <w:szCs w:val="20"/>
          </w:rPr>
          <w:t xml:space="preserve">    &lt;/basematerials&gt;</w:t>
        </w:r>
      </w:ins>
    </w:p>
    <w:p w14:paraId="2A97ECDA" w14:textId="77777777" w:rsidR="00024212" w:rsidRPr="00EC5B54" w:rsidRDefault="00024212" w:rsidP="00EC5B54">
      <w:pPr>
        <w:spacing w:after="0"/>
        <w:rPr>
          <w:ins w:id="4585" w:author="Author"/>
          <w:rFonts w:ascii="Courier New" w:eastAsiaTheme="majorEastAsia" w:hAnsi="Courier New" w:cs="Courier New"/>
          <w:b/>
          <w:bCs/>
          <w:color w:val="365F91" w:themeColor="accent1" w:themeShade="BF"/>
          <w:sz w:val="20"/>
          <w:szCs w:val="20"/>
        </w:rPr>
      </w:pPr>
      <w:ins w:id="4586" w:author="Author">
        <w:r w:rsidRPr="00EC5B54">
          <w:rPr>
            <w:rFonts w:ascii="Courier New" w:eastAsiaTheme="majorEastAsia" w:hAnsi="Courier New" w:cs="Courier New"/>
            <w:b/>
            <w:bCs/>
            <w:color w:val="365F91" w:themeColor="accent1" w:themeShade="BF"/>
            <w:sz w:val="20"/>
            <w:szCs w:val="20"/>
          </w:rPr>
          <w:t xml:space="preserve">    &lt;m:texture2d id="4" path="/3D/Texture/BorderedTexture083c5805.png" contenttype="image/png" tilestyleu="wrap" tilestylev="wrap" /&gt;</w:t>
        </w:r>
      </w:ins>
    </w:p>
    <w:p w14:paraId="21663559" w14:textId="77777777" w:rsidR="00024212" w:rsidRPr="00EC5B54" w:rsidRDefault="00024212" w:rsidP="00EC5B54">
      <w:pPr>
        <w:spacing w:after="0"/>
        <w:rPr>
          <w:ins w:id="4587" w:author="Author"/>
          <w:rFonts w:ascii="Courier New" w:eastAsiaTheme="majorEastAsia" w:hAnsi="Courier New" w:cs="Courier New"/>
          <w:b/>
          <w:bCs/>
          <w:color w:val="365F91" w:themeColor="accent1" w:themeShade="BF"/>
          <w:sz w:val="20"/>
          <w:szCs w:val="20"/>
        </w:rPr>
      </w:pPr>
      <w:ins w:id="4588" w:author="Author">
        <w:r w:rsidRPr="00EC5B54">
          <w:rPr>
            <w:rFonts w:ascii="Courier New" w:eastAsiaTheme="majorEastAsia" w:hAnsi="Courier New" w:cs="Courier New"/>
            <w:b/>
            <w:bCs/>
            <w:color w:val="365F91" w:themeColor="accent1" w:themeShade="BF"/>
            <w:sz w:val="20"/>
            <w:szCs w:val="20"/>
          </w:rPr>
          <w:t xml:space="preserve">    &lt;m:texture2dgroup id="8" texid="4"&gt;</w:t>
        </w:r>
      </w:ins>
    </w:p>
    <w:p w14:paraId="69195C1D" w14:textId="77777777" w:rsidR="00024212" w:rsidRPr="00EC5B54" w:rsidRDefault="00024212" w:rsidP="00EC5B54">
      <w:pPr>
        <w:spacing w:after="0"/>
        <w:rPr>
          <w:ins w:id="4589" w:author="Author"/>
          <w:rFonts w:ascii="Courier New" w:eastAsiaTheme="majorEastAsia" w:hAnsi="Courier New" w:cs="Courier New"/>
          <w:b/>
          <w:bCs/>
          <w:color w:val="365F91" w:themeColor="accent1" w:themeShade="BF"/>
          <w:sz w:val="20"/>
          <w:szCs w:val="20"/>
        </w:rPr>
      </w:pPr>
      <w:ins w:id="4590" w:author="Author">
        <w:r w:rsidRPr="00EC5B54">
          <w:rPr>
            <w:rFonts w:ascii="Courier New" w:eastAsiaTheme="majorEastAsia" w:hAnsi="Courier New" w:cs="Courier New"/>
            <w:b/>
            <w:bCs/>
            <w:color w:val="365F91" w:themeColor="accent1" w:themeShade="BF"/>
            <w:sz w:val="20"/>
            <w:szCs w:val="20"/>
          </w:rPr>
          <w:t xml:space="preserve">      &lt;m:tex2coord u="0" v="-5.96046e-008" /&gt;</w:t>
        </w:r>
      </w:ins>
    </w:p>
    <w:p w14:paraId="0CEFBB00" w14:textId="77777777" w:rsidR="00024212" w:rsidRPr="00426EBB" w:rsidRDefault="00024212" w:rsidP="00EC5B54">
      <w:pPr>
        <w:spacing w:after="0"/>
        <w:rPr>
          <w:ins w:id="4591" w:author="Author"/>
          <w:rFonts w:ascii="Courier New" w:eastAsiaTheme="majorEastAsia" w:hAnsi="Courier New" w:cs="Courier New"/>
          <w:b/>
          <w:bCs/>
          <w:color w:val="365F91" w:themeColor="accent1" w:themeShade="BF"/>
          <w:sz w:val="20"/>
          <w:szCs w:val="20"/>
          <w:lang w:val="es-ES"/>
        </w:rPr>
      </w:pPr>
      <w:ins w:id="4592" w:author="Autho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lang w:val="es-ES"/>
          </w:rPr>
          <w:t>&lt;m:tex2coord u="1" v="-5.96046e-008" /&gt;</w:t>
        </w:r>
      </w:ins>
    </w:p>
    <w:p w14:paraId="63E5A924" w14:textId="77777777" w:rsidR="00024212" w:rsidRPr="00426EBB" w:rsidRDefault="00024212" w:rsidP="00EC5B54">
      <w:pPr>
        <w:spacing w:after="0"/>
        <w:rPr>
          <w:ins w:id="4593" w:author="Author"/>
          <w:rFonts w:ascii="Courier New" w:eastAsiaTheme="majorEastAsia" w:hAnsi="Courier New" w:cs="Courier New"/>
          <w:b/>
          <w:bCs/>
          <w:color w:val="365F91" w:themeColor="accent1" w:themeShade="BF"/>
          <w:sz w:val="20"/>
          <w:szCs w:val="20"/>
          <w:lang w:val="es-ES"/>
        </w:rPr>
      </w:pPr>
      <w:ins w:id="4594" w:author="Author">
        <w:r w:rsidRPr="00426EBB">
          <w:rPr>
            <w:rFonts w:ascii="Courier New" w:eastAsiaTheme="majorEastAsia" w:hAnsi="Courier New" w:cs="Courier New"/>
            <w:b/>
            <w:bCs/>
            <w:color w:val="365F91" w:themeColor="accent1" w:themeShade="BF"/>
            <w:sz w:val="20"/>
            <w:szCs w:val="20"/>
            <w:lang w:val="es-ES"/>
          </w:rPr>
          <w:t xml:space="preserve">      &lt;m:tex2coord u="1" v="1" /&gt;</w:t>
        </w:r>
      </w:ins>
    </w:p>
    <w:p w14:paraId="7C96C87B" w14:textId="77777777" w:rsidR="00024212" w:rsidRPr="00426EBB" w:rsidRDefault="00024212" w:rsidP="00EC5B54">
      <w:pPr>
        <w:spacing w:after="0"/>
        <w:rPr>
          <w:ins w:id="4595" w:author="Author"/>
          <w:rFonts w:ascii="Courier New" w:eastAsiaTheme="majorEastAsia" w:hAnsi="Courier New" w:cs="Courier New"/>
          <w:b/>
          <w:bCs/>
          <w:color w:val="365F91" w:themeColor="accent1" w:themeShade="BF"/>
          <w:sz w:val="20"/>
          <w:szCs w:val="20"/>
          <w:lang w:val="es-ES"/>
        </w:rPr>
      </w:pPr>
      <w:ins w:id="4596" w:author="Author">
        <w:r w:rsidRPr="00426EBB">
          <w:rPr>
            <w:rFonts w:ascii="Courier New" w:eastAsiaTheme="majorEastAsia" w:hAnsi="Courier New" w:cs="Courier New"/>
            <w:b/>
            <w:bCs/>
            <w:color w:val="365F91" w:themeColor="accent1" w:themeShade="BF"/>
            <w:sz w:val="20"/>
            <w:szCs w:val="20"/>
            <w:lang w:val="es-ES"/>
          </w:rPr>
          <w:t xml:space="preserve">      &lt;m:tex2coord u="0" v="1" /&gt;</w:t>
        </w:r>
      </w:ins>
    </w:p>
    <w:p w14:paraId="3F9600EF" w14:textId="77777777" w:rsidR="00024212" w:rsidRPr="00EC5B54" w:rsidRDefault="00024212" w:rsidP="00EC5B54">
      <w:pPr>
        <w:spacing w:after="0"/>
        <w:rPr>
          <w:ins w:id="4597" w:author="Author"/>
          <w:rFonts w:ascii="Courier New" w:eastAsiaTheme="majorEastAsia" w:hAnsi="Courier New" w:cs="Courier New"/>
          <w:b/>
          <w:bCs/>
          <w:color w:val="365F91" w:themeColor="accent1" w:themeShade="BF"/>
          <w:sz w:val="20"/>
          <w:szCs w:val="20"/>
        </w:rPr>
      </w:pPr>
      <w:ins w:id="4598" w:author="Author">
        <w:r w:rsidRPr="00426EBB">
          <w:rPr>
            <w:rFonts w:ascii="Courier New" w:eastAsiaTheme="majorEastAsia" w:hAnsi="Courier New" w:cs="Courier New"/>
            <w:b/>
            <w:bCs/>
            <w:color w:val="365F91" w:themeColor="accent1" w:themeShade="BF"/>
            <w:sz w:val="20"/>
            <w:szCs w:val="20"/>
            <w:lang w:val="es-ES"/>
          </w:rPr>
          <w:t xml:space="preserve">    </w:t>
        </w:r>
        <w:r w:rsidRPr="00EC5B54">
          <w:rPr>
            <w:rFonts w:ascii="Courier New" w:eastAsiaTheme="majorEastAsia" w:hAnsi="Courier New" w:cs="Courier New"/>
            <w:b/>
            <w:bCs/>
            <w:color w:val="365F91" w:themeColor="accent1" w:themeShade="BF"/>
            <w:sz w:val="20"/>
            <w:szCs w:val="20"/>
          </w:rPr>
          <w:t>&lt;/m:texture2dgroup&gt;</w:t>
        </w:r>
      </w:ins>
    </w:p>
    <w:p w14:paraId="78AE9A2D" w14:textId="77777777" w:rsidR="00024212" w:rsidRPr="00EC5B54" w:rsidRDefault="00024212" w:rsidP="00EC5B54">
      <w:pPr>
        <w:spacing w:after="0"/>
        <w:rPr>
          <w:ins w:id="4599" w:author="Author"/>
          <w:rFonts w:ascii="Courier New" w:eastAsiaTheme="majorEastAsia" w:hAnsi="Courier New" w:cs="Courier New"/>
          <w:b/>
          <w:bCs/>
          <w:color w:val="365F91" w:themeColor="accent1" w:themeShade="BF"/>
          <w:sz w:val="20"/>
          <w:szCs w:val="20"/>
        </w:rPr>
      </w:pPr>
      <w:ins w:id="4600" w:author="Author">
        <w:r w:rsidRPr="00EC5B54">
          <w:rPr>
            <w:rFonts w:ascii="Courier New" w:eastAsiaTheme="majorEastAsia" w:hAnsi="Courier New" w:cs="Courier New"/>
            <w:b/>
            <w:bCs/>
            <w:color w:val="365F91" w:themeColor="accent1" w:themeShade="BF"/>
            <w:sz w:val="20"/>
            <w:szCs w:val="20"/>
          </w:rPr>
          <w:t xml:space="preserve">    &lt;object id="5" type="model"&gt;</w:t>
        </w:r>
      </w:ins>
    </w:p>
    <w:p w14:paraId="5D5DA9E1" w14:textId="77777777" w:rsidR="00024212" w:rsidRPr="00426EBB" w:rsidRDefault="00024212" w:rsidP="00EC5B54">
      <w:pPr>
        <w:spacing w:after="0"/>
        <w:rPr>
          <w:ins w:id="4601" w:author="Author"/>
          <w:rFonts w:ascii="Courier New" w:eastAsiaTheme="majorEastAsia" w:hAnsi="Courier New" w:cs="Courier New"/>
          <w:b/>
          <w:bCs/>
          <w:color w:val="365F91" w:themeColor="accent1" w:themeShade="BF"/>
          <w:sz w:val="20"/>
          <w:szCs w:val="20"/>
          <w:lang w:val="es-ES"/>
        </w:rPr>
      </w:pPr>
      <w:ins w:id="4602" w:author="Autho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lang w:val="es-ES"/>
          </w:rPr>
          <w:t>&lt;mesh&gt;</w:t>
        </w:r>
      </w:ins>
    </w:p>
    <w:p w14:paraId="6D4B0E8D" w14:textId="77777777" w:rsidR="00024212" w:rsidRPr="00426EBB" w:rsidRDefault="00024212" w:rsidP="00EC5B54">
      <w:pPr>
        <w:spacing w:after="0"/>
        <w:rPr>
          <w:ins w:id="4603" w:author="Author"/>
          <w:rFonts w:ascii="Courier New" w:eastAsiaTheme="majorEastAsia" w:hAnsi="Courier New" w:cs="Courier New"/>
          <w:b/>
          <w:bCs/>
          <w:color w:val="365F91" w:themeColor="accent1" w:themeShade="BF"/>
          <w:sz w:val="20"/>
          <w:szCs w:val="20"/>
          <w:lang w:val="es-ES"/>
        </w:rPr>
      </w:pPr>
      <w:ins w:id="4604" w:author="Author">
        <w:r w:rsidRPr="00426EBB">
          <w:rPr>
            <w:rFonts w:ascii="Courier New" w:eastAsiaTheme="majorEastAsia" w:hAnsi="Courier New" w:cs="Courier New"/>
            <w:b/>
            <w:bCs/>
            <w:color w:val="365F91" w:themeColor="accent1" w:themeShade="BF"/>
            <w:sz w:val="20"/>
            <w:szCs w:val="20"/>
            <w:lang w:val="es-ES"/>
          </w:rPr>
          <w:t xml:space="preserve">        &lt;vertices&gt;</w:t>
        </w:r>
      </w:ins>
    </w:p>
    <w:p w14:paraId="737A340D" w14:textId="77777777" w:rsidR="00024212" w:rsidRPr="00426EBB" w:rsidRDefault="00024212" w:rsidP="00EC5B54">
      <w:pPr>
        <w:spacing w:after="0"/>
        <w:rPr>
          <w:ins w:id="4605" w:author="Author"/>
          <w:rFonts w:ascii="Courier New" w:eastAsiaTheme="majorEastAsia" w:hAnsi="Courier New" w:cs="Courier New"/>
          <w:b/>
          <w:bCs/>
          <w:color w:val="365F91" w:themeColor="accent1" w:themeShade="BF"/>
          <w:sz w:val="20"/>
          <w:szCs w:val="20"/>
          <w:lang w:val="es-ES"/>
        </w:rPr>
      </w:pPr>
      <w:ins w:id="4606" w:author="Author">
        <w:r w:rsidRPr="00426EBB">
          <w:rPr>
            <w:rFonts w:ascii="Courier New" w:eastAsiaTheme="majorEastAsia" w:hAnsi="Courier New" w:cs="Courier New"/>
            <w:b/>
            <w:bCs/>
            <w:color w:val="365F91" w:themeColor="accent1" w:themeShade="BF"/>
            <w:sz w:val="20"/>
            <w:szCs w:val="20"/>
            <w:lang w:val="es-ES"/>
          </w:rPr>
          <w:t xml:space="preserve">          &lt;vertex x="0" y="42.998" z="39.998" /&gt;</w:t>
        </w:r>
      </w:ins>
    </w:p>
    <w:p w14:paraId="322BC83D" w14:textId="77777777" w:rsidR="00024212" w:rsidRPr="00426EBB" w:rsidRDefault="00024212" w:rsidP="00EC5B54">
      <w:pPr>
        <w:spacing w:after="0"/>
        <w:rPr>
          <w:ins w:id="4607" w:author="Author"/>
          <w:rFonts w:ascii="Courier New" w:eastAsiaTheme="majorEastAsia" w:hAnsi="Courier New" w:cs="Courier New"/>
          <w:b/>
          <w:bCs/>
          <w:color w:val="365F91" w:themeColor="accent1" w:themeShade="BF"/>
          <w:sz w:val="20"/>
          <w:szCs w:val="20"/>
          <w:lang w:val="es-ES"/>
        </w:rPr>
      </w:pPr>
      <w:ins w:id="4608" w:author="Author">
        <w:r w:rsidRPr="00426EBB">
          <w:rPr>
            <w:rFonts w:ascii="Courier New" w:eastAsiaTheme="majorEastAsia" w:hAnsi="Courier New" w:cs="Courier New"/>
            <w:b/>
            <w:bCs/>
            <w:color w:val="365F91" w:themeColor="accent1" w:themeShade="BF"/>
            <w:sz w:val="20"/>
            <w:szCs w:val="20"/>
            <w:lang w:val="es-ES"/>
          </w:rPr>
          <w:t xml:space="preserve">          &lt;vertex x="39.998" y="42.998" z="39.998" /&gt;</w:t>
        </w:r>
      </w:ins>
    </w:p>
    <w:p w14:paraId="54ADAD31" w14:textId="77777777" w:rsidR="00024212" w:rsidRPr="00426EBB" w:rsidRDefault="00024212" w:rsidP="00EC5B54">
      <w:pPr>
        <w:spacing w:after="0"/>
        <w:rPr>
          <w:ins w:id="4609" w:author="Author"/>
          <w:rFonts w:ascii="Courier New" w:eastAsiaTheme="majorEastAsia" w:hAnsi="Courier New" w:cs="Courier New"/>
          <w:b/>
          <w:bCs/>
          <w:color w:val="365F91" w:themeColor="accent1" w:themeShade="BF"/>
          <w:sz w:val="20"/>
          <w:szCs w:val="20"/>
          <w:lang w:val="es-ES"/>
        </w:rPr>
      </w:pPr>
      <w:ins w:id="4610" w:author="Author">
        <w:r w:rsidRPr="00426EBB">
          <w:rPr>
            <w:rFonts w:ascii="Courier New" w:eastAsiaTheme="majorEastAsia" w:hAnsi="Courier New" w:cs="Courier New"/>
            <w:b/>
            <w:bCs/>
            <w:color w:val="365F91" w:themeColor="accent1" w:themeShade="BF"/>
            <w:sz w:val="20"/>
            <w:szCs w:val="20"/>
            <w:lang w:val="es-ES"/>
          </w:rPr>
          <w:t xml:space="preserve">          &lt;vertex x="0" y="82.998" z="39.998" /&gt;</w:t>
        </w:r>
      </w:ins>
    </w:p>
    <w:p w14:paraId="25DA1342" w14:textId="77777777" w:rsidR="00024212" w:rsidRPr="00426EBB" w:rsidRDefault="00024212" w:rsidP="00EC5B54">
      <w:pPr>
        <w:spacing w:after="0"/>
        <w:rPr>
          <w:ins w:id="4611" w:author="Author"/>
          <w:rFonts w:ascii="Courier New" w:eastAsiaTheme="majorEastAsia" w:hAnsi="Courier New" w:cs="Courier New"/>
          <w:b/>
          <w:bCs/>
          <w:color w:val="365F91" w:themeColor="accent1" w:themeShade="BF"/>
          <w:sz w:val="20"/>
          <w:szCs w:val="20"/>
          <w:lang w:val="es-ES"/>
        </w:rPr>
      </w:pPr>
      <w:ins w:id="4612" w:author="Author">
        <w:r w:rsidRPr="00426EBB">
          <w:rPr>
            <w:rFonts w:ascii="Courier New" w:eastAsiaTheme="majorEastAsia" w:hAnsi="Courier New" w:cs="Courier New"/>
            <w:b/>
            <w:bCs/>
            <w:color w:val="365F91" w:themeColor="accent1" w:themeShade="BF"/>
            <w:sz w:val="20"/>
            <w:szCs w:val="20"/>
            <w:lang w:val="es-ES"/>
          </w:rPr>
          <w:t xml:space="preserve">          &lt;vertex x="39.998" y="82.998" z="0" /&gt;</w:t>
        </w:r>
      </w:ins>
    </w:p>
    <w:p w14:paraId="3A219861" w14:textId="77777777" w:rsidR="00024212" w:rsidRPr="00426EBB" w:rsidRDefault="00024212" w:rsidP="00EC5B54">
      <w:pPr>
        <w:spacing w:after="0"/>
        <w:rPr>
          <w:ins w:id="4613" w:author="Author"/>
          <w:rFonts w:ascii="Courier New" w:eastAsiaTheme="majorEastAsia" w:hAnsi="Courier New" w:cs="Courier New"/>
          <w:b/>
          <w:bCs/>
          <w:color w:val="365F91" w:themeColor="accent1" w:themeShade="BF"/>
          <w:sz w:val="20"/>
          <w:szCs w:val="20"/>
          <w:lang w:val="es-ES"/>
        </w:rPr>
      </w:pPr>
      <w:ins w:id="4614" w:author="Author">
        <w:r w:rsidRPr="00426EBB">
          <w:rPr>
            <w:rFonts w:ascii="Courier New" w:eastAsiaTheme="majorEastAsia" w:hAnsi="Courier New" w:cs="Courier New"/>
            <w:b/>
            <w:bCs/>
            <w:color w:val="365F91" w:themeColor="accent1" w:themeShade="BF"/>
            <w:sz w:val="20"/>
            <w:szCs w:val="20"/>
            <w:lang w:val="es-ES"/>
          </w:rPr>
          <w:t xml:space="preserve">          &lt;vertex x="0" y="42.998" z="0" /&gt;</w:t>
        </w:r>
      </w:ins>
    </w:p>
    <w:p w14:paraId="35DF8D11" w14:textId="77777777" w:rsidR="00024212" w:rsidRPr="00426EBB" w:rsidRDefault="00024212" w:rsidP="00EC5B54">
      <w:pPr>
        <w:spacing w:after="0"/>
        <w:rPr>
          <w:ins w:id="4615" w:author="Author"/>
          <w:rFonts w:ascii="Courier New" w:eastAsiaTheme="majorEastAsia" w:hAnsi="Courier New" w:cs="Courier New"/>
          <w:b/>
          <w:bCs/>
          <w:color w:val="365F91" w:themeColor="accent1" w:themeShade="BF"/>
          <w:sz w:val="20"/>
          <w:szCs w:val="20"/>
          <w:lang w:val="es-ES"/>
        </w:rPr>
      </w:pPr>
      <w:ins w:id="4616" w:author="Author">
        <w:r w:rsidRPr="00426EBB">
          <w:rPr>
            <w:rFonts w:ascii="Courier New" w:eastAsiaTheme="majorEastAsia" w:hAnsi="Courier New" w:cs="Courier New"/>
            <w:b/>
            <w:bCs/>
            <w:color w:val="365F91" w:themeColor="accent1" w:themeShade="BF"/>
            <w:sz w:val="20"/>
            <w:szCs w:val="20"/>
            <w:lang w:val="es-ES"/>
          </w:rPr>
          <w:t xml:space="preserve">          &lt;vertex x="0" y="82.998" z="0" /&gt;</w:t>
        </w:r>
      </w:ins>
    </w:p>
    <w:p w14:paraId="5C33981F" w14:textId="77777777" w:rsidR="00024212" w:rsidRPr="00426EBB" w:rsidRDefault="00024212" w:rsidP="00EC5B54">
      <w:pPr>
        <w:spacing w:after="0"/>
        <w:rPr>
          <w:ins w:id="4617" w:author="Author"/>
          <w:rFonts w:ascii="Courier New" w:eastAsiaTheme="majorEastAsia" w:hAnsi="Courier New" w:cs="Courier New"/>
          <w:b/>
          <w:bCs/>
          <w:color w:val="365F91" w:themeColor="accent1" w:themeShade="BF"/>
          <w:sz w:val="20"/>
          <w:szCs w:val="20"/>
          <w:lang w:val="es-ES"/>
        </w:rPr>
      </w:pPr>
      <w:ins w:id="4618" w:author="Author">
        <w:r w:rsidRPr="00426EBB">
          <w:rPr>
            <w:rFonts w:ascii="Courier New" w:eastAsiaTheme="majorEastAsia" w:hAnsi="Courier New" w:cs="Courier New"/>
            <w:b/>
            <w:bCs/>
            <w:color w:val="365F91" w:themeColor="accent1" w:themeShade="BF"/>
            <w:sz w:val="20"/>
            <w:szCs w:val="20"/>
            <w:lang w:val="es-ES"/>
          </w:rPr>
          <w:t xml:space="preserve">          &lt;vertex x="39.998" y="42.998" z="0" /&gt;</w:t>
        </w:r>
      </w:ins>
    </w:p>
    <w:p w14:paraId="425FBA06" w14:textId="77777777" w:rsidR="00024212" w:rsidRPr="00426EBB" w:rsidRDefault="00024212" w:rsidP="00EC5B54">
      <w:pPr>
        <w:spacing w:after="0"/>
        <w:rPr>
          <w:ins w:id="4619" w:author="Author"/>
          <w:rFonts w:ascii="Courier New" w:eastAsiaTheme="majorEastAsia" w:hAnsi="Courier New" w:cs="Courier New"/>
          <w:b/>
          <w:bCs/>
          <w:color w:val="365F91" w:themeColor="accent1" w:themeShade="BF"/>
          <w:sz w:val="20"/>
          <w:szCs w:val="20"/>
          <w:lang w:val="es-ES"/>
        </w:rPr>
      </w:pPr>
      <w:ins w:id="4620" w:author="Author">
        <w:r w:rsidRPr="00426EBB">
          <w:rPr>
            <w:rFonts w:ascii="Courier New" w:eastAsiaTheme="majorEastAsia" w:hAnsi="Courier New" w:cs="Courier New"/>
            <w:b/>
            <w:bCs/>
            <w:color w:val="365F91" w:themeColor="accent1" w:themeShade="BF"/>
            <w:sz w:val="20"/>
            <w:szCs w:val="20"/>
            <w:lang w:val="es-ES"/>
          </w:rPr>
          <w:t xml:space="preserve">          &lt;vertex x="39.998" y="82.998" z="39.998" /&gt;</w:t>
        </w:r>
      </w:ins>
    </w:p>
    <w:p w14:paraId="6D704D12" w14:textId="77777777" w:rsidR="00024212" w:rsidRPr="00426EBB" w:rsidRDefault="00024212" w:rsidP="00EC5B54">
      <w:pPr>
        <w:spacing w:after="0"/>
        <w:rPr>
          <w:ins w:id="4621" w:author="Author"/>
          <w:rFonts w:ascii="Courier New" w:eastAsiaTheme="majorEastAsia" w:hAnsi="Courier New" w:cs="Courier New"/>
          <w:b/>
          <w:bCs/>
          <w:color w:val="365F91" w:themeColor="accent1" w:themeShade="BF"/>
          <w:sz w:val="20"/>
          <w:szCs w:val="20"/>
          <w:lang w:val="es-ES"/>
        </w:rPr>
      </w:pPr>
      <w:ins w:id="4622" w:author="Author">
        <w:r w:rsidRPr="00426EBB">
          <w:rPr>
            <w:rFonts w:ascii="Courier New" w:eastAsiaTheme="majorEastAsia" w:hAnsi="Courier New" w:cs="Courier New"/>
            <w:b/>
            <w:bCs/>
            <w:color w:val="365F91" w:themeColor="accent1" w:themeShade="BF"/>
            <w:sz w:val="20"/>
            <w:szCs w:val="20"/>
            <w:lang w:val="es-ES"/>
          </w:rPr>
          <w:t xml:space="preserve">        &lt;/vertices&gt;</w:t>
        </w:r>
      </w:ins>
    </w:p>
    <w:p w14:paraId="0849A407" w14:textId="77777777" w:rsidR="00024212" w:rsidRPr="00EC5B54" w:rsidRDefault="00024212" w:rsidP="00EC5B54">
      <w:pPr>
        <w:spacing w:after="0"/>
        <w:rPr>
          <w:ins w:id="4623" w:author="Author"/>
          <w:rFonts w:ascii="Courier New" w:eastAsiaTheme="majorEastAsia" w:hAnsi="Courier New" w:cs="Courier New"/>
          <w:b/>
          <w:bCs/>
          <w:color w:val="365F91" w:themeColor="accent1" w:themeShade="BF"/>
          <w:sz w:val="20"/>
          <w:szCs w:val="20"/>
        </w:rPr>
      </w:pPr>
      <w:ins w:id="4624" w:author="Author">
        <w:r w:rsidRPr="00426EBB">
          <w:rPr>
            <w:rFonts w:ascii="Courier New" w:eastAsiaTheme="majorEastAsia" w:hAnsi="Courier New" w:cs="Courier New"/>
            <w:b/>
            <w:bCs/>
            <w:color w:val="365F91" w:themeColor="accent1" w:themeShade="BF"/>
            <w:sz w:val="20"/>
            <w:szCs w:val="20"/>
            <w:lang w:val="es-ES"/>
          </w:rPr>
          <w:t xml:space="preserve">        </w:t>
        </w:r>
        <w:r w:rsidRPr="00EC5B54">
          <w:rPr>
            <w:rFonts w:ascii="Courier New" w:eastAsiaTheme="majorEastAsia" w:hAnsi="Courier New" w:cs="Courier New"/>
            <w:b/>
            <w:bCs/>
            <w:color w:val="365F91" w:themeColor="accent1" w:themeShade="BF"/>
            <w:sz w:val="20"/>
            <w:szCs w:val="20"/>
          </w:rPr>
          <w:t>&lt;triangles&gt;</w:t>
        </w:r>
      </w:ins>
    </w:p>
    <w:p w14:paraId="0C265705" w14:textId="77777777" w:rsidR="00024212" w:rsidRPr="00EC5B54" w:rsidRDefault="00024212" w:rsidP="00EC5B54">
      <w:pPr>
        <w:spacing w:after="0"/>
        <w:rPr>
          <w:ins w:id="4625" w:author="Author"/>
          <w:rFonts w:ascii="Courier New" w:eastAsiaTheme="majorEastAsia" w:hAnsi="Courier New" w:cs="Courier New"/>
          <w:b/>
          <w:bCs/>
          <w:color w:val="365F91" w:themeColor="accent1" w:themeShade="BF"/>
          <w:sz w:val="20"/>
          <w:szCs w:val="20"/>
        </w:rPr>
      </w:pPr>
      <w:ins w:id="4626" w:author="Author">
        <w:r w:rsidRPr="00EC5B54">
          <w:rPr>
            <w:rFonts w:ascii="Courier New" w:eastAsiaTheme="majorEastAsia" w:hAnsi="Courier New" w:cs="Courier New"/>
            <w:b/>
            <w:bCs/>
            <w:color w:val="365F91" w:themeColor="accent1" w:themeShade="BF"/>
            <w:sz w:val="20"/>
            <w:szCs w:val="20"/>
          </w:rPr>
          <w:t xml:space="preserve">          &lt;triangle v1="0" v2="1" v3="2" pid="1" p1="0" /&gt;</w:t>
        </w:r>
      </w:ins>
    </w:p>
    <w:p w14:paraId="35E51051" w14:textId="77777777" w:rsidR="00024212" w:rsidRPr="00EC5B54" w:rsidRDefault="00024212" w:rsidP="00EC5B54">
      <w:pPr>
        <w:spacing w:after="0"/>
        <w:rPr>
          <w:ins w:id="4627" w:author="Author"/>
          <w:rFonts w:ascii="Courier New" w:eastAsiaTheme="majorEastAsia" w:hAnsi="Courier New" w:cs="Courier New"/>
          <w:b/>
          <w:bCs/>
          <w:color w:val="365F91" w:themeColor="accent1" w:themeShade="BF"/>
          <w:sz w:val="20"/>
          <w:szCs w:val="20"/>
        </w:rPr>
      </w:pPr>
      <w:ins w:id="4628" w:author="Author">
        <w:r w:rsidRPr="00EC5B54">
          <w:rPr>
            <w:rFonts w:ascii="Courier New" w:eastAsiaTheme="majorEastAsia" w:hAnsi="Courier New" w:cs="Courier New"/>
            <w:b/>
            <w:bCs/>
            <w:color w:val="365F91" w:themeColor="accent1" w:themeShade="BF"/>
            <w:sz w:val="20"/>
            <w:szCs w:val="20"/>
          </w:rPr>
          <w:t xml:space="preserve">          &lt;triangle v1="3" v2="4" v3="5" pid="2" p1="0" /&gt;</w:t>
        </w:r>
      </w:ins>
    </w:p>
    <w:p w14:paraId="2FAFC16D" w14:textId="77777777" w:rsidR="00024212" w:rsidRPr="00EC5B54" w:rsidRDefault="00024212" w:rsidP="00EC5B54">
      <w:pPr>
        <w:spacing w:after="0"/>
        <w:rPr>
          <w:ins w:id="4629" w:author="Author"/>
          <w:rFonts w:ascii="Courier New" w:eastAsiaTheme="majorEastAsia" w:hAnsi="Courier New" w:cs="Courier New"/>
          <w:b/>
          <w:bCs/>
          <w:color w:val="365F91" w:themeColor="accent1" w:themeShade="BF"/>
          <w:sz w:val="20"/>
          <w:szCs w:val="20"/>
        </w:rPr>
      </w:pPr>
      <w:ins w:id="4630" w:author="Author">
        <w:r w:rsidRPr="00EC5B54">
          <w:rPr>
            <w:rFonts w:ascii="Courier New" w:eastAsiaTheme="majorEastAsia" w:hAnsi="Courier New" w:cs="Courier New"/>
            <w:b/>
            <w:bCs/>
            <w:color w:val="365F91" w:themeColor="accent1" w:themeShade="BF"/>
            <w:sz w:val="20"/>
            <w:szCs w:val="20"/>
          </w:rPr>
          <w:t xml:space="preserve">          &lt;triangle v1="4" v2="3" v3="6" pid="2" p1="0" /&gt;</w:t>
        </w:r>
      </w:ins>
    </w:p>
    <w:p w14:paraId="049C4FD0" w14:textId="77777777" w:rsidR="00024212" w:rsidRPr="00EC5B54" w:rsidRDefault="00024212" w:rsidP="00EC5B54">
      <w:pPr>
        <w:spacing w:after="0"/>
        <w:rPr>
          <w:ins w:id="4631" w:author="Author"/>
          <w:rFonts w:ascii="Courier New" w:eastAsiaTheme="majorEastAsia" w:hAnsi="Courier New" w:cs="Courier New"/>
          <w:b/>
          <w:bCs/>
          <w:color w:val="365F91" w:themeColor="accent1" w:themeShade="BF"/>
          <w:sz w:val="20"/>
          <w:szCs w:val="20"/>
        </w:rPr>
      </w:pPr>
      <w:ins w:id="4632" w:author="Author">
        <w:r w:rsidRPr="00EC5B54">
          <w:rPr>
            <w:rFonts w:ascii="Courier New" w:eastAsiaTheme="majorEastAsia" w:hAnsi="Courier New" w:cs="Courier New"/>
            <w:b/>
            <w:bCs/>
            <w:color w:val="365F91" w:themeColor="accent1" w:themeShade="BF"/>
            <w:sz w:val="20"/>
            <w:szCs w:val="20"/>
          </w:rPr>
          <w:t xml:space="preserve">          &lt;triangle v1="7" v2="2" v3="1" pid="1" p1="0" /&gt;</w:t>
        </w:r>
      </w:ins>
    </w:p>
    <w:p w14:paraId="7BAE9089" w14:textId="77777777" w:rsidR="00024212" w:rsidRPr="00EC5B54" w:rsidRDefault="00024212" w:rsidP="00EC5B54">
      <w:pPr>
        <w:spacing w:after="0"/>
        <w:rPr>
          <w:ins w:id="4633" w:author="Author"/>
          <w:rFonts w:ascii="Courier New" w:eastAsiaTheme="majorEastAsia" w:hAnsi="Courier New" w:cs="Courier New"/>
          <w:b/>
          <w:bCs/>
          <w:color w:val="365F91" w:themeColor="accent1" w:themeShade="BF"/>
          <w:sz w:val="20"/>
          <w:szCs w:val="20"/>
        </w:rPr>
      </w:pPr>
      <w:ins w:id="4634" w:author="Author">
        <w:r w:rsidRPr="00EC5B54">
          <w:rPr>
            <w:rFonts w:ascii="Courier New" w:eastAsiaTheme="majorEastAsia" w:hAnsi="Courier New" w:cs="Courier New"/>
            <w:b/>
            <w:bCs/>
            <w:color w:val="365F91" w:themeColor="accent1" w:themeShade="BF"/>
            <w:sz w:val="20"/>
            <w:szCs w:val="20"/>
          </w:rPr>
          <w:t xml:space="preserve">          &lt;triangle v1="4" v2="6" v3="1" pid="8" p1="0" p2="1" p3="2" /&gt;</w:t>
        </w:r>
      </w:ins>
    </w:p>
    <w:p w14:paraId="72EBDDE3" w14:textId="77777777" w:rsidR="00024212" w:rsidRPr="00EC5B54" w:rsidRDefault="00024212" w:rsidP="00EC5B54">
      <w:pPr>
        <w:spacing w:after="0"/>
        <w:rPr>
          <w:ins w:id="4635" w:author="Author"/>
          <w:rFonts w:ascii="Courier New" w:eastAsiaTheme="majorEastAsia" w:hAnsi="Courier New" w:cs="Courier New"/>
          <w:b/>
          <w:bCs/>
          <w:color w:val="365F91" w:themeColor="accent1" w:themeShade="BF"/>
          <w:sz w:val="20"/>
          <w:szCs w:val="20"/>
        </w:rPr>
      </w:pPr>
      <w:ins w:id="4636" w:author="Author">
        <w:r w:rsidRPr="00EC5B54">
          <w:rPr>
            <w:rFonts w:ascii="Courier New" w:eastAsiaTheme="majorEastAsia" w:hAnsi="Courier New" w:cs="Courier New"/>
            <w:b/>
            <w:bCs/>
            <w:color w:val="365F91" w:themeColor="accent1" w:themeShade="BF"/>
            <w:sz w:val="20"/>
            <w:szCs w:val="20"/>
          </w:rPr>
          <w:t xml:space="preserve">          &lt;triangle v1="4" v2="2" v3="5" pid="2" p1="0" /&gt;</w:t>
        </w:r>
      </w:ins>
    </w:p>
    <w:p w14:paraId="5DAC530F" w14:textId="77777777" w:rsidR="00024212" w:rsidRPr="00EC5B54" w:rsidRDefault="00024212" w:rsidP="00EC5B54">
      <w:pPr>
        <w:spacing w:after="0"/>
        <w:rPr>
          <w:ins w:id="4637" w:author="Author"/>
          <w:rFonts w:ascii="Courier New" w:eastAsiaTheme="majorEastAsia" w:hAnsi="Courier New" w:cs="Courier New"/>
          <w:b/>
          <w:bCs/>
          <w:color w:val="365F91" w:themeColor="accent1" w:themeShade="BF"/>
          <w:sz w:val="20"/>
          <w:szCs w:val="20"/>
        </w:rPr>
      </w:pPr>
      <w:ins w:id="4638" w:author="Author">
        <w:r w:rsidRPr="00EC5B54">
          <w:rPr>
            <w:rFonts w:ascii="Courier New" w:eastAsiaTheme="majorEastAsia" w:hAnsi="Courier New" w:cs="Courier New"/>
            <w:b/>
            <w:bCs/>
            <w:color w:val="365F91" w:themeColor="accent1" w:themeShade="BF"/>
            <w:sz w:val="20"/>
            <w:szCs w:val="20"/>
          </w:rPr>
          <w:t xml:space="preserve">          &lt;triangle v1="7" v2="1" v3="6" pid="2" p1="0" /&gt;</w:t>
        </w:r>
      </w:ins>
    </w:p>
    <w:p w14:paraId="36FB618F" w14:textId="77777777" w:rsidR="00024212" w:rsidRPr="00EC5B54" w:rsidRDefault="00024212" w:rsidP="00EC5B54">
      <w:pPr>
        <w:spacing w:after="0"/>
        <w:rPr>
          <w:ins w:id="4639" w:author="Author"/>
          <w:rFonts w:ascii="Courier New" w:eastAsiaTheme="majorEastAsia" w:hAnsi="Courier New" w:cs="Courier New"/>
          <w:b/>
          <w:bCs/>
          <w:color w:val="365F91" w:themeColor="accent1" w:themeShade="BF"/>
          <w:sz w:val="20"/>
          <w:szCs w:val="20"/>
        </w:rPr>
      </w:pPr>
      <w:ins w:id="4640" w:author="Author">
        <w:r w:rsidRPr="00EC5B54">
          <w:rPr>
            <w:rFonts w:ascii="Courier New" w:eastAsiaTheme="majorEastAsia" w:hAnsi="Courier New" w:cs="Courier New"/>
            <w:b/>
            <w:bCs/>
            <w:color w:val="365F91" w:themeColor="accent1" w:themeShade="BF"/>
            <w:sz w:val="20"/>
            <w:szCs w:val="20"/>
          </w:rPr>
          <w:t xml:space="preserve">          &lt;triangle v1="5" v2="2" v3="7" pid="2" p1="0" /&gt;</w:t>
        </w:r>
      </w:ins>
    </w:p>
    <w:p w14:paraId="64DA6F22" w14:textId="77777777" w:rsidR="00024212" w:rsidRPr="00EC5B54" w:rsidRDefault="00024212" w:rsidP="00EC5B54">
      <w:pPr>
        <w:spacing w:after="0"/>
        <w:rPr>
          <w:ins w:id="4641" w:author="Author"/>
          <w:rFonts w:ascii="Courier New" w:eastAsiaTheme="majorEastAsia" w:hAnsi="Courier New" w:cs="Courier New"/>
          <w:b/>
          <w:bCs/>
          <w:color w:val="365F91" w:themeColor="accent1" w:themeShade="BF"/>
          <w:sz w:val="20"/>
          <w:szCs w:val="20"/>
        </w:rPr>
      </w:pPr>
      <w:ins w:id="4642" w:author="Author">
        <w:r w:rsidRPr="00EC5B54">
          <w:rPr>
            <w:rFonts w:ascii="Courier New" w:eastAsiaTheme="majorEastAsia" w:hAnsi="Courier New" w:cs="Courier New"/>
            <w:b/>
            <w:bCs/>
            <w:color w:val="365F91" w:themeColor="accent1" w:themeShade="BF"/>
            <w:sz w:val="20"/>
            <w:szCs w:val="20"/>
          </w:rPr>
          <w:t xml:space="preserve">          &lt;triangle v1="4" v2="0" v3="2" pid="2" p1="0" /&gt;</w:t>
        </w:r>
      </w:ins>
    </w:p>
    <w:p w14:paraId="2AE6506E" w14:textId="77777777" w:rsidR="00024212" w:rsidRPr="00EC5B54" w:rsidRDefault="00024212" w:rsidP="00EC5B54">
      <w:pPr>
        <w:spacing w:after="0"/>
        <w:rPr>
          <w:ins w:id="4643" w:author="Author"/>
          <w:rFonts w:ascii="Courier New" w:eastAsiaTheme="majorEastAsia" w:hAnsi="Courier New" w:cs="Courier New"/>
          <w:b/>
          <w:bCs/>
          <w:color w:val="365F91" w:themeColor="accent1" w:themeShade="BF"/>
          <w:sz w:val="20"/>
          <w:szCs w:val="20"/>
        </w:rPr>
      </w:pPr>
      <w:ins w:id="4644" w:author="Author">
        <w:r w:rsidRPr="00EC5B54">
          <w:rPr>
            <w:rFonts w:ascii="Courier New" w:eastAsiaTheme="majorEastAsia" w:hAnsi="Courier New" w:cs="Courier New"/>
            <w:b/>
            <w:bCs/>
            <w:color w:val="365F91" w:themeColor="accent1" w:themeShade="BF"/>
            <w:sz w:val="20"/>
            <w:szCs w:val="20"/>
          </w:rPr>
          <w:lastRenderedPageBreak/>
          <w:t xml:space="preserve">          &lt;triangle v1="6" v2="3" v3="7" pid="2" p1="0" /&gt;</w:t>
        </w:r>
      </w:ins>
    </w:p>
    <w:p w14:paraId="60A86712" w14:textId="77777777" w:rsidR="00024212" w:rsidRPr="00EC5B54" w:rsidRDefault="00024212" w:rsidP="00EC5B54">
      <w:pPr>
        <w:spacing w:after="0"/>
        <w:rPr>
          <w:ins w:id="4645" w:author="Author"/>
          <w:rFonts w:ascii="Courier New" w:eastAsiaTheme="majorEastAsia" w:hAnsi="Courier New" w:cs="Courier New"/>
          <w:b/>
          <w:bCs/>
          <w:color w:val="365F91" w:themeColor="accent1" w:themeShade="BF"/>
          <w:sz w:val="20"/>
          <w:szCs w:val="20"/>
        </w:rPr>
      </w:pPr>
      <w:ins w:id="4646" w:author="Author">
        <w:r w:rsidRPr="00EC5B54">
          <w:rPr>
            <w:rFonts w:ascii="Courier New" w:eastAsiaTheme="majorEastAsia" w:hAnsi="Courier New" w:cs="Courier New"/>
            <w:b/>
            <w:bCs/>
            <w:color w:val="365F91" w:themeColor="accent1" w:themeShade="BF"/>
            <w:sz w:val="20"/>
            <w:szCs w:val="20"/>
          </w:rPr>
          <w:t xml:space="preserve">          &lt;triangle v1="1" v2="0" v3="4" pid="8" p1="2" p2="3" p3="0" /&gt;</w:t>
        </w:r>
      </w:ins>
    </w:p>
    <w:p w14:paraId="378718F2" w14:textId="77777777" w:rsidR="00024212" w:rsidRPr="00EC5B54" w:rsidRDefault="00024212" w:rsidP="00EC5B54">
      <w:pPr>
        <w:spacing w:after="0"/>
        <w:rPr>
          <w:ins w:id="4647" w:author="Author"/>
          <w:rFonts w:ascii="Courier New" w:eastAsiaTheme="majorEastAsia" w:hAnsi="Courier New" w:cs="Courier New"/>
          <w:b/>
          <w:bCs/>
          <w:color w:val="365F91" w:themeColor="accent1" w:themeShade="BF"/>
          <w:sz w:val="20"/>
          <w:szCs w:val="20"/>
        </w:rPr>
      </w:pPr>
      <w:ins w:id="4648" w:author="Author">
        <w:r w:rsidRPr="00EC5B54">
          <w:rPr>
            <w:rFonts w:ascii="Courier New" w:eastAsiaTheme="majorEastAsia" w:hAnsi="Courier New" w:cs="Courier New"/>
            <w:b/>
            <w:bCs/>
            <w:color w:val="365F91" w:themeColor="accent1" w:themeShade="BF"/>
            <w:sz w:val="20"/>
            <w:szCs w:val="20"/>
          </w:rPr>
          <w:t xml:space="preserve">          &lt;triangle v1="7" v2="3" v3="5" pid="2" p1="0" /&gt;</w:t>
        </w:r>
      </w:ins>
    </w:p>
    <w:p w14:paraId="54D4DBF9" w14:textId="77777777" w:rsidR="00024212" w:rsidRPr="00EC5B54" w:rsidRDefault="00024212" w:rsidP="00EC5B54">
      <w:pPr>
        <w:spacing w:after="0"/>
        <w:rPr>
          <w:ins w:id="4649" w:author="Author"/>
          <w:rFonts w:ascii="Courier New" w:eastAsiaTheme="majorEastAsia" w:hAnsi="Courier New" w:cs="Courier New"/>
          <w:b/>
          <w:bCs/>
          <w:color w:val="365F91" w:themeColor="accent1" w:themeShade="BF"/>
          <w:sz w:val="20"/>
          <w:szCs w:val="20"/>
        </w:rPr>
      </w:pPr>
      <w:ins w:id="4650" w:author="Author">
        <w:r w:rsidRPr="00EC5B54">
          <w:rPr>
            <w:rFonts w:ascii="Courier New" w:eastAsiaTheme="majorEastAsia" w:hAnsi="Courier New" w:cs="Courier New"/>
            <w:b/>
            <w:bCs/>
            <w:color w:val="365F91" w:themeColor="accent1" w:themeShade="BF"/>
            <w:sz w:val="20"/>
            <w:szCs w:val="20"/>
          </w:rPr>
          <w:t xml:space="preserve">        &lt;/triangles&gt;</w:t>
        </w:r>
      </w:ins>
    </w:p>
    <w:p w14:paraId="0507B40E" w14:textId="77777777" w:rsidR="00024212" w:rsidRPr="00EC5B54" w:rsidRDefault="00024212" w:rsidP="00EC5B54">
      <w:pPr>
        <w:spacing w:after="0"/>
        <w:rPr>
          <w:ins w:id="4651" w:author="Author"/>
          <w:rFonts w:ascii="Courier New" w:eastAsiaTheme="majorEastAsia" w:hAnsi="Courier New" w:cs="Courier New"/>
          <w:b/>
          <w:bCs/>
          <w:color w:val="365F91" w:themeColor="accent1" w:themeShade="BF"/>
          <w:sz w:val="20"/>
          <w:szCs w:val="20"/>
        </w:rPr>
      </w:pPr>
      <w:ins w:id="4652" w:author="Author">
        <w:r w:rsidRPr="00EC5B54">
          <w:rPr>
            <w:rFonts w:ascii="Courier New" w:eastAsiaTheme="majorEastAsia" w:hAnsi="Courier New" w:cs="Courier New"/>
            <w:b/>
            <w:bCs/>
            <w:color w:val="365F91" w:themeColor="accent1" w:themeShade="BF"/>
            <w:sz w:val="20"/>
            <w:szCs w:val="20"/>
          </w:rPr>
          <w:t xml:space="preserve">      &lt;/mesh&gt;</w:t>
        </w:r>
      </w:ins>
    </w:p>
    <w:p w14:paraId="13933356" w14:textId="77777777" w:rsidR="00024212" w:rsidRPr="00EC5B54" w:rsidRDefault="00024212" w:rsidP="00EC5B54">
      <w:pPr>
        <w:spacing w:after="0"/>
        <w:rPr>
          <w:ins w:id="4653" w:author="Author"/>
          <w:rFonts w:ascii="Courier New" w:eastAsiaTheme="majorEastAsia" w:hAnsi="Courier New" w:cs="Courier New"/>
          <w:b/>
          <w:bCs/>
          <w:color w:val="365F91" w:themeColor="accent1" w:themeShade="BF"/>
          <w:sz w:val="20"/>
          <w:szCs w:val="20"/>
        </w:rPr>
      </w:pPr>
      <w:ins w:id="4654" w:author="Author">
        <w:r w:rsidRPr="00EC5B54">
          <w:rPr>
            <w:rFonts w:ascii="Courier New" w:eastAsiaTheme="majorEastAsia" w:hAnsi="Courier New" w:cs="Courier New"/>
            <w:b/>
            <w:bCs/>
            <w:color w:val="365F91" w:themeColor="accent1" w:themeShade="BF"/>
            <w:sz w:val="20"/>
            <w:szCs w:val="20"/>
          </w:rPr>
          <w:t xml:space="preserve">    &lt;/object&gt;</w:t>
        </w:r>
      </w:ins>
    </w:p>
    <w:p w14:paraId="11253134" w14:textId="77777777" w:rsidR="00024212" w:rsidRPr="00EC5B54" w:rsidRDefault="00024212" w:rsidP="00EC5B54">
      <w:pPr>
        <w:spacing w:after="0"/>
        <w:rPr>
          <w:ins w:id="4655" w:author="Author"/>
          <w:rFonts w:ascii="Courier New" w:eastAsiaTheme="majorEastAsia" w:hAnsi="Courier New" w:cs="Courier New"/>
          <w:b/>
          <w:bCs/>
          <w:color w:val="365F91" w:themeColor="accent1" w:themeShade="BF"/>
          <w:sz w:val="20"/>
          <w:szCs w:val="20"/>
        </w:rPr>
      </w:pPr>
      <w:ins w:id="4656" w:author="Author">
        <w:r w:rsidRPr="00EC5B54">
          <w:rPr>
            <w:rFonts w:ascii="Courier New" w:eastAsiaTheme="majorEastAsia" w:hAnsi="Courier New" w:cs="Courier New"/>
            <w:b/>
            <w:bCs/>
            <w:color w:val="365F91" w:themeColor="accent1" w:themeShade="BF"/>
            <w:sz w:val="20"/>
            <w:szCs w:val="20"/>
          </w:rPr>
          <w:t xml:space="preserve">    &lt;object id="6" type="model"&gt;</w:t>
        </w:r>
      </w:ins>
    </w:p>
    <w:p w14:paraId="5ADD4BE4" w14:textId="77777777" w:rsidR="00024212" w:rsidRPr="00EC5B54" w:rsidRDefault="00024212" w:rsidP="00EC5B54">
      <w:pPr>
        <w:spacing w:after="0"/>
        <w:rPr>
          <w:ins w:id="4657" w:author="Author"/>
          <w:rFonts w:ascii="Courier New" w:eastAsiaTheme="majorEastAsia" w:hAnsi="Courier New" w:cs="Courier New"/>
          <w:b/>
          <w:bCs/>
          <w:color w:val="365F91" w:themeColor="accent1" w:themeShade="BF"/>
          <w:sz w:val="20"/>
          <w:szCs w:val="20"/>
        </w:rPr>
      </w:pPr>
      <w:ins w:id="4658" w:author="Author">
        <w:r w:rsidRPr="00EC5B54">
          <w:rPr>
            <w:rFonts w:ascii="Courier New" w:eastAsiaTheme="majorEastAsia" w:hAnsi="Courier New" w:cs="Courier New"/>
            <w:b/>
            <w:bCs/>
            <w:color w:val="365F91" w:themeColor="accent1" w:themeShade="BF"/>
            <w:sz w:val="20"/>
            <w:szCs w:val="20"/>
          </w:rPr>
          <w:t xml:space="preserve">      &lt;components&gt;</w:t>
        </w:r>
      </w:ins>
    </w:p>
    <w:p w14:paraId="76B545E9" w14:textId="77777777" w:rsidR="00024212" w:rsidRPr="00EC5B54" w:rsidRDefault="00024212" w:rsidP="00EC5B54">
      <w:pPr>
        <w:spacing w:after="0"/>
        <w:rPr>
          <w:ins w:id="4659" w:author="Author"/>
          <w:rFonts w:ascii="Courier New" w:eastAsiaTheme="majorEastAsia" w:hAnsi="Courier New" w:cs="Courier New"/>
          <w:b/>
          <w:bCs/>
          <w:color w:val="365F91" w:themeColor="accent1" w:themeShade="BF"/>
          <w:sz w:val="20"/>
          <w:szCs w:val="20"/>
        </w:rPr>
      </w:pPr>
      <w:ins w:id="4660" w:author="Author">
        <w:r w:rsidRPr="00EC5B54">
          <w:rPr>
            <w:rFonts w:ascii="Courier New" w:eastAsiaTheme="majorEastAsia" w:hAnsi="Courier New" w:cs="Courier New"/>
            <w:b/>
            <w:bCs/>
            <w:color w:val="365F91" w:themeColor="accent1" w:themeShade="BF"/>
            <w:sz w:val="20"/>
            <w:szCs w:val="20"/>
          </w:rPr>
          <w:t xml:space="preserve">        &lt;component objectid="5" /&gt;</w:t>
        </w:r>
      </w:ins>
    </w:p>
    <w:p w14:paraId="234804EA" w14:textId="77777777" w:rsidR="00024212" w:rsidRPr="00EC5B54" w:rsidRDefault="00024212" w:rsidP="00EC5B54">
      <w:pPr>
        <w:spacing w:after="0"/>
        <w:rPr>
          <w:ins w:id="4661" w:author="Author"/>
          <w:rFonts w:ascii="Courier New" w:eastAsiaTheme="majorEastAsia" w:hAnsi="Courier New" w:cs="Courier New"/>
          <w:b/>
          <w:bCs/>
          <w:color w:val="365F91" w:themeColor="accent1" w:themeShade="BF"/>
          <w:sz w:val="20"/>
          <w:szCs w:val="20"/>
        </w:rPr>
      </w:pPr>
      <w:ins w:id="4662" w:author="Author">
        <w:r w:rsidRPr="00EC5B54">
          <w:rPr>
            <w:rFonts w:ascii="Courier New" w:eastAsiaTheme="majorEastAsia" w:hAnsi="Courier New" w:cs="Courier New"/>
            <w:b/>
            <w:bCs/>
            <w:color w:val="365F91" w:themeColor="accent1" w:themeShade="BF"/>
            <w:sz w:val="20"/>
            <w:szCs w:val="20"/>
          </w:rPr>
          <w:t xml:space="preserve">      &lt;/components&gt;</w:t>
        </w:r>
      </w:ins>
    </w:p>
    <w:p w14:paraId="1CF155DC" w14:textId="77777777" w:rsidR="00024212" w:rsidRPr="00EC5B54" w:rsidRDefault="00024212" w:rsidP="00EC5B54">
      <w:pPr>
        <w:spacing w:after="0"/>
        <w:rPr>
          <w:ins w:id="4663" w:author="Author"/>
          <w:rFonts w:ascii="Courier New" w:eastAsiaTheme="majorEastAsia" w:hAnsi="Courier New" w:cs="Courier New"/>
          <w:b/>
          <w:bCs/>
          <w:color w:val="365F91" w:themeColor="accent1" w:themeShade="BF"/>
          <w:sz w:val="20"/>
          <w:szCs w:val="20"/>
        </w:rPr>
      </w:pPr>
      <w:ins w:id="4664" w:author="Author">
        <w:r w:rsidRPr="00EC5B54">
          <w:rPr>
            <w:rFonts w:ascii="Courier New" w:eastAsiaTheme="majorEastAsia" w:hAnsi="Courier New" w:cs="Courier New"/>
            <w:b/>
            <w:bCs/>
            <w:color w:val="365F91" w:themeColor="accent1" w:themeShade="BF"/>
            <w:sz w:val="20"/>
            <w:szCs w:val="20"/>
          </w:rPr>
          <w:t xml:space="preserve">    &lt;/object&gt;</w:t>
        </w:r>
      </w:ins>
    </w:p>
    <w:p w14:paraId="71778C05" w14:textId="77777777" w:rsidR="00024212" w:rsidRPr="00EC5B54" w:rsidRDefault="00024212" w:rsidP="00EC5B54">
      <w:pPr>
        <w:spacing w:after="0"/>
        <w:rPr>
          <w:ins w:id="4665" w:author="Author"/>
          <w:rFonts w:ascii="Courier New" w:eastAsiaTheme="majorEastAsia" w:hAnsi="Courier New" w:cs="Courier New"/>
          <w:b/>
          <w:bCs/>
          <w:color w:val="365F91" w:themeColor="accent1" w:themeShade="BF"/>
          <w:sz w:val="20"/>
          <w:szCs w:val="20"/>
        </w:rPr>
      </w:pPr>
      <w:ins w:id="4666" w:author="Author">
        <w:r w:rsidRPr="00EC5B54">
          <w:rPr>
            <w:rFonts w:ascii="Courier New" w:eastAsiaTheme="majorEastAsia" w:hAnsi="Courier New" w:cs="Courier New"/>
            <w:b/>
            <w:bCs/>
            <w:color w:val="365F91" w:themeColor="accent1" w:themeShade="BF"/>
            <w:sz w:val="20"/>
            <w:szCs w:val="20"/>
          </w:rPr>
          <w:t xml:space="preserve">  &lt;/resources&gt;</w:t>
        </w:r>
      </w:ins>
    </w:p>
    <w:p w14:paraId="12439760" w14:textId="77777777" w:rsidR="00024212" w:rsidRPr="00EC5B54" w:rsidRDefault="00024212" w:rsidP="00EC5B54">
      <w:pPr>
        <w:spacing w:after="0"/>
        <w:rPr>
          <w:ins w:id="4667" w:author="Author"/>
          <w:rFonts w:ascii="Courier New" w:eastAsiaTheme="majorEastAsia" w:hAnsi="Courier New" w:cs="Courier New"/>
          <w:b/>
          <w:bCs/>
          <w:color w:val="365F91" w:themeColor="accent1" w:themeShade="BF"/>
          <w:sz w:val="20"/>
          <w:szCs w:val="20"/>
        </w:rPr>
      </w:pPr>
      <w:ins w:id="4668" w:author="Author">
        <w:r w:rsidRPr="00EC5B54">
          <w:rPr>
            <w:rFonts w:ascii="Courier New" w:eastAsiaTheme="majorEastAsia" w:hAnsi="Courier New" w:cs="Courier New"/>
            <w:b/>
            <w:bCs/>
            <w:color w:val="365F91" w:themeColor="accent1" w:themeShade="BF"/>
            <w:sz w:val="20"/>
            <w:szCs w:val="20"/>
          </w:rPr>
          <w:t xml:space="preserve">  &lt;build&gt;</w:t>
        </w:r>
      </w:ins>
    </w:p>
    <w:p w14:paraId="46130595" w14:textId="77777777" w:rsidR="00024212" w:rsidRPr="00EC5B54" w:rsidRDefault="00024212" w:rsidP="00EC5B54">
      <w:pPr>
        <w:spacing w:after="0"/>
        <w:rPr>
          <w:ins w:id="4669" w:author="Author"/>
          <w:rFonts w:ascii="Courier New" w:eastAsiaTheme="majorEastAsia" w:hAnsi="Courier New" w:cs="Courier New"/>
          <w:b/>
          <w:bCs/>
          <w:color w:val="365F91" w:themeColor="accent1" w:themeShade="BF"/>
          <w:sz w:val="20"/>
          <w:szCs w:val="20"/>
        </w:rPr>
      </w:pPr>
      <w:ins w:id="4670" w:author="Author">
        <w:r w:rsidRPr="00EC5B54">
          <w:rPr>
            <w:rFonts w:ascii="Courier New" w:eastAsiaTheme="majorEastAsia" w:hAnsi="Courier New" w:cs="Courier New"/>
            <w:b/>
            <w:bCs/>
            <w:color w:val="365F91" w:themeColor="accent1" w:themeShade="BF"/>
            <w:sz w:val="20"/>
            <w:szCs w:val="20"/>
          </w:rPr>
          <w:t xml:space="preserve">    &lt;item objectid="6" transform="1 0 0 0 1 0 0 0 1 27.7814 52.0603 0" /&gt;</w:t>
        </w:r>
      </w:ins>
    </w:p>
    <w:p w14:paraId="62C9F873" w14:textId="77777777" w:rsidR="00024212" w:rsidRPr="00EC5B54" w:rsidRDefault="00024212" w:rsidP="00EC5B54">
      <w:pPr>
        <w:spacing w:after="0"/>
        <w:rPr>
          <w:ins w:id="4671" w:author="Author"/>
          <w:rFonts w:ascii="Courier New" w:eastAsiaTheme="majorEastAsia" w:hAnsi="Courier New" w:cs="Courier New"/>
          <w:b/>
          <w:bCs/>
          <w:color w:val="365F91" w:themeColor="accent1" w:themeShade="BF"/>
          <w:sz w:val="20"/>
          <w:szCs w:val="20"/>
        </w:rPr>
      </w:pPr>
      <w:ins w:id="4672" w:author="Author">
        <w:r w:rsidRPr="00EC5B54">
          <w:rPr>
            <w:rFonts w:ascii="Courier New" w:eastAsiaTheme="majorEastAsia" w:hAnsi="Courier New" w:cs="Courier New"/>
            <w:b/>
            <w:bCs/>
            <w:color w:val="365F91" w:themeColor="accent1" w:themeShade="BF"/>
            <w:sz w:val="20"/>
            <w:szCs w:val="20"/>
          </w:rPr>
          <w:t xml:space="preserve">  &lt;/build&gt;</w:t>
        </w:r>
      </w:ins>
    </w:p>
    <w:p w14:paraId="5AF77431" w14:textId="67D1E2F5" w:rsidR="0023334C" w:rsidRPr="00EC5B54" w:rsidRDefault="00024212" w:rsidP="00EC5B54">
      <w:pPr>
        <w:pStyle w:val="NoSpacing"/>
        <w:rPr>
          <w:ins w:id="4673" w:author="Author"/>
          <w:rFonts w:ascii="Courier New" w:hAnsi="Courier New" w:cs="Courier New"/>
        </w:rPr>
      </w:pPr>
      <w:ins w:id="4674" w:author="Author">
        <w:r w:rsidRPr="00EC5B54">
          <w:rPr>
            <w:rFonts w:ascii="Courier New" w:eastAsiaTheme="majorEastAsia" w:hAnsi="Courier New" w:cs="Courier New"/>
            <w:b/>
            <w:bCs/>
            <w:color w:val="365F91" w:themeColor="accent1" w:themeShade="BF"/>
            <w:sz w:val="20"/>
            <w:szCs w:val="20"/>
          </w:rPr>
          <w:t>&lt;/model&gt;</w:t>
        </w:r>
      </w:ins>
    </w:p>
    <w:p w14:paraId="75D672A0" w14:textId="69D0D60E" w:rsidR="0023334C" w:rsidRDefault="0023334C" w:rsidP="0023334C">
      <w:pPr>
        <w:pStyle w:val="NoSpacing"/>
        <w:rPr>
          <w:ins w:id="4675" w:author="Author"/>
        </w:rPr>
      </w:pPr>
    </w:p>
    <w:p w14:paraId="0BB0D3EC" w14:textId="263D0009" w:rsidR="00024212" w:rsidRDefault="00024212" w:rsidP="0023334C">
      <w:pPr>
        <w:pStyle w:val="NoSpacing"/>
        <w:rPr>
          <w:ins w:id="4676" w:author="Author"/>
        </w:rPr>
      </w:pPr>
    </w:p>
    <w:p w14:paraId="0C0D7AE0" w14:textId="77777777" w:rsidR="00024212" w:rsidRPr="005C455F" w:rsidRDefault="00024212" w:rsidP="0023334C">
      <w:pPr>
        <w:pStyle w:val="NoSpacing"/>
        <w:rPr>
          <w:ins w:id="4677" w:author="Author"/>
        </w:rPr>
      </w:pPr>
    </w:p>
    <w:p w14:paraId="623172B6" w14:textId="508D2A9B" w:rsidR="0023334C" w:rsidRPr="00EC5B54" w:rsidRDefault="0023334C" w:rsidP="00426EBB">
      <w:pPr>
        <w:pStyle w:val="Heading2"/>
        <w:rPr>
          <w:ins w:id="4678" w:author="Author"/>
          <w:rFonts w:eastAsiaTheme="majorEastAsia"/>
        </w:rPr>
      </w:pPr>
      <w:bookmarkStart w:id="4679" w:name="_Toc520719653"/>
      <w:ins w:id="4680" w:author="Author">
        <w:r w:rsidRPr="00EC5B54">
          <w:rPr>
            <w:rFonts w:eastAsiaTheme="majorEastAsia"/>
          </w:rPr>
          <w:t>C.2. Translucent Material Sample</w:t>
        </w:r>
        <w:bookmarkEnd w:id="4679"/>
      </w:ins>
    </w:p>
    <w:p w14:paraId="3A121F6F" w14:textId="77777777" w:rsidR="0023334C" w:rsidRDefault="0023334C" w:rsidP="0023334C">
      <w:pPr>
        <w:pStyle w:val="NoSpacing"/>
        <w:rPr>
          <w:ins w:id="4681" w:author="Author"/>
        </w:rPr>
      </w:pPr>
    </w:p>
    <w:p w14:paraId="52A85BFE" w14:textId="6FD0B401" w:rsidR="0023334C" w:rsidRDefault="0023334C" w:rsidP="0023334C">
      <w:pPr>
        <w:pStyle w:val="NoSpacing"/>
        <w:rPr>
          <w:ins w:id="4682" w:author="Author"/>
        </w:rPr>
      </w:pPr>
      <w:ins w:id="4683" w:author="Author">
        <w:r>
          <w:t>The following 3MF Sample demonstrates</w:t>
        </w:r>
        <w:r w:rsidR="00A70143">
          <w:t xml:space="preserve"> an object with Translucent display properties and a texture with transparent alpha channel</w:t>
        </w:r>
        <w:r>
          <w:t>.</w:t>
        </w:r>
      </w:ins>
    </w:p>
    <w:p w14:paraId="0C170E44" w14:textId="58C20D85" w:rsidR="0023334C" w:rsidRDefault="0023334C" w:rsidP="0023334C">
      <w:pPr>
        <w:pStyle w:val="NoSpacing"/>
        <w:rPr>
          <w:ins w:id="4684" w:author="Author"/>
        </w:rPr>
      </w:pPr>
    </w:p>
    <w:p w14:paraId="04C64548" w14:textId="77777777" w:rsidR="00EC1458" w:rsidRPr="00EC5B54" w:rsidRDefault="00EC1458" w:rsidP="00EC5B54">
      <w:pPr>
        <w:spacing w:after="0"/>
        <w:rPr>
          <w:ins w:id="4685" w:author="Author"/>
          <w:rFonts w:ascii="Courier New" w:eastAsiaTheme="majorEastAsia" w:hAnsi="Courier New" w:cs="Courier New"/>
          <w:b/>
          <w:bCs/>
          <w:color w:val="365F91" w:themeColor="accent1" w:themeShade="BF"/>
          <w:sz w:val="20"/>
          <w:szCs w:val="20"/>
        </w:rPr>
      </w:pPr>
      <w:bookmarkStart w:id="4686" w:name="_Hlk505773520"/>
      <w:ins w:id="4687" w:author="Author">
        <w:r w:rsidRPr="00EC5B54">
          <w:rPr>
            <w:rFonts w:ascii="Courier New" w:eastAsiaTheme="majorEastAsia" w:hAnsi="Courier New" w:cs="Courier New"/>
            <w:b/>
            <w:bCs/>
            <w:color w:val="365F91" w:themeColor="accent1" w:themeShade="BF"/>
            <w:sz w:val="20"/>
            <w:szCs w:val="20"/>
          </w:rPr>
          <w:t>&lt;?xml version="1.0" encoding="UTF-8"?&gt;</w:t>
        </w:r>
      </w:ins>
    </w:p>
    <w:p w14:paraId="455C82A5" w14:textId="630ACC73" w:rsidR="00EC1458" w:rsidRPr="00EC5B54" w:rsidRDefault="00EC1458" w:rsidP="00EC5B54">
      <w:pPr>
        <w:spacing w:after="0"/>
        <w:rPr>
          <w:ins w:id="4688" w:author="Author"/>
          <w:rFonts w:ascii="Courier New" w:eastAsiaTheme="majorEastAsia" w:hAnsi="Courier New" w:cs="Courier New"/>
          <w:b/>
          <w:bCs/>
          <w:color w:val="365F91" w:themeColor="accent1" w:themeShade="BF"/>
          <w:sz w:val="20"/>
          <w:szCs w:val="20"/>
        </w:rPr>
      </w:pPr>
      <w:ins w:id="4689" w:author="Author">
        <w:r w:rsidRPr="00EC5B54">
          <w:rPr>
            <w:rFonts w:ascii="Courier New" w:eastAsiaTheme="majorEastAsia" w:hAnsi="Courier New" w:cs="Courier New"/>
            <w:b/>
            <w:bCs/>
            <w:color w:val="365F91" w:themeColor="accent1" w:themeShade="BF"/>
            <w:sz w:val="20"/>
            <w:szCs w:val="20"/>
          </w:rPr>
          <w:t>&lt;model unit="inch" xml:lang="en-US" xmlns:m="http://schemas.microsoft.com/3dmanufacturing/material/2015/02" xmlns="http://schemas.microsoft.co</w:t>
        </w:r>
        <w:r w:rsidR="00E97383">
          <w:rPr>
            <w:rFonts w:ascii="Courier New" w:eastAsiaTheme="majorEastAsia" w:hAnsi="Courier New" w:cs="Courier New"/>
            <w:b/>
            <w:bCs/>
            <w:color w:val="365F91" w:themeColor="accent1" w:themeShade="BF"/>
            <w:sz w:val="20"/>
            <w:szCs w:val="20"/>
          </w:rPr>
          <w:t>m/3dmanufacturing/core/2015/02"</w:t>
        </w:r>
        <w:r w:rsidRPr="00EC5B54">
          <w:rPr>
            <w:rFonts w:ascii="Courier New" w:eastAsiaTheme="majorEastAsia" w:hAnsi="Courier New" w:cs="Courier New"/>
            <w:b/>
            <w:bCs/>
            <w:color w:val="365F91" w:themeColor="accent1" w:themeShade="BF"/>
            <w:sz w:val="20"/>
            <w:szCs w:val="20"/>
          </w:rPr>
          <w:t>&gt;</w:t>
        </w:r>
      </w:ins>
    </w:p>
    <w:p w14:paraId="090CC338" w14:textId="77777777" w:rsidR="00EC1458" w:rsidRPr="00EC5B54" w:rsidRDefault="00EC1458" w:rsidP="00EC5B54">
      <w:pPr>
        <w:spacing w:after="0"/>
        <w:rPr>
          <w:ins w:id="4690" w:author="Author"/>
          <w:rFonts w:ascii="Courier New" w:eastAsiaTheme="majorEastAsia" w:hAnsi="Courier New" w:cs="Courier New"/>
          <w:b/>
          <w:bCs/>
          <w:color w:val="365F91" w:themeColor="accent1" w:themeShade="BF"/>
          <w:sz w:val="20"/>
          <w:szCs w:val="20"/>
        </w:rPr>
      </w:pPr>
      <w:ins w:id="4691" w:author="Author">
        <w:r w:rsidRPr="00EC5B54">
          <w:rPr>
            <w:rFonts w:ascii="Courier New" w:eastAsiaTheme="majorEastAsia" w:hAnsi="Courier New" w:cs="Courier New"/>
            <w:b/>
            <w:bCs/>
            <w:color w:val="365F91" w:themeColor="accent1" w:themeShade="BF"/>
            <w:sz w:val="20"/>
            <w:szCs w:val="20"/>
          </w:rPr>
          <w:t xml:space="preserve">  &lt;resources&gt;</w:t>
        </w:r>
      </w:ins>
    </w:p>
    <w:p w14:paraId="49A9F590" w14:textId="77777777" w:rsidR="00EC1458" w:rsidRPr="00EC5B54" w:rsidRDefault="00EC1458" w:rsidP="00EC5B54">
      <w:pPr>
        <w:spacing w:after="0"/>
        <w:rPr>
          <w:ins w:id="4692" w:author="Author"/>
          <w:rFonts w:ascii="Courier New" w:eastAsiaTheme="majorEastAsia" w:hAnsi="Courier New" w:cs="Courier New"/>
          <w:b/>
          <w:bCs/>
          <w:color w:val="365F91" w:themeColor="accent1" w:themeShade="BF"/>
          <w:sz w:val="20"/>
          <w:szCs w:val="20"/>
        </w:rPr>
      </w:pPr>
      <w:ins w:id="4693" w:author="Author">
        <w:r w:rsidRPr="00EC5B54">
          <w:rPr>
            <w:rFonts w:ascii="Courier New" w:eastAsiaTheme="majorEastAsia" w:hAnsi="Courier New" w:cs="Courier New"/>
            <w:b/>
            <w:bCs/>
            <w:color w:val="365F91" w:themeColor="accent1" w:themeShade="BF"/>
            <w:sz w:val="20"/>
            <w:szCs w:val="20"/>
          </w:rPr>
          <w:t xml:space="preserve">    &lt;m:translucentdisplayproperties id="1"&gt;</w:t>
        </w:r>
      </w:ins>
    </w:p>
    <w:p w14:paraId="183E7453" w14:textId="77777777" w:rsidR="00EC1458" w:rsidRPr="00EC5B54" w:rsidRDefault="00EC1458" w:rsidP="00EC5B54">
      <w:pPr>
        <w:spacing w:after="0"/>
        <w:rPr>
          <w:ins w:id="4694" w:author="Author"/>
          <w:rFonts w:ascii="Courier New" w:eastAsiaTheme="majorEastAsia" w:hAnsi="Courier New" w:cs="Courier New"/>
          <w:b/>
          <w:bCs/>
          <w:color w:val="365F91" w:themeColor="accent1" w:themeShade="BF"/>
          <w:sz w:val="20"/>
          <w:szCs w:val="20"/>
        </w:rPr>
      </w:pPr>
      <w:ins w:id="4695" w:author="Author">
        <w:r w:rsidRPr="00EC5B54">
          <w:rPr>
            <w:rFonts w:ascii="Courier New" w:eastAsiaTheme="majorEastAsia" w:hAnsi="Courier New" w:cs="Courier New"/>
            <w:b/>
            <w:bCs/>
            <w:color w:val="365F91" w:themeColor="accent1" w:themeShade="BF"/>
            <w:sz w:val="20"/>
            <w:szCs w:val="20"/>
          </w:rPr>
          <w:t xml:space="preserve">      &lt;m:translucent name="TransparentResin" attenuation="0.5 0.5 0.5" refractiveindex="1.3 1.3 1.3" roughness="0.1" /&gt;</w:t>
        </w:r>
      </w:ins>
    </w:p>
    <w:p w14:paraId="2F0153EB" w14:textId="77777777" w:rsidR="00EC1458" w:rsidRPr="00EC5B54" w:rsidRDefault="00EC1458" w:rsidP="00EC5B54">
      <w:pPr>
        <w:spacing w:after="0"/>
        <w:rPr>
          <w:ins w:id="4696" w:author="Author"/>
          <w:rFonts w:ascii="Courier New" w:eastAsiaTheme="majorEastAsia" w:hAnsi="Courier New" w:cs="Courier New"/>
          <w:b/>
          <w:bCs/>
          <w:color w:val="365F91" w:themeColor="accent1" w:themeShade="BF"/>
          <w:sz w:val="20"/>
          <w:szCs w:val="20"/>
        </w:rPr>
      </w:pPr>
      <w:ins w:id="4697" w:author="Author">
        <w:r w:rsidRPr="00EC5B54">
          <w:rPr>
            <w:rFonts w:ascii="Courier New" w:eastAsiaTheme="majorEastAsia" w:hAnsi="Courier New" w:cs="Courier New"/>
            <w:b/>
            <w:bCs/>
            <w:color w:val="365F91" w:themeColor="accent1" w:themeShade="BF"/>
            <w:sz w:val="20"/>
            <w:szCs w:val="20"/>
          </w:rPr>
          <w:t xml:space="preserve">    &lt;/m:translucentdisplayproperties&gt;</w:t>
        </w:r>
      </w:ins>
    </w:p>
    <w:p w14:paraId="60FD27F3" w14:textId="65C4E3D5" w:rsidR="00EC1458" w:rsidRPr="00EC5B54" w:rsidRDefault="00EC1458" w:rsidP="00EC5B54">
      <w:pPr>
        <w:spacing w:after="0"/>
        <w:rPr>
          <w:ins w:id="4698" w:author="Author"/>
          <w:rFonts w:ascii="Courier New" w:eastAsiaTheme="majorEastAsia" w:hAnsi="Courier New" w:cs="Courier New"/>
          <w:b/>
          <w:bCs/>
          <w:color w:val="365F91" w:themeColor="accent1" w:themeShade="BF"/>
          <w:sz w:val="20"/>
          <w:szCs w:val="20"/>
        </w:rPr>
      </w:pPr>
      <w:ins w:id="4699" w:author="Author">
        <w:r w:rsidRPr="00EC5B54">
          <w:rPr>
            <w:rFonts w:ascii="Courier New" w:eastAsiaTheme="majorEastAsia" w:hAnsi="Courier New" w:cs="Courier New"/>
            <w:b/>
            <w:bCs/>
            <w:color w:val="365F91" w:themeColor="accent1" w:themeShade="BF"/>
            <w:sz w:val="20"/>
            <w:szCs w:val="20"/>
          </w:rPr>
          <w:t xml:space="preserve">    &lt;basematerials id="2"</w:t>
        </w:r>
        <w:r w:rsidR="001F79DC" w:rsidRPr="00EC5B54">
          <w:rPr>
            <w:rFonts w:ascii="Courier New" w:eastAsiaTheme="majorEastAsia" w:hAnsi="Courier New" w:cs="Courier New"/>
            <w:b/>
            <w:bCs/>
            <w:color w:val="365F91" w:themeColor="accent1" w:themeShade="BF"/>
            <w:sz w:val="20"/>
            <w:szCs w:val="20"/>
          </w:rPr>
          <w:t xml:space="preserve"> displaypropertiesid="1"</w:t>
        </w:r>
        <w:r w:rsidRPr="00EC5B54">
          <w:rPr>
            <w:rFonts w:ascii="Courier New" w:eastAsiaTheme="majorEastAsia" w:hAnsi="Courier New" w:cs="Courier New"/>
            <w:b/>
            <w:bCs/>
            <w:color w:val="365F91" w:themeColor="accent1" w:themeShade="BF"/>
            <w:sz w:val="20"/>
            <w:szCs w:val="20"/>
          </w:rPr>
          <w:t>&gt;</w:t>
        </w:r>
      </w:ins>
    </w:p>
    <w:p w14:paraId="6AF27D5A" w14:textId="5E05FFC7" w:rsidR="00EC1458" w:rsidRPr="00EC5B54" w:rsidRDefault="00EC1458" w:rsidP="00EC5B54">
      <w:pPr>
        <w:spacing w:after="0"/>
        <w:rPr>
          <w:ins w:id="4700" w:author="Author"/>
          <w:rFonts w:ascii="Courier New" w:eastAsiaTheme="majorEastAsia" w:hAnsi="Courier New" w:cs="Courier New"/>
          <w:b/>
          <w:bCs/>
          <w:color w:val="365F91" w:themeColor="accent1" w:themeShade="BF"/>
          <w:sz w:val="20"/>
          <w:szCs w:val="20"/>
        </w:rPr>
      </w:pPr>
      <w:ins w:id="4701" w:author="Author">
        <w:r w:rsidRPr="00EC5B54">
          <w:rPr>
            <w:rFonts w:ascii="Courier New" w:eastAsiaTheme="majorEastAsia" w:hAnsi="Courier New" w:cs="Courier New"/>
            <w:b/>
            <w:bCs/>
            <w:color w:val="365F91" w:themeColor="accent1" w:themeShade="BF"/>
            <w:sz w:val="20"/>
            <w:szCs w:val="20"/>
          </w:rPr>
          <w:t xml:space="preserve">      &lt;base name="BaseMaterial" displaycolor="#FFFFFF" /&gt;</w:t>
        </w:r>
      </w:ins>
    </w:p>
    <w:p w14:paraId="73BFCAFF" w14:textId="77777777" w:rsidR="00EC1458" w:rsidRPr="00EC5B54" w:rsidRDefault="00EC1458" w:rsidP="00EC5B54">
      <w:pPr>
        <w:spacing w:after="0"/>
        <w:rPr>
          <w:ins w:id="4702" w:author="Author"/>
          <w:rFonts w:ascii="Courier New" w:eastAsiaTheme="majorEastAsia" w:hAnsi="Courier New" w:cs="Courier New"/>
          <w:b/>
          <w:bCs/>
          <w:color w:val="365F91" w:themeColor="accent1" w:themeShade="BF"/>
          <w:sz w:val="20"/>
          <w:szCs w:val="20"/>
        </w:rPr>
      </w:pPr>
      <w:ins w:id="4703" w:author="Author">
        <w:r w:rsidRPr="00EC5B54">
          <w:rPr>
            <w:rFonts w:ascii="Courier New" w:eastAsiaTheme="majorEastAsia" w:hAnsi="Courier New" w:cs="Courier New"/>
            <w:b/>
            <w:bCs/>
            <w:color w:val="365F91" w:themeColor="accent1" w:themeShade="BF"/>
            <w:sz w:val="20"/>
            <w:szCs w:val="20"/>
          </w:rPr>
          <w:t xml:space="preserve">    &lt;/basematerials&gt;</w:t>
        </w:r>
      </w:ins>
    </w:p>
    <w:p w14:paraId="1FDB88A8" w14:textId="77777777" w:rsidR="00EC1458" w:rsidRPr="00EC5B54" w:rsidRDefault="00EC1458" w:rsidP="00EC5B54">
      <w:pPr>
        <w:spacing w:after="0"/>
        <w:rPr>
          <w:ins w:id="4704" w:author="Author"/>
          <w:rFonts w:ascii="Courier New" w:eastAsiaTheme="majorEastAsia" w:hAnsi="Courier New" w:cs="Courier New"/>
          <w:b/>
          <w:bCs/>
          <w:color w:val="365F91" w:themeColor="accent1" w:themeShade="BF"/>
          <w:sz w:val="20"/>
          <w:szCs w:val="20"/>
        </w:rPr>
      </w:pPr>
      <w:ins w:id="4705" w:author="Author">
        <w:r w:rsidRPr="00EC5B54">
          <w:rPr>
            <w:rFonts w:ascii="Courier New" w:eastAsiaTheme="majorEastAsia" w:hAnsi="Courier New" w:cs="Courier New"/>
            <w:b/>
            <w:bCs/>
            <w:color w:val="365F91" w:themeColor="accent1" w:themeShade="BF"/>
            <w:sz w:val="20"/>
            <w:szCs w:val="20"/>
          </w:rPr>
          <w:t xml:space="preserve">    &lt;m:texture2d id="3" path="/3D/Texture/Sticker.png" contenttype="image/png" tilestyleu="clamp" tilestylev="clamp" /&gt;</w:t>
        </w:r>
      </w:ins>
    </w:p>
    <w:p w14:paraId="44165DC9" w14:textId="77777777" w:rsidR="00EC1458" w:rsidRPr="00EC5B54" w:rsidRDefault="00EC1458" w:rsidP="00EC5B54">
      <w:pPr>
        <w:spacing w:after="0"/>
        <w:rPr>
          <w:ins w:id="4706" w:author="Author"/>
          <w:rFonts w:ascii="Courier New" w:eastAsiaTheme="majorEastAsia" w:hAnsi="Courier New" w:cs="Courier New"/>
          <w:b/>
          <w:bCs/>
          <w:color w:val="365F91" w:themeColor="accent1" w:themeShade="BF"/>
          <w:sz w:val="20"/>
          <w:szCs w:val="20"/>
        </w:rPr>
      </w:pPr>
      <w:ins w:id="4707" w:author="Author">
        <w:r w:rsidRPr="00EC5B54">
          <w:rPr>
            <w:rFonts w:ascii="Courier New" w:eastAsiaTheme="majorEastAsia" w:hAnsi="Courier New" w:cs="Courier New"/>
            <w:b/>
            <w:bCs/>
            <w:color w:val="365F91" w:themeColor="accent1" w:themeShade="BF"/>
            <w:sz w:val="20"/>
            <w:szCs w:val="20"/>
          </w:rPr>
          <w:t xml:space="preserve">    &lt;m:texture2dgroup id="4" texid="3"&gt;</w:t>
        </w:r>
      </w:ins>
    </w:p>
    <w:p w14:paraId="2918D02C" w14:textId="77777777" w:rsidR="00EC1458" w:rsidRPr="00EC5B54" w:rsidRDefault="00EC1458" w:rsidP="00EC5B54">
      <w:pPr>
        <w:spacing w:after="0"/>
        <w:rPr>
          <w:ins w:id="4708" w:author="Author"/>
          <w:rFonts w:ascii="Courier New" w:eastAsiaTheme="majorEastAsia" w:hAnsi="Courier New" w:cs="Courier New"/>
          <w:b/>
          <w:bCs/>
          <w:color w:val="365F91" w:themeColor="accent1" w:themeShade="BF"/>
          <w:sz w:val="20"/>
          <w:szCs w:val="20"/>
        </w:rPr>
      </w:pPr>
      <w:ins w:id="4709" w:author="Author">
        <w:r w:rsidRPr="00EC5B54">
          <w:rPr>
            <w:rFonts w:ascii="Courier New" w:eastAsiaTheme="majorEastAsia" w:hAnsi="Courier New" w:cs="Courier New"/>
            <w:b/>
            <w:bCs/>
            <w:color w:val="365F91" w:themeColor="accent1" w:themeShade="BF"/>
            <w:sz w:val="20"/>
            <w:szCs w:val="20"/>
          </w:rPr>
          <w:t xml:space="preserve">      &lt;m:tex2coord u="0" v="1" /&gt;</w:t>
        </w:r>
      </w:ins>
    </w:p>
    <w:p w14:paraId="37F6EDE5" w14:textId="77777777" w:rsidR="00EC1458" w:rsidRPr="00426EBB" w:rsidRDefault="00EC1458" w:rsidP="00EC5B54">
      <w:pPr>
        <w:spacing w:after="0"/>
        <w:rPr>
          <w:ins w:id="4710" w:author="Author"/>
          <w:rFonts w:ascii="Courier New" w:eastAsiaTheme="majorEastAsia" w:hAnsi="Courier New" w:cs="Courier New"/>
          <w:b/>
          <w:bCs/>
          <w:color w:val="365F91" w:themeColor="accent1" w:themeShade="BF"/>
          <w:sz w:val="20"/>
          <w:szCs w:val="20"/>
          <w:lang w:val="es-ES"/>
        </w:rPr>
      </w:pPr>
      <w:ins w:id="4711" w:author="Autho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lang w:val="es-ES"/>
          </w:rPr>
          <w:t>&lt;m:tex2coord u="1" v="1" /&gt;</w:t>
        </w:r>
      </w:ins>
    </w:p>
    <w:p w14:paraId="17112FBA" w14:textId="77777777" w:rsidR="00EC1458" w:rsidRPr="00426EBB" w:rsidRDefault="00EC1458" w:rsidP="00EC5B54">
      <w:pPr>
        <w:spacing w:after="0"/>
        <w:rPr>
          <w:ins w:id="4712" w:author="Author"/>
          <w:rFonts w:ascii="Courier New" w:eastAsiaTheme="majorEastAsia" w:hAnsi="Courier New" w:cs="Courier New"/>
          <w:b/>
          <w:bCs/>
          <w:color w:val="365F91" w:themeColor="accent1" w:themeShade="BF"/>
          <w:sz w:val="20"/>
          <w:szCs w:val="20"/>
          <w:lang w:val="es-ES"/>
        </w:rPr>
      </w:pPr>
      <w:ins w:id="4713" w:author="Author">
        <w:r w:rsidRPr="00426EBB">
          <w:rPr>
            <w:rFonts w:ascii="Courier New" w:eastAsiaTheme="majorEastAsia" w:hAnsi="Courier New" w:cs="Courier New"/>
            <w:b/>
            <w:bCs/>
            <w:color w:val="365F91" w:themeColor="accent1" w:themeShade="BF"/>
            <w:sz w:val="20"/>
            <w:szCs w:val="20"/>
            <w:lang w:val="es-ES"/>
          </w:rPr>
          <w:t xml:space="preserve">      &lt;m:tex2coord u="0" v="0" /&gt;</w:t>
        </w:r>
      </w:ins>
    </w:p>
    <w:p w14:paraId="0960BBA1" w14:textId="77777777" w:rsidR="00EC1458" w:rsidRPr="00EC5B54" w:rsidRDefault="00EC1458" w:rsidP="00EC5B54">
      <w:pPr>
        <w:spacing w:after="0"/>
        <w:rPr>
          <w:ins w:id="4714" w:author="Author"/>
          <w:rFonts w:ascii="Courier New" w:eastAsiaTheme="majorEastAsia" w:hAnsi="Courier New" w:cs="Courier New"/>
          <w:b/>
          <w:bCs/>
          <w:color w:val="365F91" w:themeColor="accent1" w:themeShade="BF"/>
          <w:sz w:val="20"/>
          <w:szCs w:val="20"/>
        </w:rPr>
      </w:pPr>
      <w:ins w:id="4715" w:author="Author">
        <w:r w:rsidRPr="00426EBB">
          <w:rPr>
            <w:rFonts w:ascii="Courier New" w:eastAsiaTheme="majorEastAsia" w:hAnsi="Courier New" w:cs="Courier New"/>
            <w:b/>
            <w:bCs/>
            <w:color w:val="365F91" w:themeColor="accent1" w:themeShade="BF"/>
            <w:sz w:val="20"/>
            <w:szCs w:val="20"/>
            <w:lang w:val="es-ES"/>
          </w:rPr>
          <w:t xml:space="preserve">      </w:t>
        </w:r>
        <w:r w:rsidRPr="00EC5B54">
          <w:rPr>
            <w:rFonts w:ascii="Courier New" w:eastAsiaTheme="majorEastAsia" w:hAnsi="Courier New" w:cs="Courier New"/>
            <w:b/>
            <w:bCs/>
            <w:color w:val="365F91" w:themeColor="accent1" w:themeShade="BF"/>
            <w:sz w:val="20"/>
            <w:szCs w:val="20"/>
          </w:rPr>
          <w:t>&lt;m:tex2coord u="1" v="0" /&gt;</w:t>
        </w:r>
      </w:ins>
    </w:p>
    <w:p w14:paraId="5F0AC6C9" w14:textId="77777777" w:rsidR="00EC1458" w:rsidRPr="00EC5B54" w:rsidRDefault="00EC1458" w:rsidP="00EC5B54">
      <w:pPr>
        <w:spacing w:after="0"/>
        <w:rPr>
          <w:ins w:id="4716" w:author="Author"/>
          <w:rFonts w:ascii="Courier New" w:eastAsiaTheme="majorEastAsia" w:hAnsi="Courier New" w:cs="Courier New"/>
          <w:b/>
          <w:bCs/>
          <w:color w:val="365F91" w:themeColor="accent1" w:themeShade="BF"/>
          <w:sz w:val="20"/>
          <w:szCs w:val="20"/>
        </w:rPr>
      </w:pPr>
      <w:ins w:id="4717" w:author="Author">
        <w:r w:rsidRPr="00EC5B54">
          <w:rPr>
            <w:rFonts w:ascii="Courier New" w:eastAsiaTheme="majorEastAsia" w:hAnsi="Courier New" w:cs="Courier New"/>
            <w:b/>
            <w:bCs/>
            <w:color w:val="365F91" w:themeColor="accent1" w:themeShade="BF"/>
            <w:sz w:val="20"/>
            <w:szCs w:val="20"/>
          </w:rPr>
          <w:t xml:space="preserve">    &lt;/m:texture2dgroup&gt;</w:t>
        </w:r>
      </w:ins>
    </w:p>
    <w:p w14:paraId="3B78E8CF" w14:textId="77777777" w:rsidR="00EC1458" w:rsidRPr="00EC5B54" w:rsidRDefault="00EC1458" w:rsidP="00EC5B54">
      <w:pPr>
        <w:spacing w:after="0"/>
        <w:rPr>
          <w:ins w:id="4718" w:author="Author"/>
          <w:rFonts w:ascii="Courier New" w:eastAsiaTheme="majorEastAsia" w:hAnsi="Courier New" w:cs="Courier New"/>
          <w:b/>
          <w:bCs/>
          <w:color w:val="365F91" w:themeColor="accent1" w:themeShade="BF"/>
          <w:sz w:val="20"/>
          <w:szCs w:val="20"/>
        </w:rPr>
      </w:pPr>
      <w:ins w:id="4719" w:author="Author">
        <w:r w:rsidRPr="00EC5B54">
          <w:rPr>
            <w:rFonts w:ascii="Courier New" w:eastAsiaTheme="majorEastAsia" w:hAnsi="Courier New" w:cs="Courier New"/>
            <w:b/>
            <w:bCs/>
            <w:color w:val="365F91" w:themeColor="accent1" w:themeShade="BF"/>
            <w:sz w:val="20"/>
            <w:szCs w:val="20"/>
          </w:rPr>
          <w:t xml:space="preserve">    &lt;m:multiproperties id="5" pids="2 4"&gt;</w:t>
        </w:r>
      </w:ins>
    </w:p>
    <w:p w14:paraId="2888143C" w14:textId="77777777" w:rsidR="00EC1458" w:rsidRPr="00426EBB" w:rsidRDefault="00EC1458" w:rsidP="00EC5B54">
      <w:pPr>
        <w:spacing w:after="0"/>
        <w:rPr>
          <w:ins w:id="4720" w:author="Author"/>
          <w:rFonts w:ascii="Courier New" w:eastAsiaTheme="majorEastAsia" w:hAnsi="Courier New" w:cs="Courier New"/>
          <w:b/>
          <w:bCs/>
          <w:color w:val="365F91" w:themeColor="accent1" w:themeShade="BF"/>
          <w:sz w:val="20"/>
          <w:szCs w:val="20"/>
        </w:rPr>
      </w:pPr>
      <w:ins w:id="4721" w:author="Autho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rPr>
          <w:t>&lt;m:multi pindices="0 0" /&gt;</w:t>
        </w:r>
      </w:ins>
    </w:p>
    <w:p w14:paraId="077CFCC5" w14:textId="77777777" w:rsidR="00EC1458" w:rsidRPr="00426EBB" w:rsidRDefault="00EC1458" w:rsidP="00EC5B54">
      <w:pPr>
        <w:spacing w:after="0"/>
        <w:rPr>
          <w:ins w:id="4722" w:author="Author"/>
          <w:rFonts w:ascii="Courier New" w:eastAsiaTheme="majorEastAsia" w:hAnsi="Courier New" w:cs="Courier New"/>
          <w:b/>
          <w:bCs/>
          <w:color w:val="365F91" w:themeColor="accent1" w:themeShade="BF"/>
          <w:sz w:val="20"/>
          <w:szCs w:val="20"/>
        </w:rPr>
      </w:pPr>
      <w:ins w:id="4723" w:author="Author">
        <w:r w:rsidRPr="00426EBB">
          <w:rPr>
            <w:rFonts w:ascii="Courier New" w:eastAsiaTheme="majorEastAsia" w:hAnsi="Courier New" w:cs="Courier New"/>
            <w:b/>
            <w:bCs/>
            <w:color w:val="365F91" w:themeColor="accent1" w:themeShade="BF"/>
            <w:sz w:val="20"/>
            <w:szCs w:val="20"/>
          </w:rPr>
          <w:lastRenderedPageBreak/>
          <w:t xml:space="preserve">      &lt;m:multi pindices="0 1" /&gt;</w:t>
        </w:r>
      </w:ins>
    </w:p>
    <w:p w14:paraId="60F9C32B" w14:textId="77777777" w:rsidR="00EC1458" w:rsidRPr="00426EBB" w:rsidRDefault="00EC1458" w:rsidP="00EC5B54">
      <w:pPr>
        <w:spacing w:after="0"/>
        <w:rPr>
          <w:ins w:id="4724" w:author="Author"/>
          <w:rFonts w:ascii="Courier New" w:eastAsiaTheme="majorEastAsia" w:hAnsi="Courier New" w:cs="Courier New"/>
          <w:b/>
          <w:bCs/>
          <w:color w:val="365F91" w:themeColor="accent1" w:themeShade="BF"/>
          <w:sz w:val="20"/>
          <w:szCs w:val="20"/>
        </w:rPr>
      </w:pPr>
      <w:ins w:id="4725" w:author="Author">
        <w:r w:rsidRPr="00426EBB">
          <w:rPr>
            <w:rFonts w:ascii="Courier New" w:eastAsiaTheme="majorEastAsia" w:hAnsi="Courier New" w:cs="Courier New"/>
            <w:b/>
            <w:bCs/>
            <w:color w:val="365F91" w:themeColor="accent1" w:themeShade="BF"/>
            <w:sz w:val="20"/>
            <w:szCs w:val="20"/>
          </w:rPr>
          <w:t xml:space="preserve">      &lt;m:multi pindices="0 2" /&gt;</w:t>
        </w:r>
      </w:ins>
    </w:p>
    <w:p w14:paraId="68C12BE6" w14:textId="77777777" w:rsidR="00EC1458" w:rsidRPr="00426EBB" w:rsidRDefault="00EC1458" w:rsidP="00EC5B54">
      <w:pPr>
        <w:spacing w:after="0"/>
        <w:rPr>
          <w:ins w:id="4726" w:author="Author"/>
          <w:rFonts w:ascii="Courier New" w:eastAsiaTheme="majorEastAsia" w:hAnsi="Courier New" w:cs="Courier New"/>
          <w:b/>
          <w:bCs/>
          <w:color w:val="365F91" w:themeColor="accent1" w:themeShade="BF"/>
          <w:sz w:val="20"/>
          <w:szCs w:val="20"/>
        </w:rPr>
      </w:pPr>
      <w:ins w:id="4727" w:author="Author">
        <w:r w:rsidRPr="00426EBB">
          <w:rPr>
            <w:rFonts w:ascii="Courier New" w:eastAsiaTheme="majorEastAsia" w:hAnsi="Courier New" w:cs="Courier New"/>
            <w:b/>
            <w:bCs/>
            <w:color w:val="365F91" w:themeColor="accent1" w:themeShade="BF"/>
            <w:sz w:val="20"/>
            <w:szCs w:val="20"/>
          </w:rPr>
          <w:t xml:space="preserve">      &lt;m:multi pindices="0 3" /&gt;</w:t>
        </w:r>
      </w:ins>
    </w:p>
    <w:p w14:paraId="55BE0A3E" w14:textId="77777777" w:rsidR="00EC1458" w:rsidRPr="00EC5B54" w:rsidRDefault="00EC1458" w:rsidP="00EC5B54">
      <w:pPr>
        <w:spacing w:after="0"/>
        <w:rPr>
          <w:ins w:id="4728" w:author="Author"/>
          <w:rFonts w:ascii="Courier New" w:eastAsiaTheme="majorEastAsia" w:hAnsi="Courier New" w:cs="Courier New"/>
          <w:b/>
          <w:bCs/>
          <w:color w:val="365F91" w:themeColor="accent1" w:themeShade="BF"/>
          <w:sz w:val="20"/>
          <w:szCs w:val="20"/>
        </w:rPr>
      </w:pPr>
      <w:ins w:id="4729" w:author="Author">
        <w:r w:rsidRPr="00426EBB">
          <w:rPr>
            <w:rFonts w:ascii="Courier New" w:eastAsiaTheme="majorEastAsia" w:hAnsi="Courier New" w:cs="Courier New"/>
            <w:b/>
            <w:bCs/>
            <w:color w:val="365F91" w:themeColor="accent1" w:themeShade="BF"/>
            <w:sz w:val="20"/>
            <w:szCs w:val="20"/>
          </w:rPr>
          <w:t xml:space="preserve">    </w:t>
        </w:r>
        <w:r w:rsidRPr="00EC5B54">
          <w:rPr>
            <w:rFonts w:ascii="Courier New" w:eastAsiaTheme="majorEastAsia" w:hAnsi="Courier New" w:cs="Courier New"/>
            <w:b/>
            <w:bCs/>
            <w:color w:val="365F91" w:themeColor="accent1" w:themeShade="BF"/>
            <w:sz w:val="20"/>
            <w:szCs w:val="20"/>
          </w:rPr>
          <w:t>&lt;/m:multiproperties&gt;</w:t>
        </w:r>
      </w:ins>
    </w:p>
    <w:p w14:paraId="769BD7BE" w14:textId="77777777" w:rsidR="00EC1458" w:rsidRPr="00EC5B54" w:rsidRDefault="00EC1458" w:rsidP="00EC5B54">
      <w:pPr>
        <w:spacing w:after="0"/>
        <w:rPr>
          <w:ins w:id="4730" w:author="Author"/>
          <w:rFonts w:ascii="Courier New" w:eastAsiaTheme="majorEastAsia" w:hAnsi="Courier New" w:cs="Courier New"/>
          <w:b/>
          <w:bCs/>
          <w:color w:val="365F91" w:themeColor="accent1" w:themeShade="BF"/>
          <w:sz w:val="20"/>
          <w:szCs w:val="20"/>
        </w:rPr>
      </w:pPr>
      <w:ins w:id="4731" w:author="Author">
        <w:r w:rsidRPr="00EC5B54">
          <w:rPr>
            <w:rFonts w:ascii="Courier New" w:eastAsiaTheme="majorEastAsia" w:hAnsi="Courier New" w:cs="Courier New"/>
            <w:b/>
            <w:bCs/>
            <w:color w:val="365F91" w:themeColor="accent1" w:themeShade="BF"/>
            <w:sz w:val="20"/>
            <w:szCs w:val="20"/>
          </w:rPr>
          <w:t xml:space="preserve">    &lt;object id="6" type="model"&gt;</w:t>
        </w:r>
      </w:ins>
    </w:p>
    <w:p w14:paraId="53B09174" w14:textId="77777777" w:rsidR="00EC1458" w:rsidRPr="00426EBB" w:rsidRDefault="00EC1458" w:rsidP="00EC5B54">
      <w:pPr>
        <w:spacing w:after="0"/>
        <w:rPr>
          <w:ins w:id="4732" w:author="Author"/>
          <w:rFonts w:ascii="Courier New" w:eastAsiaTheme="majorEastAsia" w:hAnsi="Courier New" w:cs="Courier New"/>
          <w:b/>
          <w:bCs/>
          <w:color w:val="365F91" w:themeColor="accent1" w:themeShade="BF"/>
          <w:sz w:val="20"/>
          <w:szCs w:val="20"/>
          <w:lang w:val="es-ES"/>
        </w:rPr>
      </w:pPr>
      <w:ins w:id="4733" w:author="Autho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lang w:val="es-ES"/>
          </w:rPr>
          <w:t>&lt;mesh&gt;</w:t>
        </w:r>
      </w:ins>
    </w:p>
    <w:p w14:paraId="37C8EBAE" w14:textId="77777777" w:rsidR="00EC1458" w:rsidRPr="00426EBB" w:rsidRDefault="00EC1458" w:rsidP="00EC5B54">
      <w:pPr>
        <w:spacing w:after="0"/>
        <w:rPr>
          <w:ins w:id="4734" w:author="Author"/>
          <w:rFonts w:ascii="Courier New" w:eastAsiaTheme="majorEastAsia" w:hAnsi="Courier New" w:cs="Courier New"/>
          <w:b/>
          <w:bCs/>
          <w:color w:val="365F91" w:themeColor="accent1" w:themeShade="BF"/>
          <w:sz w:val="20"/>
          <w:szCs w:val="20"/>
          <w:lang w:val="es-ES"/>
        </w:rPr>
      </w:pPr>
      <w:ins w:id="4735" w:author="Author">
        <w:r w:rsidRPr="00426EBB">
          <w:rPr>
            <w:rFonts w:ascii="Courier New" w:eastAsiaTheme="majorEastAsia" w:hAnsi="Courier New" w:cs="Courier New"/>
            <w:b/>
            <w:bCs/>
            <w:color w:val="365F91" w:themeColor="accent1" w:themeShade="BF"/>
            <w:sz w:val="20"/>
            <w:szCs w:val="20"/>
            <w:lang w:val="es-ES"/>
          </w:rPr>
          <w:t xml:space="preserve">        &lt;vertices&gt;</w:t>
        </w:r>
      </w:ins>
    </w:p>
    <w:p w14:paraId="32063233" w14:textId="77777777" w:rsidR="00EC1458" w:rsidRPr="00426EBB" w:rsidRDefault="00EC1458" w:rsidP="00EC5B54">
      <w:pPr>
        <w:spacing w:after="0"/>
        <w:rPr>
          <w:ins w:id="4736" w:author="Author"/>
          <w:rFonts w:ascii="Courier New" w:eastAsiaTheme="majorEastAsia" w:hAnsi="Courier New" w:cs="Courier New"/>
          <w:b/>
          <w:bCs/>
          <w:color w:val="365F91" w:themeColor="accent1" w:themeShade="BF"/>
          <w:sz w:val="20"/>
          <w:szCs w:val="20"/>
          <w:lang w:val="es-ES"/>
        </w:rPr>
      </w:pPr>
      <w:ins w:id="4737" w:author="Author">
        <w:r w:rsidRPr="00426EBB">
          <w:rPr>
            <w:rFonts w:ascii="Courier New" w:eastAsiaTheme="majorEastAsia" w:hAnsi="Courier New" w:cs="Courier New"/>
            <w:b/>
            <w:bCs/>
            <w:color w:val="365F91" w:themeColor="accent1" w:themeShade="BF"/>
            <w:sz w:val="20"/>
            <w:szCs w:val="20"/>
            <w:lang w:val="es-ES"/>
          </w:rPr>
          <w:t xml:space="preserve">          &lt;vertex x="0" y="0" z="1" /&gt;</w:t>
        </w:r>
      </w:ins>
    </w:p>
    <w:p w14:paraId="32C0AD03" w14:textId="77777777" w:rsidR="00EC1458" w:rsidRPr="00426EBB" w:rsidRDefault="00EC1458" w:rsidP="00EC5B54">
      <w:pPr>
        <w:spacing w:after="0"/>
        <w:rPr>
          <w:ins w:id="4738" w:author="Author"/>
          <w:rFonts w:ascii="Courier New" w:eastAsiaTheme="majorEastAsia" w:hAnsi="Courier New" w:cs="Courier New"/>
          <w:b/>
          <w:bCs/>
          <w:color w:val="365F91" w:themeColor="accent1" w:themeShade="BF"/>
          <w:sz w:val="20"/>
          <w:szCs w:val="20"/>
          <w:lang w:val="es-ES"/>
        </w:rPr>
      </w:pPr>
      <w:ins w:id="4739" w:author="Author">
        <w:r w:rsidRPr="00426EBB">
          <w:rPr>
            <w:rFonts w:ascii="Courier New" w:eastAsiaTheme="majorEastAsia" w:hAnsi="Courier New" w:cs="Courier New"/>
            <w:b/>
            <w:bCs/>
            <w:color w:val="365F91" w:themeColor="accent1" w:themeShade="BF"/>
            <w:sz w:val="20"/>
            <w:szCs w:val="20"/>
            <w:lang w:val="es-ES"/>
          </w:rPr>
          <w:t xml:space="preserve">          &lt;vertex x="1" y="0" z="1" /&gt;</w:t>
        </w:r>
      </w:ins>
    </w:p>
    <w:p w14:paraId="24BA27CE" w14:textId="77777777" w:rsidR="00EC1458" w:rsidRPr="00426EBB" w:rsidRDefault="00EC1458" w:rsidP="00EC5B54">
      <w:pPr>
        <w:spacing w:after="0"/>
        <w:rPr>
          <w:ins w:id="4740" w:author="Author"/>
          <w:rFonts w:ascii="Courier New" w:eastAsiaTheme="majorEastAsia" w:hAnsi="Courier New" w:cs="Courier New"/>
          <w:b/>
          <w:bCs/>
          <w:color w:val="365F91" w:themeColor="accent1" w:themeShade="BF"/>
          <w:sz w:val="20"/>
          <w:szCs w:val="20"/>
          <w:lang w:val="es-ES"/>
        </w:rPr>
      </w:pPr>
      <w:ins w:id="4741" w:author="Author">
        <w:r w:rsidRPr="00426EBB">
          <w:rPr>
            <w:rFonts w:ascii="Courier New" w:eastAsiaTheme="majorEastAsia" w:hAnsi="Courier New" w:cs="Courier New"/>
            <w:b/>
            <w:bCs/>
            <w:color w:val="365F91" w:themeColor="accent1" w:themeShade="BF"/>
            <w:sz w:val="20"/>
            <w:szCs w:val="20"/>
            <w:lang w:val="es-ES"/>
          </w:rPr>
          <w:t xml:space="preserve">          &lt;vertex x="0" y="0" z="0" /&gt;</w:t>
        </w:r>
      </w:ins>
    </w:p>
    <w:p w14:paraId="1495C9E7" w14:textId="77777777" w:rsidR="00EC1458" w:rsidRPr="00426EBB" w:rsidRDefault="00EC1458" w:rsidP="00EC5B54">
      <w:pPr>
        <w:spacing w:after="0"/>
        <w:rPr>
          <w:ins w:id="4742" w:author="Author"/>
          <w:rFonts w:ascii="Courier New" w:eastAsiaTheme="majorEastAsia" w:hAnsi="Courier New" w:cs="Courier New"/>
          <w:b/>
          <w:bCs/>
          <w:color w:val="365F91" w:themeColor="accent1" w:themeShade="BF"/>
          <w:sz w:val="20"/>
          <w:szCs w:val="20"/>
          <w:lang w:val="es-ES"/>
        </w:rPr>
      </w:pPr>
      <w:ins w:id="4743" w:author="Author">
        <w:r w:rsidRPr="00426EBB">
          <w:rPr>
            <w:rFonts w:ascii="Courier New" w:eastAsiaTheme="majorEastAsia" w:hAnsi="Courier New" w:cs="Courier New"/>
            <w:b/>
            <w:bCs/>
            <w:color w:val="365F91" w:themeColor="accent1" w:themeShade="BF"/>
            <w:sz w:val="20"/>
            <w:szCs w:val="20"/>
            <w:lang w:val="es-ES"/>
          </w:rPr>
          <w:t xml:space="preserve">          &lt;vertex x="1" y="0" z="0" /&gt;</w:t>
        </w:r>
      </w:ins>
    </w:p>
    <w:p w14:paraId="516F6202" w14:textId="77777777" w:rsidR="00EC1458" w:rsidRPr="00426EBB" w:rsidRDefault="00EC1458" w:rsidP="00EC5B54">
      <w:pPr>
        <w:spacing w:after="0"/>
        <w:rPr>
          <w:ins w:id="4744" w:author="Author"/>
          <w:rFonts w:ascii="Courier New" w:eastAsiaTheme="majorEastAsia" w:hAnsi="Courier New" w:cs="Courier New"/>
          <w:b/>
          <w:bCs/>
          <w:color w:val="365F91" w:themeColor="accent1" w:themeShade="BF"/>
          <w:sz w:val="20"/>
          <w:szCs w:val="20"/>
          <w:lang w:val="es-ES"/>
        </w:rPr>
      </w:pPr>
      <w:ins w:id="4745" w:author="Author">
        <w:r w:rsidRPr="00426EBB">
          <w:rPr>
            <w:rFonts w:ascii="Courier New" w:eastAsiaTheme="majorEastAsia" w:hAnsi="Courier New" w:cs="Courier New"/>
            <w:b/>
            <w:bCs/>
            <w:color w:val="365F91" w:themeColor="accent1" w:themeShade="BF"/>
            <w:sz w:val="20"/>
            <w:szCs w:val="20"/>
            <w:lang w:val="es-ES"/>
          </w:rPr>
          <w:t xml:space="preserve">          &lt;vertex x="0" y="1" z="1" /&gt;</w:t>
        </w:r>
      </w:ins>
    </w:p>
    <w:p w14:paraId="390FBE52" w14:textId="77777777" w:rsidR="00EC1458" w:rsidRPr="00426EBB" w:rsidRDefault="00EC1458" w:rsidP="00EC5B54">
      <w:pPr>
        <w:spacing w:after="0"/>
        <w:rPr>
          <w:ins w:id="4746" w:author="Author"/>
          <w:rFonts w:ascii="Courier New" w:eastAsiaTheme="majorEastAsia" w:hAnsi="Courier New" w:cs="Courier New"/>
          <w:b/>
          <w:bCs/>
          <w:color w:val="365F91" w:themeColor="accent1" w:themeShade="BF"/>
          <w:sz w:val="20"/>
          <w:szCs w:val="20"/>
          <w:lang w:val="es-ES"/>
        </w:rPr>
      </w:pPr>
      <w:ins w:id="4747" w:author="Author">
        <w:r w:rsidRPr="00426EBB">
          <w:rPr>
            <w:rFonts w:ascii="Courier New" w:eastAsiaTheme="majorEastAsia" w:hAnsi="Courier New" w:cs="Courier New"/>
            <w:b/>
            <w:bCs/>
            <w:color w:val="365F91" w:themeColor="accent1" w:themeShade="BF"/>
            <w:sz w:val="20"/>
            <w:szCs w:val="20"/>
            <w:lang w:val="es-ES"/>
          </w:rPr>
          <w:t xml:space="preserve">          &lt;vertex x="1" y="1" z="1" /&gt;</w:t>
        </w:r>
      </w:ins>
    </w:p>
    <w:p w14:paraId="2C05103B" w14:textId="77777777" w:rsidR="00EC1458" w:rsidRPr="00426EBB" w:rsidRDefault="00EC1458" w:rsidP="00EC5B54">
      <w:pPr>
        <w:spacing w:after="0"/>
        <w:rPr>
          <w:ins w:id="4748" w:author="Author"/>
          <w:rFonts w:ascii="Courier New" w:eastAsiaTheme="majorEastAsia" w:hAnsi="Courier New" w:cs="Courier New"/>
          <w:b/>
          <w:bCs/>
          <w:color w:val="365F91" w:themeColor="accent1" w:themeShade="BF"/>
          <w:sz w:val="20"/>
          <w:szCs w:val="20"/>
          <w:lang w:val="es-ES"/>
        </w:rPr>
      </w:pPr>
      <w:ins w:id="4749" w:author="Author">
        <w:r w:rsidRPr="00426EBB">
          <w:rPr>
            <w:rFonts w:ascii="Courier New" w:eastAsiaTheme="majorEastAsia" w:hAnsi="Courier New" w:cs="Courier New"/>
            <w:b/>
            <w:bCs/>
            <w:color w:val="365F91" w:themeColor="accent1" w:themeShade="BF"/>
            <w:sz w:val="20"/>
            <w:szCs w:val="20"/>
            <w:lang w:val="es-ES"/>
          </w:rPr>
          <w:t xml:space="preserve">          &lt;vertex x="0" y="1" z="0" /&gt;</w:t>
        </w:r>
      </w:ins>
    </w:p>
    <w:p w14:paraId="594C6300" w14:textId="77777777" w:rsidR="00EC1458" w:rsidRPr="00426EBB" w:rsidRDefault="00EC1458" w:rsidP="00EC5B54">
      <w:pPr>
        <w:spacing w:after="0"/>
        <w:rPr>
          <w:ins w:id="4750" w:author="Author"/>
          <w:rFonts w:ascii="Courier New" w:eastAsiaTheme="majorEastAsia" w:hAnsi="Courier New" w:cs="Courier New"/>
          <w:b/>
          <w:bCs/>
          <w:color w:val="365F91" w:themeColor="accent1" w:themeShade="BF"/>
          <w:sz w:val="20"/>
          <w:szCs w:val="20"/>
          <w:lang w:val="es-ES"/>
        </w:rPr>
      </w:pPr>
      <w:ins w:id="4751" w:author="Author">
        <w:r w:rsidRPr="00426EBB">
          <w:rPr>
            <w:rFonts w:ascii="Courier New" w:eastAsiaTheme="majorEastAsia" w:hAnsi="Courier New" w:cs="Courier New"/>
            <w:b/>
            <w:bCs/>
            <w:color w:val="365F91" w:themeColor="accent1" w:themeShade="BF"/>
            <w:sz w:val="20"/>
            <w:szCs w:val="20"/>
            <w:lang w:val="es-ES"/>
          </w:rPr>
          <w:t xml:space="preserve">          &lt;vertex x="1" y="1" z="0" /&gt;</w:t>
        </w:r>
      </w:ins>
    </w:p>
    <w:p w14:paraId="627EE059" w14:textId="77777777" w:rsidR="00EC1458" w:rsidRPr="00426EBB" w:rsidRDefault="00EC1458" w:rsidP="00EC5B54">
      <w:pPr>
        <w:spacing w:after="0"/>
        <w:rPr>
          <w:ins w:id="4752" w:author="Author"/>
          <w:rFonts w:ascii="Courier New" w:eastAsiaTheme="majorEastAsia" w:hAnsi="Courier New" w:cs="Courier New"/>
          <w:b/>
          <w:bCs/>
          <w:color w:val="365F91" w:themeColor="accent1" w:themeShade="BF"/>
          <w:sz w:val="20"/>
          <w:szCs w:val="20"/>
          <w:lang w:val="es-ES"/>
        </w:rPr>
      </w:pPr>
      <w:ins w:id="4753" w:author="Author">
        <w:r w:rsidRPr="00426EBB">
          <w:rPr>
            <w:rFonts w:ascii="Courier New" w:eastAsiaTheme="majorEastAsia" w:hAnsi="Courier New" w:cs="Courier New"/>
            <w:b/>
            <w:bCs/>
            <w:color w:val="365F91" w:themeColor="accent1" w:themeShade="BF"/>
            <w:sz w:val="20"/>
            <w:szCs w:val="20"/>
            <w:lang w:val="es-ES"/>
          </w:rPr>
          <w:t xml:space="preserve">        &lt;/vertices&gt;</w:t>
        </w:r>
      </w:ins>
    </w:p>
    <w:p w14:paraId="38719F02" w14:textId="77777777" w:rsidR="00EC1458" w:rsidRPr="00EC5B54" w:rsidRDefault="00EC1458" w:rsidP="00EC5B54">
      <w:pPr>
        <w:spacing w:after="0"/>
        <w:rPr>
          <w:ins w:id="4754" w:author="Author"/>
          <w:rFonts w:ascii="Courier New" w:eastAsiaTheme="majorEastAsia" w:hAnsi="Courier New" w:cs="Courier New"/>
          <w:b/>
          <w:bCs/>
          <w:color w:val="365F91" w:themeColor="accent1" w:themeShade="BF"/>
          <w:sz w:val="20"/>
          <w:szCs w:val="20"/>
        </w:rPr>
      </w:pPr>
      <w:ins w:id="4755" w:author="Author">
        <w:r w:rsidRPr="00426EBB">
          <w:rPr>
            <w:rFonts w:ascii="Courier New" w:eastAsiaTheme="majorEastAsia" w:hAnsi="Courier New" w:cs="Courier New"/>
            <w:b/>
            <w:bCs/>
            <w:color w:val="365F91" w:themeColor="accent1" w:themeShade="BF"/>
            <w:sz w:val="20"/>
            <w:szCs w:val="20"/>
            <w:lang w:val="es-ES"/>
          </w:rPr>
          <w:t xml:space="preserve">        </w:t>
        </w:r>
        <w:r w:rsidRPr="00EC5B54">
          <w:rPr>
            <w:rFonts w:ascii="Courier New" w:eastAsiaTheme="majorEastAsia" w:hAnsi="Courier New" w:cs="Courier New"/>
            <w:b/>
            <w:bCs/>
            <w:color w:val="365F91" w:themeColor="accent1" w:themeShade="BF"/>
            <w:sz w:val="20"/>
            <w:szCs w:val="20"/>
          </w:rPr>
          <w:t>&lt;triangles&gt;</w:t>
        </w:r>
      </w:ins>
    </w:p>
    <w:p w14:paraId="79EDE00C" w14:textId="77777777" w:rsidR="00EC1458" w:rsidRPr="00EC5B54" w:rsidRDefault="00EC1458" w:rsidP="00EC5B54">
      <w:pPr>
        <w:spacing w:after="0"/>
        <w:rPr>
          <w:ins w:id="4756" w:author="Author"/>
          <w:rFonts w:ascii="Courier New" w:eastAsiaTheme="majorEastAsia" w:hAnsi="Courier New" w:cs="Courier New"/>
          <w:b/>
          <w:bCs/>
          <w:color w:val="365F91" w:themeColor="accent1" w:themeShade="BF"/>
          <w:sz w:val="20"/>
          <w:szCs w:val="20"/>
        </w:rPr>
      </w:pPr>
      <w:ins w:id="4757" w:author="Author">
        <w:r w:rsidRPr="00EC5B54">
          <w:rPr>
            <w:rFonts w:ascii="Courier New" w:eastAsiaTheme="majorEastAsia" w:hAnsi="Courier New" w:cs="Courier New"/>
            <w:b/>
            <w:bCs/>
            <w:color w:val="365F91" w:themeColor="accent1" w:themeShade="BF"/>
            <w:sz w:val="20"/>
            <w:szCs w:val="20"/>
          </w:rPr>
          <w:t xml:space="preserve">          &lt;triangle v1="0" v2="2" v3="1" pid="5" p1="0" p2="2" p3="1" /&gt;</w:t>
        </w:r>
      </w:ins>
    </w:p>
    <w:p w14:paraId="35B921C6" w14:textId="77777777" w:rsidR="00EC1458" w:rsidRPr="00EC5B54" w:rsidRDefault="00EC1458" w:rsidP="00EC5B54">
      <w:pPr>
        <w:spacing w:after="0"/>
        <w:rPr>
          <w:ins w:id="4758" w:author="Author"/>
          <w:rFonts w:ascii="Courier New" w:eastAsiaTheme="majorEastAsia" w:hAnsi="Courier New" w:cs="Courier New"/>
          <w:b/>
          <w:bCs/>
          <w:color w:val="365F91" w:themeColor="accent1" w:themeShade="BF"/>
          <w:sz w:val="20"/>
          <w:szCs w:val="20"/>
        </w:rPr>
      </w:pPr>
      <w:ins w:id="4759" w:author="Author">
        <w:r w:rsidRPr="00EC5B54">
          <w:rPr>
            <w:rFonts w:ascii="Courier New" w:eastAsiaTheme="majorEastAsia" w:hAnsi="Courier New" w:cs="Courier New"/>
            <w:b/>
            <w:bCs/>
            <w:color w:val="365F91" w:themeColor="accent1" w:themeShade="BF"/>
            <w:sz w:val="20"/>
            <w:szCs w:val="20"/>
          </w:rPr>
          <w:t xml:space="preserve">          &lt;triangle v1="3" v2="1" v3="2" pid="5" p1="3" p2="1" p3="2" /&gt;</w:t>
        </w:r>
      </w:ins>
    </w:p>
    <w:p w14:paraId="1A5174AF" w14:textId="77777777" w:rsidR="00EC1458" w:rsidRPr="00EC5B54" w:rsidRDefault="00EC1458" w:rsidP="00EC5B54">
      <w:pPr>
        <w:spacing w:after="0"/>
        <w:rPr>
          <w:ins w:id="4760" w:author="Author"/>
          <w:rFonts w:ascii="Courier New" w:eastAsiaTheme="majorEastAsia" w:hAnsi="Courier New" w:cs="Courier New"/>
          <w:b/>
          <w:bCs/>
          <w:color w:val="365F91" w:themeColor="accent1" w:themeShade="BF"/>
          <w:sz w:val="20"/>
          <w:szCs w:val="20"/>
        </w:rPr>
      </w:pPr>
      <w:ins w:id="4761" w:author="Author">
        <w:r w:rsidRPr="00EC5B54">
          <w:rPr>
            <w:rFonts w:ascii="Courier New" w:eastAsiaTheme="majorEastAsia" w:hAnsi="Courier New" w:cs="Courier New"/>
            <w:b/>
            <w:bCs/>
            <w:color w:val="365F91" w:themeColor="accent1" w:themeShade="BF"/>
            <w:sz w:val="20"/>
            <w:szCs w:val="20"/>
          </w:rPr>
          <w:t xml:space="preserve">          &lt;triangle v1="1" v2="3" v3="5" pid="2" p1="0" /&gt;</w:t>
        </w:r>
      </w:ins>
    </w:p>
    <w:p w14:paraId="41F6298D" w14:textId="77777777" w:rsidR="00EC1458" w:rsidRPr="00EC5B54" w:rsidRDefault="00EC1458" w:rsidP="00EC5B54">
      <w:pPr>
        <w:spacing w:after="0"/>
        <w:rPr>
          <w:ins w:id="4762" w:author="Author"/>
          <w:rFonts w:ascii="Courier New" w:eastAsiaTheme="majorEastAsia" w:hAnsi="Courier New" w:cs="Courier New"/>
          <w:b/>
          <w:bCs/>
          <w:color w:val="365F91" w:themeColor="accent1" w:themeShade="BF"/>
          <w:sz w:val="20"/>
          <w:szCs w:val="20"/>
        </w:rPr>
      </w:pPr>
      <w:ins w:id="4763" w:author="Author">
        <w:r w:rsidRPr="00EC5B54">
          <w:rPr>
            <w:rFonts w:ascii="Courier New" w:eastAsiaTheme="majorEastAsia" w:hAnsi="Courier New" w:cs="Courier New"/>
            <w:b/>
            <w:bCs/>
            <w:color w:val="365F91" w:themeColor="accent1" w:themeShade="BF"/>
            <w:sz w:val="20"/>
            <w:szCs w:val="20"/>
          </w:rPr>
          <w:t xml:space="preserve">          &lt;triangle v1="7" v2="5" v3="3" pid="2" p1="0" /&gt;</w:t>
        </w:r>
      </w:ins>
    </w:p>
    <w:p w14:paraId="1BA4E71C" w14:textId="77777777" w:rsidR="00EC1458" w:rsidRPr="00EC5B54" w:rsidRDefault="00EC1458" w:rsidP="00EC5B54">
      <w:pPr>
        <w:spacing w:after="0"/>
        <w:rPr>
          <w:ins w:id="4764" w:author="Author"/>
          <w:rFonts w:ascii="Courier New" w:eastAsiaTheme="majorEastAsia" w:hAnsi="Courier New" w:cs="Courier New"/>
          <w:b/>
          <w:bCs/>
          <w:color w:val="365F91" w:themeColor="accent1" w:themeShade="BF"/>
          <w:sz w:val="20"/>
          <w:szCs w:val="20"/>
        </w:rPr>
      </w:pPr>
      <w:ins w:id="4765" w:author="Author">
        <w:r w:rsidRPr="00EC5B54">
          <w:rPr>
            <w:rFonts w:ascii="Courier New" w:eastAsiaTheme="majorEastAsia" w:hAnsi="Courier New" w:cs="Courier New"/>
            <w:b/>
            <w:bCs/>
            <w:color w:val="365F91" w:themeColor="accent1" w:themeShade="BF"/>
            <w:sz w:val="20"/>
            <w:szCs w:val="20"/>
          </w:rPr>
          <w:t xml:space="preserve">          &lt;triangle v1="5" v2="7" v3="4" pid="2" p1="0" /&gt;</w:t>
        </w:r>
      </w:ins>
    </w:p>
    <w:p w14:paraId="2042CB54" w14:textId="77777777" w:rsidR="00EC1458" w:rsidRPr="00EC5B54" w:rsidRDefault="00EC1458" w:rsidP="00EC5B54">
      <w:pPr>
        <w:spacing w:after="0"/>
        <w:rPr>
          <w:ins w:id="4766" w:author="Author"/>
          <w:rFonts w:ascii="Courier New" w:eastAsiaTheme="majorEastAsia" w:hAnsi="Courier New" w:cs="Courier New"/>
          <w:b/>
          <w:bCs/>
          <w:color w:val="365F91" w:themeColor="accent1" w:themeShade="BF"/>
          <w:sz w:val="20"/>
          <w:szCs w:val="20"/>
        </w:rPr>
      </w:pPr>
      <w:ins w:id="4767" w:author="Author">
        <w:r w:rsidRPr="00EC5B54">
          <w:rPr>
            <w:rFonts w:ascii="Courier New" w:eastAsiaTheme="majorEastAsia" w:hAnsi="Courier New" w:cs="Courier New"/>
            <w:b/>
            <w:bCs/>
            <w:color w:val="365F91" w:themeColor="accent1" w:themeShade="BF"/>
            <w:sz w:val="20"/>
            <w:szCs w:val="20"/>
          </w:rPr>
          <w:t xml:space="preserve">          &lt;triangle v1="6" v2="4" v3="7" pid="2" p1="0" /&gt;</w:t>
        </w:r>
      </w:ins>
    </w:p>
    <w:p w14:paraId="3D7F2B29" w14:textId="77777777" w:rsidR="00EC1458" w:rsidRPr="00EC5B54" w:rsidRDefault="00EC1458" w:rsidP="00EC5B54">
      <w:pPr>
        <w:spacing w:after="0"/>
        <w:rPr>
          <w:ins w:id="4768" w:author="Author"/>
          <w:rFonts w:ascii="Courier New" w:eastAsiaTheme="majorEastAsia" w:hAnsi="Courier New" w:cs="Courier New"/>
          <w:b/>
          <w:bCs/>
          <w:color w:val="365F91" w:themeColor="accent1" w:themeShade="BF"/>
          <w:sz w:val="20"/>
          <w:szCs w:val="20"/>
        </w:rPr>
      </w:pPr>
      <w:ins w:id="4769" w:author="Author">
        <w:r w:rsidRPr="00EC5B54">
          <w:rPr>
            <w:rFonts w:ascii="Courier New" w:eastAsiaTheme="majorEastAsia" w:hAnsi="Courier New" w:cs="Courier New"/>
            <w:b/>
            <w:bCs/>
            <w:color w:val="365F91" w:themeColor="accent1" w:themeShade="BF"/>
            <w:sz w:val="20"/>
            <w:szCs w:val="20"/>
          </w:rPr>
          <w:t xml:space="preserve">          &lt;triangle v1="4" v2="6" v3="0" pid="2" p1="0" /&gt;</w:t>
        </w:r>
      </w:ins>
    </w:p>
    <w:p w14:paraId="52A78EF9" w14:textId="77777777" w:rsidR="00EC1458" w:rsidRPr="00EC5B54" w:rsidRDefault="00EC1458" w:rsidP="00EC5B54">
      <w:pPr>
        <w:spacing w:after="0"/>
        <w:rPr>
          <w:ins w:id="4770" w:author="Author"/>
          <w:rFonts w:ascii="Courier New" w:eastAsiaTheme="majorEastAsia" w:hAnsi="Courier New" w:cs="Courier New"/>
          <w:b/>
          <w:bCs/>
          <w:color w:val="365F91" w:themeColor="accent1" w:themeShade="BF"/>
          <w:sz w:val="20"/>
          <w:szCs w:val="20"/>
        </w:rPr>
      </w:pPr>
      <w:ins w:id="4771" w:author="Author">
        <w:r w:rsidRPr="00EC5B54">
          <w:rPr>
            <w:rFonts w:ascii="Courier New" w:eastAsiaTheme="majorEastAsia" w:hAnsi="Courier New" w:cs="Courier New"/>
            <w:b/>
            <w:bCs/>
            <w:color w:val="365F91" w:themeColor="accent1" w:themeShade="BF"/>
            <w:sz w:val="20"/>
            <w:szCs w:val="20"/>
          </w:rPr>
          <w:t xml:space="preserve">          &lt;triangle v1="2" v2="0" v3="6" pid="2" p1="0" /&gt;</w:t>
        </w:r>
      </w:ins>
    </w:p>
    <w:p w14:paraId="0124C073" w14:textId="77777777" w:rsidR="00EC1458" w:rsidRPr="00EC5B54" w:rsidRDefault="00EC1458" w:rsidP="00EC5B54">
      <w:pPr>
        <w:spacing w:after="0"/>
        <w:rPr>
          <w:ins w:id="4772" w:author="Author"/>
          <w:rFonts w:ascii="Courier New" w:eastAsiaTheme="majorEastAsia" w:hAnsi="Courier New" w:cs="Courier New"/>
          <w:b/>
          <w:bCs/>
          <w:color w:val="365F91" w:themeColor="accent1" w:themeShade="BF"/>
          <w:sz w:val="20"/>
          <w:szCs w:val="20"/>
        </w:rPr>
      </w:pPr>
      <w:ins w:id="4773" w:author="Author">
        <w:r w:rsidRPr="00EC5B54">
          <w:rPr>
            <w:rFonts w:ascii="Courier New" w:eastAsiaTheme="majorEastAsia" w:hAnsi="Courier New" w:cs="Courier New"/>
            <w:b/>
            <w:bCs/>
            <w:color w:val="365F91" w:themeColor="accent1" w:themeShade="BF"/>
            <w:sz w:val="20"/>
            <w:szCs w:val="20"/>
          </w:rPr>
          <w:t xml:space="preserve">          &lt;triangle v1="4" v2="0" v3="5" pid="2" p1="0" /&gt;</w:t>
        </w:r>
      </w:ins>
    </w:p>
    <w:p w14:paraId="79F7B505" w14:textId="77777777" w:rsidR="00EC1458" w:rsidRPr="00EC5B54" w:rsidRDefault="00EC1458" w:rsidP="00EC5B54">
      <w:pPr>
        <w:spacing w:after="0"/>
        <w:rPr>
          <w:ins w:id="4774" w:author="Author"/>
          <w:rFonts w:ascii="Courier New" w:eastAsiaTheme="majorEastAsia" w:hAnsi="Courier New" w:cs="Courier New"/>
          <w:b/>
          <w:bCs/>
          <w:color w:val="365F91" w:themeColor="accent1" w:themeShade="BF"/>
          <w:sz w:val="20"/>
          <w:szCs w:val="20"/>
        </w:rPr>
      </w:pPr>
      <w:ins w:id="4775" w:author="Author">
        <w:r w:rsidRPr="00EC5B54">
          <w:rPr>
            <w:rFonts w:ascii="Courier New" w:eastAsiaTheme="majorEastAsia" w:hAnsi="Courier New" w:cs="Courier New"/>
            <w:b/>
            <w:bCs/>
            <w:color w:val="365F91" w:themeColor="accent1" w:themeShade="BF"/>
            <w:sz w:val="20"/>
            <w:szCs w:val="20"/>
          </w:rPr>
          <w:t xml:space="preserve">          &lt;triangle v1="1" v2="5" v3="0" pid="2" p1="0" /&gt;</w:t>
        </w:r>
      </w:ins>
    </w:p>
    <w:p w14:paraId="2EE87854" w14:textId="77777777" w:rsidR="00EC1458" w:rsidRPr="00EC5B54" w:rsidRDefault="00EC1458" w:rsidP="00EC5B54">
      <w:pPr>
        <w:spacing w:after="0"/>
        <w:rPr>
          <w:ins w:id="4776" w:author="Author"/>
          <w:rFonts w:ascii="Courier New" w:eastAsiaTheme="majorEastAsia" w:hAnsi="Courier New" w:cs="Courier New"/>
          <w:b/>
          <w:bCs/>
          <w:color w:val="365F91" w:themeColor="accent1" w:themeShade="BF"/>
          <w:sz w:val="20"/>
          <w:szCs w:val="20"/>
        </w:rPr>
      </w:pPr>
      <w:ins w:id="4777" w:author="Author">
        <w:r w:rsidRPr="00EC5B54">
          <w:rPr>
            <w:rFonts w:ascii="Courier New" w:eastAsiaTheme="majorEastAsia" w:hAnsi="Courier New" w:cs="Courier New"/>
            <w:b/>
            <w:bCs/>
            <w:color w:val="365F91" w:themeColor="accent1" w:themeShade="BF"/>
            <w:sz w:val="20"/>
            <w:szCs w:val="20"/>
          </w:rPr>
          <w:t xml:space="preserve">          &lt;triangle v1="2" v2="6" v3="3" pid="2" p1="0" /&gt;</w:t>
        </w:r>
      </w:ins>
    </w:p>
    <w:p w14:paraId="275D091B" w14:textId="77777777" w:rsidR="00EC1458" w:rsidRPr="00EC5B54" w:rsidRDefault="00EC1458" w:rsidP="00EC5B54">
      <w:pPr>
        <w:spacing w:after="0"/>
        <w:rPr>
          <w:ins w:id="4778" w:author="Author"/>
          <w:rFonts w:ascii="Courier New" w:eastAsiaTheme="majorEastAsia" w:hAnsi="Courier New" w:cs="Courier New"/>
          <w:b/>
          <w:bCs/>
          <w:color w:val="365F91" w:themeColor="accent1" w:themeShade="BF"/>
          <w:sz w:val="20"/>
          <w:szCs w:val="20"/>
        </w:rPr>
      </w:pPr>
      <w:ins w:id="4779" w:author="Author">
        <w:r w:rsidRPr="00EC5B54">
          <w:rPr>
            <w:rFonts w:ascii="Courier New" w:eastAsiaTheme="majorEastAsia" w:hAnsi="Courier New" w:cs="Courier New"/>
            <w:b/>
            <w:bCs/>
            <w:color w:val="365F91" w:themeColor="accent1" w:themeShade="BF"/>
            <w:sz w:val="20"/>
            <w:szCs w:val="20"/>
          </w:rPr>
          <w:t xml:space="preserve">          &lt;triangle v1="7" v2="3" v3="6" pid="2" p1="0" /&gt;</w:t>
        </w:r>
      </w:ins>
    </w:p>
    <w:p w14:paraId="37331B70" w14:textId="77777777" w:rsidR="00EC1458" w:rsidRPr="00EC5B54" w:rsidRDefault="00EC1458" w:rsidP="00EC5B54">
      <w:pPr>
        <w:spacing w:after="0"/>
        <w:rPr>
          <w:ins w:id="4780" w:author="Author"/>
          <w:rFonts w:ascii="Courier New" w:eastAsiaTheme="majorEastAsia" w:hAnsi="Courier New" w:cs="Courier New"/>
          <w:b/>
          <w:bCs/>
          <w:color w:val="365F91" w:themeColor="accent1" w:themeShade="BF"/>
          <w:sz w:val="20"/>
          <w:szCs w:val="20"/>
        </w:rPr>
      </w:pPr>
      <w:ins w:id="4781" w:author="Author">
        <w:r w:rsidRPr="00EC5B54">
          <w:rPr>
            <w:rFonts w:ascii="Courier New" w:eastAsiaTheme="majorEastAsia" w:hAnsi="Courier New" w:cs="Courier New"/>
            <w:b/>
            <w:bCs/>
            <w:color w:val="365F91" w:themeColor="accent1" w:themeShade="BF"/>
            <w:sz w:val="20"/>
            <w:szCs w:val="20"/>
          </w:rPr>
          <w:t xml:space="preserve">        &lt;/triangles&gt;</w:t>
        </w:r>
      </w:ins>
    </w:p>
    <w:p w14:paraId="3EB06E3B" w14:textId="77777777" w:rsidR="00EC1458" w:rsidRPr="00EC5B54" w:rsidRDefault="00EC1458" w:rsidP="00EC5B54">
      <w:pPr>
        <w:spacing w:after="0"/>
        <w:rPr>
          <w:ins w:id="4782" w:author="Author"/>
          <w:rFonts w:ascii="Courier New" w:eastAsiaTheme="majorEastAsia" w:hAnsi="Courier New" w:cs="Courier New"/>
          <w:b/>
          <w:bCs/>
          <w:color w:val="365F91" w:themeColor="accent1" w:themeShade="BF"/>
          <w:sz w:val="20"/>
          <w:szCs w:val="20"/>
        </w:rPr>
      </w:pPr>
      <w:ins w:id="4783" w:author="Author">
        <w:r w:rsidRPr="00EC5B54">
          <w:rPr>
            <w:rFonts w:ascii="Courier New" w:eastAsiaTheme="majorEastAsia" w:hAnsi="Courier New" w:cs="Courier New"/>
            <w:b/>
            <w:bCs/>
            <w:color w:val="365F91" w:themeColor="accent1" w:themeShade="BF"/>
            <w:sz w:val="20"/>
            <w:szCs w:val="20"/>
          </w:rPr>
          <w:t xml:space="preserve">      &lt;/mesh&gt;</w:t>
        </w:r>
      </w:ins>
    </w:p>
    <w:p w14:paraId="11819F69" w14:textId="77777777" w:rsidR="00EC1458" w:rsidRPr="00EC5B54" w:rsidRDefault="00EC1458" w:rsidP="00EC5B54">
      <w:pPr>
        <w:spacing w:after="0"/>
        <w:rPr>
          <w:ins w:id="4784" w:author="Author"/>
          <w:rFonts w:ascii="Courier New" w:eastAsiaTheme="majorEastAsia" w:hAnsi="Courier New" w:cs="Courier New"/>
          <w:b/>
          <w:bCs/>
          <w:color w:val="365F91" w:themeColor="accent1" w:themeShade="BF"/>
          <w:sz w:val="20"/>
          <w:szCs w:val="20"/>
        </w:rPr>
      </w:pPr>
      <w:ins w:id="4785" w:author="Author">
        <w:r w:rsidRPr="00EC5B54">
          <w:rPr>
            <w:rFonts w:ascii="Courier New" w:eastAsiaTheme="majorEastAsia" w:hAnsi="Courier New" w:cs="Courier New"/>
            <w:b/>
            <w:bCs/>
            <w:color w:val="365F91" w:themeColor="accent1" w:themeShade="BF"/>
            <w:sz w:val="20"/>
            <w:szCs w:val="20"/>
          </w:rPr>
          <w:t xml:space="preserve">    &lt;/object&gt;</w:t>
        </w:r>
      </w:ins>
    </w:p>
    <w:p w14:paraId="34CD27AF" w14:textId="77777777" w:rsidR="00EC1458" w:rsidRPr="00EC5B54" w:rsidRDefault="00EC1458" w:rsidP="00EC5B54">
      <w:pPr>
        <w:spacing w:after="0"/>
        <w:rPr>
          <w:ins w:id="4786" w:author="Author"/>
          <w:rFonts w:ascii="Courier New" w:eastAsiaTheme="majorEastAsia" w:hAnsi="Courier New" w:cs="Courier New"/>
          <w:b/>
          <w:bCs/>
          <w:color w:val="365F91" w:themeColor="accent1" w:themeShade="BF"/>
          <w:sz w:val="20"/>
          <w:szCs w:val="20"/>
        </w:rPr>
      </w:pPr>
      <w:ins w:id="4787" w:author="Author">
        <w:r w:rsidRPr="00EC5B54">
          <w:rPr>
            <w:rFonts w:ascii="Courier New" w:eastAsiaTheme="majorEastAsia" w:hAnsi="Courier New" w:cs="Courier New"/>
            <w:b/>
            <w:bCs/>
            <w:color w:val="365F91" w:themeColor="accent1" w:themeShade="BF"/>
            <w:sz w:val="20"/>
            <w:szCs w:val="20"/>
          </w:rPr>
          <w:t xml:space="preserve">    &lt;object id="7" type="model"&gt;</w:t>
        </w:r>
      </w:ins>
    </w:p>
    <w:p w14:paraId="3D782251" w14:textId="77777777" w:rsidR="00EC1458" w:rsidRPr="00EC5B54" w:rsidRDefault="00EC1458" w:rsidP="00EC5B54">
      <w:pPr>
        <w:spacing w:after="0"/>
        <w:rPr>
          <w:ins w:id="4788" w:author="Author"/>
          <w:rFonts w:ascii="Courier New" w:eastAsiaTheme="majorEastAsia" w:hAnsi="Courier New" w:cs="Courier New"/>
          <w:b/>
          <w:bCs/>
          <w:color w:val="365F91" w:themeColor="accent1" w:themeShade="BF"/>
          <w:sz w:val="20"/>
          <w:szCs w:val="20"/>
        </w:rPr>
      </w:pPr>
      <w:ins w:id="4789" w:author="Author">
        <w:r w:rsidRPr="00EC5B54">
          <w:rPr>
            <w:rFonts w:ascii="Courier New" w:eastAsiaTheme="majorEastAsia" w:hAnsi="Courier New" w:cs="Courier New"/>
            <w:b/>
            <w:bCs/>
            <w:color w:val="365F91" w:themeColor="accent1" w:themeShade="BF"/>
            <w:sz w:val="20"/>
            <w:szCs w:val="20"/>
          </w:rPr>
          <w:t xml:space="preserve">      &lt;components&gt;</w:t>
        </w:r>
      </w:ins>
    </w:p>
    <w:p w14:paraId="44C94AAD" w14:textId="77777777" w:rsidR="00EC1458" w:rsidRPr="00EC5B54" w:rsidRDefault="00EC1458" w:rsidP="00EC5B54">
      <w:pPr>
        <w:spacing w:after="0"/>
        <w:rPr>
          <w:ins w:id="4790" w:author="Author"/>
          <w:rFonts w:ascii="Courier New" w:eastAsiaTheme="majorEastAsia" w:hAnsi="Courier New" w:cs="Courier New"/>
          <w:b/>
          <w:bCs/>
          <w:color w:val="365F91" w:themeColor="accent1" w:themeShade="BF"/>
          <w:sz w:val="20"/>
          <w:szCs w:val="20"/>
        </w:rPr>
      </w:pPr>
      <w:ins w:id="4791" w:author="Author">
        <w:r w:rsidRPr="00EC5B54">
          <w:rPr>
            <w:rFonts w:ascii="Courier New" w:eastAsiaTheme="majorEastAsia" w:hAnsi="Courier New" w:cs="Courier New"/>
            <w:b/>
            <w:bCs/>
            <w:color w:val="365F91" w:themeColor="accent1" w:themeShade="BF"/>
            <w:sz w:val="20"/>
            <w:szCs w:val="20"/>
          </w:rPr>
          <w:t xml:space="preserve">        &lt;component objectid="6" /&gt;</w:t>
        </w:r>
      </w:ins>
    </w:p>
    <w:p w14:paraId="7942B319" w14:textId="77777777" w:rsidR="00EC1458" w:rsidRPr="00EC5B54" w:rsidRDefault="00EC1458" w:rsidP="00EC5B54">
      <w:pPr>
        <w:spacing w:after="0"/>
        <w:rPr>
          <w:ins w:id="4792" w:author="Author"/>
          <w:rFonts w:ascii="Courier New" w:eastAsiaTheme="majorEastAsia" w:hAnsi="Courier New" w:cs="Courier New"/>
          <w:b/>
          <w:bCs/>
          <w:color w:val="365F91" w:themeColor="accent1" w:themeShade="BF"/>
          <w:sz w:val="20"/>
          <w:szCs w:val="20"/>
        </w:rPr>
      </w:pPr>
      <w:ins w:id="4793" w:author="Author">
        <w:r w:rsidRPr="00EC5B54">
          <w:rPr>
            <w:rFonts w:ascii="Courier New" w:eastAsiaTheme="majorEastAsia" w:hAnsi="Courier New" w:cs="Courier New"/>
            <w:b/>
            <w:bCs/>
            <w:color w:val="365F91" w:themeColor="accent1" w:themeShade="BF"/>
            <w:sz w:val="20"/>
            <w:szCs w:val="20"/>
          </w:rPr>
          <w:t xml:space="preserve">      &lt;/components&gt;</w:t>
        </w:r>
      </w:ins>
    </w:p>
    <w:p w14:paraId="0EDDC7A3" w14:textId="77777777" w:rsidR="00EC1458" w:rsidRPr="00EC5B54" w:rsidRDefault="00EC1458" w:rsidP="00EC5B54">
      <w:pPr>
        <w:spacing w:after="0"/>
        <w:rPr>
          <w:ins w:id="4794" w:author="Author"/>
          <w:rFonts w:ascii="Courier New" w:eastAsiaTheme="majorEastAsia" w:hAnsi="Courier New" w:cs="Courier New"/>
          <w:b/>
          <w:bCs/>
          <w:color w:val="365F91" w:themeColor="accent1" w:themeShade="BF"/>
          <w:sz w:val="20"/>
          <w:szCs w:val="20"/>
        </w:rPr>
      </w:pPr>
      <w:ins w:id="4795" w:author="Author">
        <w:r w:rsidRPr="00EC5B54">
          <w:rPr>
            <w:rFonts w:ascii="Courier New" w:eastAsiaTheme="majorEastAsia" w:hAnsi="Courier New" w:cs="Courier New"/>
            <w:b/>
            <w:bCs/>
            <w:color w:val="365F91" w:themeColor="accent1" w:themeShade="BF"/>
            <w:sz w:val="20"/>
            <w:szCs w:val="20"/>
          </w:rPr>
          <w:t xml:space="preserve">    &lt;/object&gt;</w:t>
        </w:r>
      </w:ins>
    </w:p>
    <w:p w14:paraId="6D406DF0" w14:textId="77777777" w:rsidR="00EC1458" w:rsidRPr="00EC5B54" w:rsidRDefault="00EC1458" w:rsidP="00EC5B54">
      <w:pPr>
        <w:spacing w:after="0"/>
        <w:rPr>
          <w:ins w:id="4796" w:author="Author"/>
          <w:rFonts w:ascii="Courier New" w:eastAsiaTheme="majorEastAsia" w:hAnsi="Courier New" w:cs="Courier New"/>
          <w:b/>
          <w:bCs/>
          <w:color w:val="365F91" w:themeColor="accent1" w:themeShade="BF"/>
          <w:sz w:val="20"/>
          <w:szCs w:val="20"/>
        </w:rPr>
      </w:pPr>
      <w:ins w:id="4797" w:author="Author">
        <w:r w:rsidRPr="00EC5B54">
          <w:rPr>
            <w:rFonts w:ascii="Courier New" w:eastAsiaTheme="majorEastAsia" w:hAnsi="Courier New" w:cs="Courier New"/>
            <w:b/>
            <w:bCs/>
            <w:color w:val="365F91" w:themeColor="accent1" w:themeShade="BF"/>
            <w:sz w:val="20"/>
            <w:szCs w:val="20"/>
          </w:rPr>
          <w:t xml:space="preserve">  &lt;/resources&gt;</w:t>
        </w:r>
      </w:ins>
    </w:p>
    <w:p w14:paraId="5BC67317" w14:textId="77777777" w:rsidR="00EC1458" w:rsidRPr="00EC5B54" w:rsidRDefault="00EC1458" w:rsidP="00EC5B54">
      <w:pPr>
        <w:spacing w:after="0"/>
        <w:rPr>
          <w:ins w:id="4798" w:author="Author"/>
          <w:rFonts w:ascii="Courier New" w:eastAsiaTheme="majorEastAsia" w:hAnsi="Courier New" w:cs="Courier New"/>
          <w:b/>
          <w:bCs/>
          <w:color w:val="365F91" w:themeColor="accent1" w:themeShade="BF"/>
          <w:sz w:val="20"/>
          <w:szCs w:val="20"/>
        </w:rPr>
      </w:pPr>
      <w:ins w:id="4799" w:author="Author">
        <w:r w:rsidRPr="00EC5B54">
          <w:rPr>
            <w:rFonts w:ascii="Courier New" w:eastAsiaTheme="majorEastAsia" w:hAnsi="Courier New" w:cs="Courier New"/>
            <w:b/>
            <w:bCs/>
            <w:color w:val="365F91" w:themeColor="accent1" w:themeShade="BF"/>
            <w:sz w:val="20"/>
            <w:szCs w:val="20"/>
          </w:rPr>
          <w:t xml:space="preserve">  &lt;build&gt;</w:t>
        </w:r>
      </w:ins>
    </w:p>
    <w:p w14:paraId="673A3090" w14:textId="77777777" w:rsidR="00EC1458" w:rsidRPr="00EC5B54" w:rsidRDefault="00EC1458" w:rsidP="00EC5B54">
      <w:pPr>
        <w:spacing w:after="0"/>
        <w:rPr>
          <w:ins w:id="4800" w:author="Author"/>
          <w:rFonts w:ascii="Courier New" w:eastAsiaTheme="majorEastAsia" w:hAnsi="Courier New" w:cs="Courier New"/>
          <w:b/>
          <w:bCs/>
          <w:color w:val="365F91" w:themeColor="accent1" w:themeShade="BF"/>
          <w:sz w:val="20"/>
          <w:szCs w:val="20"/>
        </w:rPr>
      </w:pPr>
      <w:ins w:id="4801" w:author="Author">
        <w:r w:rsidRPr="00EC5B54">
          <w:rPr>
            <w:rFonts w:ascii="Courier New" w:eastAsiaTheme="majorEastAsia" w:hAnsi="Courier New" w:cs="Courier New"/>
            <w:b/>
            <w:bCs/>
            <w:color w:val="365F91" w:themeColor="accent1" w:themeShade="BF"/>
            <w:sz w:val="20"/>
            <w:szCs w:val="20"/>
          </w:rPr>
          <w:t xml:space="preserve">    &lt;item objectid="7" transform="1 0 0 0 1 0 0 0 1 0 0 0" /&gt;</w:t>
        </w:r>
      </w:ins>
    </w:p>
    <w:p w14:paraId="3E660424" w14:textId="77777777" w:rsidR="00EC1458" w:rsidRPr="00EC5B54" w:rsidRDefault="00EC1458" w:rsidP="00EC5B54">
      <w:pPr>
        <w:spacing w:after="0"/>
        <w:rPr>
          <w:ins w:id="4802" w:author="Author"/>
          <w:rFonts w:ascii="Courier New" w:eastAsiaTheme="majorEastAsia" w:hAnsi="Courier New" w:cs="Courier New"/>
          <w:b/>
          <w:bCs/>
          <w:color w:val="365F91" w:themeColor="accent1" w:themeShade="BF"/>
          <w:sz w:val="20"/>
          <w:szCs w:val="20"/>
        </w:rPr>
      </w:pPr>
      <w:ins w:id="4803" w:author="Author">
        <w:r w:rsidRPr="00EC5B54">
          <w:rPr>
            <w:rFonts w:ascii="Courier New" w:eastAsiaTheme="majorEastAsia" w:hAnsi="Courier New" w:cs="Courier New"/>
            <w:b/>
            <w:bCs/>
            <w:color w:val="365F91" w:themeColor="accent1" w:themeShade="BF"/>
            <w:sz w:val="20"/>
            <w:szCs w:val="20"/>
          </w:rPr>
          <w:t xml:space="preserve">  &lt;/build&gt;</w:t>
        </w:r>
      </w:ins>
    </w:p>
    <w:p w14:paraId="22A6FBE4" w14:textId="525742E6" w:rsidR="004C53C4" w:rsidRPr="00EC5B54" w:rsidRDefault="00EC1458" w:rsidP="00EC5B54">
      <w:pPr>
        <w:spacing w:after="0"/>
        <w:rPr>
          <w:ins w:id="4804" w:author="Author"/>
          <w:rFonts w:ascii="Courier New" w:eastAsiaTheme="majorEastAsia" w:hAnsi="Courier New" w:cs="Courier New"/>
          <w:b/>
          <w:bCs/>
          <w:color w:val="365F91" w:themeColor="accent1" w:themeShade="BF"/>
          <w:sz w:val="20"/>
          <w:szCs w:val="20"/>
        </w:rPr>
      </w:pPr>
      <w:ins w:id="4805" w:author="Author">
        <w:r w:rsidRPr="00EC5B54">
          <w:rPr>
            <w:rFonts w:ascii="Courier New" w:eastAsiaTheme="majorEastAsia" w:hAnsi="Courier New" w:cs="Courier New"/>
            <w:b/>
            <w:bCs/>
            <w:color w:val="365F91" w:themeColor="accent1" w:themeShade="BF"/>
            <w:sz w:val="20"/>
            <w:szCs w:val="20"/>
          </w:rPr>
          <w:t>&lt;/model&gt;</w:t>
        </w:r>
      </w:ins>
    </w:p>
    <w:p w14:paraId="0B036908" w14:textId="77777777" w:rsidR="004C53C4" w:rsidRPr="004C53C4" w:rsidRDefault="004C53C4">
      <w:pPr>
        <w:rPr>
          <w:ins w:id="4806" w:author="Author"/>
        </w:rPr>
      </w:pPr>
    </w:p>
    <w:p w14:paraId="26F51B9C" w14:textId="4B8735AC" w:rsidR="00A70143" w:rsidRPr="00EC5B54" w:rsidRDefault="00A70143" w:rsidP="00EC5B54">
      <w:pPr>
        <w:rPr>
          <w:ins w:id="4807" w:author="Author"/>
        </w:rPr>
      </w:pPr>
      <w:ins w:id="4808" w:author="Author">
        <w:r>
          <w:rPr>
            <w:noProof/>
          </w:rPr>
          <w:lastRenderedPageBreak/>
          <w:drawing>
            <wp:inline distT="0" distB="0" distL="0" distR="0" wp14:anchorId="4B049AA4" wp14:editId="71E2D5BA">
              <wp:extent cx="3667125" cy="20634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70650" cy="2065419"/>
                      </a:xfrm>
                      <a:prstGeom prst="rect">
                        <a:avLst/>
                      </a:prstGeom>
                      <a:noFill/>
                      <a:ln>
                        <a:noFill/>
                      </a:ln>
                    </pic:spPr>
                  </pic:pic>
                </a:graphicData>
              </a:graphic>
            </wp:inline>
          </w:drawing>
        </w:r>
      </w:ins>
    </w:p>
    <w:p w14:paraId="3C21D388" w14:textId="77777777" w:rsidR="00A70143" w:rsidRPr="00EC5B54" w:rsidRDefault="00A70143" w:rsidP="00EC5B54">
      <w:pPr>
        <w:rPr>
          <w:ins w:id="4809" w:author="Author"/>
        </w:rPr>
      </w:pPr>
    </w:p>
    <w:p w14:paraId="34CA7E58" w14:textId="06199186" w:rsidR="00200124" w:rsidRDefault="00200124" w:rsidP="00EC5B54">
      <w:pPr>
        <w:pStyle w:val="Heading1"/>
        <w:rPr>
          <w:ins w:id="4810" w:author="Author"/>
        </w:rPr>
      </w:pPr>
      <w:bookmarkStart w:id="4811" w:name="_Toc520719654"/>
      <w:bookmarkStart w:id="4812" w:name="_Hlk504997622"/>
      <w:bookmarkEnd w:id="4686"/>
      <w:ins w:id="4813" w:author="Author">
        <w:r w:rsidRPr="0081245A">
          <w:lastRenderedPageBreak/>
          <w:t>Appendix D. Micro-facet Surface Model and BRDF</w:t>
        </w:r>
        <w:bookmarkEnd w:id="4811"/>
      </w:ins>
    </w:p>
    <w:bookmarkEnd w:id="4812"/>
    <w:p w14:paraId="1B484702" w14:textId="4FDBFDCE" w:rsidR="00200124" w:rsidRDefault="00200124" w:rsidP="00200124">
      <w:pPr>
        <w:jc w:val="both"/>
        <w:rPr>
          <w:ins w:id="4814" w:author="Author"/>
        </w:rPr>
      </w:pPr>
      <w:ins w:id="4815" w:author="Author">
        <w:r>
          <w:t>The rendering of realistic images requires a mathematical model of how object’s surface reflects light. Given a point on the surface, a light source and an observer, the model determines the color and intensity of light reaching the observer. Most real-world surfaces exhibit a combination of diffuse reflection (in which the light is uniformly scattered in all directions) and specular reflection (in which the light is concentrated around the mirror direction).</w:t>
        </w:r>
      </w:ins>
    </w:p>
    <w:p w14:paraId="223F8A4B" w14:textId="2E6D19A8" w:rsidR="00200124" w:rsidRDefault="00200124" w:rsidP="00200124">
      <w:pPr>
        <w:jc w:val="both"/>
        <w:rPr>
          <w:ins w:id="4816" w:author="Author"/>
        </w:rPr>
      </w:pPr>
      <w:ins w:id="4817" w:author="Author">
        <w:r>
          <w:t>The reflectance properties of the surface are usually described in terms of the bidirectional reflectance distribution function (BRDF). Given the direction towards a specific light source and the direction towards the viewer, BRDF returns the proportion of light energy reflected in the direction of the viewer. In scenarios where illumination is evaluated for multiple light sources (such as pixels of the environment texture map), the BRDF is integrated over a set of contributing light sources.</w:t>
        </w:r>
      </w:ins>
    </w:p>
    <w:p w14:paraId="439930DF" w14:textId="5B81AC8D" w:rsidR="00200124" w:rsidRDefault="00200124" w:rsidP="00200124">
      <w:pPr>
        <w:jc w:val="both"/>
        <w:rPr>
          <w:ins w:id="4818" w:author="Author"/>
        </w:rPr>
      </w:pPr>
      <w:ins w:id="4819" w:author="Author">
        <w:r>
          <w:t>Although a material’s BRDF can be directly measured in laboratory conditions, analytical BRDF models have been also proposed. The main characteristics of a physically plausible model are the symmetry between incident and mirror directions, energy conservation (the observation that the total reflected energy is less than or equal to the energy of the incident light) and positivity (the observation that the amount of reflected energy is positive or equal to zero).</w:t>
        </w:r>
      </w:ins>
    </w:p>
    <w:p w14:paraId="52D6B75E" w14:textId="11DFB1B0" w:rsidR="00200124" w:rsidRDefault="00200124" w:rsidP="00200124">
      <w:pPr>
        <w:jc w:val="both"/>
        <w:rPr>
          <w:ins w:id="4820" w:author="Author"/>
        </w:rPr>
      </w:pPr>
      <w:ins w:id="4821" w:author="Author">
        <w:r>
          <w:t xml:space="preserve">Because real-world materials have microscopic imperfections, analytical BRDF models must account for scattering properties of the surface (the observation that for rough surfaces the reflected images appear blurry). In real-time computer graphics, commonly used BRDF models assume that rough surfaces can be approximated as a collection of infinitesimally small </w:t>
        </w:r>
        <w:r>
          <w:rPr>
            <w:rStyle w:val="Emphasis"/>
          </w:rPr>
          <w:t xml:space="preserve">micro-facets, each of them being a perfect specular reflector in one direction determined by its respective micro-surface normal. </w:t>
        </w:r>
        <w:r>
          <w:t>Because micro-facets are beyond the resolution of common 3D printers and displays, it is assumed that their combined scattering effect can be modeled statistically. Material’s roughness parameter then determines the shape of this statistical distribution in which reflections in one direction can be more likely than the others.</w:t>
        </w:r>
      </w:ins>
    </w:p>
    <w:p w14:paraId="100E9094" w14:textId="03FC0471" w:rsidR="00200124" w:rsidRDefault="00200124" w:rsidP="00200124">
      <w:pPr>
        <w:jc w:val="both"/>
        <w:rPr>
          <w:ins w:id="4822" w:author="Author"/>
        </w:rPr>
      </w:pPr>
      <w:ins w:id="4823" w:author="Author">
        <w:r>
          <w:t>The reference BRDF implementation is based on Schlick’s analytical BRDF model (as described in “An Inexpensive BRDF Model for Physically-based Rendering” by Christophe Schlick). The Schlick’s BRDF equation has the following general form</w:t>
        </w:r>
      </w:ins>
    </w:p>
    <w:p w14:paraId="19CD4879" w14:textId="77777777" w:rsidR="00200124" w:rsidRDefault="00200124" w:rsidP="00200124">
      <w:pPr>
        <w:jc w:val="both"/>
        <w:rPr>
          <w:ins w:id="4824" w:author="Author"/>
        </w:rPr>
      </w:pPr>
      <m:oMathPara>
        <m:oMath>
          <m:r>
            <w:ins w:id="4825" w:author="Author">
              <w:rPr>
                <w:rFonts w:ascii="Cambria Math" w:hAnsi="Cambria Math"/>
              </w:rPr>
              <m:t>BRDF</m:t>
            </w:ins>
          </m:r>
          <m:d>
            <m:dPr>
              <m:ctrlPr>
                <w:ins w:id="4826" w:author="Author">
                  <w:rPr>
                    <w:rFonts w:ascii="Cambria Math" w:hAnsi="Cambria Math" w:cs="Calibri"/>
                    <w:i/>
                  </w:rPr>
                </w:ins>
              </m:ctrlPr>
            </m:dPr>
            <m:e>
              <m:r>
                <w:ins w:id="4827" w:author="Author">
                  <w:rPr>
                    <w:rFonts w:ascii="Cambria Math" w:hAnsi="Cambria Math"/>
                  </w:rPr>
                  <m:t>l, v</m:t>
                </w:ins>
              </m:r>
            </m:e>
          </m:d>
          <m:r>
            <w:ins w:id="4828" w:author="Author">
              <w:rPr>
                <w:rFonts w:ascii="Cambria Math" w:hAnsi="Cambria Math"/>
              </w:rPr>
              <m:t xml:space="preserve">= </m:t>
            </w:ins>
          </m:r>
          <m:f>
            <m:fPr>
              <m:ctrlPr>
                <w:ins w:id="4829" w:author="Author">
                  <w:rPr>
                    <w:rFonts w:ascii="Cambria Math" w:hAnsi="Cambria Math" w:cs="Calibri"/>
                    <w:i/>
                  </w:rPr>
                </w:ins>
              </m:ctrlPr>
            </m:fPr>
            <m:num>
              <m:r>
                <w:ins w:id="4830" w:author="Author">
                  <w:rPr>
                    <w:rFonts w:ascii="Cambria Math" w:hAnsi="Cambria Math"/>
                  </w:rPr>
                  <m:t>D</m:t>
                </w:ins>
              </m:r>
              <m:d>
                <m:dPr>
                  <m:ctrlPr>
                    <w:ins w:id="4831" w:author="Author">
                      <w:rPr>
                        <w:rFonts w:ascii="Cambria Math" w:hAnsi="Cambria Math" w:cs="Calibri"/>
                        <w:i/>
                      </w:rPr>
                    </w:ins>
                  </m:ctrlPr>
                </m:dPr>
                <m:e>
                  <m:r>
                    <w:ins w:id="4832" w:author="Author">
                      <w:rPr>
                        <w:rFonts w:ascii="Cambria Math" w:hAnsi="Cambria Math"/>
                      </w:rPr>
                      <m:t>h</m:t>
                    </w:ins>
                  </m:r>
                </m:e>
              </m:d>
              <m:r>
                <w:ins w:id="4833" w:author="Author">
                  <w:rPr>
                    <w:rFonts w:ascii="Cambria Math" w:hAnsi="Cambria Math"/>
                  </w:rPr>
                  <m:t>*G</m:t>
                </w:ins>
              </m:r>
              <m:d>
                <m:dPr>
                  <m:ctrlPr>
                    <w:ins w:id="4834" w:author="Author">
                      <w:rPr>
                        <w:rFonts w:ascii="Cambria Math" w:hAnsi="Cambria Math" w:cs="Calibri"/>
                        <w:i/>
                      </w:rPr>
                    </w:ins>
                  </m:ctrlPr>
                </m:dPr>
                <m:e>
                  <m:r>
                    <w:ins w:id="4835" w:author="Author">
                      <w:rPr>
                        <w:rFonts w:ascii="Cambria Math" w:hAnsi="Cambria Math"/>
                      </w:rPr>
                      <m:t>l, v, h</m:t>
                    </w:ins>
                  </m:r>
                </m:e>
              </m:d>
              <m:r>
                <w:ins w:id="4836" w:author="Author">
                  <w:rPr>
                    <w:rFonts w:ascii="Cambria Math" w:hAnsi="Cambria Math"/>
                  </w:rPr>
                  <m:t>*F(l, h)</m:t>
                </w:ins>
              </m:r>
            </m:num>
            <m:den>
              <m:r>
                <w:ins w:id="4837" w:author="Author">
                  <w:rPr>
                    <w:rFonts w:ascii="Cambria Math" w:hAnsi="Cambria Math"/>
                  </w:rPr>
                  <m:t>4(n.l)(n.v)</m:t>
                </w:ins>
              </m:r>
            </m:den>
          </m:f>
        </m:oMath>
      </m:oMathPara>
    </w:p>
    <w:p w14:paraId="7362011A" w14:textId="77777777" w:rsidR="00200124" w:rsidRDefault="00200124" w:rsidP="00200124">
      <w:pPr>
        <w:jc w:val="both"/>
        <w:rPr>
          <w:ins w:id="4838" w:author="Author"/>
        </w:rPr>
      </w:pPr>
      <w:ins w:id="4839" w:author="Author">
        <w:r>
          <w:t>where</w:t>
        </w:r>
      </w:ins>
    </w:p>
    <w:p w14:paraId="11D136AA" w14:textId="77777777" w:rsidR="00200124" w:rsidRDefault="00200124" w:rsidP="00200124">
      <w:pPr>
        <w:jc w:val="both"/>
        <w:rPr>
          <w:ins w:id="4840" w:author="Author"/>
        </w:rPr>
      </w:pPr>
    </w:p>
    <w:p w14:paraId="222AC0BF" w14:textId="77777777" w:rsidR="00200124" w:rsidRDefault="00200124" w:rsidP="00200124">
      <w:pPr>
        <w:ind w:firstLine="720"/>
        <w:jc w:val="both"/>
        <w:rPr>
          <w:ins w:id="4841" w:author="Author"/>
        </w:rPr>
      </w:pPr>
      <w:ins w:id="4842" w:author="Author">
        <w:r>
          <w:rPr>
            <w:i/>
          </w:rPr>
          <w:t>n</w:t>
        </w:r>
        <w:r>
          <w:t xml:space="preserve"> – unit normal to the point on the object’s surface</w:t>
        </w:r>
      </w:ins>
    </w:p>
    <w:p w14:paraId="5D312093" w14:textId="77777777" w:rsidR="00200124" w:rsidRDefault="00200124" w:rsidP="00200124">
      <w:pPr>
        <w:ind w:firstLine="720"/>
        <w:jc w:val="both"/>
        <w:rPr>
          <w:ins w:id="4843" w:author="Author"/>
        </w:rPr>
      </w:pPr>
      <w:ins w:id="4844" w:author="Author">
        <w:r>
          <w:rPr>
            <w:i/>
          </w:rPr>
          <w:t>v</w:t>
        </w:r>
        <w:r>
          <w:t xml:space="preserve"> – unit vector in the direction of the viewer</w:t>
        </w:r>
      </w:ins>
    </w:p>
    <w:p w14:paraId="40BB824A" w14:textId="77777777" w:rsidR="00200124" w:rsidRDefault="00200124" w:rsidP="00200124">
      <w:pPr>
        <w:ind w:firstLine="720"/>
        <w:jc w:val="both"/>
        <w:rPr>
          <w:ins w:id="4845" w:author="Author"/>
        </w:rPr>
      </w:pPr>
      <w:ins w:id="4846" w:author="Author">
        <w:r>
          <w:rPr>
            <w:i/>
          </w:rPr>
          <w:t>l</w:t>
        </w:r>
        <w:r>
          <w:t xml:space="preserve"> – unit vector in the direction of a specific light source</w:t>
        </w:r>
      </w:ins>
    </w:p>
    <w:p w14:paraId="42939706" w14:textId="209C2BFB" w:rsidR="00200124" w:rsidRDefault="00200124" w:rsidP="00EC5B54">
      <w:pPr>
        <w:ind w:firstLine="720"/>
        <w:jc w:val="both"/>
        <w:rPr>
          <w:ins w:id="4847" w:author="Author"/>
        </w:rPr>
      </w:pPr>
      <w:ins w:id="4848" w:author="Author">
        <w:r>
          <w:rPr>
            <w:i/>
          </w:rPr>
          <w:lastRenderedPageBreak/>
          <w:t>h</w:t>
        </w:r>
        <w:r>
          <w:t xml:space="preserve"> – unit “halfway vector” between </w:t>
        </w:r>
        <w:r>
          <w:rPr>
            <w:i/>
          </w:rPr>
          <w:t>v</w:t>
        </w:r>
        <w:r>
          <w:t xml:space="preserve"> and </w:t>
        </w:r>
        <w:r>
          <w:rPr>
            <w:i/>
          </w:rPr>
          <w:t>l</w:t>
        </w:r>
        <w:r>
          <w:t xml:space="preserve"> (angular bisector)</w:t>
        </w:r>
      </w:ins>
    </w:p>
    <w:p w14:paraId="5DF76B5A" w14:textId="707DB7A0" w:rsidR="00200124" w:rsidRDefault="00200124" w:rsidP="00200124">
      <w:pPr>
        <w:jc w:val="both"/>
        <w:rPr>
          <w:ins w:id="4849" w:author="Author"/>
        </w:rPr>
      </w:pPr>
      <w:ins w:id="4850" w:author="Author">
        <w:r>
          <w:t xml:space="preserve">The terms </w:t>
        </w:r>
        <w:r>
          <w:rPr>
            <w:i/>
          </w:rPr>
          <w:t>D(h)</w:t>
        </w:r>
        <w:r>
          <w:t xml:space="preserve">, </w:t>
        </w:r>
        <w:r>
          <w:rPr>
            <w:i/>
          </w:rPr>
          <w:t>G(l, v, h)</w:t>
        </w:r>
        <w:r>
          <w:t xml:space="preserve"> and </w:t>
        </w:r>
        <w:r>
          <w:rPr>
            <w:i/>
          </w:rPr>
          <w:t>F(l, h)</w:t>
        </w:r>
        <w:r>
          <w:t xml:space="preserve"> represent the normal distribution function, the geometric occlusion term and the Fresnel term, each of which will be described separately. While there are multiple possible picks for each of these terms (with varying degrees of computational complexity and physical accuracy), the client </w:t>
        </w:r>
        <w:r w:rsidR="00D8481F">
          <w:t>SHOULD</w:t>
        </w:r>
        <w:r>
          <w:t xml:space="preserve"> first refer to the suggested formulas to achieve visually consistent results, especially considering the interpretation of the material’s roughness parameter and its effect on micro-facet normal distribution.</w:t>
        </w:r>
      </w:ins>
    </w:p>
    <w:p w14:paraId="4D8B577F" w14:textId="77777777" w:rsidR="00200124" w:rsidRDefault="00200124" w:rsidP="00200124">
      <w:pPr>
        <w:jc w:val="both"/>
        <w:rPr>
          <w:ins w:id="4851" w:author="Author"/>
        </w:rPr>
      </w:pPr>
    </w:p>
    <w:p w14:paraId="22C9D9AB" w14:textId="6CAB5A1D" w:rsidR="00200124" w:rsidRDefault="00426EBB" w:rsidP="005B6830">
      <w:pPr>
        <w:pStyle w:val="Heading2"/>
        <w:keepLines/>
        <w:pBdr>
          <w:top w:val="none" w:sz="0" w:space="0" w:color="auto"/>
        </w:pBdr>
        <w:spacing w:before="40" w:after="0" w:line="240" w:lineRule="auto"/>
        <w:rPr>
          <w:ins w:id="4852" w:author="Author"/>
          <w:i/>
        </w:rPr>
      </w:pPr>
      <w:bookmarkStart w:id="4853" w:name="_Toc520719655"/>
      <w:ins w:id="4854" w:author="Author">
        <w:r>
          <w:t xml:space="preserve">D.1. </w:t>
        </w:r>
        <w:r w:rsidR="00200124">
          <w:t xml:space="preserve">Normal Distribution Function – </w:t>
        </w:r>
        <w:r w:rsidR="00200124">
          <w:rPr>
            <w:i/>
          </w:rPr>
          <w:t>D(h)</w:t>
        </w:r>
        <w:bookmarkEnd w:id="4853"/>
      </w:ins>
    </w:p>
    <w:p w14:paraId="1BDC3D8B" w14:textId="77777777" w:rsidR="00200124" w:rsidRPr="0081245A" w:rsidRDefault="00200124" w:rsidP="00EC5B54">
      <w:pPr>
        <w:rPr>
          <w:ins w:id="4855" w:author="Author"/>
        </w:rPr>
      </w:pPr>
    </w:p>
    <w:p w14:paraId="34B035C9" w14:textId="005E045A" w:rsidR="00200124" w:rsidRDefault="00200124" w:rsidP="00200124">
      <w:pPr>
        <w:jc w:val="both"/>
        <w:rPr>
          <w:ins w:id="4856" w:author="Author"/>
          <w:color w:val="000000"/>
        </w:rPr>
      </w:pPr>
      <w:ins w:id="4857" w:author="Author">
        <w:r>
          <w:t xml:space="preserve">Normal distribution function term describes the likelihood of micro-facet normals being aligned in each direction. </w:t>
        </w:r>
        <w:r>
          <w:rPr>
            <w:color w:val="000000"/>
          </w:rPr>
          <w:t xml:space="preserve">Integrating the normal distribution function over some solid angle above a small, flat surface patch gives the density of micro-facets within that patch whose normals fall within specified solid angle. The suggested pick for normal distribution function is Trowbridge-Reitz, commonly also called GGX. The distribution shape of the Trowbridge-Reitz formula resembles a truncated ellipsoid centered around a given direction vector. </w:t>
        </w:r>
        <w:r>
          <w:rPr>
            <w:i/>
            <w:color w:val="000000"/>
          </w:rPr>
          <w:t>Roughness = 0</w:t>
        </w:r>
        <w:r>
          <w:rPr>
            <w:color w:val="000000"/>
          </w:rPr>
          <w:t xml:space="preserve"> maps to a perfect mirror surface while </w:t>
        </w:r>
        <w:r>
          <w:rPr>
            <w:i/>
            <w:color w:val="000000"/>
          </w:rPr>
          <w:t>roughness = 1</w:t>
        </w:r>
        <w:r>
          <w:rPr>
            <w:color w:val="000000"/>
          </w:rPr>
          <w:t xml:space="preserve"> maps to a uniform hemispherical distribution. We adopt the reparametrization of </w:t>
        </w:r>
        <m:oMath>
          <m:r>
            <w:rPr>
              <w:rFonts w:ascii="Cambria Math" w:hAnsi="Cambria Math"/>
              <w:color w:val="000000"/>
            </w:rPr>
            <m:t xml:space="preserve">α = </m:t>
          </m:r>
          <m:sSup>
            <m:sSupPr>
              <m:ctrlPr>
                <w:rPr>
                  <w:rFonts w:ascii="Cambria Math" w:hAnsi="Cambria Math" w:cs="Calibri"/>
                  <w:i/>
                  <w:color w:val="000000"/>
                </w:rPr>
              </m:ctrlPr>
            </m:sSupPr>
            <m:e>
              <m:r>
                <w:rPr>
                  <w:rFonts w:ascii="Cambria Math" w:hAnsi="Cambria Math"/>
                  <w:color w:val="000000"/>
                </w:rPr>
                <m:t>roughness</m:t>
              </m:r>
            </m:e>
            <m:sup>
              <m:r>
                <w:rPr>
                  <w:rFonts w:ascii="Cambria Math" w:hAnsi="Cambria Math"/>
                  <w:color w:val="000000"/>
                </w:rPr>
                <m:t>2</m:t>
              </m:r>
            </m:sup>
          </m:sSup>
        </m:oMath>
        <w:r>
          <w:rPr>
            <w:color w:val="000000"/>
          </w:rPr>
          <w:t xml:space="preserve"> which results in visually uniform increments in roughness.</w:t>
        </w:r>
      </w:ins>
    </w:p>
    <w:p w14:paraId="670C307E" w14:textId="77777777" w:rsidR="00200124" w:rsidRDefault="00200124" w:rsidP="00200124">
      <w:pPr>
        <w:jc w:val="both"/>
        <w:rPr>
          <w:ins w:id="4858" w:author="Author"/>
          <w:color w:val="000000"/>
        </w:rPr>
      </w:pPr>
    </w:p>
    <w:p w14:paraId="59AD2EC2" w14:textId="77777777" w:rsidR="00200124" w:rsidRDefault="00200124" w:rsidP="00200124">
      <w:pPr>
        <w:jc w:val="both"/>
        <w:rPr>
          <w:ins w:id="4859" w:author="Author"/>
          <w:color w:val="000000"/>
        </w:rPr>
      </w:pPr>
      <m:oMathPara>
        <m:oMath>
          <m:r>
            <w:ins w:id="4860" w:author="Author">
              <w:rPr>
                <w:rFonts w:ascii="Cambria Math" w:hAnsi="Cambria Math"/>
                <w:color w:val="000000"/>
              </w:rPr>
              <m:t>D</m:t>
            </w:ins>
          </m:r>
          <m:d>
            <m:dPr>
              <m:ctrlPr>
                <w:ins w:id="4861" w:author="Author">
                  <w:rPr>
                    <w:rFonts w:ascii="Cambria Math" w:hAnsi="Cambria Math" w:cs="Calibri"/>
                    <w:i/>
                    <w:color w:val="000000"/>
                  </w:rPr>
                </w:ins>
              </m:ctrlPr>
            </m:dPr>
            <m:e>
              <m:r>
                <w:ins w:id="4862" w:author="Author">
                  <w:rPr>
                    <w:rFonts w:ascii="Cambria Math" w:hAnsi="Cambria Math"/>
                    <w:color w:val="000000"/>
                  </w:rPr>
                  <m:t>h</m:t>
                </w:ins>
              </m:r>
            </m:e>
          </m:d>
          <m:r>
            <w:ins w:id="4863" w:author="Author">
              <w:rPr>
                <w:rFonts w:ascii="Cambria Math" w:hAnsi="Cambria Math"/>
                <w:color w:val="000000"/>
              </w:rPr>
              <m:t>=</m:t>
            </w:ins>
          </m:r>
          <m:f>
            <m:fPr>
              <m:ctrlPr>
                <w:ins w:id="4864" w:author="Author">
                  <w:rPr>
                    <w:rFonts w:ascii="Cambria Math" w:hAnsi="Cambria Math" w:cs="Calibri"/>
                    <w:i/>
                    <w:color w:val="000000"/>
                  </w:rPr>
                </w:ins>
              </m:ctrlPr>
            </m:fPr>
            <m:num>
              <m:sSup>
                <m:sSupPr>
                  <m:ctrlPr>
                    <w:ins w:id="4865" w:author="Author">
                      <w:rPr>
                        <w:rFonts w:ascii="Cambria Math" w:hAnsi="Cambria Math" w:cs="Calibri"/>
                        <w:i/>
                        <w:color w:val="000000"/>
                      </w:rPr>
                    </w:ins>
                  </m:ctrlPr>
                </m:sSupPr>
                <m:e>
                  <m:r>
                    <w:ins w:id="4866" w:author="Author">
                      <w:rPr>
                        <w:rFonts w:ascii="Cambria Math" w:hAnsi="Cambria Math"/>
                        <w:color w:val="000000"/>
                      </w:rPr>
                      <m:t>α</m:t>
                    </w:ins>
                  </m:r>
                </m:e>
                <m:sup>
                  <m:r>
                    <w:ins w:id="4867" w:author="Author">
                      <w:rPr>
                        <w:rFonts w:ascii="Cambria Math" w:hAnsi="Cambria Math"/>
                        <w:color w:val="000000"/>
                      </w:rPr>
                      <m:t>2</m:t>
                    </w:ins>
                  </m:r>
                </m:sup>
              </m:sSup>
            </m:num>
            <m:den>
              <m:r>
                <w:ins w:id="4868" w:author="Author">
                  <w:rPr>
                    <w:rFonts w:ascii="Cambria Math" w:hAnsi="Cambria Math"/>
                    <w:color w:val="000000"/>
                  </w:rPr>
                  <m:t>π</m:t>
                </w:ins>
              </m:r>
              <m:sSup>
                <m:sSupPr>
                  <m:ctrlPr>
                    <w:ins w:id="4869" w:author="Author">
                      <w:rPr>
                        <w:rFonts w:ascii="Cambria Math" w:hAnsi="Cambria Math" w:cs="Calibri"/>
                        <w:i/>
                        <w:color w:val="000000"/>
                      </w:rPr>
                    </w:ins>
                  </m:ctrlPr>
                </m:sSupPr>
                <m:e>
                  <m:r>
                    <w:ins w:id="4870" w:author="Author">
                      <w:rPr>
                        <w:rFonts w:ascii="Cambria Math" w:hAnsi="Cambria Math"/>
                        <w:color w:val="000000"/>
                      </w:rPr>
                      <m:t>(</m:t>
                    </w:ins>
                  </m:r>
                  <m:sSup>
                    <m:sSupPr>
                      <m:ctrlPr>
                        <w:ins w:id="4871" w:author="Author">
                          <w:rPr>
                            <w:rFonts w:ascii="Cambria Math" w:hAnsi="Cambria Math" w:cs="Calibri"/>
                            <w:i/>
                            <w:color w:val="000000"/>
                          </w:rPr>
                        </w:ins>
                      </m:ctrlPr>
                    </m:sSupPr>
                    <m:e>
                      <m:d>
                        <m:dPr>
                          <m:ctrlPr>
                            <w:ins w:id="4872" w:author="Author">
                              <w:rPr>
                                <w:rFonts w:ascii="Cambria Math" w:hAnsi="Cambria Math" w:cs="Calibri"/>
                                <w:i/>
                                <w:color w:val="000000"/>
                              </w:rPr>
                            </w:ins>
                          </m:ctrlPr>
                        </m:dPr>
                        <m:e>
                          <m:r>
                            <w:ins w:id="4873" w:author="Author">
                              <w:rPr>
                                <w:rFonts w:ascii="Cambria Math" w:hAnsi="Cambria Math"/>
                                <w:color w:val="000000"/>
                              </w:rPr>
                              <m:t>n.h</m:t>
                            </w:ins>
                          </m:r>
                        </m:e>
                      </m:d>
                    </m:e>
                    <m:sup>
                      <m:r>
                        <w:ins w:id="4874" w:author="Author">
                          <w:rPr>
                            <w:rFonts w:ascii="Cambria Math" w:hAnsi="Cambria Math"/>
                            <w:color w:val="000000"/>
                          </w:rPr>
                          <m:t>2</m:t>
                        </w:ins>
                      </m:r>
                    </m:sup>
                  </m:sSup>
                  <m:r>
                    <w:ins w:id="4875" w:author="Author">
                      <w:rPr>
                        <w:rFonts w:ascii="Cambria Math" w:hAnsi="Cambria Math"/>
                        <w:color w:val="000000"/>
                      </w:rPr>
                      <m:t>*</m:t>
                    </w:ins>
                  </m:r>
                  <m:d>
                    <m:dPr>
                      <m:ctrlPr>
                        <w:ins w:id="4876" w:author="Author">
                          <w:rPr>
                            <w:rFonts w:ascii="Cambria Math" w:hAnsi="Cambria Math" w:cs="Calibri"/>
                            <w:i/>
                            <w:color w:val="000000"/>
                          </w:rPr>
                        </w:ins>
                      </m:ctrlPr>
                    </m:dPr>
                    <m:e>
                      <m:sSup>
                        <m:sSupPr>
                          <m:ctrlPr>
                            <w:ins w:id="4877" w:author="Author">
                              <w:rPr>
                                <w:rFonts w:ascii="Cambria Math" w:hAnsi="Cambria Math" w:cs="Calibri"/>
                                <w:i/>
                                <w:color w:val="000000"/>
                              </w:rPr>
                            </w:ins>
                          </m:ctrlPr>
                        </m:sSupPr>
                        <m:e>
                          <m:r>
                            <w:ins w:id="4878" w:author="Author">
                              <w:rPr>
                                <w:rFonts w:ascii="Cambria Math" w:hAnsi="Cambria Math"/>
                                <w:color w:val="000000"/>
                              </w:rPr>
                              <m:t>α</m:t>
                            </w:ins>
                          </m:r>
                        </m:e>
                        <m:sup>
                          <m:r>
                            <w:ins w:id="4879" w:author="Author">
                              <w:rPr>
                                <w:rFonts w:ascii="Cambria Math" w:hAnsi="Cambria Math"/>
                                <w:color w:val="000000"/>
                              </w:rPr>
                              <m:t>2</m:t>
                            </w:ins>
                          </m:r>
                        </m:sup>
                      </m:sSup>
                      <m:r>
                        <w:ins w:id="4880" w:author="Author">
                          <w:rPr>
                            <w:rFonts w:ascii="Cambria Math" w:hAnsi="Cambria Math"/>
                            <w:color w:val="000000"/>
                          </w:rPr>
                          <m:t>-1</m:t>
                        </w:ins>
                      </m:r>
                    </m:e>
                  </m:d>
                  <m:r>
                    <w:ins w:id="4881" w:author="Author">
                      <w:rPr>
                        <w:rFonts w:ascii="Cambria Math" w:hAnsi="Cambria Math"/>
                        <w:color w:val="000000"/>
                      </w:rPr>
                      <m:t>+1)</m:t>
                    </w:ins>
                  </m:r>
                </m:e>
                <m:sup>
                  <m:r>
                    <w:ins w:id="4882" w:author="Author">
                      <w:rPr>
                        <w:rFonts w:ascii="Cambria Math" w:hAnsi="Cambria Math"/>
                        <w:color w:val="000000"/>
                      </w:rPr>
                      <m:t>2</m:t>
                    </w:ins>
                  </m:r>
                </m:sup>
              </m:sSup>
            </m:den>
          </m:f>
        </m:oMath>
      </m:oMathPara>
    </w:p>
    <w:p w14:paraId="63E7B246" w14:textId="77777777" w:rsidR="00200124" w:rsidRDefault="00200124" w:rsidP="00200124">
      <w:pPr>
        <w:jc w:val="both"/>
        <w:rPr>
          <w:ins w:id="4883" w:author="Author"/>
          <w:rFonts w:eastAsiaTheme="minorHAnsi"/>
          <w:color w:val="000000"/>
        </w:rPr>
      </w:pPr>
    </w:p>
    <w:p w14:paraId="4AAF138D" w14:textId="7C910E59" w:rsidR="00200124" w:rsidRDefault="00426EBB" w:rsidP="00EC5B54">
      <w:pPr>
        <w:pStyle w:val="Heading2"/>
        <w:keepLines/>
        <w:pBdr>
          <w:top w:val="none" w:sz="0" w:space="0" w:color="auto"/>
        </w:pBdr>
        <w:spacing w:before="40" w:after="0" w:line="240" w:lineRule="auto"/>
        <w:rPr>
          <w:ins w:id="4884" w:author="Author"/>
          <w:color w:val="365F91" w:themeColor="accent1" w:themeShade="BF"/>
        </w:rPr>
      </w:pPr>
      <w:bookmarkStart w:id="4885" w:name="_Toc520719656"/>
      <w:ins w:id="4886" w:author="Author">
        <w:r>
          <w:t xml:space="preserve">D.2. </w:t>
        </w:r>
        <w:r w:rsidR="00200124">
          <w:t xml:space="preserve">Geometric Occlusion Term – </w:t>
        </w:r>
        <w:r w:rsidR="00200124">
          <w:rPr>
            <w:i/>
          </w:rPr>
          <w:t>G(l, v, h)</w:t>
        </w:r>
        <w:bookmarkEnd w:id="4885"/>
      </w:ins>
    </w:p>
    <w:p w14:paraId="398DE62F" w14:textId="77777777" w:rsidR="00200124" w:rsidRDefault="00200124" w:rsidP="00200124">
      <w:pPr>
        <w:jc w:val="both"/>
        <w:rPr>
          <w:ins w:id="4887" w:author="Author"/>
        </w:rPr>
      </w:pPr>
    </w:p>
    <w:p w14:paraId="13C46A60" w14:textId="77777777" w:rsidR="00200124" w:rsidRDefault="00200124" w:rsidP="00200124">
      <w:pPr>
        <w:jc w:val="both"/>
        <w:rPr>
          <w:ins w:id="4888" w:author="Author"/>
        </w:rPr>
      </w:pPr>
      <w:ins w:id="4889" w:author="Author">
        <w:r>
          <w:t xml:space="preserve">On any rough surface it is likely that some micro-facets will either not receive light due to them being occluded, or light reﬂected by them towards the viewer will be blocked by other micro-facets. This effect is apparent especially when the surface is illuminated at a grazing angle. Geometric occlusion term describes the likelihood that a micro-facet is occluded given a set of direction vectors </w:t>
        </w:r>
        <w:r>
          <w:rPr>
            <w:i/>
          </w:rPr>
          <w:t>l</w:t>
        </w:r>
        <w:r>
          <w:t xml:space="preserve">, </w:t>
        </w:r>
        <w:r>
          <w:rPr>
            <w:i/>
          </w:rPr>
          <w:t>v</w:t>
        </w:r>
        <w:r>
          <w:t xml:space="preserve">, </w:t>
        </w:r>
        <w:r>
          <w:rPr>
            <w:i/>
          </w:rPr>
          <w:t>h</w:t>
        </w:r>
        <w:r>
          <w:t>. The suggested pick for the geometric occlusion term is the Schlick approximation for Smith’s shadowing function:</w:t>
        </w:r>
      </w:ins>
    </w:p>
    <w:p w14:paraId="71319B6C" w14:textId="77777777" w:rsidR="00200124" w:rsidRDefault="00200124" w:rsidP="00200124">
      <w:pPr>
        <w:jc w:val="both"/>
        <w:rPr>
          <w:ins w:id="4890" w:author="Author"/>
        </w:rPr>
      </w:pPr>
    </w:p>
    <w:p w14:paraId="17246111" w14:textId="77777777" w:rsidR="00200124" w:rsidRDefault="00200124" w:rsidP="00200124">
      <w:pPr>
        <w:jc w:val="both"/>
        <w:rPr>
          <w:ins w:id="4891" w:author="Author"/>
        </w:rPr>
      </w:pPr>
      <m:oMathPara>
        <m:oMath>
          <m:r>
            <w:ins w:id="4892" w:author="Author">
              <w:rPr>
                <w:rFonts w:ascii="Cambria Math" w:hAnsi="Cambria Math"/>
              </w:rPr>
              <m:t>k=</m:t>
            </w:ins>
          </m:r>
          <m:f>
            <m:fPr>
              <m:ctrlPr>
                <w:ins w:id="4893" w:author="Author">
                  <w:rPr>
                    <w:rFonts w:ascii="Cambria Math" w:hAnsi="Cambria Math" w:cs="Calibri"/>
                    <w:i/>
                  </w:rPr>
                </w:ins>
              </m:ctrlPr>
            </m:fPr>
            <m:num>
              <m:sSup>
                <m:sSupPr>
                  <m:ctrlPr>
                    <w:ins w:id="4894" w:author="Author">
                      <w:rPr>
                        <w:rFonts w:ascii="Cambria Math" w:hAnsi="Cambria Math" w:cs="Calibri"/>
                        <w:i/>
                      </w:rPr>
                    </w:ins>
                  </m:ctrlPr>
                </m:sSupPr>
                <m:e>
                  <m:d>
                    <m:dPr>
                      <m:ctrlPr>
                        <w:ins w:id="4895" w:author="Author">
                          <w:rPr>
                            <w:rFonts w:ascii="Cambria Math" w:hAnsi="Cambria Math" w:cs="Calibri"/>
                            <w:i/>
                          </w:rPr>
                        </w:ins>
                      </m:ctrlPr>
                    </m:dPr>
                    <m:e>
                      <m:r>
                        <w:ins w:id="4896" w:author="Author">
                          <w:rPr>
                            <w:rFonts w:ascii="Cambria Math" w:hAnsi="Cambria Math"/>
                          </w:rPr>
                          <m:t>roughness+1</m:t>
                        </w:ins>
                      </m:r>
                    </m:e>
                  </m:d>
                </m:e>
                <m:sup>
                  <m:r>
                    <w:ins w:id="4897" w:author="Author">
                      <w:rPr>
                        <w:rFonts w:ascii="Cambria Math" w:hAnsi="Cambria Math"/>
                      </w:rPr>
                      <m:t>2</m:t>
                    </w:ins>
                  </m:r>
                </m:sup>
              </m:sSup>
            </m:num>
            <m:den>
              <m:r>
                <w:ins w:id="4898" w:author="Author">
                  <w:rPr>
                    <w:rFonts w:ascii="Cambria Math" w:hAnsi="Cambria Math"/>
                  </w:rPr>
                  <m:t>8</m:t>
                </w:ins>
              </m:r>
            </m:den>
          </m:f>
        </m:oMath>
      </m:oMathPara>
    </w:p>
    <w:p w14:paraId="69AC9321" w14:textId="77777777" w:rsidR="00200124" w:rsidRDefault="00200124" w:rsidP="00200124">
      <w:pPr>
        <w:jc w:val="both"/>
        <w:rPr>
          <w:ins w:id="4899" w:author="Author"/>
        </w:rPr>
      </w:pPr>
    </w:p>
    <w:p w14:paraId="2652238B" w14:textId="75F5BCA9" w:rsidR="00200124" w:rsidRDefault="00335AAE" w:rsidP="00200124">
      <w:pPr>
        <w:jc w:val="both"/>
        <w:rPr>
          <w:ins w:id="4900" w:author="Author"/>
        </w:rPr>
      </w:pPr>
      <m:oMathPara>
        <m:oMath>
          <m:sSub>
            <m:sSubPr>
              <m:ctrlPr>
                <w:ins w:id="4901" w:author="Author">
                  <w:rPr>
                    <w:rFonts w:ascii="Cambria Math" w:hAnsi="Cambria Math" w:cs="Calibri"/>
                    <w:i/>
                  </w:rPr>
                </w:ins>
              </m:ctrlPr>
            </m:sSubPr>
            <m:e>
              <m:r>
                <w:ins w:id="4902" w:author="Author">
                  <w:rPr>
                    <w:rFonts w:ascii="Cambria Math" w:hAnsi="Cambria Math"/>
                  </w:rPr>
                  <m:t>G</m:t>
                </w:ins>
              </m:r>
            </m:e>
            <m:sub>
              <m:r>
                <w:ins w:id="4903" w:author="Author">
                  <w:rPr>
                    <w:rFonts w:ascii="Cambria Math" w:hAnsi="Cambria Math"/>
                  </w:rPr>
                  <m:t>1</m:t>
                </w:ins>
              </m:r>
            </m:sub>
          </m:sSub>
          <m:r>
            <w:ins w:id="4904" w:author="Author">
              <w:rPr>
                <w:rFonts w:ascii="Cambria Math" w:hAnsi="Cambria Math"/>
              </w:rPr>
              <m:t>(x)=</m:t>
            </w:ins>
          </m:r>
          <m:f>
            <m:fPr>
              <m:ctrlPr>
                <w:ins w:id="4905" w:author="Author">
                  <w:rPr>
                    <w:rFonts w:ascii="Cambria Math" w:hAnsi="Cambria Math" w:cs="Calibri"/>
                    <w:i/>
                  </w:rPr>
                </w:ins>
              </m:ctrlPr>
            </m:fPr>
            <m:num>
              <m:r>
                <w:ins w:id="4906" w:author="Author">
                  <w:rPr>
                    <w:rFonts w:ascii="Cambria Math" w:hAnsi="Cambria Math"/>
                  </w:rPr>
                  <m:t>n.x</m:t>
                </w:ins>
              </m:r>
            </m:num>
            <m:den>
              <m:r>
                <w:ins w:id="4907" w:author="Author">
                  <w:rPr>
                    <w:rFonts w:ascii="Cambria Math" w:hAnsi="Cambria Math"/>
                  </w:rPr>
                  <m:t>(n.x)*</m:t>
                </w:ins>
              </m:r>
              <m:d>
                <m:dPr>
                  <m:ctrlPr>
                    <w:ins w:id="4908" w:author="Author">
                      <w:rPr>
                        <w:rFonts w:ascii="Cambria Math" w:hAnsi="Cambria Math" w:cs="Calibri"/>
                        <w:i/>
                      </w:rPr>
                    </w:ins>
                  </m:ctrlPr>
                </m:dPr>
                <m:e>
                  <m:r>
                    <w:ins w:id="4909" w:author="Author">
                      <w:rPr>
                        <w:rFonts w:ascii="Cambria Math" w:hAnsi="Cambria Math"/>
                      </w:rPr>
                      <m:t>1-k</m:t>
                    </w:ins>
                  </m:r>
                </m:e>
              </m:d>
              <m:r>
                <w:ins w:id="4910" w:author="Author">
                  <w:rPr>
                    <w:rFonts w:ascii="Cambria Math" w:hAnsi="Cambria Math"/>
                  </w:rPr>
                  <m:t>+k</m:t>
                </w:ins>
              </m:r>
            </m:den>
          </m:f>
        </m:oMath>
      </m:oMathPara>
    </w:p>
    <w:p w14:paraId="1741B761" w14:textId="265EA23C" w:rsidR="00200124" w:rsidRPr="0081245A" w:rsidRDefault="00200124" w:rsidP="00200124">
      <w:pPr>
        <w:jc w:val="both"/>
        <w:rPr>
          <w:ins w:id="4911" w:author="Author"/>
        </w:rPr>
      </w:pPr>
      <m:oMathPara>
        <m:oMath>
          <m:r>
            <w:ins w:id="4912" w:author="Author">
              <w:rPr>
                <w:rFonts w:ascii="Cambria Math" w:hAnsi="Cambria Math"/>
              </w:rPr>
              <m:t>G</m:t>
            </w:ins>
          </m:r>
          <m:d>
            <m:dPr>
              <m:ctrlPr>
                <w:ins w:id="4913" w:author="Author">
                  <w:rPr>
                    <w:rFonts w:ascii="Cambria Math" w:hAnsi="Cambria Math" w:cs="Calibri"/>
                    <w:i/>
                  </w:rPr>
                </w:ins>
              </m:ctrlPr>
            </m:dPr>
            <m:e>
              <m:r>
                <w:ins w:id="4914" w:author="Author">
                  <w:rPr>
                    <w:rFonts w:ascii="Cambria Math" w:hAnsi="Cambria Math"/>
                  </w:rPr>
                  <m:t>l, v, h</m:t>
                </w:ins>
              </m:r>
            </m:e>
          </m:d>
          <m:r>
            <w:ins w:id="4915" w:author="Author">
              <w:rPr>
                <w:rFonts w:ascii="Cambria Math" w:hAnsi="Cambria Math"/>
              </w:rPr>
              <m:t>=</m:t>
            </w:ins>
          </m:r>
          <m:sSub>
            <m:sSubPr>
              <m:ctrlPr>
                <w:ins w:id="4916" w:author="Author">
                  <w:rPr>
                    <w:rFonts w:ascii="Cambria Math" w:hAnsi="Cambria Math" w:cs="Calibri"/>
                    <w:i/>
                  </w:rPr>
                </w:ins>
              </m:ctrlPr>
            </m:sSubPr>
            <m:e>
              <m:r>
                <w:ins w:id="4917" w:author="Author">
                  <w:rPr>
                    <w:rFonts w:ascii="Cambria Math" w:hAnsi="Cambria Math"/>
                  </w:rPr>
                  <m:t>G</m:t>
                </w:ins>
              </m:r>
            </m:e>
            <m:sub>
              <m:r>
                <w:ins w:id="4918" w:author="Author">
                  <w:rPr>
                    <w:rFonts w:ascii="Cambria Math" w:hAnsi="Cambria Math"/>
                  </w:rPr>
                  <m:t>1</m:t>
                </w:ins>
              </m:r>
            </m:sub>
          </m:sSub>
          <m:d>
            <m:dPr>
              <m:ctrlPr>
                <w:ins w:id="4919" w:author="Author">
                  <w:rPr>
                    <w:rFonts w:ascii="Cambria Math" w:hAnsi="Cambria Math" w:cs="Calibri"/>
                    <w:i/>
                  </w:rPr>
                </w:ins>
              </m:ctrlPr>
            </m:dPr>
            <m:e>
              <m:r>
                <w:ins w:id="4920" w:author="Author">
                  <w:rPr>
                    <w:rFonts w:ascii="Cambria Math" w:hAnsi="Cambria Math"/>
                  </w:rPr>
                  <m:t>l</m:t>
                </w:ins>
              </m:r>
            </m:e>
          </m:d>
          <m:r>
            <w:ins w:id="4921" w:author="Author">
              <w:rPr>
                <w:rFonts w:ascii="Cambria Math" w:hAnsi="Cambria Math"/>
              </w:rPr>
              <m:t>*</m:t>
            </w:ins>
          </m:r>
          <m:sSub>
            <m:sSubPr>
              <m:ctrlPr>
                <w:ins w:id="4922" w:author="Author">
                  <w:rPr>
                    <w:rFonts w:ascii="Cambria Math" w:hAnsi="Cambria Math" w:cs="Calibri"/>
                    <w:i/>
                  </w:rPr>
                </w:ins>
              </m:ctrlPr>
            </m:sSubPr>
            <m:e>
              <m:r>
                <w:ins w:id="4923" w:author="Author">
                  <w:rPr>
                    <w:rFonts w:ascii="Cambria Math" w:hAnsi="Cambria Math"/>
                  </w:rPr>
                  <m:t>G</m:t>
                </w:ins>
              </m:r>
            </m:e>
            <m:sub>
              <m:r>
                <w:ins w:id="4924" w:author="Author">
                  <w:rPr>
                    <w:rFonts w:ascii="Cambria Math" w:hAnsi="Cambria Math"/>
                  </w:rPr>
                  <m:t>1</m:t>
                </w:ins>
              </m:r>
            </m:sub>
          </m:sSub>
          <m:r>
            <w:ins w:id="4925" w:author="Author">
              <w:rPr>
                <w:rFonts w:ascii="Cambria Math" w:hAnsi="Cambria Math"/>
              </w:rPr>
              <m:t>(v)</m:t>
            </w:ins>
          </m:r>
        </m:oMath>
      </m:oMathPara>
    </w:p>
    <w:p w14:paraId="178290E5" w14:textId="77777777" w:rsidR="00200124" w:rsidRDefault="00200124" w:rsidP="00200124">
      <w:pPr>
        <w:jc w:val="both"/>
        <w:rPr>
          <w:ins w:id="4926" w:author="Author"/>
        </w:rPr>
      </w:pPr>
    </w:p>
    <w:p w14:paraId="360712E4" w14:textId="36113108" w:rsidR="00200124" w:rsidRDefault="00200124" w:rsidP="00200124">
      <w:pPr>
        <w:jc w:val="both"/>
        <w:rPr>
          <w:ins w:id="4927" w:author="Author"/>
        </w:rPr>
      </w:pPr>
      <w:ins w:id="4928" w:author="Author">
        <w:r>
          <w:t xml:space="preserve">As can be seen, the total geometric occlusion term is a product of two occlusion functions </w:t>
        </w:r>
        <m:oMath>
          <m:sSub>
            <m:sSubPr>
              <m:ctrlPr>
                <w:rPr>
                  <w:rFonts w:ascii="Cambria Math" w:hAnsi="Cambria Math" w:cs="Calibri"/>
                  <w:i/>
                </w:rPr>
              </m:ctrlPr>
            </m:sSubPr>
            <m:e>
              <m:r>
                <w:rPr>
                  <w:rFonts w:ascii="Cambria Math" w:hAnsi="Cambria Math"/>
                </w:rPr>
                <m:t>G</m:t>
              </m:r>
            </m:e>
            <m:sub>
              <m:r>
                <w:rPr>
                  <w:rFonts w:ascii="Cambria Math" w:hAnsi="Cambria Math"/>
                </w:rPr>
                <m:t>1</m:t>
              </m:r>
            </m:sub>
          </m:sSub>
        </m:oMath>
        <w:r>
          <w:t>applied for the light source direction as well as the view direction.</w:t>
        </w:r>
      </w:ins>
    </w:p>
    <w:p w14:paraId="4C92E249" w14:textId="77777777" w:rsidR="00200124" w:rsidRDefault="00200124" w:rsidP="00200124">
      <w:pPr>
        <w:jc w:val="both"/>
        <w:rPr>
          <w:ins w:id="4929" w:author="Author"/>
        </w:rPr>
      </w:pPr>
    </w:p>
    <w:p w14:paraId="089E5CCE" w14:textId="50D574EE" w:rsidR="00200124" w:rsidRDefault="00426EBB" w:rsidP="005B6830">
      <w:pPr>
        <w:pStyle w:val="Heading2"/>
        <w:keepLines/>
        <w:pBdr>
          <w:top w:val="none" w:sz="0" w:space="0" w:color="auto"/>
        </w:pBdr>
        <w:spacing w:before="40" w:after="0" w:line="240" w:lineRule="auto"/>
        <w:rPr>
          <w:ins w:id="4930" w:author="Author"/>
          <w:i/>
        </w:rPr>
      </w:pPr>
      <w:bookmarkStart w:id="4931" w:name="_Toc520719657"/>
      <w:ins w:id="4932" w:author="Author">
        <w:r>
          <w:t xml:space="preserve">D.3. </w:t>
        </w:r>
        <w:r w:rsidR="00200124">
          <w:t xml:space="preserve">Fresnel Term – </w:t>
        </w:r>
        <w:r w:rsidR="00200124">
          <w:rPr>
            <w:i/>
          </w:rPr>
          <w:t>F(l, h)</w:t>
        </w:r>
        <w:bookmarkEnd w:id="4931"/>
      </w:ins>
    </w:p>
    <w:p w14:paraId="43093E2D" w14:textId="21FA6778" w:rsidR="00200124" w:rsidRDefault="00200124" w:rsidP="00200124">
      <w:pPr>
        <w:jc w:val="both"/>
        <w:rPr>
          <w:ins w:id="4933" w:author="Author"/>
        </w:rPr>
      </w:pPr>
      <w:ins w:id="4934" w:author="Author">
        <w:r>
          <w:br/>
          <w:t xml:space="preserve">The Fresnel term is a physical term describing </w:t>
        </w:r>
        <w:r w:rsidR="00194654" w:rsidRPr="00EC5B54">
          <w:t>ratio of reflected to transmitted light energy</w:t>
        </w:r>
        <w:r w:rsidR="00194654">
          <w:t xml:space="preserve"> on the material boundary</w:t>
        </w:r>
        <w:r w:rsidR="00194654" w:rsidRPr="00194654">
          <w:t xml:space="preserve">. </w:t>
        </w:r>
        <w:r w:rsidR="00194654" w:rsidRPr="00EC5B54">
          <w:t xml:space="preserve">It models the real-world observation that surface reflections increase in intensity at grazing angles. </w:t>
        </w:r>
        <w:r>
          <w:t>The exact behavior of light when moving between media of differing refractive indices is described by the Fresnel equations. However, because of their complexity and relatively high computational cost, the suggested pick for the Fresnel term is the Schlick’s approximation commonly used in computer graphics:</w:t>
        </w:r>
      </w:ins>
    </w:p>
    <w:p w14:paraId="0FCFD45D" w14:textId="10A632DC" w:rsidR="00200124" w:rsidRDefault="00200124" w:rsidP="00200124">
      <w:pPr>
        <w:jc w:val="both"/>
        <w:rPr>
          <w:ins w:id="4935" w:author="Author"/>
        </w:rPr>
      </w:pPr>
      <m:oMathPara>
        <m:oMath>
          <m:r>
            <w:ins w:id="4936" w:author="Author">
              <w:rPr>
                <w:rFonts w:ascii="Cambria Math" w:hAnsi="Cambria Math"/>
              </w:rPr>
              <m:t>F</m:t>
            </w:ins>
          </m:r>
          <m:d>
            <m:dPr>
              <m:ctrlPr>
                <w:ins w:id="4937" w:author="Author">
                  <w:rPr>
                    <w:rFonts w:ascii="Cambria Math" w:hAnsi="Cambria Math" w:cs="Calibri"/>
                    <w:i/>
                  </w:rPr>
                </w:ins>
              </m:ctrlPr>
            </m:dPr>
            <m:e>
              <m:r>
                <w:ins w:id="4938" w:author="Author">
                  <w:rPr>
                    <w:rFonts w:ascii="Cambria Math" w:hAnsi="Cambria Math"/>
                  </w:rPr>
                  <m:t>l, h</m:t>
                </w:ins>
              </m:r>
            </m:e>
          </m:d>
          <m:r>
            <w:ins w:id="4939" w:author="Author">
              <w:rPr>
                <w:rFonts w:ascii="Cambria Math" w:hAnsi="Cambria Math"/>
              </w:rPr>
              <m:t>=</m:t>
            </w:ins>
          </m:r>
          <m:sSub>
            <m:sSubPr>
              <m:ctrlPr>
                <w:ins w:id="4940" w:author="Author">
                  <w:rPr>
                    <w:rFonts w:ascii="Cambria Math" w:hAnsi="Cambria Math" w:cs="Calibri"/>
                    <w:i/>
                  </w:rPr>
                </w:ins>
              </m:ctrlPr>
            </m:sSubPr>
            <m:e>
              <m:r>
                <w:ins w:id="4941" w:author="Author">
                  <w:rPr>
                    <w:rFonts w:ascii="Cambria Math" w:hAnsi="Cambria Math"/>
                  </w:rPr>
                  <m:t>F</m:t>
                </w:ins>
              </m:r>
            </m:e>
            <m:sub>
              <m:r>
                <w:ins w:id="4942" w:author="Author">
                  <w:rPr>
                    <w:rFonts w:ascii="Cambria Math" w:hAnsi="Cambria Math"/>
                  </w:rPr>
                  <m:t>0</m:t>
                </w:ins>
              </m:r>
            </m:sub>
          </m:sSub>
          <m:r>
            <w:ins w:id="4943" w:author="Author">
              <w:rPr>
                <w:rFonts w:ascii="Cambria Math" w:hAnsi="Cambria Math"/>
              </w:rPr>
              <m:t>+</m:t>
            </w:ins>
          </m:r>
          <m:d>
            <m:dPr>
              <m:ctrlPr>
                <w:ins w:id="4944" w:author="Author">
                  <w:rPr>
                    <w:rFonts w:ascii="Cambria Math" w:hAnsi="Cambria Math" w:cs="Calibri"/>
                    <w:i/>
                  </w:rPr>
                </w:ins>
              </m:ctrlPr>
            </m:dPr>
            <m:e>
              <m:r>
                <w:ins w:id="4945" w:author="Author">
                  <w:rPr>
                    <w:rFonts w:ascii="Cambria Math" w:hAnsi="Cambria Math"/>
                  </w:rPr>
                  <m:t>1-</m:t>
                </w:ins>
              </m:r>
              <m:sSub>
                <m:sSubPr>
                  <m:ctrlPr>
                    <w:ins w:id="4946" w:author="Author">
                      <w:rPr>
                        <w:rFonts w:ascii="Cambria Math" w:hAnsi="Cambria Math" w:cs="Calibri"/>
                        <w:i/>
                      </w:rPr>
                    </w:ins>
                  </m:ctrlPr>
                </m:sSubPr>
                <m:e>
                  <m:r>
                    <w:ins w:id="4947" w:author="Author">
                      <w:rPr>
                        <w:rFonts w:ascii="Cambria Math" w:hAnsi="Cambria Math"/>
                      </w:rPr>
                      <m:t>F</m:t>
                    </w:ins>
                  </m:r>
                </m:e>
                <m:sub>
                  <m:r>
                    <w:ins w:id="4948" w:author="Author">
                      <w:rPr>
                        <w:rFonts w:ascii="Cambria Math" w:hAnsi="Cambria Math"/>
                      </w:rPr>
                      <m:t>0</m:t>
                    </w:ins>
                  </m:r>
                </m:sub>
              </m:sSub>
            </m:e>
          </m:d>
          <m:r>
            <w:ins w:id="4949" w:author="Author">
              <w:rPr>
                <w:rFonts w:ascii="Cambria Math" w:hAnsi="Cambria Math"/>
              </w:rPr>
              <m:t>*</m:t>
            </w:ins>
          </m:r>
          <m:sSup>
            <m:sSupPr>
              <m:ctrlPr>
                <w:ins w:id="4950" w:author="Author">
                  <w:rPr>
                    <w:rFonts w:ascii="Cambria Math" w:hAnsi="Cambria Math" w:cs="Calibri"/>
                    <w:i/>
                  </w:rPr>
                </w:ins>
              </m:ctrlPr>
            </m:sSupPr>
            <m:e>
              <m:r>
                <w:ins w:id="4951" w:author="Author">
                  <w:rPr>
                    <w:rFonts w:ascii="Cambria Math" w:hAnsi="Cambria Math"/>
                  </w:rPr>
                  <m:t>(1-l.h)</m:t>
                </w:ins>
              </m:r>
            </m:e>
            <m:sup>
              <m:r>
                <w:ins w:id="4952" w:author="Author">
                  <w:rPr>
                    <w:rFonts w:ascii="Cambria Math" w:hAnsi="Cambria Math"/>
                  </w:rPr>
                  <m:t>5</m:t>
                </w:ins>
              </m:r>
            </m:sup>
          </m:sSup>
        </m:oMath>
      </m:oMathPara>
    </w:p>
    <w:p w14:paraId="3312B413" w14:textId="77777777" w:rsidR="00200124" w:rsidRDefault="00200124" w:rsidP="00200124">
      <w:pPr>
        <w:jc w:val="both"/>
        <w:rPr>
          <w:ins w:id="4953" w:author="Author"/>
        </w:rPr>
      </w:pPr>
      <w:ins w:id="4954" w:author="Author">
        <w:r>
          <w:t xml:space="preserve">where </w:t>
        </w:r>
        <m:oMath>
          <m:sSub>
            <m:sSubPr>
              <m:ctrlPr>
                <w:rPr>
                  <w:rFonts w:ascii="Cambria Math" w:hAnsi="Cambria Math" w:cs="Calibri"/>
                  <w:i/>
                </w:rPr>
              </m:ctrlPr>
            </m:sSubPr>
            <m:e>
              <m:r>
                <w:rPr>
                  <w:rFonts w:ascii="Cambria Math" w:hAnsi="Cambria Math"/>
                </w:rPr>
                <m:t>F</m:t>
              </m:r>
            </m:e>
            <m:sub>
              <m:r>
                <w:rPr>
                  <w:rFonts w:ascii="Cambria Math" w:hAnsi="Cambria Math"/>
                </w:rPr>
                <m:t>0</m:t>
              </m:r>
            </m:sub>
          </m:sSub>
        </m:oMath>
        <w:r>
          <w:t xml:space="preserve"> is the specular reflectance of the material at normal incidence (its specular color).</w:t>
        </w:r>
      </w:ins>
    </w:p>
    <w:p w14:paraId="6F9310E5" w14:textId="77777777" w:rsidR="00200124" w:rsidRDefault="00200124" w:rsidP="00200124">
      <w:pPr>
        <w:jc w:val="both"/>
        <w:rPr>
          <w:ins w:id="4955" w:author="Author"/>
          <w:rFonts w:eastAsiaTheme="minorHAnsi"/>
        </w:rPr>
      </w:pPr>
    </w:p>
    <w:p w14:paraId="77FC12C8" w14:textId="77777777" w:rsidR="00200124" w:rsidRDefault="00200124" w:rsidP="00200124">
      <w:pPr>
        <w:jc w:val="both"/>
        <w:rPr>
          <w:ins w:id="4956" w:author="Author"/>
        </w:rPr>
      </w:pPr>
    </w:p>
    <w:p w14:paraId="55A61140" w14:textId="77777777" w:rsidR="00200124" w:rsidRPr="0081245A" w:rsidRDefault="00200124" w:rsidP="00EC5B54">
      <w:pPr>
        <w:rPr>
          <w:ins w:id="4957" w:author="Author"/>
        </w:rPr>
      </w:pPr>
    </w:p>
    <w:p w14:paraId="088D2208" w14:textId="68E8E9CB" w:rsidR="00760F3B" w:rsidRPr="0081245A" w:rsidRDefault="00D611A8" w:rsidP="0081245A">
      <w:pPr>
        <w:pStyle w:val="Heading1"/>
      </w:pPr>
      <w:bookmarkStart w:id="4958" w:name="_Toc520719658"/>
      <w:ins w:id="4959" w:author="Author">
        <w:r w:rsidRPr="0081245A">
          <w:lastRenderedPageBreak/>
          <w:t>Appendix</w:t>
        </w:r>
        <w:r w:rsidR="00A8382B" w:rsidRPr="0081245A">
          <w:t xml:space="preserve"> </w:t>
        </w:r>
        <w:r w:rsidR="00200124" w:rsidRPr="0081245A">
          <w:t>E</w:t>
        </w:r>
        <w:r w:rsidR="00A8382B" w:rsidRPr="0081245A">
          <w:t>.</w:t>
        </w:r>
        <w:r w:rsidR="00760F3B" w:rsidRPr="0081245A">
          <w:t xml:space="preserve"> </w:t>
        </w:r>
      </w:ins>
      <w:r w:rsidR="00760F3B" w:rsidRPr="0081245A">
        <w:t>Standard Namespaces and Content Types</w:t>
      </w:r>
      <w:bookmarkEnd w:id="4555"/>
      <w:bookmarkEnd w:id="4958"/>
      <w:bookmarkEnd w:id="4556"/>
    </w:p>
    <w:p w14:paraId="295F3598" w14:textId="6DCA8881" w:rsidR="002913A2" w:rsidRPr="00737C61" w:rsidRDefault="002913A2" w:rsidP="00737C61">
      <w:pPr>
        <w:pStyle w:val="Heading2"/>
        <w:ind w:left="18"/>
      </w:pPr>
      <w:bookmarkStart w:id="4960" w:name="_Toc417309106"/>
      <w:bookmarkStart w:id="4961" w:name="_Toc520719659"/>
      <w:bookmarkStart w:id="4962" w:name="_Toc495065107"/>
      <w:del w:id="4963" w:author="Author">
        <w:r w:rsidRPr="00737C61">
          <w:delText>C</w:delText>
        </w:r>
      </w:del>
      <w:ins w:id="4964" w:author="Author">
        <w:r w:rsidR="00200124">
          <w:t>E</w:t>
        </w:r>
      </w:ins>
      <w:r w:rsidRPr="00737C61">
        <w:t>.1</w:t>
      </w:r>
      <w:r w:rsidRPr="00737C61">
        <w:tab/>
        <w:t>Content Types</w:t>
      </w:r>
      <w:bookmarkEnd w:id="4960"/>
      <w:bookmarkEnd w:id="4961"/>
      <w:bookmarkEnd w:id="4962"/>
    </w:p>
    <w:p w14:paraId="4497D3E5" w14:textId="77777777" w:rsidR="002913A2" w:rsidRPr="002913A2" w:rsidRDefault="00813AA5" w:rsidP="002913A2">
      <w:r>
        <w:t>3</w:t>
      </w:r>
      <w:r w:rsidR="00397812">
        <w:t>D Texture</w:t>
      </w:r>
      <w:r w:rsidR="008738AF">
        <w:tab/>
      </w:r>
      <w:r w:rsidR="008738AF">
        <w:tab/>
      </w:r>
      <w:r w:rsidR="0064589E">
        <w:t>application/vnd.ms-package.3dmanufacturing-3dmodeltexture</w:t>
      </w:r>
    </w:p>
    <w:p w14:paraId="0FA8E391" w14:textId="0DE3A53E" w:rsidR="002913A2" w:rsidRPr="00737C61" w:rsidRDefault="002913A2" w:rsidP="00737C61">
      <w:pPr>
        <w:pStyle w:val="Heading2"/>
        <w:ind w:left="18"/>
      </w:pPr>
      <w:bookmarkStart w:id="4965" w:name="_Toc417309107"/>
      <w:bookmarkStart w:id="4966" w:name="_Toc520719660"/>
      <w:bookmarkStart w:id="4967" w:name="_Toc495065108"/>
      <w:del w:id="4968" w:author="Author">
        <w:r w:rsidRPr="00737C61">
          <w:delText>C</w:delText>
        </w:r>
      </w:del>
      <w:ins w:id="4969" w:author="Author">
        <w:r w:rsidR="00200124">
          <w:t>E</w:t>
        </w:r>
      </w:ins>
      <w:r w:rsidRPr="00737C61">
        <w:t>.2</w:t>
      </w:r>
      <w:r w:rsidRPr="00737C61">
        <w:tab/>
        <w:t>Relationship Types</w:t>
      </w:r>
      <w:bookmarkEnd w:id="4965"/>
      <w:bookmarkEnd w:id="4966"/>
      <w:bookmarkEnd w:id="4967"/>
    </w:p>
    <w:p w14:paraId="5D2EF050" w14:textId="77777777" w:rsidR="002913A2" w:rsidRPr="002913A2" w:rsidRDefault="00813AA5" w:rsidP="002913A2">
      <w:r>
        <w:t>3</w:t>
      </w:r>
      <w:r w:rsidR="00397812">
        <w:t>D Texture</w:t>
      </w:r>
      <w:r w:rsidR="008738AF">
        <w:tab/>
      </w:r>
      <w:r w:rsidR="008738AF">
        <w:tab/>
        <w:t>http://schemas.microsoft.com/3d</w:t>
      </w:r>
      <w:r w:rsidR="00B960D4">
        <w:t>manufacturing/2013/01/3dtexture</w:t>
      </w:r>
    </w:p>
    <w:p w14:paraId="6CC62791" w14:textId="7146F00C" w:rsidR="002913A2" w:rsidRPr="00737C61" w:rsidRDefault="002913A2" w:rsidP="00737C61">
      <w:pPr>
        <w:pStyle w:val="Heading2"/>
        <w:ind w:left="18"/>
      </w:pPr>
      <w:bookmarkStart w:id="4970" w:name="_Toc417309108"/>
      <w:bookmarkStart w:id="4971" w:name="_Toc520719661"/>
      <w:bookmarkStart w:id="4972" w:name="_Toc495065109"/>
      <w:del w:id="4973" w:author="Author">
        <w:r w:rsidRPr="00737C61">
          <w:delText>C</w:delText>
        </w:r>
      </w:del>
      <w:ins w:id="4974" w:author="Author">
        <w:r w:rsidR="00200124">
          <w:t>E</w:t>
        </w:r>
      </w:ins>
      <w:r w:rsidRPr="00737C61">
        <w:t>.3</w:t>
      </w:r>
      <w:r w:rsidRPr="00737C61">
        <w:tab/>
        <w:t>Namespaces</w:t>
      </w:r>
      <w:bookmarkEnd w:id="4970"/>
      <w:bookmarkEnd w:id="4971"/>
      <w:bookmarkEnd w:id="4972"/>
    </w:p>
    <w:p w14:paraId="08E8E535" w14:textId="77777777" w:rsidR="00737C61" w:rsidRPr="00737C61" w:rsidRDefault="00B960D4" w:rsidP="00737C61">
      <w:r>
        <w:t>Advanced Materials</w:t>
      </w:r>
      <w:r w:rsidR="008738AF">
        <w:tab/>
      </w:r>
      <w:r w:rsidR="001009DF">
        <w:t>http://schemas.microsoft.com/3dmanufacturing</w:t>
      </w:r>
      <w:r>
        <w:t>/material/2015/02</w:t>
      </w:r>
    </w:p>
    <w:p w14:paraId="69ADDBB9" w14:textId="77777777" w:rsidR="00370B3C" w:rsidRPr="00370B3C" w:rsidRDefault="00370B3C" w:rsidP="00370B3C">
      <w:pPr>
        <w:pStyle w:val="Heading1"/>
      </w:pPr>
      <w:bookmarkStart w:id="4975" w:name="_Toc417309109"/>
      <w:bookmarkStart w:id="4976" w:name="_Toc520719662"/>
      <w:bookmarkStart w:id="4977" w:name="_Toc495065110"/>
      <w:r w:rsidRPr="00370B3C">
        <w:lastRenderedPageBreak/>
        <w:t>References</w:t>
      </w:r>
      <w:bookmarkEnd w:id="4975"/>
      <w:bookmarkEnd w:id="4976"/>
      <w:bookmarkEnd w:id="4977"/>
    </w:p>
    <w:p w14:paraId="4DD32E42" w14:textId="77777777" w:rsidR="00370B3C" w:rsidRDefault="00370B3C" w:rsidP="00370B3C">
      <w:pPr>
        <w:rPr>
          <w:b/>
        </w:rPr>
      </w:pPr>
      <w:r w:rsidRPr="001F14DA">
        <w:rPr>
          <w:b/>
        </w:rPr>
        <w:t>BNF of Generic URI Syntax</w:t>
      </w:r>
    </w:p>
    <w:p w14:paraId="39A282F4" w14:textId="77777777" w:rsidR="001F14DA" w:rsidRPr="001F14DA" w:rsidRDefault="001F14DA" w:rsidP="00370B3C">
      <w:r w:rsidRPr="001F14DA">
        <w:t>“BNF</w:t>
      </w:r>
      <w:r>
        <w:t xml:space="preserve"> of Generic URI Syntax.” World Wide Web Consortium. http://www.w3.org/Addressing/URL/5_URI_BNF.html</w:t>
      </w:r>
    </w:p>
    <w:p w14:paraId="6F8D7497" w14:textId="77777777" w:rsidR="001F14DA" w:rsidRPr="001F14DA" w:rsidRDefault="001F14DA" w:rsidP="00370B3C">
      <w:pPr>
        <w:rPr>
          <w:b/>
        </w:rPr>
      </w:pPr>
      <w:r w:rsidRPr="001F14DA">
        <w:rPr>
          <w:b/>
        </w:rPr>
        <w:t>JPEG</w:t>
      </w:r>
    </w:p>
    <w:p w14:paraId="20BEC6DC" w14:textId="77777777" w:rsidR="001F14DA" w:rsidRDefault="001F14DA" w:rsidP="00370B3C">
      <w:r>
        <w:t>Hamilton, Eric. “JPEG File Interchange Format, Version 1.02.” World Wide Web Consortium. 1992. http://www.w3.org/Graphics/JPEG/jfif3.pdf</w:t>
      </w:r>
    </w:p>
    <w:p w14:paraId="60A5BBA6" w14:textId="77777777" w:rsidR="001F14DA" w:rsidRPr="001F14DA" w:rsidRDefault="001F14DA" w:rsidP="00370B3C">
      <w:pPr>
        <w:rPr>
          <w:b/>
        </w:rPr>
      </w:pPr>
      <w:r w:rsidRPr="001F14DA">
        <w:rPr>
          <w:b/>
        </w:rPr>
        <w:t>Open Packaging Conventions</w:t>
      </w:r>
    </w:p>
    <w:p w14:paraId="511CBA00" w14:textId="77777777" w:rsidR="001F14DA" w:rsidRDefault="001F14DA" w:rsidP="001F14DA">
      <w:r>
        <w:t>Ecma International. “Office Open XML Part 2: Open Packaging Conventions.” 2006. http://www.ecma-international.org</w:t>
      </w:r>
    </w:p>
    <w:p w14:paraId="56188504" w14:textId="77777777" w:rsidR="005F5F8E" w:rsidRPr="005F5F8E" w:rsidRDefault="005F5F8E" w:rsidP="00370B3C">
      <w:pPr>
        <w:rPr>
          <w:b/>
        </w:rPr>
      </w:pPr>
      <w:r w:rsidRPr="005F5F8E">
        <w:rPr>
          <w:b/>
        </w:rPr>
        <w:t>PNG</w:t>
      </w:r>
    </w:p>
    <w:p w14:paraId="05B3BD54" w14:textId="77777777" w:rsidR="005F5F8E" w:rsidRDefault="005F5F8E" w:rsidP="00370B3C">
      <w:r>
        <w:t>Duce, David (editor). “Portable Network Graphics (PNG) Specification,” Second Edition. World Wide Web Consortium. 2003. http://www.w3.org/TR/2003/REC-PNG-20031110</w:t>
      </w:r>
    </w:p>
    <w:p w14:paraId="14531BD3" w14:textId="77777777" w:rsidR="00370B3C" w:rsidRPr="005F5F8E" w:rsidRDefault="00370B3C" w:rsidP="00370B3C">
      <w:pPr>
        <w:rPr>
          <w:b/>
        </w:rPr>
      </w:pPr>
      <w:r w:rsidRPr="005F5F8E">
        <w:rPr>
          <w:b/>
        </w:rPr>
        <w:t>sRGB</w:t>
      </w:r>
    </w:p>
    <w:p w14:paraId="535F2ED7" w14:textId="77777777" w:rsidR="005F5F8E" w:rsidRDefault="005F5F8E" w:rsidP="00370B3C">
      <w:r>
        <w:t>Anderson, Matthew, Srinivasan Chandrasekar, Ricardo Motta, and Michael Stokes. “A Standard Default Color Space for the Internet-sRGB, Version 1.10.” World Wide Web Consortium. 1996. http://www.w3.org/Graphics/Color/sRGB</w:t>
      </w:r>
    </w:p>
    <w:p w14:paraId="7EAAFE59" w14:textId="77777777" w:rsidR="00370B3C" w:rsidRPr="005F5F8E" w:rsidRDefault="00370B3C" w:rsidP="00370B3C">
      <w:pPr>
        <w:rPr>
          <w:b/>
        </w:rPr>
      </w:pPr>
      <w:r w:rsidRPr="005F5F8E">
        <w:rPr>
          <w:b/>
        </w:rPr>
        <w:t>Unicode</w:t>
      </w:r>
    </w:p>
    <w:p w14:paraId="00EC962B" w14:textId="77777777" w:rsidR="005F5F8E" w:rsidRPr="005F5F8E" w:rsidRDefault="005F5F8E" w:rsidP="00370B3C">
      <w:r>
        <w:t xml:space="preserve">The Unicode Consortium. The Unicode Standard, Version 4.0.0, defined by: </w:t>
      </w:r>
      <w:r>
        <w:rPr>
          <w:i/>
        </w:rPr>
        <w:t>The Unicode Standard, Version 4.0</w:t>
      </w:r>
      <w:r>
        <w:t>. Boston, MA: Addison-Wesley, 2003.</w:t>
      </w:r>
    </w:p>
    <w:p w14:paraId="0F49B096" w14:textId="77777777" w:rsidR="00370B3C" w:rsidRPr="005F5F8E" w:rsidRDefault="00370B3C" w:rsidP="00370B3C">
      <w:pPr>
        <w:rPr>
          <w:b/>
        </w:rPr>
      </w:pPr>
      <w:r w:rsidRPr="005F5F8E">
        <w:rPr>
          <w:b/>
        </w:rPr>
        <w:t>XML</w:t>
      </w:r>
    </w:p>
    <w:p w14:paraId="1908307B" w14:textId="77777777" w:rsidR="005F5F8E" w:rsidRDefault="005F5F8E" w:rsidP="005F5F8E">
      <w:r>
        <w:t>Bray, Tim, Eve Maler, Jean Paoli, C. M. Sperlberg-McQueen, and François Yergeau (editors). “Extensible Markup Language (XML) 1.0 (Fourth Edition).” World Wide Web Consortium. 2006. http://www.w3.org/TR/2006/REC-xml-20060816/</w:t>
      </w:r>
    </w:p>
    <w:p w14:paraId="6A389052" w14:textId="77777777" w:rsidR="00A2606F" w:rsidRPr="00A2606F" w:rsidRDefault="00A2606F" w:rsidP="00A2606F">
      <w:pPr>
        <w:pStyle w:val="ReferenceName"/>
      </w:pPr>
      <w:r w:rsidRPr="00A2606F">
        <w:t>XML C14N</w:t>
      </w:r>
    </w:p>
    <w:p w14:paraId="170593BD" w14:textId="77777777" w:rsidR="00A2606F" w:rsidRPr="00A2606F" w:rsidRDefault="00A2606F" w:rsidP="00A2606F">
      <w:r>
        <w:t xml:space="preserve">Boyer, John. </w:t>
      </w:r>
      <w:r w:rsidRPr="00A2606F">
        <w:t>"Canonical XML Version 1.0</w:t>
      </w:r>
      <w:r>
        <w:t>.</w:t>
      </w:r>
      <w:r w:rsidRPr="00A2606F">
        <w:t>"</w:t>
      </w:r>
      <w:r>
        <w:t xml:space="preserve"> World Wide Web Consortium.</w:t>
      </w:r>
      <w:r w:rsidRPr="00A2606F">
        <w:t xml:space="preserve"> </w:t>
      </w:r>
      <w:r>
        <w:t xml:space="preserve">2001. </w:t>
      </w:r>
      <w:r w:rsidRPr="00A2606F">
        <w:t>http://www.w3.org/TR/xml-c14n.</w:t>
      </w:r>
    </w:p>
    <w:p w14:paraId="4C0171B5" w14:textId="77777777" w:rsidR="005F5F8E" w:rsidRDefault="005F5F8E" w:rsidP="005F5F8E">
      <w:pPr>
        <w:pStyle w:val="ReferenceName"/>
      </w:pPr>
      <w:r>
        <w:t>XML Namespaces</w:t>
      </w:r>
    </w:p>
    <w:p w14:paraId="6E74017F" w14:textId="77777777" w:rsidR="005F5F8E" w:rsidRDefault="005F5F8E" w:rsidP="005F5F8E">
      <w:r>
        <w:lastRenderedPageBreak/>
        <w:t>Bray, Tim, Dave Hollander, Andrew Layman, and Richard Tobin (editors). “Namespaces in XML 1.0 (Second Edition).” World Wide Web Consortium. 2006. http://www.w3.org/TR/2006/REC-xml-names-20060816/</w:t>
      </w:r>
    </w:p>
    <w:p w14:paraId="736A4FAF" w14:textId="77777777" w:rsidR="005F5F8E" w:rsidRDefault="005F5F8E" w:rsidP="00A2606F">
      <w:pPr>
        <w:pStyle w:val="ReferenceName"/>
        <w:keepNext/>
      </w:pPr>
      <w:r>
        <w:t>XML Schema</w:t>
      </w:r>
    </w:p>
    <w:p w14:paraId="507FD1CD" w14:textId="77777777" w:rsidR="005F5F8E" w:rsidRDefault="005F5F8E" w:rsidP="005F5F8E">
      <w:r>
        <w:t>Beech, David, Murray Maloney, Noah Mendelsohn, and Henry S. Thompson (editors). “XML Schema Part 1: Structures,” Second Edition. World Wide Web Consortium. 2004. http://www.w3.org/TR/2004/REC-xmlschema-1-20041028/</w:t>
      </w:r>
    </w:p>
    <w:p w14:paraId="52A08E99" w14:textId="77777777" w:rsidR="005F5F8E" w:rsidRPr="00370B3C" w:rsidRDefault="005F5F8E" w:rsidP="005F5F8E">
      <w:r>
        <w:t>Biron, Paul V. and Ashok Malhotra (editors). “XML Schema Part 2: Datatypes,” Second Edition. World Wide Web Consortium. 2004. http://www.w3.org/TR/2004/REC-xmlschema-2-20041028/</w:t>
      </w:r>
      <w:bookmarkStart w:id="4978" w:name="XMLC14N"/>
      <w:bookmarkStart w:id="4979" w:name="EXCLC14N"/>
      <w:bookmarkEnd w:id="4978"/>
      <w:bookmarkEnd w:id="4979"/>
    </w:p>
    <w:sectPr w:rsidR="005F5F8E" w:rsidRPr="00370B3C" w:rsidSect="004D3835">
      <w:headerReference w:type="even" r:id="rId59"/>
      <w:headerReference w:type="default" r:id="rId60"/>
      <w:footerReference w:type="even" r:id="rId61"/>
      <w:footerReference w:type="default" r:id="rId62"/>
      <w:headerReference w:type="first" r:id="rId63"/>
      <w:footerReference w:type="first" r:id="rId64"/>
      <w:pgSz w:w="12240" w:h="15840" w:code="1"/>
      <w:pgMar w:top="1440" w:right="1440" w:bottom="1440" w:left="1440" w:header="720" w:footer="795" w:gutter="0"/>
      <w:cols w:space="720"/>
      <w:docGrid w:linePitch="360"/>
      <w:sectPrChange w:id="4984" w:author="Author">
        <w:sectPr w:rsidR="005F5F8E" w:rsidRPr="00370B3C" w:rsidSect="004D3835">
          <w:pgSz w:code="0"/>
          <w:pgMar w:top="1440" w:right="1440" w:bottom="1440" w:left="1440" w:header="720" w:footer="795"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23" w:author="Author" w:initials="A">
    <w:p w14:paraId="2F87E496" w14:textId="3086E75D" w:rsidR="00335AAE" w:rsidRDefault="00335AAE">
      <w:pPr>
        <w:pStyle w:val="CommentText"/>
      </w:pPr>
      <w:r>
        <w:rPr>
          <w:rStyle w:val="CommentReference"/>
        </w:rPr>
        <w:annotationRef/>
      </w:r>
      <w:r>
        <w:t>May say “multi properties color blending”.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87E49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87E496" w16cid:durableId="1ED353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A3171" w14:textId="77777777" w:rsidR="00335AAE" w:rsidRDefault="00335AAE" w:rsidP="00FF2E67">
      <w:pPr>
        <w:spacing w:after="0" w:line="240" w:lineRule="auto"/>
      </w:pPr>
      <w:r>
        <w:separator/>
      </w:r>
    </w:p>
  </w:endnote>
  <w:endnote w:type="continuationSeparator" w:id="0">
    <w:p w14:paraId="70456D55" w14:textId="77777777" w:rsidR="00335AAE" w:rsidRDefault="00335AAE" w:rsidP="00FF2E67">
      <w:pPr>
        <w:spacing w:after="0" w:line="240" w:lineRule="auto"/>
      </w:pPr>
      <w:r>
        <w:continuationSeparator/>
      </w:r>
    </w:p>
  </w:endnote>
  <w:endnote w:type="continuationNotice" w:id="1">
    <w:p w14:paraId="209FB531" w14:textId="77777777" w:rsidR="00335AAE" w:rsidRDefault="00335A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Lucida Grande">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MRoman10-Regular">
    <w:altName w:val="Calibri"/>
    <w:panose1 w:val="00000000000000000000"/>
    <w:charset w:val="00"/>
    <w:family w:val="auto"/>
    <w:notTrueType/>
    <w:pitch w:val="default"/>
    <w:sig w:usb0="00000003" w:usb1="00000000" w:usb2="00000000" w:usb3="00000000" w:csb0="00000001" w:csb1="00000000"/>
  </w:font>
  <w:font w:name="LMMathSymbols10-Regular">
    <w:altName w:val="Calibri"/>
    <w:panose1 w:val="00000000000000000000"/>
    <w:charset w:val="00"/>
    <w:family w:val="auto"/>
    <w:notTrueType/>
    <w:pitch w:val="default"/>
    <w:sig w:usb0="00000003" w:usb1="00000000" w:usb2="00000000" w:usb3="00000000" w:csb0="00000001" w:csb1="00000000"/>
  </w:font>
  <w:font w:name="LMMathItalic10-Regular">
    <w:altName w:val="Calibri"/>
    <w:panose1 w:val="00000000000000000000"/>
    <w:charset w:val="00"/>
    <w:family w:val="auto"/>
    <w:notTrueType/>
    <w:pitch w:val="default"/>
    <w:sig w:usb0="00000003" w:usb1="00000000" w:usb2="00000000" w:usb3="00000000" w:csb0="00000001" w:csb1="00000000"/>
  </w:font>
  <w:font w:name="LMMono10-Regular">
    <w:altName w:val="Calibri"/>
    <w:panose1 w:val="00000000000000000000"/>
    <w:charset w:val="00"/>
    <w:family w:val="auto"/>
    <w:notTrueType/>
    <w:pitch w:val="default"/>
    <w:sig w:usb0="00000003" w:usb1="00000000" w:usb2="00000000" w:usb3="00000000" w:csb0="00000001" w:csb1="00000000"/>
  </w:font>
  <w:font w:name="LMRoman7-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364F1" w14:textId="0C452F94" w:rsidR="00335AAE" w:rsidRDefault="00335AAE" w:rsidP="00E56EF9">
    <w:pPr>
      <w:pStyle w:val="Footer"/>
      <w:spacing w:after="40"/>
    </w:pPr>
    <w:r>
      <w:rPr>
        <w:sz w:val="20"/>
        <w:szCs w:val="20"/>
      </w:rPr>
      <w:t>Version 1.</w:t>
    </w:r>
    <w:del w:id="4980" w:author="Author">
      <w:r w:rsidRPr="00810CC1">
        <w:rPr>
          <w:sz w:val="20"/>
          <w:szCs w:val="20"/>
        </w:rPr>
        <w:delText>1</w:delText>
      </w:r>
      <w:r w:rsidRPr="00810CC1">
        <w:rPr>
          <w:sz w:val="20"/>
          <w:szCs w:val="20"/>
        </w:rPr>
        <w:tab/>
      </w:r>
      <w:r w:rsidRPr="00810CC1">
        <w:rPr>
          <w:sz w:val="20"/>
          <w:szCs w:val="20"/>
        </w:rPr>
        <w:tab/>
      </w:r>
      <w:r w:rsidRPr="00810CC1">
        <w:rPr>
          <w:noProof/>
          <w:sz w:val="20"/>
          <w:szCs w:val="20"/>
        </w:rPr>
        <w:delText>10/5/2017 6:00:00 PM</w:delText>
      </w:r>
    </w:del>
    <w:ins w:id="4981" w:author="Author">
      <w:r>
        <w:rPr>
          <w:sz w:val="20"/>
          <w:szCs w:val="20"/>
        </w:rPr>
        <w:t>2</w:t>
      </w:r>
      <w:r w:rsidRPr="00810CC1">
        <w:rPr>
          <w:sz w:val="20"/>
          <w:szCs w:val="20"/>
        </w:rPr>
        <w:tab/>
      </w:r>
      <w:r w:rsidRPr="00810CC1">
        <w:rPr>
          <w:sz w:val="20"/>
          <w:szCs w:val="20"/>
        </w:rPr>
        <w:tab/>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178B6" w14:textId="553EEA0D" w:rsidR="00335AAE" w:rsidRPr="003D3364" w:rsidRDefault="00335AAE" w:rsidP="00C832DE">
    <w:pPr>
      <w:pStyle w:val="Footer"/>
      <w:spacing w:after="40"/>
      <w:jc w:val="right"/>
      <w:rPr>
        <w:sz w:val="20"/>
        <w:szCs w:val="20"/>
      </w:rPr>
    </w:pPr>
    <w:r>
      <w:rPr>
        <w:sz w:val="20"/>
        <w:szCs w:val="20"/>
      </w:rPr>
      <w:t xml:space="preserve">Copyright 3MF Consortium </w:t>
    </w:r>
    <w:del w:id="4982" w:author="Author">
      <w:r>
        <w:rPr>
          <w:sz w:val="20"/>
          <w:szCs w:val="20"/>
        </w:rPr>
        <w:delText>2017</w:delText>
      </w:r>
    </w:del>
    <w:ins w:id="4983" w:author="Author">
      <w:r>
        <w:rPr>
          <w:sz w:val="20"/>
          <w:szCs w:val="20"/>
        </w:rPr>
        <w:t>2018</w:t>
      </w:r>
    </w:ins>
    <w:r w:rsidRPr="000D7C2E">
      <w:rPr>
        <w:sz w:val="20"/>
        <w:szCs w:val="20"/>
      </w:rPr>
      <w:tab/>
    </w:r>
    <w:r w:rsidRPr="000D7C2E">
      <w:rPr>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ED77C" w14:textId="77777777" w:rsidR="00335AAE" w:rsidRDefault="00335A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2E1BD" w14:textId="77777777" w:rsidR="00335AAE" w:rsidRDefault="00335AAE" w:rsidP="00FF2E67">
      <w:pPr>
        <w:spacing w:after="0" w:line="240" w:lineRule="auto"/>
      </w:pPr>
      <w:r>
        <w:separator/>
      </w:r>
    </w:p>
  </w:footnote>
  <w:footnote w:type="continuationSeparator" w:id="0">
    <w:p w14:paraId="22AD2DDC" w14:textId="77777777" w:rsidR="00335AAE" w:rsidRDefault="00335AAE" w:rsidP="00FF2E67">
      <w:pPr>
        <w:spacing w:after="0" w:line="240" w:lineRule="auto"/>
      </w:pPr>
      <w:r>
        <w:continuationSeparator/>
      </w:r>
    </w:p>
  </w:footnote>
  <w:footnote w:type="continuationNotice" w:id="1">
    <w:p w14:paraId="7DD2FE57" w14:textId="77777777" w:rsidR="00335AAE" w:rsidRDefault="00335A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1190874777"/>
      <w:docPartObj>
        <w:docPartGallery w:val="Page Numbers (Top of Page)"/>
        <w:docPartUnique/>
      </w:docPartObj>
    </w:sdtPr>
    <w:sdtEndPr>
      <w:rPr>
        <w:noProof/>
      </w:rPr>
    </w:sdtEndPr>
    <w:sdtContent>
      <w:p w14:paraId="1699416B" w14:textId="040FB39D" w:rsidR="00335AAE" w:rsidRPr="0062104F" w:rsidRDefault="00335AAE">
        <w:pPr>
          <w:pStyle w:val="Header"/>
          <w:rPr>
            <w:sz w:val="20"/>
          </w:rPr>
        </w:pPr>
        <w:r>
          <w:fldChar w:fldCharType="begin"/>
        </w:r>
        <w:r>
          <w:instrText xml:space="preserve"> PAGE   \* MERGEFORMAT </w:instrText>
        </w:r>
        <w:r>
          <w:fldChar w:fldCharType="separate"/>
        </w:r>
        <w:r w:rsidRPr="000B6652">
          <w:rPr>
            <w:noProof/>
            <w:sz w:val="20"/>
          </w:rPr>
          <w:t>22</w:t>
        </w:r>
        <w:r>
          <w:rPr>
            <w:noProof/>
            <w:sz w:val="20"/>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083721892"/>
      <w:docPartObj>
        <w:docPartGallery w:val="Page Numbers (Top of Page)"/>
        <w:docPartUnique/>
      </w:docPartObj>
    </w:sdtPr>
    <w:sdtEndPr>
      <w:rPr>
        <w:noProof/>
      </w:rPr>
    </w:sdtEndPr>
    <w:sdtContent>
      <w:p w14:paraId="71D57202" w14:textId="6850F014" w:rsidR="00335AAE" w:rsidRPr="000D7C2E" w:rsidRDefault="00335AAE" w:rsidP="00787ED8">
        <w:pPr>
          <w:pStyle w:val="Header"/>
          <w:tabs>
            <w:tab w:val="clear" w:pos="4680"/>
          </w:tabs>
          <w:rPr>
            <w:sz w:val="20"/>
            <w:szCs w:val="20"/>
          </w:rPr>
        </w:pPr>
        <w:r>
          <w:rPr>
            <w:i/>
            <w:noProof/>
            <w:sz w:val="20"/>
            <w:szCs w:val="20"/>
          </w:rPr>
          <w:t>3MF Materials and Properties Extension Specification &amp; Reference Guide</w:t>
        </w:r>
        <w:r w:rsidRPr="000D7C2E">
          <w:rPr>
            <w:sz w:val="20"/>
            <w:szCs w:val="20"/>
          </w:rPr>
          <w:tab/>
        </w:r>
        <w:r>
          <w:fldChar w:fldCharType="begin"/>
        </w:r>
        <w:r>
          <w:instrText xml:space="preserve"> PAGE   \* MERGEFORMAT </w:instrText>
        </w:r>
        <w:r>
          <w:fldChar w:fldCharType="separate"/>
        </w:r>
        <w:r w:rsidRPr="000B6652">
          <w:rPr>
            <w:noProof/>
            <w:sz w:val="20"/>
            <w:szCs w:val="20"/>
          </w:rPr>
          <w:t>21</w:t>
        </w:r>
        <w:r>
          <w:rPr>
            <w:noProof/>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E39A6" w14:textId="77777777" w:rsidR="00335AAE" w:rsidRDefault="00335A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72B6A"/>
    <w:multiLevelType w:val="hybridMultilevel"/>
    <w:tmpl w:val="762037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092081"/>
    <w:multiLevelType w:val="hybridMultilevel"/>
    <w:tmpl w:val="7C868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90FF4"/>
    <w:multiLevelType w:val="hybridMultilevel"/>
    <w:tmpl w:val="55A6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A7D09"/>
    <w:multiLevelType w:val="hybridMultilevel"/>
    <w:tmpl w:val="37122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D5B14AD"/>
    <w:multiLevelType w:val="multilevel"/>
    <w:tmpl w:val="30F6BAA2"/>
    <w:styleLink w:val="AppendixHeadings"/>
    <w:lvl w:ilvl="0">
      <w:start w:val="1"/>
      <w:numFmt w:val="upperLetter"/>
      <w:pStyle w:val="AppHead"/>
      <w:suff w:val="space"/>
      <w:lvlText w:val="%1."/>
      <w:lvlJc w:val="left"/>
      <w:pPr>
        <w:ind w:left="2437" w:hanging="2347"/>
      </w:pPr>
      <w:rPr>
        <w:rFonts w:hint="default"/>
      </w:rPr>
    </w:lvl>
    <w:lvl w:ilvl="1">
      <w:start w:val="1"/>
      <w:numFmt w:val="decimal"/>
      <w:pStyle w:val="AppHeading1"/>
      <w:lvlText w:val="%1.%2"/>
      <w:lvlJc w:val="left"/>
      <w:pPr>
        <w:tabs>
          <w:tab w:val="num" w:pos="720"/>
        </w:tabs>
        <w:ind w:left="720" w:hanging="720"/>
      </w:pPr>
      <w:rPr>
        <w:rFonts w:hint="default"/>
      </w:rPr>
    </w:lvl>
    <w:lvl w:ilvl="2">
      <w:start w:val="1"/>
      <w:numFmt w:val="decimal"/>
      <w:pStyle w:val="AppHeading2"/>
      <w:lvlText w:val="%1.%2.%3"/>
      <w:lvlJc w:val="left"/>
      <w:pPr>
        <w:tabs>
          <w:tab w:val="num" w:pos="806"/>
        </w:tabs>
        <w:ind w:left="806" w:hanging="806"/>
      </w:pPr>
      <w:rPr>
        <w:rFonts w:hint="default"/>
      </w:rPr>
    </w:lvl>
    <w:lvl w:ilvl="3">
      <w:start w:val="1"/>
      <w:numFmt w:val="decimal"/>
      <w:pStyle w:val="AppHeading3"/>
      <w:lvlText w:val="%1.%2.%3.%4"/>
      <w:lvlJc w:val="left"/>
      <w:pPr>
        <w:tabs>
          <w:tab w:val="num" w:pos="907"/>
        </w:tabs>
        <w:ind w:left="907" w:hanging="907"/>
      </w:pPr>
      <w:rPr>
        <w:rFonts w:hint="default"/>
      </w:rPr>
    </w:lvl>
    <w:lvl w:ilvl="4">
      <w:start w:val="1"/>
      <w:numFmt w:val="decimal"/>
      <w:pStyle w:val="AppHeading4"/>
      <w:lvlText w:val="%1.%2.%3.%4.%5"/>
      <w:lvlJc w:val="left"/>
      <w:pPr>
        <w:tabs>
          <w:tab w:val="num" w:pos="1080"/>
        </w:tabs>
        <w:ind w:left="1080" w:hanging="1080"/>
      </w:pPr>
      <w:rPr>
        <w:rFonts w:hint="default"/>
      </w:rPr>
    </w:lvl>
    <w:lvl w:ilvl="5">
      <w:start w:val="1"/>
      <w:numFmt w:val="none"/>
      <w:lvlRestart w:val="0"/>
      <w:suff w:val="space"/>
      <w:lvlText w:val=""/>
      <w:lvlJc w:val="left"/>
      <w:pPr>
        <w:ind w:left="0" w:firstLine="0"/>
      </w:pPr>
      <w:rPr>
        <w:rFonts w:hint="default"/>
      </w:rPr>
    </w:lvl>
    <w:lvl w:ilvl="6">
      <w:start w:val="1"/>
      <w:numFmt w:val="none"/>
      <w:lvlRestart w:val="0"/>
      <w:suff w:val="space"/>
      <w:lvlText w:val=""/>
      <w:lvlJc w:val="left"/>
      <w:pPr>
        <w:ind w:left="0" w:firstLine="0"/>
      </w:pPr>
      <w:rPr>
        <w:rFonts w:hint="default"/>
      </w:rPr>
    </w:lvl>
    <w:lvl w:ilvl="7">
      <w:start w:val="1"/>
      <w:numFmt w:val="none"/>
      <w:lvlRestart w:val="0"/>
      <w:lvlText w:val="%8"/>
      <w:lvlJc w:val="left"/>
      <w:pPr>
        <w:tabs>
          <w:tab w:val="num" w:pos="2880"/>
        </w:tabs>
        <w:ind w:left="2880" w:hanging="360"/>
      </w:pPr>
      <w:rPr>
        <w:rFonts w:hint="default"/>
      </w:rPr>
    </w:lvl>
    <w:lvl w:ilvl="8">
      <w:start w:val="1"/>
      <w:numFmt w:val="none"/>
      <w:lvlRestart w:val="0"/>
      <w:lvlText w:val="%9"/>
      <w:lvlJc w:val="left"/>
      <w:pPr>
        <w:tabs>
          <w:tab w:val="num" w:pos="3240"/>
        </w:tabs>
        <w:ind w:left="3240" w:hanging="360"/>
      </w:pPr>
      <w:rPr>
        <w:rFonts w:hint="default"/>
      </w:rPr>
    </w:lvl>
  </w:abstractNum>
  <w:abstractNum w:abstractNumId="5" w15:restartNumberingAfterBreak="0">
    <w:nsid w:val="0D6341F0"/>
    <w:multiLevelType w:val="hybridMultilevel"/>
    <w:tmpl w:val="D0C0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33114"/>
    <w:multiLevelType w:val="hybridMultilevel"/>
    <w:tmpl w:val="1E8C2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2C65DB"/>
    <w:multiLevelType w:val="hybridMultilevel"/>
    <w:tmpl w:val="82687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E3D617D"/>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1DA3401A"/>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20452878"/>
    <w:multiLevelType w:val="multilevel"/>
    <w:tmpl w:val="7EEE18F2"/>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A50ED7"/>
    <w:multiLevelType w:val="hybridMultilevel"/>
    <w:tmpl w:val="77045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807C36"/>
    <w:multiLevelType w:val="hybridMultilevel"/>
    <w:tmpl w:val="55EE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787F0B"/>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31A37311"/>
    <w:multiLevelType w:val="hybridMultilevel"/>
    <w:tmpl w:val="68CCB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05D67"/>
    <w:multiLevelType w:val="hybridMultilevel"/>
    <w:tmpl w:val="15EC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5B315D"/>
    <w:multiLevelType w:val="multilevel"/>
    <w:tmpl w:val="17D8F894"/>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7479A1"/>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3E0A3C44"/>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3EE04B66"/>
    <w:multiLevelType w:val="multilevel"/>
    <w:tmpl w:val="BBEA86CE"/>
    <w:lvl w:ilvl="0">
      <w:start w:val="8"/>
      <w:numFmt w:val="decimal"/>
      <w:lvlText w:val="%1.0."/>
      <w:lvlJc w:val="left"/>
      <w:pPr>
        <w:ind w:left="720" w:hanging="720"/>
      </w:pPr>
      <w:rPr>
        <w:rFonts w:hint="default"/>
      </w:rPr>
    </w:lvl>
    <w:lvl w:ilvl="1">
      <w:start w:val="1"/>
      <w:numFmt w:val="decimal"/>
      <w:lvlText w:val="%1.%2."/>
      <w:lvlJc w:val="left"/>
      <w:pPr>
        <w:ind w:left="1008" w:hanging="72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20" w15:restartNumberingAfterBreak="0">
    <w:nsid w:val="42A16580"/>
    <w:multiLevelType w:val="multilevel"/>
    <w:tmpl w:val="0448990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b/>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44FC46D8"/>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4C19188E"/>
    <w:multiLevelType w:val="multilevel"/>
    <w:tmpl w:val="17D8F894"/>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03954D4"/>
    <w:multiLevelType w:val="hybridMultilevel"/>
    <w:tmpl w:val="3C40CF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0465692"/>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5" w15:restartNumberingAfterBreak="0">
    <w:nsid w:val="50633763"/>
    <w:multiLevelType w:val="hybridMultilevel"/>
    <w:tmpl w:val="FD7E6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50BA429C"/>
    <w:multiLevelType w:val="multilevel"/>
    <w:tmpl w:val="1A045E46"/>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4D11DDE"/>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5A216B23"/>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5C8A51E0"/>
    <w:multiLevelType w:val="multilevel"/>
    <w:tmpl w:val="17D8F894"/>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DC52730"/>
    <w:multiLevelType w:val="hybridMultilevel"/>
    <w:tmpl w:val="2410C5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24C5298"/>
    <w:multiLevelType w:val="hybridMultilevel"/>
    <w:tmpl w:val="BD12D3FA"/>
    <w:lvl w:ilvl="0" w:tplc="15CECC1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F668A6"/>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3" w15:restartNumberingAfterBreak="0">
    <w:nsid w:val="6D92501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756155F6"/>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5" w15:restartNumberingAfterBreak="0">
    <w:nsid w:val="7DF20D08"/>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6" w15:restartNumberingAfterBreak="0">
    <w:nsid w:val="7E1A6FFF"/>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7E6C44C0"/>
    <w:multiLevelType w:val="hybridMultilevel"/>
    <w:tmpl w:val="76F87A00"/>
    <w:lvl w:ilvl="0" w:tplc="FFFFFFFF">
      <w:start w:val="1"/>
      <w:numFmt w:val="bullet"/>
      <w:pStyle w:val="BullList"/>
      <w:lvlText w:val=""/>
      <w:lvlJc w:val="left"/>
      <w:pPr>
        <w:tabs>
          <w:tab w:val="num" w:pos="720"/>
        </w:tabs>
        <w:ind w:left="720" w:hanging="360"/>
      </w:pPr>
      <w:rPr>
        <w:rFonts w:ascii="Symbol" w:hAnsi="Symbol" w:cs="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num w:numId="1">
    <w:abstractNumId w:val="5"/>
  </w:num>
  <w:num w:numId="2">
    <w:abstractNumId w:val="35"/>
  </w:num>
  <w:num w:numId="3">
    <w:abstractNumId w:val="15"/>
  </w:num>
  <w:num w:numId="4">
    <w:abstractNumId w:val="2"/>
  </w:num>
  <w:num w:numId="5">
    <w:abstractNumId w:val="37"/>
  </w:num>
  <w:num w:numId="6">
    <w:abstractNumId w:val="4"/>
  </w:num>
  <w:num w:numId="7">
    <w:abstractNumId w:val="33"/>
  </w:num>
  <w:num w:numId="8">
    <w:abstractNumId w:val="35"/>
  </w:num>
  <w:num w:numId="9">
    <w:abstractNumId w:val="35"/>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21"/>
  </w:num>
  <w:num w:numId="21">
    <w:abstractNumId w:val="8"/>
  </w:num>
  <w:num w:numId="22">
    <w:abstractNumId w:val="18"/>
  </w:num>
  <w:num w:numId="23">
    <w:abstractNumId w:val="32"/>
  </w:num>
  <w:num w:numId="24">
    <w:abstractNumId w:val="20"/>
  </w:num>
  <w:num w:numId="25">
    <w:abstractNumId w:val="36"/>
  </w:num>
  <w:num w:numId="26">
    <w:abstractNumId w:val="34"/>
  </w:num>
  <w:num w:numId="27">
    <w:abstractNumId w:val="27"/>
  </w:num>
  <w:num w:numId="28">
    <w:abstractNumId w:val="13"/>
  </w:num>
  <w:num w:numId="29">
    <w:abstractNumId w:val="17"/>
  </w:num>
  <w:num w:numId="30">
    <w:abstractNumId w:val="28"/>
  </w:num>
  <w:num w:numId="31">
    <w:abstractNumId w:val="9"/>
  </w:num>
  <w:num w:numId="32">
    <w:abstractNumId w:val="14"/>
  </w:num>
  <w:num w:numId="33">
    <w:abstractNumId w:val="31"/>
  </w:num>
  <w:num w:numId="34">
    <w:abstractNumId w:val="1"/>
  </w:num>
  <w:num w:numId="35">
    <w:abstractNumId w:val="10"/>
  </w:num>
  <w:num w:numId="36">
    <w:abstractNumId w:val="19"/>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16"/>
  </w:num>
  <w:num w:numId="40">
    <w:abstractNumId w:val="3"/>
  </w:num>
  <w:num w:numId="41">
    <w:abstractNumId w:val="29"/>
  </w:num>
  <w:num w:numId="42">
    <w:abstractNumId w:val="22"/>
  </w:num>
  <w:num w:numId="43">
    <w:abstractNumId w:val="6"/>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num>
  <w:num w:numId="46">
    <w:abstractNumId w:val="12"/>
  </w:num>
  <w:num w:numId="47">
    <w:abstractNumId w:val="11"/>
  </w:num>
  <w:num w:numId="48">
    <w:abstractNumId w:val="7"/>
  </w:num>
  <w:num w:numId="49">
    <w:abstractNumId w:val="0"/>
  </w:num>
  <w:num w:numId="50">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trackRevisions/>
  <w:defaultTabStop w:val="288"/>
  <w:hyphenationZone w:val="425"/>
  <w:evenAndOddHeaders/>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499"/>
    <w:rsid w:val="00000FF5"/>
    <w:rsid w:val="0000237B"/>
    <w:rsid w:val="00003729"/>
    <w:rsid w:val="000063E4"/>
    <w:rsid w:val="000069FA"/>
    <w:rsid w:val="000114D6"/>
    <w:rsid w:val="00012CCA"/>
    <w:rsid w:val="00020953"/>
    <w:rsid w:val="000225F9"/>
    <w:rsid w:val="00024212"/>
    <w:rsid w:val="000263DE"/>
    <w:rsid w:val="00027DC9"/>
    <w:rsid w:val="00032BD5"/>
    <w:rsid w:val="00035972"/>
    <w:rsid w:val="00037E94"/>
    <w:rsid w:val="00040177"/>
    <w:rsid w:val="00041DE3"/>
    <w:rsid w:val="0004318F"/>
    <w:rsid w:val="000440FB"/>
    <w:rsid w:val="00056309"/>
    <w:rsid w:val="000565E4"/>
    <w:rsid w:val="00057583"/>
    <w:rsid w:val="000577FC"/>
    <w:rsid w:val="00057A0B"/>
    <w:rsid w:val="00057EA3"/>
    <w:rsid w:val="000605C2"/>
    <w:rsid w:val="00061A05"/>
    <w:rsid w:val="000621F2"/>
    <w:rsid w:val="0006371E"/>
    <w:rsid w:val="000709E7"/>
    <w:rsid w:val="00072779"/>
    <w:rsid w:val="00072A93"/>
    <w:rsid w:val="0007506C"/>
    <w:rsid w:val="00076F09"/>
    <w:rsid w:val="00080C75"/>
    <w:rsid w:val="0008432F"/>
    <w:rsid w:val="00084C59"/>
    <w:rsid w:val="000907DA"/>
    <w:rsid w:val="00092779"/>
    <w:rsid w:val="000948A0"/>
    <w:rsid w:val="00095BA0"/>
    <w:rsid w:val="0009642D"/>
    <w:rsid w:val="000A0382"/>
    <w:rsid w:val="000A03D6"/>
    <w:rsid w:val="000A4973"/>
    <w:rsid w:val="000A4B78"/>
    <w:rsid w:val="000A5187"/>
    <w:rsid w:val="000A526D"/>
    <w:rsid w:val="000B03FA"/>
    <w:rsid w:val="000B255B"/>
    <w:rsid w:val="000B3EAD"/>
    <w:rsid w:val="000B4FE2"/>
    <w:rsid w:val="000B5F00"/>
    <w:rsid w:val="000B62C5"/>
    <w:rsid w:val="000B6652"/>
    <w:rsid w:val="000C03FD"/>
    <w:rsid w:val="000C0C28"/>
    <w:rsid w:val="000D0366"/>
    <w:rsid w:val="000D3B73"/>
    <w:rsid w:val="000D550F"/>
    <w:rsid w:val="000D62CF"/>
    <w:rsid w:val="000D7A8D"/>
    <w:rsid w:val="000D7C2E"/>
    <w:rsid w:val="000E7A8D"/>
    <w:rsid w:val="000F0263"/>
    <w:rsid w:val="000F0EF6"/>
    <w:rsid w:val="000F0FDB"/>
    <w:rsid w:val="000F114F"/>
    <w:rsid w:val="000F4ED4"/>
    <w:rsid w:val="000F6114"/>
    <w:rsid w:val="000F6CB9"/>
    <w:rsid w:val="000F7CC0"/>
    <w:rsid w:val="001009DF"/>
    <w:rsid w:val="0010103A"/>
    <w:rsid w:val="0010106F"/>
    <w:rsid w:val="00105C40"/>
    <w:rsid w:val="00111D42"/>
    <w:rsid w:val="00112D9E"/>
    <w:rsid w:val="0011596D"/>
    <w:rsid w:val="00127D21"/>
    <w:rsid w:val="001317C8"/>
    <w:rsid w:val="001347FF"/>
    <w:rsid w:val="001354FE"/>
    <w:rsid w:val="00140AA5"/>
    <w:rsid w:val="00141581"/>
    <w:rsid w:val="00142E9D"/>
    <w:rsid w:val="001438A1"/>
    <w:rsid w:val="0014402D"/>
    <w:rsid w:val="001440BB"/>
    <w:rsid w:val="001454C4"/>
    <w:rsid w:val="00154F15"/>
    <w:rsid w:val="001578A3"/>
    <w:rsid w:val="0016022A"/>
    <w:rsid w:val="00163F0E"/>
    <w:rsid w:val="00165A52"/>
    <w:rsid w:val="00167EB0"/>
    <w:rsid w:val="00170F79"/>
    <w:rsid w:val="00171CBA"/>
    <w:rsid w:val="00173481"/>
    <w:rsid w:val="001738F0"/>
    <w:rsid w:val="001775DF"/>
    <w:rsid w:val="00182786"/>
    <w:rsid w:val="00183015"/>
    <w:rsid w:val="0018508A"/>
    <w:rsid w:val="00185404"/>
    <w:rsid w:val="00186929"/>
    <w:rsid w:val="00194654"/>
    <w:rsid w:val="00195707"/>
    <w:rsid w:val="001962D1"/>
    <w:rsid w:val="001A01D5"/>
    <w:rsid w:val="001A5934"/>
    <w:rsid w:val="001B0C49"/>
    <w:rsid w:val="001B2955"/>
    <w:rsid w:val="001B2B02"/>
    <w:rsid w:val="001B45E9"/>
    <w:rsid w:val="001B5A82"/>
    <w:rsid w:val="001B7900"/>
    <w:rsid w:val="001C02B6"/>
    <w:rsid w:val="001C095C"/>
    <w:rsid w:val="001C105E"/>
    <w:rsid w:val="001C416E"/>
    <w:rsid w:val="001C4375"/>
    <w:rsid w:val="001C45B2"/>
    <w:rsid w:val="001C7BCC"/>
    <w:rsid w:val="001D42A4"/>
    <w:rsid w:val="001D66A6"/>
    <w:rsid w:val="001E02C9"/>
    <w:rsid w:val="001E1953"/>
    <w:rsid w:val="001F14DA"/>
    <w:rsid w:val="001F3118"/>
    <w:rsid w:val="001F33F1"/>
    <w:rsid w:val="001F472F"/>
    <w:rsid w:val="001F79DC"/>
    <w:rsid w:val="001F7CAC"/>
    <w:rsid w:val="001F7DCC"/>
    <w:rsid w:val="00200124"/>
    <w:rsid w:val="002004E6"/>
    <w:rsid w:val="00202E93"/>
    <w:rsid w:val="002035CD"/>
    <w:rsid w:val="00206146"/>
    <w:rsid w:val="00214759"/>
    <w:rsid w:val="002156F5"/>
    <w:rsid w:val="00215D76"/>
    <w:rsid w:val="0021661F"/>
    <w:rsid w:val="00217A3F"/>
    <w:rsid w:val="0022083D"/>
    <w:rsid w:val="00223BD3"/>
    <w:rsid w:val="0023334C"/>
    <w:rsid w:val="00234FB9"/>
    <w:rsid w:val="002363D7"/>
    <w:rsid w:val="00236584"/>
    <w:rsid w:val="00236848"/>
    <w:rsid w:val="0023772C"/>
    <w:rsid w:val="00240462"/>
    <w:rsid w:val="00240EB0"/>
    <w:rsid w:val="00241B3C"/>
    <w:rsid w:val="00242F49"/>
    <w:rsid w:val="00243F2A"/>
    <w:rsid w:val="00250135"/>
    <w:rsid w:val="00255C1B"/>
    <w:rsid w:val="0025617D"/>
    <w:rsid w:val="00256EBB"/>
    <w:rsid w:val="00257159"/>
    <w:rsid w:val="00257287"/>
    <w:rsid w:val="0026530D"/>
    <w:rsid w:val="00271475"/>
    <w:rsid w:val="00271796"/>
    <w:rsid w:val="00273DCA"/>
    <w:rsid w:val="0027437C"/>
    <w:rsid w:val="00276F8E"/>
    <w:rsid w:val="0028060A"/>
    <w:rsid w:val="00280E53"/>
    <w:rsid w:val="00282785"/>
    <w:rsid w:val="002833E5"/>
    <w:rsid w:val="00283EB8"/>
    <w:rsid w:val="002841A9"/>
    <w:rsid w:val="00284E57"/>
    <w:rsid w:val="0028562C"/>
    <w:rsid w:val="002857D0"/>
    <w:rsid w:val="0028605D"/>
    <w:rsid w:val="00291113"/>
    <w:rsid w:val="002913A2"/>
    <w:rsid w:val="00291E07"/>
    <w:rsid w:val="00294D33"/>
    <w:rsid w:val="002A5847"/>
    <w:rsid w:val="002A6CB2"/>
    <w:rsid w:val="002A7809"/>
    <w:rsid w:val="002B03BF"/>
    <w:rsid w:val="002B1641"/>
    <w:rsid w:val="002B3844"/>
    <w:rsid w:val="002B4AC1"/>
    <w:rsid w:val="002B6F69"/>
    <w:rsid w:val="002C0CA6"/>
    <w:rsid w:val="002C0CEE"/>
    <w:rsid w:val="002C31CE"/>
    <w:rsid w:val="002C45B2"/>
    <w:rsid w:val="002C47C6"/>
    <w:rsid w:val="002C57D8"/>
    <w:rsid w:val="002C720E"/>
    <w:rsid w:val="002D011B"/>
    <w:rsid w:val="002D549D"/>
    <w:rsid w:val="002D59EE"/>
    <w:rsid w:val="002E1B9C"/>
    <w:rsid w:val="002E2C55"/>
    <w:rsid w:val="002E3013"/>
    <w:rsid w:val="002E4150"/>
    <w:rsid w:val="002E70D6"/>
    <w:rsid w:val="002F04D5"/>
    <w:rsid w:val="002F0BA9"/>
    <w:rsid w:val="002F39B8"/>
    <w:rsid w:val="002F54B1"/>
    <w:rsid w:val="002F5F14"/>
    <w:rsid w:val="002F6598"/>
    <w:rsid w:val="002F72CD"/>
    <w:rsid w:val="002F7561"/>
    <w:rsid w:val="0030167F"/>
    <w:rsid w:val="003026BD"/>
    <w:rsid w:val="00306059"/>
    <w:rsid w:val="00310B4A"/>
    <w:rsid w:val="0031722E"/>
    <w:rsid w:val="00321B0E"/>
    <w:rsid w:val="0032227B"/>
    <w:rsid w:val="00326062"/>
    <w:rsid w:val="0032728D"/>
    <w:rsid w:val="00327F75"/>
    <w:rsid w:val="00334639"/>
    <w:rsid w:val="003346C1"/>
    <w:rsid w:val="00335AAE"/>
    <w:rsid w:val="00343C05"/>
    <w:rsid w:val="003458B0"/>
    <w:rsid w:val="003478A3"/>
    <w:rsid w:val="003514B1"/>
    <w:rsid w:val="003537CE"/>
    <w:rsid w:val="00354D8E"/>
    <w:rsid w:val="003573E8"/>
    <w:rsid w:val="003601ED"/>
    <w:rsid w:val="003601F5"/>
    <w:rsid w:val="00360280"/>
    <w:rsid w:val="0036087A"/>
    <w:rsid w:val="00363EFB"/>
    <w:rsid w:val="003652CA"/>
    <w:rsid w:val="00367F63"/>
    <w:rsid w:val="0037038E"/>
    <w:rsid w:val="00370B3C"/>
    <w:rsid w:val="00372D68"/>
    <w:rsid w:val="0037354C"/>
    <w:rsid w:val="003763DE"/>
    <w:rsid w:val="0038168D"/>
    <w:rsid w:val="003818F5"/>
    <w:rsid w:val="00383060"/>
    <w:rsid w:val="00383EB1"/>
    <w:rsid w:val="00385C4A"/>
    <w:rsid w:val="00385DB3"/>
    <w:rsid w:val="00392C85"/>
    <w:rsid w:val="00393A20"/>
    <w:rsid w:val="00397812"/>
    <w:rsid w:val="00397959"/>
    <w:rsid w:val="003A0B3E"/>
    <w:rsid w:val="003A1401"/>
    <w:rsid w:val="003A33F2"/>
    <w:rsid w:val="003A3789"/>
    <w:rsid w:val="003A38E8"/>
    <w:rsid w:val="003A4607"/>
    <w:rsid w:val="003A6E2E"/>
    <w:rsid w:val="003B2B51"/>
    <w:rsid w:val="003B32D7"/>
    <w:rsid w:val="003C6F89"/>
    <w:rsid w:val="003D066F"/>
    <w:rsid w:val="003D0B95"/>
    <w:rsid w:val="003D13E6"/>
    <w:rsid w:val="003D3115"/>
    <w:rsid w:val="003D3364"/>
    <w:rsid w:val="003D7A76"/>
    <w:rsid w:val="003E115B"/>
    <w:rsid w:val="003E7EE9"/>
    <w:rsid w:val="003F0AD8"/>
    <w:rsid w:val="003F7146"/>
    <w:rsid w:val="003F72A1"/>
    <w:rsid w:val="003F7C42"/>
    <w:rsid w:val="00401E17"/>
    <w:rsid w:val="0041017C"/>
    <w:rsid w:val="004117AB"/>
    <w:rsid w:val="00412CA3"/>
    <w:rsid w:val="00413741"/>
    <w:rsid w:val="00413F39"/>
    <w:rsid w:val="00415271"/>
    <w:rsid w:val="0041560C"/>
    <w:rsid w:val="004220FF"/>
    <w:rsid w:val="00426523"/>
    <w:rsid w:val="004267B1"/>
    <w:rsid w:val="00426EBB"/>
    <w:rsid w:val="00427D42"/>
    <w:rsid w:val="0043004E"/>
    <w:rsid w:val="00432050"/>
    <w:rsid w:val="00433D7D"/>
    <w:rsid w:val="004403F0"/>
    <w:rsid w:val="00441488"/>
    <w:rsid w:val="00441890"/>
    <w:rsid w:val="00445201"/>
    <w:rsid w:val="00447742"/>
    <w:rsid w:val="004514EA"/>
    <w:rsid w:val="004519E9"/>
    <w:rsid w:val="00455224"/>
    <w:rsid w:val="00455B79"/>
    <w:rsid w:val="00462E31"/>
    <w:rsid w:val="0046342C"/>
    <w:rsid w:val="00463E27"/>
    <w:rsid w:val="00464638"/>
    <w:rsid w:val="00465379"/>
    <w:rsid w:val="00466DA0"/>
    <w:rsid w:val="004735F4"/>
    <w:rsid w:val="00473F0D"/>
    <w:rsid w:val="00481EF6"/>
    <w:rsid w:val="00483878"/>
    <w:rsid w:val="00483D5B"/>
    <w:rsid w:val="004842FD"/>
    <w:rsid w:val="00484A5E"/>
    <w:rsid w:val="004866DC"/>
    <w:rsid w:val="00486FB6"/>
    <w:rsid w:val="00487307"/>
    <w:rsid w:val="00487448"/>
    <w:rsid w:val="00490BE8"/>
    <w:rsid w:val="00490D50"/>
    <w:rsid w:val="00491E5D"/>
    <w:rsid w:val="00492C2F"/>
    <w:rsid w:val="00494038"/>
    <w:rsid w:val="00494446"/>
    <w:rsid w:val="004945DC"/>
    <w:rsid w:val="00497F7F"/>
    <w:rsid w:val="004A0CF4"/>
    <w:rsid w:val="004A238C"/>
    <w:rsid w:val="004A3D4D"/>
    <w:rsid w:val="004A650E"/>
    <w:rsid w:val="004A7C51"/>
    <w:rsid w:val="004B08F9"/>
    <w:rsid w:val="004B0C5D"/>
    <w:rsid w:val="004B2BA9"/>
    <w:rsid w:val="004B4D03"/>
    <w:rsid w:val="004B5579"/>
    <w:rsid w:val="004B558E"/>
    <w:rsid w:val="004B567E"/>
    <w:rsid w:val="004B5D2D"/>
    <w:rsid w:val="004B7DC2"/>
    <w:rsid w:val="004C035C"/>
    <w:rsid w:val="004C154E"/>
    <w:rsid w:val="004C53C4"/>
    <w:rsid w:val="004C688F"/>
    <w:rsid w:val="004D3835"/>
    <w:rsid w:val="004D3ED2"/>
    <w:rsid w:val="004D6E73"/>
    <w:rsid w:val="004E3C0C"/>
    <w:rsid w:val="004E6885"/>
    <w:rsid w:val="004F3809"/>
    <w:rsid w:val="004F3B20"/>
    <w:rsid w:val="004F7723"/>
    <w:rsid w:val="00500252"/>
    <w:rsid w:val="00500336"/>
    <w:rsid w:val="00501A8D"/>
    <w:rsid w:val="00501F82"/>
    <w:rsid w:val="00504FE0"/>
    <w:rsid w:val="0050793C"/>
    <w:rsid w:val="00511AE7"/>
    <w:rsid w:val="0051286B"/>
    <w:rsid w:val="0051299A"/>
    <w:rsid w:val="00515F94"/>
    <w:rsid w:val="00516716"/>
    <w:rsid w:val="00516D9B"/>
    <w:rsid w:val="00523420"/>
    <w:rsid w:val="00524520"/>
    <w:rsid w:val="00524557"/>
    <w:rsid w:val="0052513E"/>
    <w:rsid w:val="00525FC4"/>
    <w:rsid w:val="0053101D"/>
    <w:rsid w:val="005314C5"/>
    <w:rsid w:val="005349AB"/>
    <w:rsid w:val="00534F6D"/>
    <w:rsid w:val="00537BD1"/>
    <w:rsid w:val="00543B5A"/>
    <w:rsid w:val="00543C87"/>
    <w:rsid w:val="00550E23"/>
    <w:rsid w:val="00554935"/>
    <w:rsid w:val="005561E0"/>
    <w:rsid w:val="0055755C"/>
    <w:rsid w:val="0055785C"/>
    <w:rsid w:val="00560122"/>
    <w:rsid w:val="00560801"/>
    <w:rsid w:val="00561CED"/>
    <w:rsid w:val="005649B7"/>
    <w:rsid w:val="00564AAB"/>
    <w:rsid w:val="00566075"/>
    <w:rsid w:val="00566EAA"/>
    <w:rsid w:val="00566FD9"/>
    <w:rsid w:val="00570F49"/>
    <w:rsid w:val="005715F5"/>
    <w:rsid w:val="00571FDB"/>
    <w:rsid w:val="00572CF9"/>
    <w:rsid w:val="00573D21"/>
    <w:rsid w:val="00575DE1"/>
    <w:rsid w:val="00584311"/>
    <w:rsid w:val="005919C2"/>
    <w:rsid w:val="005925A4"/>
    <w:rsid w:val="00592B3F"/>
    <w:rsid w:val="0059522E"/>
    <w:rsid w:val="005955B7"/>
    <w:rsid w:val="005956B6"/>
    <w:rsid w:val="005A0D40"/>
    <w:rsid w:val="005B0044"/>
    <w:rsid w:val="005B03B8"/>
    <w:rsid w:val="005B1DDF"/>
    <w:rsid w:val="005B1E39"/>
    <w:rsid w:val="005B21F2"/>
    <w:rsid w:val="005B2C5A"/>
    <w:rsid w:val="005B304C"/>
    <w:rsid w:val="005B6830"/>
    <w:rsid w:val="005B77E8"/>
    <w:rsid w:val="005C0947"/>
    <w:rsid w:val="005C14D8"/>
    <w:rsid w:val="005C3948"/>
    <w:rsid w:val="005C45FF"/>
    <w:rsid w:val="005C5A04"/>
    <w:rsid w:val="005C7EED"/>
    <w:rsid w:val="005C7F06"/>
    <w:rsid w:val="005D15B7"/>
    <w:rsid w:val="005D2A02"/>
    <w:rsid w:val="005D3C83"/>
    <w:rsid w:val="005D3F94"/>
    <w:rsid w:val="005D584C"/>
    <w:rsid w:val="005D6247"/>
    <w:rsid w:val="005D6664"/>
    <w:rsid w:val="005E0AEF"/>
    <w:rsid w:val="005E0F89"/>
    <w:rsid w:val="005E3073"/>
    <w:rsid w:val="005E32AE"/>
    <w:rsid w:val="005E4B31"/>
    <w:rsid w:val="005E50BE"/>
    <w:rsid w:val="005E6A25"/>
    <w:rsid w:val="005F1614"/>
    <w:rsid w:val="005F20B5"/>
    <w:rsid w:val="005F4729"/>
    <w:rsid w:val="005F5F8E"/>
    <w:rsid w:val="005F6239"/>
    <w:rsid w:val="005F6A2B"/>
    <w:rsid w:val="005F7B07"/>
    <w:rsid w:val="00601010"/>
    <w:rsid w:val="006011E2"/>
    <w:rsid w:val="00602776"/>
    <w:rsid w:val="00607596"/>
    <w:rsid w:val="00612CFD"/>
    <w:rsid w:val="00613033"/>
    <w:rsid w:val="006133DC"/>
    <w:rsid w:val="00616AA1"/>
    <w:rsid w:val="00617924"/>
    <w:rsid w:val="0062104F"/>
    <w:rsid w:val="00630013"/>
    <w:rsid w:val="0063066F"/>
    <w:rsid w:val="00635FB6"/>
    <w:rsid w:val="00642371"/>
    <w:rsid w:val="0064589E"/>
    <w:rsid w:val="00646311"/>
    <w:rsid w:val="00646364"/>
    <w:rsid w:val="00647273"/>
    <w:rsid w:val="00650487"/>
    <w:rsid w:val="00654900"/>
    <w:rsid w:val="006622C6"/>
    <w:rsid w:val="006716F7"/>
    <w:rsid w:val="006728B5"/>
    <w:rsid w:val="006742D8"/>
    <w:rsid w:val="00681026"/>
    <w:rsid w:val="006820F0"/>
    <w:rsid w:val="006821AA"/>
    <w:rsid w:val="0068316D"/>
    <w:rsid w:val="00683C74"/>
    <w:rsid w:val="00686537"/>
    <w:rsid w:val="00695B3A"/>
    <w:rsid w:val="00697422"/>
    <w:rsid w:val="006A0203"/>
    <w:rsid w:val="006A2F3F"/>
    <w:rsid w:val="006A4A58"/>
    <w:rsid w:val="006A6278"/>
    <w:rsid w:val="006A6492"/>
    <w:rsid w:val="006A6944"/>
    <w:rsid w:val="006B0DA4"/>
    <w:rsid w:val="006B1871"/>
    <w:rsid w:val="006B335E"/>
    <w:rsid w:val="006B66BF"/>
    <w:rsid w:val="006B6D67"/>
    <w:rsid w:val="006C0FF2"/>
    <w:rsid w:val="006C41F6"/>
    <w:rsid w:val="006C592F"/>
    <w:rsid w:val="006C61D7"/>
    <w:rsid w:val="006D09C3"/>
    <w:rsid w:val="006D4847"/>
    <w:rsid w:val="006E0341"/>
    <w:rsid w:val="006E2D06"/>
    <w:rsid w:val="006E341A"/>
    <w:rsid w:val="006E5405"/>
    <w:rsid w:val="006E5BA8"/>
    <w:rsid w:val="006E6B3F"/>
    <w:rsid w:val="006E6CE8"/>
    <w:rsid w:val="006E6EA1"/>
    <w:rsid w:val="006F1272"/>
    <w:rsid w:val="006F1B1E"/>
    <w:rsid w:val="006F2297"/>
    <w:rsid w:val="006F3819"/>
    <w:rsid w:val="006F4138"/>
    <w:rsid w:val="006F58D8"/>
    <w:rsid w:val="006F6837"/>
    <w:rsid w:val="006F70A7"/>
    <w:rsid w:val="00701ACA"/>
    <w:rsid w:val="007024E0"/>
    <w:rsid w:val="0070355A"/>
    <w:rsid w:val="007041C8"/>
    <w:rsid w:val="0070428A"/>
    <w:rsid w:val="00704C51"/>
    <w:rsid w:val="007100F1"/>
    <w:rsid w:val="00711D11"/>
    <w:rsid w:val="00711FC4"/>
    <w:rsid w:val="00712A37"/>
    <w:rsid w:val="00712F8D"/>
    <w:rsid w:val="007136D1"/>
    <w:rsid w:val="00717DFA"/>
    <w:rsid w:val="00720A44"/>
    <w:rsid w:val="00720B44"/>
    <w:rsid w:val="00723856"/>
    <w:rsid w:val="00725BA5"/>
    <w:rsid w:val="00731492"/>
    <w:rsid w:val="00731FD2"/>
    <w:rsid w:val="00734355"/>
    <w:rsid w:val="007356D6"/>
    <w:rsid w:val="007358F2"/>
    <w:rsid w:val="00735BA2"/>
    <w:rsid w:val="00735BAC"/>
    <w:rsid w:val="00737071"/>
    <w:rsid w:val="00737C61"/>
    <w:rsid w:val="00741DA6"/>
    <w:rsid w:val="0074374D"/>
    <w:rsid w:val="00744D85"/>
    <w:rsid w:val="00750252"/>
    <w:rsid w:val="00750EE3"/>
    <w:rsid w:val="007523B9"/>
    <w:rsid w:val="00756FAD"/>
    <w:rsid w:val="007571CC"/>
    <w:rsid w:val="00757B29"/>
    <w:rsid w:val="007601A4"/>
    <w:rsid w:val="00760D8B"/>
    <w:rsid w:val="00760F3B"/>
    <w:rsid w:val="0076139B"/>
    <w:rsid w:val="00763B5D"/>
    <w:rsid w:val="007658B4"/>
    <w:rsid w:val="00767AC6"/>
    <w:rsid w:val="007724CB"/>
    <w:rsid w:val="00772950"/>
    <w:rsid w:val="00772DFE"/>
    <w:rsid w:val="007731F3"/>
    <w:rsid w:val="00774F90"/>
    <w:rsid w:val="00784E54"/>
    <w:rsid w:val="00786E80"/>
    <w:rsid w:val="007873BC"/>
    <w:rsid w:val="00787ED8"/>
    <w:rsid w:val="00792BAD"/>
    <w:rsid w:val="00794D70"/>
    <w:rsid w:val="00795FDB"/>
    <w:rsid w:val="00796606"/>
    <w:rsid w:val="007A111F"/>
    <w:rsid w:val="007A1F9E"/>
    <w:rsid w:val="007A237F"/>
    <w:rsid w:val="007A28C5"/>
    <w:rsid w:val="007A2C46"/>
    <w:rsid w:val="007A361A"/>
    <w:rsid w:val="007A43FC"/>
    <w:rsid w:val="007B05A7"/>
    <w:rsid w:val="007B4032"/>
    <w:rsid w:val="007B71F4"/>
    <w:rsid w:val="007B7991"/>
    <w:rsid w:val="007B7B28"/>
    <w:rsid w:val="007C0339"/>
    <w:rsid w:val="007C0B38"/>
    <w:rsid w:val="007C3705"/>
    <w:rsid w:val="007C5B48"/>
    <w:rsid w:val="007D2E19"/>
    <w:rsid w:val="007D4BA6"/>
    <w:rsid w:val="007D71A0"/>
    <w:rsid w:val="007D77E7"/>
    <w:rsid w:val="007D7B49"/>
    <w:rsid w:val="007E0879"/>
    <w:rsid w:val="007E18D6"/>
    <w:rsid w:val="007E34FC"/>
    <w:rsid w:val="007E45AA"/>
    <w:rsid w:val="007E63D8"/>
    <w:rsid w:val="007F1F61"/>
    <w:rsid w:val="007F23D0"/>
    <w:rsid w:val="007F3489"/>
    <w:rsid w:val="007F3566"/>
    <w:rsid w:val="00800B5E"/>
    <w:rsid w:val="00800BEE"/>
    <w:rsid w:val="00801BBA"/>
    <w:rsid w:val="0080289E"/>
    <w:rsid w:val="00805F15"/>
    <w:rsid w:val="008076B7"/>
    <w:rsid w:val="00810947"/>
    <w:rsid w:val="00810976"/>
    <w:rsid w:val="00810CC1"/>
    <w:rsid w:val="00810FE6"/>
    <w:rsid w:val="0081151B"/>
    <w:rsid w:val="0081245A"/>
    <w:rsid w:val="00812DBC"/>
    <w:rsid w:val="00813AA5"/>
    <w:rsid w:val="00813D49"/>
    <w:rsid w:val="00814B70"/>
    <w:rsid w:val="008159C7"/>
    <w:rsid w:val="00815FA9"/>
    <w:rsid w:val="00817071"/>
    <w:rsid w:val="00820701"/>
    <w:rsid w:val="00825D2D"/>
    <w:rsid w:val="00832B74"/>
    <w:rsid w:val="00833561"/>
    <w:rsid w:val="00834FE7"/>
    <w:rsid w:val="00837F1E"/>
    <w:rsid w:val="00842440"/>
    <w:rsid w:val="00843382"/>
    <w:rsid w:val="00843607"/>
    <w:rsid w:val="00844470"/>
    <w:rsid w:val="0084494B"/>
    <w:rsid w:val="008461E6"/>
    <w:rsid w:val="008508DC"/>
    <w:rsid w:val="00851A5A"/>
    <w:rsid w:val="00852DEA"/>
    <w:rsid w:val="00861E36"/>
    <w:rsid w:val="00863283"/>
    <w:rsid w:val="00863B83"/>
    <w:rsid w:val="008658D0"/>
    <w:rsid w:val="008738AF"/>
    <w:rsid w:val="0087776A"/>
    <w:rsid w:val="00880F4D"/>
    <w:rsid w:val="008821C2"/>
    <w:rsid w:val="00883083"/>
    <w:rsid w:val="00885666"/>
    <w:rsid w:val="00886CAD"/>
    <w:rsid w:val="00890AF5"/>
    <w:rsid w:val="008932D5"/>
    <w:rsid w:val="008943E1"/>
    <w:rsid w:val="00894496"/>
    <w:rsid w:val="008A16EE"/>
    <w:rsid w:val="008A1C1E"/>
    <w:rsid w:val="008A2DE3"/>
    <w:rsid w:val="008A463F"/>
    <w:rsid w:val="008A6005"/>
    <w:rsid w:val="008A7660"/>
    <w:rsid w:val="008B0930"/>
    <w:rsid w:val="008C3B25"/>
    <w:rsid w:val="008C551A"/>
    <w:rsid w:val="008D00C1"/>
    <w:rsid w:val="008D034B"/>
    <w:rsid w:val="008D27F5"/>
    <w:rsid w:val="008D2D00"/>
    <w:rsid w:val="008D52CB"/>
    <w:rsid w:val="008D6ED9"/>
    <w:rsid w:val="008D75F3"/>
    <w:rsid w:val="008E3578"/>
    <w:rsid w:val="008E485F"/>
    <w:rsid w:val="008E512F"/>
    <w:rsid w:val="008E5F7F"/>
    <w:rsid w:val="008E732B"/>
    <w:rsid w:val="008E7421"/>
    <w:rsid w:val="008F041C"/>
    <w:rsid w:val="008F04F6"/>
    <w:rsid w:val="00902499"/>
    <w:rsid w:val="009034A2"/>
    <w:rsid w:val="00904874"/>
    <w:rsid w:val="00905EDD"/>
    <w:rsid w:val="009077E4"/>
    <w:rsid w:val="0091479E"/>
    <w:rsid w:val="0091516B"/>
    <w:rsid w:val="0091518A"/>
    <w:rsid w:val="00915CA7"/>
    <w:rsid w:val="0091691C"/>
    <w:rsid w:val="009174C0"/>
    <w:rsid w:val="009229AD"/>
    <w:rsid w:val="00922D84"/>
    <w:rsid w:val="00924274"/>
    <w:rsid w:val="00924AAC"/>
    <w:rsid w:val="009302F0"/>
    <w:rsid w:val="009320A3"/>
    <w:rsid w:val="0093233C"/>
    <w:rsid w:val="00940262"/>
    <w:rsid w:val="00940B12"/>
    <w:rsid w:val="00941130"/>
    <w:rsid w:val="009422E5"/>
    <w:rsid w:val="0094248C"/>
    <w:rsid w:val="0094323B"/>
    <w:rsid w:val="00943F71"/>
    <w:rsid w:val="00944A9B"/>
    <w:rsid w:val="00944B2D"/>
    <w:rsid w:val="0094538E"/>
    <w:rsid w:val="0094595F"/>
    <w:rsid w:val="0095026B"/>
    <w:rsid w:val="009560AE"/>
    <w:rsid w:val="00956732"/>
    <w:rsid w:val="009572C9"/>
    <w:rsid w:val="00957554"/>
    <w:rsid w:val="009611B2"/>
    <w:rsid w:val="00961248"/>
    <w:rsid w:val="00961575"/>
    <w:rsid w:val="00964046"/>
    <w:rsid w:val="00964F05"/>
    <w:rsid w:val="00966C98"/>
    <w:rsid w:val="00967412"/>
    <w:rsid w:val="00972E35"/>
    <w:rsid w:val="00974C39"/>
    <w:rsid w:val="00974EDF"/>
    <w:rsid w:val="00975E51"/>
    <w:rsid w:val="00977682"/>
    <w:rsid w:val="00977928"/>
    <w:rsid w:val="0098064B"/>
    <w:rsid w:val="00980842"/>
    <w:rsid w:val="00982C60"/>
    <w:rsid w:val="00982DA6"/>
    <w:rsid w:val="00990A12"/>
    <w:rsid w:val="009925C1"/>
    <w:rsid w:val="0099349D"/>
    <w:rsid w:val="00994604"/>
    <w:rsid w:val="00994CA1"/>
    <w:rsid w:val="009956F1"/>
    <w:rsid w:val="00995DAF"/>
    <w:rsid w:val="00996C58"/>
    <w:rsid w:val="0099798D"/>
    <w:rsid w:val="009A0907"/>
    <w:rsid w:val="009A14CF"/>
    <w:rsid w:val="009A2696"/>
    <w:rsid w:val="009A3422"/>
    <w:rsid w:val="009A3D8A"/>
    <w:rsid w:val="009A7227"/>
    <w:rsid w:val="009B0FEB"/>
    <w:rsid w:val="009B118C"/>
    <w:rsid w:val="009B1FC9"/>
    <w:rsid w:val="009B4E36"/>
    <w:rsid w:val="009B6C36"/>
    <w:rsid w:val="009B6D96"/>
    <w:rsid w:val="009C0C46"/>
    <w:rsid w:val="009C1201"/>
    <w:rsid w:val="009C1843"/>
    <w:rsid w:val="009C2E4D"/>
    <w:rsid w:val="009C3D8F"/>
    <w:rsid w:val="009C4A1E"/>
    <w:rsid w:val="009C62B0"/>
    <w:rsid w:val="009C782D"/>
    <w:rsid w:val="009D0A0F"/>
    <w:rsid w:val="009D436D"/>
    <w:rsid w:val="009D4A99"/>
    <w:rsid w:val="009D6151"/>
    <w:rsid w:val="009D76DC"/>
    <w:rsid w:val="009E0F72"/>
    <w:rsid w:val="009E1A60"/>
    <w:rsid w:val="009E2704"/>
    <w:rsid w:val="009E4106"/>
    <w:rsid w:val="009F2E88"/>
    <w:rsid w:val="009F5A73"/>
    <w:rsid w:val="00A04108"/>
    <w:rsid w:val="00A04E8E"/>
    <w:rsid w:val="00A1015C"/>
    <w:rsid w:val="00A12AE0"/>
    <w:rsid w:val="00A15CB6"/>
    <w:rsid w:val="00A16C5D"/>
    <w:rsid w:val="00A20994"/>
    <w:rsid w:val="00A21A06"/>
    <w:rsid w:val="00A21E89"/>
    <w:rsid w:val="00A226AE"/>
    <w:rsid w:val="00A236D5"/>
    <w:rsid w:val="00A24053"/>
    <w:rsid w:val="00A24B35"/>
    <w:rsid w:val="00A252A8"/>
    <w:rsid w:val="00A2606F"/>
    <w:rsid w:val="00A26972"/>
    <w:rsid w:val="00A2785A"/>
    <w:rsid w:val="00A30AD1"/>
    <w:rsid w:val="00A3116D"/>
    <w:rsid w:val="00A35E9D"/>
    <w:rsid w:val="00A37456"/>
    <w:rsid w:val="00A379EC"/>
    <w:rsid w:val="00A37E5E"/>
    <w:rsid w:val="00A419DE"/>
    <w:rsid w:val="00A44EAB"/>
    <w:rsid w:val="00A456C4"/>
    <w:rsid w:val="00A4768B"/>
    <w:rsid w:val="00A4785D"/>
    <w:rsid w:val="00A47E04"/>
    <w:rsid w:val="00A505CA"/>
    <w:rsid w:val="00A53BA8"/>
    <w:rsid w:val="00A55929"/>
    <w:rsid w:val="00A576A6"/>
    <w:rsid w:val="00A60649"/>
    <w:rsid w:val="00A60FB0"/>
    <w:rsid w:val="00A641C0"/>
    <w:rsid w:val="00A6439B"/>
    <w:rsid w:val="00A67197"/>
    <w:rsid w:val="00A67F8A"/>
    <w:rsid w:val="00A70143"/>
    <w:rsid w:val="00A7150A"/>
    <w:rsid w:val="00A72420"/>
    <w:rsid w:val="00A72739"/>
    <w:rsid w:val="00A74EAD"/>
    <w:rsid w:val="00A75907"/>
    <w:rsid w:val="00A76A15"/>
    <w:rsid w:val="00A77EDA"/>
    <w:rsid w:val="00A8382B"/>
    <w:rsid w:val="00A852A7"/>
    <w:rsid w:val="00AA3E53"/>
    <w:rsid w:val="00AA6B6F"/>
    <w:rsid w:val="00AB0B91"/>
    <w:rsid w:val="00AB54D0"/>
    <w:rsid w:val="00AB67A8"/>
    <w:rsid w:val="00AB7481"/>
    <w:rsid w:val="00AC009E"/>
    <w:rsid w:val="00AC08D1"/>
    <w:rsid w:val="00AC156E"/>
    <w:rsid w:val="00AC5BC8"/>
    <w:rsid w:val="00AC7595"/>
    <w:rsid w:val="00AD0665"/>
    <w:rsid w:val="00AD0BDA"/>
    <w:rsid w:val="00AD18BD"/>
    <w:rsid w:val="00AD3F8B"/>
    <w:rsid w:val="00AD573C"/>
    <w:rsid w:val="00AD672C"/>
    <w:rsid w:val="00AE1F91"/>
    <w:rsid w:val="00AE2671"/>
    <w:rsid w:val="00AE2F15"/>
    <w:rsid w:val="00AE4EE0"/>
    <w:rsid w:val="00AE71CB"/>
    <w:rsid w:val="00AE7E18"/>
    <w:rsid w:val="00AF0577"/>
    <w:rsid w:val="00AF2EEC"/>
    <w:rsid w:val="00AF3957"/>
    <w:rsid w:val="00AF5A69"/>
    <w:rsid w:val="00B021AD"/>
    <w:rsid w:val="00B02795"/>
    <w:rsid w:val="00B048E3"/>
    <w:rsid w:val="00B05C24"/>
    <w:rsid w:val="00B12278"/>
    <w:rsid w:val="00B13246"/>
    <w:rsid w:val="00B14F2B"/>
    <w:rsid w:val="00B15744"/>
    <w:rsid w:val="00B24332"/>
    <w:rsid w:val="00B266EC"/>
    <w:rsid w:val="00B26898"/>
    <w:rsid w:val="00B26E48"/>
    <w:rsid w:val="00B31E7D"/>
    <w:rsid w:val="00B325C7"/>
    <w:rsid w:val="00B33693"/>
    <w:rsid w:val="00B36FDC"/>
    <w:rsid w:val="00B452E7"/>
    <w:rsid w:val="00B45710"/>
    <w:rsid w:val="00B47151"/>
    <w:rsid w:val="00B473EE"/>
    <w:rsid w:val="00B50B35"/>
    <w:rsid w:val="00B50DD5"/>
    <w:rsid w:val="00B51681"/>
    <w:rsid w:val="00B51F1D"/>
    <w:rsid w:val="00B5577E"/>
    <w:rsid w:val="00B576AA"/>
    <w:rsid w:val="00B60ED8"/>
    <w:rsid w:val="00B63817"/>
    <w:rsid w:val="00B66C16"/>
    <w:rsid w:val="00B679C7"/>
    <w:rsid w:val="00B80D16"/>
    <w:rsid w:val="00B8100F"/>
    <w:rsid w:val="00B81660"/>
    <w:rsid w:val="00B8438A"/>
    <w:rsid w:val="00B858A5"/>
    <w:rsid w:val="00B85AEB"/>
    <w:rsid w:val="00B86036"/>
    <w:rsid w:val="00B86699"/>
    <w:rsid w:val="00B87D78"/>
    <w:rsid w:val="00B900B6"/>
    <w:rsid w:val="00B92CB4"/>
    <w:rsid w:val="00B95A9C"/>
    <w:rsid w:val="00B960D4"/>
    <w:rsid w:val="00B97C0C"/>
    <w:rsid w:val="00BA49BF"/>
    <w:rsid w:val="00BA561C"/>
    <w:rsid w:val="00BB07EB"/>
    <w:rsid w:val="00BB4466"/>
    <w:rsid w:val="00BB5B49"/>
    <w:rsid w:val="00BC15DF"/>
    <w:rsid w:val="00BC266A"/>
    <w:rsid w:val="00BC3F6A"/>
    <w:rsid w:val="00BC466A"/>
    <w:rsid w:val="00BC5C29"/>
    <w:rsid w:val="00BC6D75"/>
    <w:rsid w:val="00BD05AA"/>
    <w:rsid w:val="00BD1372"/>
    <w:rsid w:val="00BD161F"/>
    <w:rsid w:val="00BD3A1D"/>
    <w:rsid w:val="00BD4A11"/>
    <w:rsid w:val="00BD4AA4"/>
    <w:rsid w:val="00BD5514"/>
    <w:rsid w:val="00BD662D"/>
    <w:rsid w:val="00BD6D79"/>
    <w:rsid w:val="00BE18A5"/>
    <w:rsid w:val="00BE26C1"/>
    <w:rsid w:val="00BE42E7"/>
    <w:rsid w:val="00BF09AF"/>
    <w:rsid w:val="00BF34EB"/>
    <w:rsid w:val="00BF5408"/>
    <w:rsid w:val="00BF7CC6"/>
    <w:rsid w:val="00C03198"/>
    <w:rsid w:val="00C049B3"/>
    <w:rsid w:val="00C04E2E"/>
    <w:rsid w:val="00C11A43"/>
    <w:rsid w:val="00C14CB3"/>
    <w:rsid w:val="00C20C35"/>
    <w:rsid w:val="00C20F55"/>
    <w:rsid w:val="00C21CC8"/>
    <w:rsid w:val="00C236CD"/>
    <w:rsid w:val="00C26C25"/>
    <w:rsid w:val="00C303A7"/>
    <w:rsid w:val="00C30747"/>
    <w:rsid w:val="00C31EA1"/>
    <w:rsid w:val="00C3280E"/>
    <w:rsid w:val="00C32A46"/>
    <w:rsid w:val="00C32F7C"/>
    <w:rsid w:val="00C33FC9"/>
    <w:rsid w:val="00C34310"/>
    <w:rsid w:val="00C36CF3"/>
    <w:rsid w:val="00C42D21"/>
    <w:rsid w:val="00C43F48"/>
    <w:rsid w:val="00C44F72"/>
    <w:rsid w:val="00C469B1"/>
    <w:rsid w:val="00C47E93"/>
    <w:rsid w:val="00C543B0"/>
    <w:rsid w:val="00C5476A"/>
    <w:rsid w:val="00C5571A"/>
    <w:rsid w:val="00C558BF"/>
    <w:rsid w:val="00C57082"/>
    <w:rsid w:val="00C575BF"/>
    <w:rsid w:val="00C61451"/>
    <w:rsid w:val="00C62717"/>
    <w:rsid w:val="00C62F54"/>
    <w:rsid w:val="00C62FD1"/>
    <w:rsid w:val="00C64041"/>
    <w:rsid w:val="00C661F5"/>
    <w:rsid w:val="00C77970"/>
    <w:rsid w:val="00C80983"/>
    <w:rsid w:val="00C81999"/>
    <w:rsid w:val="00C821D7"/>
    <w:rsid w:val="00C832DE"/>
    <w:rsid w:val="00C85160"/>
    <w:rsid w:val="00C901E4"/>
    <w:rsid w:val="00C93753"/>
    <w:rsid w:val="00CA2B3E"/>
    <w:rsid w:val="00CA43CF"/>
    <w:rsid w:val="00CA4C46"/>
    <w:rsid w:val="00CA6A56"/>
    <w:rsid w:val="00CB10A6"/>
    <w:rsid w:val="00CB26AA"/>
    <w:rsid w:val="00CB5AE1"/>
    <w:rsid w:val="00CB6E25"/>
    <w:rsid w:val="00CC0323"/>
    <w:rsid w:val="00CC0AA0"/>
    <w:rsid w:val="00CC1602"/>
    <w:rsid w:val="00CC1911"/>
    <w:rsid w:val="00CC19B1"/>
    <w:rsid w:val="00CC25D3"/>
    <w:rsid w:val="00CC4581"/>
    <w:rsid w:val="00CC5045"/>
    <w:rsid w:val="00CC5144"/>
    <w:rsid w:val="00CD4C93"/>
    <w:rsid w:val="00CD531C"/>
    <w:rsid w:val="00CD5B1D"/>
    <w:rsid w:val="00CD6362"/>
    <w:rsid w:val="00CE0DC2"/>
    <w:rsid w:val="00CE325F"/>
    <w:rsid w:val="00CE5E88"/>
    <w:rsid w:val="00CE68A1"/>
    <w:rsid w:val="00CF0842"/>
    <w:rsid w:val="00CF1C52"/>
    <w:rsid w:val="00CF5235"/>
    <w:rsid w:val="00CF5CA1"/>
    <w:rsid w:val="00D00234"/>
    <w:rsid w:val="00D015BF"/>
    <w:rsid w:val="00D06C4C"/>
    <w:rsid w:val="00D06C66"/>
    <w:rsid w:val="00D103CE"/>
    <w:rsid w:val="00D12AB5"/>
    <w:rsid w:val="00D16054"/>
    <w:rsid w:val="00D16430"/>
    <w:rsid w:val="00D20256"/>
    <w:rsid w:val="00D22A78"/>
    <w:rsid w:val="00D24B18"/>
    <w:rsid w:val="00D25ACD"/>
    <w:rsid w:val="00D27DE2"/>
    <w:rsid w:val="00D3030C"/>
    <w:rsid w:val="00D31B80"/>
    <w:rsid w:val="00D32EC0"/>
    <w:rsid w:val="00D33506"/>
    <w:rsid w:val="00D33FC6"/>
    <w:rsid w:val="00D3407D"/>
    <w:rsid w:val="00D3690D"/>
    <w:rsid w:val="00D36B89"/>
    <w:rsid w:val="00D44653"/>
    <w:rsid w:val="00D44B77"/>
    <w:rsid w:val="00D4579C"/>
    <w:rsid w:val="00D46FD3"/>
    <w:rsid w:val="00D4776C"/>
    <w:rsid w:val="00D547CD"/>
    <w:rsid w:val="00D572A5"/>
    <w:rsid w:val="00D57614"/>
    <w:rsid w:val="00D611A8"/>
    <w:rsid w:val="00D615D1"/>
    <w:rsid w:val="00D70CFE"/>
    <w:rsid w:val="00D76783"/>
    <w:rsid w:val="00D76EB5"/>
    <w:rsid w:val="00D807BF"/>
    <w:rsid w:val="00D82345"/>
    <w:rsid w:val="00D837A9"/>
    <w:rsid w:val="00D839E1"/>
    <w:rsid w:val="00D8481F"/>
    <w:rsid w:val="00D84FFC"/>
    <w:rsid w:val="00D916CF"/>
    <w:rsid w:val="00D91993"/>
    <w:rsid w:val="00D929E0"/>
    <w:rsid w:val="00D95283"/>
    <w:rsid w:val="00D9551D"/>
    <w:rsid w:val="00D96979"/>
    <w:rsid w:val="00DA1896"/>
    <w:rsid w:val="00DA597A"/>
    <w:rsid w:val="00DA712E"/>
    <w:rsid w:val="00DB027F"/>
    <w:rsid w:val="00DB1231"/>
    <w:rsid w:val="00DB1971"/>
    <w:rsid w:val="00DB200E"/>
    <w:rsid w:val="00DB31D4"/>
    <w:rsid w:val="00DB36B0"/>
    <w:rsid w:val="00DB5886"/>
    <w:rsid w:val="00DB634D"/>
    <w:rsid w:val="00DB6413"/>
    <w:rsid w:val="00DC0014"/>
    <w:rsid w:val="00DC02B0"/>
    <w:rsid w:val="00DC1E25"/>
    <w:rsid w:val="00DC2DF4"/>
    <w:rsid w:val="00DC2F49"/>
    <w:rsid w:val="00DC6F34"/>
    <w:rsid w:val="00DC7F16"/>
    <w:rsid w:val="00DD091E"/>
    <w:rsid w:val="00DD21F2"/>
    <w:rsid w:val="00DD4277"/>
    <w:rsid w:val="00DD45BF"/>
    <w:rsid w:val="00DD700F"/>
    <w:rsid w:val="00DD7A55"/>
    <w:rsid w:val="00DE2822"/>
    <w:rsid w:val="00DE50D6"/>
    <w:rsid w:val="00DE5BF0"/>
    <w:rsid w:val="00DE7FE4"/>
    <w:rsid w:val="00DF54DA"/>
    <w:rsid w:val="00DF580A"/>
    <w:rsid w:val="00DF6D35"/>
    <w:rsid w:val="00E02DF6"/>
    <w:rsid w:val="00E0308E"/>
    <w:rsid w:val="00E03BB2"/>
    <w:rsid w:val="00E04683"/>
    <w:rsid w:val="00E04ACE"/>
    <w:rsid w:val="00E05249"/>
    <w:rsid w:val="00E11E48"/>
    <w:rsid w:val="00E13A9A"/>
    <w:rsid w:val="00E13B95"/>
    <w:rsid w:val="00E144A8"/>
    <w:rsid w:val="00E155AC"/>
    <w:rsid w:val="00E21353"/>
    <w:rsid w:val="00E2152C"/>
    <w:rsid w:val="00E217DB"/>
    <w:rsid w:val="00E22759"/>
    <w:rsid w:val="00E251F6"/>
    <w:rsid w:val="00E2763D"/>
    <w:rsid w:val="00E27E94"/>
    <w:rsid w:val="00E27F3A"/>
    <w:rsid w:val="00E307BE"/>
    <w:rsid w:val="00E31FD8"/>
    <w:rsid w:val="00E3232E"/>
    <w:rsid w:val="00E33D7A"/>
    <w:rsid w:val="00E34BBB"/>
    <w:rsid w:val="00E352F4"/>
    <w:rsid w:val="00E3568A"/>
    <w:rsid w:val="00E40931"/>
    <w:rsid w:val="00E42A31"/>
    <w:rsid w:val="00E4344F"/>
    <w:rsid w:val="00E443A2"/>
    <w:rsid w:val="00E50EEB"/>
    <w:rsid w:val="00E54C4E"/>
    <w:rsid w:val="00E56EF9"/>
    <w:rsid w:val="00E60F73"/>
    <w:rsid w:val="00E61617"/>
    <w:rsid w:val="00E63498"/>
    <w:rsid w:val="00E773FA"/>
    <w:rsid w:val="00E82E3A"/>
    <w:rsid w:val="00E83016"/>
    <w:rsid w:val="00E83FEC"/>
    <w:rsid w:val="00E87465"/>
    <w:rsid w:val="00E9129F"/>
    <w:rsid w:val="00E94639"/>
    <w:rsid w:val="00E97383"/>
    <w:rsid w:val="00EA042A"/>
    <w:rsid w:val="00EA0A49"/>
    <w:rsid w:val="00EA0C5A"/>
    <w:rsid w:val="00EA102C"/>
    <w:rsid w:val="00EA2EF1"/>
    <w:rsid w:val="00EA5E61"/>
    <w:rsid w:val="00EB2B1B"/>
    <w:rsid w:val="00EB2D20"/>
    <w:rsid w:val="00EB33D8"/>
    <w:rsid w:val="00EC0762"/>
    <w:rsid w:val="00EC1458"/>
    <w:rsid w:val="00EC192E"/>
    <w:rsid w:val="00EC325E"/>
    <w:rsid w:val="00EC4993"/>
    <w:rsid w:val="00EC5905"/>
    <w:rsid w:val="00EC5B54"/>
    <w:rsid w:val="00EC683A"/>
    <w:rsid w:val="00EC6879"/>
    <w:rsid w:val="00ED3B21"/>
    <w:rsid w:val="00ED54C2"/>
    <w:rsid w:val="00ED7A35"/>
    <w:rsid w:val="00EE3FB3"/>
    <w:rsid w:val="00EE5239"/>
    <w:rsid w:val="00EE6139"/>
    <w:rsid w:val="00EE6DA7"/>
    <w:rsid w:val="00EF124B"/>
    <w:rsid w:val="00EF1E33"/>
    <w:rsid w:val="00EF2E2E"/>
    <w:rsid w:val="00EF3E5C"/>
    <w:rsid w:val="00EF4406"/>
    <w:rsid w:val="00EF64F2"/>
    <w:rsid w:val="00EF7F60"/>
    <w:rsid w:val="00F006C8"/>
    <w:rsid w:val="00F11110"/>
    <w:rsid w:val="00F12718"/>
    <w:rsid w:val="00F132FA"/>
    <w:rsid w:val="00F14AAF"/>
    <w:rsid w:val="00F17D75"/>
    <w:rsid w:val="00F20560"/>
    <w:rsid w:val="00F2488C"/>
    <w:rsid w:val="00F2676E"/>
    <w:rsid w:val="00F31580"/>
    <w:rsid w:val="00F31A6F"/>
    <w:rsid w:val="00F32E08"/>
    <w:rsid w:val="00F36413"/>
    <w:rsid w:val="00F367BA"/>
    <w:rsid w:val="00F37CA3"/>
    <w:rsid w:val="00F42935"/>
    <w:rsid w:val="00F4526F"/>
    <w:rsid w:val="00F453AB"/>
    <w:rsid w:val="00F45936"/>
    <w:rsid w:val="00F45FB0"/>
    <w:rsid w:val="00F46E9A"/>
    <w:rsid w:val="00F470DE"/>
    <w:rsid w:val="00F501CB"/>
    <w:rsid w:val="00F5191F"/>
    <w:rsid w:val="00F51DE2"/>
    <w:rsid w:val="00F52371"/>
    <w:rsid w:val="00F54F4F"/>
    <w:rsid w:val="00F626F0"/>
    <w:rsid w:val="00F629C4"/>
    <w:rsid w:val="00F63C92"/>
    <w:rsid w:val="00F650D6"/>
    <w:rsid w:val="00F65C1B"/>
    <w:rsid w:val="00F663F9"/>
    <w:rsid w:val="00F668FA"/>
    <w:rsid w:val="00F70B13"/>
    <w:rsid w:val="00F72AF8"/>
    <w:rsid w:val="00F87068"/>
    <w:rsid w:val="00F87CAC"/>
    <w:rsid w:val="00F92E04"/>
    <w:rsid w:val="00F93CCA"/>
    <w:rsid w:val="00F94821"/>
    <w:rsid w:val="00F95549"/>
    <w:rsid w:val="00F97EFE"/>
    <w:rsid w:val="00FA47C4"/>
    <w:rsid w:val="00FA69D5"/>
    <w:rsid w:val="00FA6CFC"/>
    <w:rsid w:val="00FB05B4"/>
    <w:rsid w:val="00FB383C"/>
    <w:rsid w:val="00FB42B8"/>
    <w:rsid w:val="00FB5707"/>
    <w:rsid w:val="00FB5FAD"/>
    <w:rsid w:val="00FB62B3"/>
    <w:rsid w:val="00FB72C0"/>
    <w:rsid w:val="00FC1FCE"/>
    <w:rsid w:val="00FC60F4"/>
    <w:rsid w:val="00FC66F6"/>
    <w:rsid w:val="00FC6987"/>
    <w:rsid w:val="00FC716E"/>
    <w:rsid w:val="00FD13EE"/>
    <w:rsid w:val="00FD14A1"/>
    <w:rsid w:val="00FD2152"/>
    <w:rsid w:val="00FD23B2"/>
    <w:rsid w:val="00FD4C2A"/>
    <w:rsid w:val="00FD7C44"/>
    <w:rsid w:val="00FE06E3"/>
    <w:rsid w:val="00FE14F4"/>
    <w:rsid w:val="00FE2664"/>
    <w:rsid w:val="00FE45C0"/>
    <w:rsid w:val="00FE4C56"/>
    <w:rsid w:val="00FF019B"/>
    <w:rsid w:val="00FF16D4"/>
    <w:rsid w:val="00FF239F"/>
    <w:rsid w:val="00FF2E67"/>
    <w:rsid w:val="00FF4EC0"/>
    <w:rsid w:val="00FF52ED"/>
    <w:rsid w:val="00FF640B"/>
    <w:rsid w:val="00FF7D4B"/>
    <w:rsid w:val="00FF7E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216B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7DE2"/>
    <w:rPr>
      <w:rFonts w:eastAsiaTheme="minorEastAsia"/>
    </w:rPr>
  </w:style>
  <w:style w:type="paragraph" w:styleId="Heading1">
    <w:name w:val="heading 1"/>
    <w:basedOn w:val="Normal"/>
    <w:next w:val="Normal"/>
    <w:link w:val="Heading1Char"/>
    <w:uiPriority w:val="9"/>
    <w:qFormat/>
    <w:rsid w:val="00370B3C"/>
    <w:pPr>
      <w:keepNext/>
      <w:keepLines/>
      <w:pageBreakBefore/>
      <w:spacing w:before="480" w:after="240"/>
      <w:outlineLvl w:val="0"/>
    </w:pPr>
    <w:rPr>
      <w:rFonts w:ascii="Arial" w:eastAsiaTheme="majorEastAsia" w:hAnsi="Arial" w:cs="Arial"/>
      <w:b/>
      <w:bCs/>
      <w:sz w:val="28"/>
      <w:szCs w:val="28"/>
    </w:rPr>
  </w:style>
  <w:style w:type="paragraph" w:styleId="Heading2">
    <w:name w:val="heading 2"/>
    <w:basedOn w:val="Normal"/>
    <w:next w:val="Normal"/>
    <w:link w:val="Heading2Char"/>
    <w:uiPriority w:val="9"/>
    <w:unhideWhenUsed/>
    <w:qFormat/>
    <w:rsid w:val="00737C61"/>
    <w:pPr>
      <w:keepNext/>
      <w:pBdr>
        <w:top w:val="single" w:sz="4" w:space="10" w:color="632423" w:themeColor="accent2" w:themeShade="80"/>
      </w:pBdr>
      <w:spacing w:before="200" w:after="360"/>
      <w:outlineLvl w:val="1"/>
    </w:pPr>
    <w:rPr>
      <w:rFonts w:ascii="Arial" w:hAnsi="Arial" w:cs="Arial"/>
      <w:b/>
      <w:sz w:val="24"/>
      <w:szCs w:val="24"/>
    </w:rPr>
  </w:style>
  <w:style w:type="paragraph" w:styleId="Heading3">
    <w:name w:val="heading 3"/>
    <w:basedOn w:val="Heading2"/>
    <w:next w:val="Normal"/>
    <w:link w:val="Heading3Char"/>
    <w:uiPriority w:val="9"/>
    <w:unhideWhenUsed/>
    <w:qFormat/>
    <w:rsid w:val="00741DA6"/>
    <w:pPr>
      <w:numPr>
        <w:ilvl w:val="2"/>
      </w:numPr>
      <w:pBdr>
        <w:top w:val="none" w:sz="0" w:space="0" w:color="auto"/>
      </w:pBdr>
      <w:spacing w:before="360"/>
      <w:outlineLvl w:val="2"/>
    </w:pPr>
    <w:rPr>
      <w:sz w:val="22"/>
      <w:szCs w:val="22"/>
    </w:rPr>
  </w:style>
  <w:style w:type="paragraph" w:styleId="Heading4">
    <w:name w:val="heading 4"/>
    <w:basedOn w:val="Heading3"/>
    <w:next w:val="Normal"/>
    <w:link w:val="Heading4Char"/>
    <w:uiPriority w:val="9"/>
    <w:unhideWhenUsed/>
    <w:qFormat/>
    <w:rsid w:val="00741DA6"/>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596D"/>
    <w:pPr>
      <w:pBdr>
        <w:bottom w:val="single" w:sz="8" w:space="4" w:color="auto"/>
      </w:pBdr>
      <w:spacing w:after="300" w:line="240" w:lineRule="auto"/>
      <w:contextualSpacing/>
    </w:pPr>
    <w:rPr>
      <w:rFonts w:ascii="Arial Black" w:eastAsiaTheme="majorEastAsia" w:hAnsi="Arial Black" w:cstheme="majorBidi"/>
      <w:spacing w:val="5"/>
      <w:kern w:val="28"/>
      <w:sz w:val="60"/>
      <w:szCs w:val="60"/>
    </w:rPr>
  </w:style>
  <w:style w:type="character" w:customStyle="1" w:styleId="TitleChar">
    <w:name w:val="Title Char"/>
    <w:basedOn w:val="DefaultParagraphFont"/>
    <w:link w:val="Title"/>
    <w:uiPriority w:val="10"/>
    <w:rsid w:val="0011596D"/>
    <w:rPr>
      <w:rFonts w:ascii="Arial Black" w:eastAsiaTheme="majorEastAsia" w:hAnsi="Arial Black" w:cstheme="majorBidi"/>
      <w:spacing w:val="5"/>
      <w:kern w:val="28"/>
      <w:sz w:val="60"/>
      <w:szCs w:val="60"/>
    </w:rPr>
  </w:style>
  <w:style w:type="character" w:styleId="Hyperlink">
    <w:name w:val="Hyperlink"/>
    <w:basedOn w:val="DefaultParagraphFont"/>
    <w:uiPriority w:val="99"/>
    <w:unhideWhenUsed/>
    <w:rsid w:val="00902499"/>
    <w:rPr>
      <w:color w:val="0000FF" w:themeColor="hyperlink"/>
      <w:u w:val="single"/>
    </w:rPr>
  </w:style>
  <w:style w:type="table" w:styleId="TableGrid">
    <w:name w:val="Table Grid"/>
    <w:basedOn w:val="TableNormal"/>
    <w:uiPriority w:val="59"/>
    <w:rsid w:val="00FF2E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2E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E67"/>
  </w:style>
  <w:style w:type="paragraph" w:styleId="Footer">
    <w:name w:val="footer"/>
    <w:basedOn w:val="Normal"/>
    <w:link w:val="FooterChar"/>
    <w:uiPriority w:val="99"/>
    <w:unhideWhenUsed/>
    <w:rsid w:val="00FF2E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E67"/>
  </w:style>
  <w:style w:type="character" w:customStyle="1" w:styleId="Heading1Char">
    <w:name w:val="Heading 1 Char"/>
    <w:basedOn w:val="DefaultParagraphFont"/>
    <w:link w:val="Heading1"/>
    <w:uiPriority w:val="9"/>
    <w:rsid w:val="00370B3C"/>
    <w:rPr>
      <w:rFonts w:ascii="Arial" w:eastAsiaTheme="majorEastAsia" w:hAnsi="Arial" w:cs="Arial"/>
      <w:b/>
      <w:bCs/>
      <w:sz w:val="28"/>
      <w:szCs w:val="28"/>
    </w:rPr>
  </w:style>
  <w:style w:type="character" w:customStyle="1" w:styleId="Heading2Char">
    <w:name w:val="Heading 2 Char"/>
    <w:basedOn w:val="DefaultParagraphFont"/>
    <w:link w:val="Heading2"/>
    <w:uiPriority w:val="9"/>
    <w:rsid w:val="00737C61"/>
    <w:rPr>
      <w:rFonts w:ascii="Arial" w:eastAsiaTheme="minorEastAsia" w:hAnsi="Arial" w:cs="Arial"/>
      <w:b/>
      <w:sz w:val="24"/>
      <w:szCs w:val="24"/>
    </w:rPr>
  </w:style>
  <w:style w:type="paragraph" w:styleId="TOCHeading">
    <w:name w:val="TOC Heading"/>
    <w:basedOn w:val="Heading1"/>
    <w:next w:val="Normal"/>
    <w:uiPriority w:val="39"/>
    <w:unhideWhenUsed/>
    <w:qFormat/>
    <w:rsid w:val="009E4106"/>
    <w:pPr>
      <w:spacing w:after="0"/>
      <w:outlineLvl w:val="9"/>
    </w:pPr>
    <w:rPr>
      <w:rFonts w:asciiTheme="majorHAnsi" w:hAnsiTheme="majorHAnsi" w:cstheme="majorBidi"/>
      <w:color w:val="365F91" w:themeColor="accent1" w:themeShade="BF"/>
      <w:lang w:eastAsia="ja-JP"/>
    </w:rPr>
  </w:style>
  <w:style w:type="paragraph" w:styleId="TOC1">
    <w:name w:val="toc 1"/>
    <w:basedOn w:val="Normal"/>
    <w:next w:val="Normal"/>
    <w:autoRedefine/>
    <w:uiPriority w:val="39"/>
    <w:unhideWhenUsed/>
    <w:rsid w:val="009E4106"/>
    <w:pPr>
      <w:spacing w:before="120" w:after="0"/>
    </w:pPr>
    <w:rPr>
      <w:b/>
      <w:sz w:val="24"/>
      <w:szCs w:val="24"/>
    </w:rPr>
  </w:style>
  <w:style w:type="paragraph" w:styleId="TOC2">
    <w:name w:val="toc 2"/>
    <w:basedOn w:val="Normal"/>
    <w:next w:val="Normal"/>
    <w:autoRedefine/>
    <w:uiPriority w:val="39"/>
    <w:unhideWhenUsed/>
    <w:rsid w:val="004D3835"/>
    <w:pPr>
      <w:tabs>
        <w:tab w:val="right" w:leader="dot" w:pos="9350"/>
      </w:tabs>
      <w:spacing w:after="0"/>
      <w:ind w:left="220"/>
      <w:pPrChange w:id="0" w:author="Author">
        <w:pPr>
          <w:spacing w:line="276" w:lineRule="auto"/>
          <w:ind w:left="220"/>
        </w:pPr>
      </w:pPrChange>
    </w:pPr>
    <w:rPr>
      <w:b/>
      <w:rPrChange w:id="0" w:author="Author">
        <w:rPr>
          <w:rFonts w:asciiTheme="minorHAnsi" w:eastAsiaTheme="minorEastAsia" w:hAnsiTheme="minorHAnsi" w:cstheme="minorBidi"/>
          <w:b/>
          <w:sz w:val="22"/>
          <w:szCs w:val="22"/>
          <w:lang w:val="en-US" w:eastAsia="en-US" w:bidi="ar-SA"/>
        </w:rPr>
      </w:rPrChange>
    </w:rPr>
  </w:style>
  <w:style w:type="paragraph" w:styleId="BalloonText">
    <w:name w:val="Balloon Text"/>
    <w:basedOn w:val="Normal"/>
    <w:link w:val="BalloonTextChar"/>
    <w:uiPriority w:val="99"/>
    <w:semiHidden/>
    <w:unhideWhenUsed/>
    <w:rsid w:val="009E4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106"/>
    <w:rPr>
      <w:rFonts w:ascii="Tahoma" w:hAnsi="Tahoma" w:cs="Tahoma"/>
      <w:sz w:val="16"/>
      <w:szCs w:val="16"/>
    </w:rPr>
  </w:style>
  <w:style w:type="paragraph" w:styleId="ListParagraph">
    <w:name w:val="List Paragraph"/>
    <w:basedOn w:val="Normal"/>
    <w:uiPriority w:val="34"/>
    <w:qFormat/>
    <w:rsid w:val="009E4106"/>
    <w:pPr>
      <w:ind w:left="720"/>
      <w:contextualSpacing/>
    </w:pPr>
  </w:style>
  <w:style w:type="paragraph" w:customStyle="1" w:styleId="Note">
    <w:name w:val="Note"/>
    <w:basedOn w:val="Normal"/>
    <w:qFormat/>
    <w:rsid w:val="00F95549"/>
    <w:pPr>
      <w:pBdr>
        <w:top w:val="single" w:sz="4" w:space="1" w:color="auto"/>
        <w:left w:val="single" w:sz="4" w:space="4" w:color="auto"/>
        <w:bottom w:val="single" w:sz="4" w:space="1" w:color="auto"/>
        <w:right w:val="single" w:sz="4" w:space="4" w:color="auto"/>
      </w:pBdr>
      <w:ind w:left="360"/>
    </w:pPr>
  </w:style>
  <w:style w:type="character" w:customStyle="1" w:styleId="Glossary">
    <w:name w:val="Glossary"/>
    <w:basedOn w:val="DefaultParagraphFont"/>
    <w:uiPriority w:val="1"/>
    <w:qFormat/>
    <w:rsid w:val="00EB33D8"/>
    <w:rPr>
      <w:i/>
      <w:color w:val="943634" w:themeColor="accent2" w:themeShade="BF"/>
      <w:bdr w:val="dotted" w:sz="4" w:space="0" w:color="C0504D" w:themeColor="accent2"/>
      <w:shd w:val="clear" w:color="auto" w:fill="F2DBDB" w:themeFill="accent2" w:themeFillTint="33"/>
    </w:rPr>
  </w:style>
  <w:style w:type="paragraph" w:customStyle="1" w:styleId="Syntax">
    <w:name w:val="Syntax"/>
    <w:basedOn w:val="Normal"/>
    <w:link w:val="SyntaxChar"/>
    <w:qFormat/>
    <w:rsid w:val="005E0AEF"/>
    <w:pPr>
      <w:contextualSpacing/>
    </w:pPr>
    <w:rPr>
      <w:rFonts w:ascii="Consolas" w:hAnsi="Consolas" w:cs="Consolas"/>
      <w:sz w:val="16"/>
    </w:rPr>
  </w:style>
  <w:style w:type="paragraph" w:customStyle="1" w:styleId="ReplaceableSyntax">
    <w:name w:val="Replaceable Syntax"/>
    <w:basedOn w:val="Normal"/>
    <w:link w:val="ReplaceableSyntaxChar"/>
    <w:qFormat/>
    <w:rsid w:val="00EB33D8"/>
    <w:rPr>
      <w:rFonts w:ascii="Consolas" w:hAnsi="Consolas" w:cs="Consolas"/>
      <w:i/>
    </w:rPr>
  </w:style>
  <w:style w:type="character" w:customStyle="1" w:styleId="ReplaceableSyntaxChar">
    <w:name w:val="Replaceable Syntax Char"/>
    <w:basedOn w:val="DefaultParagraphFont"/>
    <w:link w:val="ReplaceableSyntax"/>
    <w:rsid w:val="00EB33D8"/>
    <w:rPr>
      <w:rFonts w:ascii="Consolas" w:hAnsi="Consolas" w:cs="Consolas"/>
      <w:i/>
    </w:rPr>
  </w:style>
  <w:style w:type="character" w:customStyle="1" w:styleId="SyntaxChar">
    <w:name w:val="Syntax Char"/>
    <w:basedOn w:val="DefaultParagraphFont"/>
    <w:link w:val="Syntax"/>
    <w:rsid w:val="005E0AEF"/>
    <w:rPr>
      <w:rFonts w:ascii="Consolas" w:eastAsiaTheme="minorEastAsia" w:hAnsi="Consolas" w:cs="Consolas"/>
      <w:sz w:val="16"/>
    </w:rPr>
  </w:style>
  <w:style w:type="character" w:customStyle="1" w:styleId="Heading3Char">
    <w:name w:val="Heading 3 Char"/>
    <w:basedOn w:val="DefaultParagraphFont"/>
    <w:link w:val="Heading3"/>
    <w:uiPriority w:val="9"/>
    <w:rsid w:val="00741DA6"/>
    <w:rPr>
      <w:rFonts w:ascii="Arial" w:eastAsiaTheme="minorEastAsia" w:hAnsi="Arial" w:cs="Arial"/>
      <w:b/>
    </w:rPr>
  </w:style>
  <w:style w:type="paragraph" w:styleId="TOC3">
    <w:name w:val="toc 3"/>
    <w:basedOn w:val="Normal"/>
    <w:next w:val="Normal"/>
    <w:autoRedefine/>
    <w:uiPriority w:val="39"/>
    <w:unhideWhenUsed/>
    <w:rsid w:val="00370B3C"/>
    <w:pPr>
      <w:spacing w:after="0"/>
      <w:ind w:left="440"/>
    </w:pPr>
  </w:style>
  <w:style w:type="paragraph" w:customStyle="1" w:styleId="TableCaption">
    <w:name w:val="Table Caption"/>
    <w:basedOn w:val="Normal"/>
    <w:qFormat/>
    <w:rsid w:val="0046342C"/>
    <w:pPr>
      <w:keepNext/>
      <w:spacing w:after="0"/>
    </w:pPr>
    <w:rPr>
      <w:i/>
    </w:rPr>
  </w:style>
  <w:style w:type="paragraph" w:customStyle="1" w:styleId="TableHeader">
    <w:name w:val="Table Header"/>
    <w:basedOn w:val="Normal"/>
    <w:qFormat/>
    <w:rsid w:val="0046342C"/>
    <w:pPr>
      <w:spacing w:after="0" w:line="240" w:lineRule="auto"/>
    </w:pPr>
    <w:rPr>
      <w:b/>
    </w:rPr>
  </w:style>
  <w:style w:type="paragraph" w:customStyle="1" w:styleId="TableFooter">
    <w:name w:val="Table Footer"/>
    <w:basedOn w:val="Normal"/>
    <w:qFormat/>
    <w:rsid w:val="0046342C"/>
    <w:pPr>
      <w:spacing w:after="0" w:line="240" w:lineRule="auto"/>
    </w:pPr>
    <w:rPr>
      <w:b/>
    </w:rPr>
  </w:style>
  <w:style w:type="paragraph" w:styleId="NormalWeb">
    <w:name w:val="Normal (Web)"/>
    <w:basedOn w:val="Normal"/>
    <w:uiPriority w:val="99"/>
    <w:semiHidden/>
    <w:unhideWhenUsed/>
    <w:rsid w:val="00843382"/>
    <w:pPr>
      <w:spacing w:before="100" w:beforeAutospacing="1" w:after="100" w:afterAutospacing="1" w:line="240" w:lineRule="auto"/>
    </w:pPr>
    <w:rPr>
      <w:rFonts w:ascii="Times New Roman" w:hAnsi="Times New Roman" w:cs="Times New Roman"/>
      <w:sz w:val="24"/>
      <w:szCs w:val="24"/>
    </w:rPr>
  </w:style>
  <w:style w:type="character" w:customStyle="1" w:styleId="Heading4Char">
    <w:name w:val="Heading 4 Char"/>
    <w:basedOn w:val="DefaultParagraphFont"/>
    <w:link w:val="Heading4"/>
    <w:uiPriority w:val="9"/>
    <w:rsid w:val="00741DA6"/>
    <w:rPr>
      <w:rFonts w:ascii="Arial" w:eastAsiaTheme="minorEastAsia" w:hAnsi="Arial" w:cs="Arial"/>
      <w:b/>
    </w:rPr>
  </w:style>
  <w:style w:type="paragraph" w:customStyle="1" w:styleId="CodeBlock">
    <w:name w:val="Code Block"/>
    <w:basedOn w:val="Syntax"/>
    <w:qFormat/>
    <w:rsid w:val="00E05249"/>
    <w:pPr>
      <w:shd w:val="clear" w:color="auto" w:fill="D9D9D9" w:themeFill="background1" w:themeFillShade="D9"/>
      <w:tabs>
        <w:tab w:val="left" w:pos="720"/>
        <w:tab w:val="left" w:pos="1080"/>
        <w:tab w:val="left" w:pos="1440"/>
        <w:tab w:val="left" w:pos="1800"/>
        <w:tab w:val="left" w:pos="2160"/>
        <w:tab w:val="left" w:pos="2520"/>
      </w:tabs>
      <w:ind w:left="360"/>
    </w:pPr>
    <w:rPr>
      <w:sz w:val="20"/>
      <w:szCs w:val="20"/>
    </w:rPr>
  </w:style>
  <w:style w:type="paragraph" w:styleId="Subtitle">
    <w:name w:val="Subtitle"/>
    <w:basedOn w:val="Normal"/>
    <w:next w:val="Normal"/>
    <w:link w:val="SubtitleChar"/>
    <w:uiPriority w:val="11"/>
    <w:qFormat/>
    <w:rsid w:val="0011596D"/>
    <w:rPr>
      <w:sz w:val="40"/>
      <w:szCs w:val="44"/>
    </w:rPr>
  </w:style>
  <w:style w:type="character" w:customStyle="1" w:styleId="SubtitleChar">
    <w:name w:val="Subtitle Char"/>
    <w:basedOn w:val="DefaultParagraphFont"/>
    <w:link w:val="Subtitle"/>
    <w:uiPriority w:val="11"/>
    <w:rsid w:val="0011596D"/>
    <w:rPr>
      <w:sz w:val="40"/>
      <w:szCs w:val="44"/>
    </w:rPr>
  </w:style>
  <w:style w:type="paragraph" w:customStyle="1" w:styleId="Part">
    <w:name w:val="Part"/>
    <w:basedOn w:val="Heading1"/>
    <w:qFormat/>
    <w:rsid w:val="00321B0E"/>
    <w:pPr>
      <w:pBdr>
        <w:top w:val="single" w:sz="4" w:space="15" w:color="auto"/>
        <w:left w:val="single" w:sz="4" w:space="15" w:color="auto"/>
        <w:bottom w:val="single" w:sz="4" w:space="15" w:color="auto"/>
        <w:right w:val="single" w:sz="4" w:space="15" w:color="auto"/>
      </w:pBdr>
      <w:shd w:val="clear" w:color="auto" w:fill="00B0F0"/>
      <w:spacing w:line="216" w:lineRule="auto"/>
      <w:contextualSpacing/>
    </w:pPr>
    <w:rPr>
      <w:rFonts w:ascii="Arial Black" w:hAnsi="Arial Black"/>
      <w:b w:val="0"/>
      <w:smallCaps/>
      <w:sz w:val="52"/>
    </w:rPr>
  </w:style>
  <w:style w:type="character" w:styleId="HTMLTypewriter">
    <w:name w:val="HTML Typewriter"/>
    <w:basedOn w:val="DefaultParagraphFont"/>
    <w:uiPriority w:val="99"/>
    <w:semiHidden/>
    <w:unhideWhenUsed/>
    <w:rsid w:val="006B1871"/>
    <w:rPr>
      <w:rFonts w:ascii="Courier New" w:eastAsia="Times New Roman" w:hAnsi="Courier New" w:cs="Courier New"/>
      <w:sz w:val="20"/>
      <w:szCs w:val="20"/>
    </w:rPr>
  </w:style>
  <w:style w:type="paragraph" w:styleId="Caption">
    <w:name w:val="caption"/>
    <w:basedOn w:val="Normal"/>
    <w:next w:val="Normal"/>
    <w:qFormat/>
    <w:rsid w:val="00D4776C"/>
    <w:pPr>
      <w:keepNext/>
      <w:keepLines/>
      <w:suppressAutoHyphens/>
      <w:spacing w:before="240" w:after="60" w:line="192" w:lineRule="atLeast"/>
      <w:outlineLvl w:val="4"/>
    </w:pPr>
    <w:rPr>
      <w:rFonts w:ascii="Verdana" w:eastAsia="PMingLiU" w:hAnsi="Verdana" w:cs="Verdana"/>
      <w:bCs/>
      <w:i/>
      <w:iCs/>
      <w:sz w:val="16"/>
      <w:szCs w:val="16"/>
    </w:rPr>
  </w:style>
  <w:style w:type="paragraph" w:customStyle="1" w:styleId="BullList">
    <w:name w:val="Bull List"/>
    <w:basedOn w:val="Normal"/>
    <w:rsid w:val="00D4776C"/>
    <w:pPr>
      <w:numPr>
        <w:numId w:val="5"/>
      </w:numPr>
      <w:tabs>
        <w:tab w:val="left" w:pos="648"/>
      </w:tabs>
      <w:spacing w:before="120" w:after="0" w:line="225" w:lineRule="atLeast"/>
    </w:pPr>
    <w:rPr>
      <w:rFonts w:ascii="Verdana" w:eastAsia="PMingLiU" w:hAnsi="Verdana" w:cs="Verdana"/>
      <w:sz w:val="20"/>
      <w:szCs w:val="16"/>
    </w:rPr>
  </w:style>
  <w:style w:type="paragraph" w:customStyle="1" w:styleId="TableHead">
    <w:name w:val="Table Head"/>
    <w:rsid w:val="00D4776C"/>
    <w:pPr>
      <w:keepNext/>
      <w:keepLines/>
      <w:suppressAutoHyphens/>
      <w:spacing w:after="60" w:line="240" w:lineRule="atLeast"/>
    </w:pPr>
    <w:rPr>
      <w:rFonts w:ascii="Verdana" w:eastAsia="PMingLiU" w:hAnsi="Verdana" w:cs="Verdana"/>
      <w:b/>
      <w:bCs/>
      <w:sz w:val="16"/>
      <w:szCs w:val="16"/>
    </w:rPr>
  </w:style>
  <w:style w:type="paragraph" w:customStyle="1" w:styleId="TableText">
    <w:name w:val="Table Text"/>
    <w:basedOn w:val="Normal"/>
    <w:rsid w:val="00D4776C"/>
    <w:pPr>
      <w:keepLines/>
      <w:suppressAutoHyphens/>
      <w:spacing w:after="60" w:line="225" w:lineRule="atLeast"/>
    </w:pPr>
    <w:rPr>
      <w:rFonts w:ascii="Verdana" w:eastAsia="PMingLiU" w:hAnsi="Verdana" w:cs="Verdana"/>
      <w:sz w:val="20"/>
      <w:szCs w:val="16"/>
    </w:rPr>
  </w:style>
  <w:style w:type="paragraph" w:customStyle="1" w:styleId="CodeBlockScreened">
    <w:name w:val="Code Block Screened"/>
    <w:basedOn w:val="CodeBlock"/>
    <w:link w:val="CodeBlockScreenedChar"/>
    <w:rsid w:val="00D4776C"/>
    <w:pPr>
      <w:shd w:val="clear" w:color="auto" w:fill="auto"/>
      <w:tabs>
        <w:tab w:val="clear" w:pos="720"/>
        <w:tab w:val="clear" w:pos="1080"/>
        <w:tab w:val="clear" w:pos="1440"/>
        <w:tab w:val="clear" w:pos="1800"/>
        <w:tab w:val="clear" w:pos="2160"/>
        <w:tab w:val="clear" w:pos="2520"/>
      </w:tabs>
      <w:suppressAutoHyphens/>
      <w:spacing w:after="0" w:line="240" w:lineRule="auto"/>
      <w:ind w:right="360"/>
      <w:contextualSpacing w:val="0"/>
    </w:pPr>
    <w:rPr>
      <w:rFonts w:eastAsia="PMingLiU" w:cs="Courier New"/>
      <w:szCs w:val="18"/>
    </w:rPr>
  </w:style>
  <w:style w:type="paragraph" w:customStyle="1" w:styleId="AppHead">
    <w:name w:val="App Head"/>
    <w:basedOn w:val="Normal"/>
    <w:next w:val="Normal"/>
    <w:rsid w:val="00D4776C"/>
    <w:pPr>
      <w:keepNext/>
      <w:keepLines/>
      <w:numPr>
        <w:numId w:val="6"/>
      </w:numPr>
      <w:suppressAutoHyphens/>
      <w:spacing w:before="480" w:after="360" w:line="336" w:lineRule="atLeast"/>
      <w:outlineLvl w:val="0"/>
    </w:pPr>
    <w:rPr>
      <w:rFonts w:ascii="Verdana" w:eastAsia="PMingLiU" w:hAnsi="Verdana" w:cs="Verdana"/>
      <w:b/>
      <w:bCs/>
      <w:sz w:val="32"/>
      <w:szCs w:val="32"/>
    </w:rPr>
  </w:style>
  <w:style w:type="character" w:customStyle="1" w:styleId="CodeInline">
    <w:name w:val="Code Inline"/>
    <w:basedOn w:val="DefaultParagraphFont"/>
    <w:rsid w:val="00D4776C"/>
    <w:rPr>
      <w:rFonts w:ascii="Courier New" w:hAnsi="Courier New" w:cs="Courier New"/>
      <w:sz w:val="18"/>
      <w:szCs w:val="18"/>
    </w:rPr>
  </w:style>
  <w:style w:type="paragraph" w:customStyle="1" w:styleId="AppHeading1">
    <w:name w:val="App Heading 1"/>
    <w:basedOn w:val="Heading1"/>
    <w:next w:val="Normal"/>
    <w:rsid w:val="00D4776C"/>
    <w:pPr>
      <w:pageBreakBefore w:val="0"/>
      <w:numPr>
        <w:ilvl w:val="1"/>
        <w:numId w:val="6"/>
      </w:numPr>
      <w:pBdr>
        <w:top w:val="single" w:sz="4" w:space="6" w:color="auto"/>
      </w:pBdr>
      <w:suppressAutoHyphens/>
      <w:spacing w:before="360" w:after="0" w:line="288" w:lineRule="atLeast"/>
      <w:outlineLvl w:val="1"/>
    </w:pPr>
    <w:rPr>
      <w:rFonts w:ascii="Verdana" w:eastAsia="PMingLiU" w:hAnsi="Verdana" w:cs="Verdana"/>
      <w:sz w:val="24"/>
      <w:szCs w:val="24"/>
    </w:rPr>
  </w:style>
  <w:style w:type="paragraph" w:customStyle="1" w:styleId="AppHeading2">
    <w:name w:val="App Heading 2"/>
    <w:basedOn w:val="Heading2"/>
    <w:next w:val="Normal"/>
    <w:rsid w:val="00D4776C"/>
    <w:pPr>
      <w:keepLines/>
      <w:numPr>
        <w:ilvl w:val="2"/>
        <w:numId w:val="6"/>
      </w:numPr>
      <w:pBdr>
        <w:top w:val="none" w:sz="0" w:space="0" w:color="auto"/>
      </w:pBdr>
      <w:suppressAutoHyphens/>
      <w:spacing w:before="240" w:after="0" w:line="240" w:lineRule="atLeast"/>
      <w:outlineLvl w:val="2"/>
    </w:pPr>
    <w:rPr>
      <w:rFonts w:ascii="Verdana" w:eastAsia="PMingLiU" w:hAnsi="Verdana" w:cs="Verdana"/>
      <w:bCs/>
      <w:sz w:val="20"/>
      <w:szCs w:val="20"/>
    </w:rPr>
  </w:style>
  <w:style w:type="character" w:customStyle="1" w:styleId="Subscript">
    <w:name w:val="Subscript"/>
    <w:basedOn w:val="DefaultParagraphFont"/>
    <w:rsid w:val="00D4776C"/>
    <w:rPr>
      <w:vertAlign w:val="subscript"/>
    </w:rPr>
  </w:style>
  <w:style w:type="character" w:styleId="Emphasis">
    <w:name w:val="Emphasis"/>
    <w:basedOn w:val="DefaultParagraphFont"/>
    <w:qFormat/>
    <w:rsid w:val="00D4776C"/>
    <w:rPr>
      <w:i/>
      <w:iCs/>
    </w:rPr>
  </w:style>
  <w:style w:type="paragraph" w:customStyle="1" w:styleId="CodeBlockScreenedFirst">
    <w:name w:val="Code Block Screened First"/>
    <w:basedOn w:val="CodeBlockScreened"/>
    <w:next w:val="CodeBlockScreened"/>
    <w:link w:val="CodeBlockScreenedFirstChar"/>
    <w:rsid w:val="00D4776C"/>
    <w:pPr>
      <w:keepNext/>
      <w:spacing w:before="120"/>
    </w:pPr>
  </w:style>
  <w:style w:type="paragraph" w:customStyle="1" w:styleId="CodeBlockFirst">
    <w:name w:val="Code Block First"/>
    <w:basedOn w:val="CodeBlock"/>
    <w:next w:val="CodeBlock"/>
    <w:rsid w:val="00D4776C"/>
    <w:pPr>
      <w:keepNext/>
      <w:shd w:val="clear" w:color="auto" w:fill="auto"/>
      <w:tabs>
        <w:tab w:val="clear" w:pos="720"/>
        <w:tab w:val="clear" w:pos="1080"/>
        <w:tab w:val="clear" w:pos="1440"/>
        <w:tab w:val="clear" w:pos="1800"/>
        <w:tab w:val="clear" w:pos="2160"/>
        <w:tab w:val="clear" w:pos="2520"/>
      </w:tabs>
      <w:suppressAutoHyphens/>
      <w:spacing w:before="120" w:after="0" w:line="240" w:lineRule="auto"/>
      <w:ind w:right="360"/>
      <w:contextualSpacing w:val="0"/>
    </w:pPr>
    <w:rPr>
      <w:rFonts w:eastAsia="PMingLiU" w:cs="Courier New"/>
      <w:szCs w:val="18"/>
    </w:rPr>
  </w:style>
  <w:style w:type="paragraph" w:customStyle="1" w:styleId="AppHeading3">
    <w:name w:val="App Heading 3"/>
    <w:basedOn w:val="Heading3"/>
    <w:next w:val="Normal"/>
    <w:rsid w:val="00D4776C"/>
    <w:pPr>
      <w:keepLines/>
      <w:numPr>
        <w:ilvl w:val="3"/>
        <w:numId w:val="6"/>
      </w:numPr>
      <w:suppressAutoHyphens/>
      <w:spacing w:before="240" w:after="0" w:line="192" w:lineRule="atLeast"/>
    </w:pPr>
    <w:rPr>
      <w:rFonts w:ascii="Verdana" w:eastAsia="PMingLiU" w:hAnsi="Verdana" w:cs="Verdana"/>
      <w:bCs/>
      <w:sz w:val="16"/>
      <w:szCs w:val="16"/>
    </w:rPr>
  </w:style>
  <w:style w:type="paragraph" w:customStyle="1" w:styleId="AppHeading4">
    <w:name w:val="App Heading 4"/>
    <w:basedOn w:val="Heading4"/>
    <w:next w:val="Normal"/>
    <w:rsid w:val="00D4776C"/>
    <w:pPr>
      <w:numPr>
        <w:ilvl w:val="4"/>
        <w:numId w:val="6"/>
      </w:numPr>
      <w:suppressAutoHyphens/>
      <w:spacing w:before="240" w:line="192" w:lineRule="atLeast"/>
    </w:pPr>
    <w:rPr>
      <w:rFonts w:ascii="Verdana" w:eastAsia="PMingLiU" w:hAnsi="Verdana" w:cs="Verdana"/>
      <w:i/>
      <w:sz w:val="16"/>
      <w:szCs w:val="16"/>
    </w:rPr>
  </w:style>
  <w:style w:type="numbering" w:customStyle="1" w:styleId="AppendixHeadings">
    <w:name w:val="AppendixHeadings"/>
    <w:semiHidden/>
    <w:rsid w:val="00D4776C"/>
    <w:pPr>
      <w:numPr>
        <w:numId w:val="6"/>
      </w:numPr>
    </w:pPr>
  </w:style>
  <w:style w:type="character" w:customStyle="1" w:styleId="CodeBlockScreenedChar">
    <w:name w:val="Code Block Screened Char"/>
    <w:basedOn w:val="DefaultParagraphFont"/>
    <w:link w:val="CodeBlockScreened"/>
    <w:rsid w:val="00D4776C"/>
    <w:rPr>
      <w:rFonts w:ascii="Consolas" w:eastAsia="PMingLiU" w:hAnsi="Consolas" w:cs="Courier New"/>
      <w:sz w:val="20"/>
      <w:szCs w:val="18"/>
    </w:rPr>
  </w:style>
  <w:style w:type="character" w:customStyle="1" w:styleId="CodeBlockScreenedFirstChar">
    <w:name w:val="Code Block Screened First Char"/>
    <w:basedOn w:val="CodeBlockScreenedChar"/>
    <w:link w:val="CodeBlockScreenedFirst"/>
    <w:rsid w:val="00D4776C"/>
    <w:rPr>
      <w:rFonts w:ascii="Consolas" w:eastAsia="PMingLiU" w:hAnsi="Consolas" w:cs="Courier New"/>
      <w:sz w:val="20"/>
      <w:szCs w:val="18"/>
    </w:rPr>
  </w:style>
  <w:style w:type="character" w:customStyle="1" w:styleId="Non-normativeBracket">
    <w:name w:val="Non-normative Bracket"/>
    <w:aliases w:val="Example start/end"/>
    <w:basedOn w:val="DefaultParagraphFont"/>
    <w:qFormat/>
    <w:rsid w:val="00D4776C"/>
    <w:rPr>
      <w:i/>
      <w:noProof/>
      <w:lang w:val="en-US"/>
    </w:rPr>
  </w:style>
  <w:style w:type="character" w:customStyle="1" w:styleId="attribute">
    <w:name w:val="attribute"/>
    <w:basedOn w:val="DefaultParagraphFont"/>
    <w:uiPriority w:val="1"/>
    <w:qFormat/>
    <w:rsid w:val="00D4776C"/>
    <w:rPr>
      <w:rFonts w:ascii="Arial" w:hAnsi="Arial" w:cs="Arial"/>
    </w:rPr>
  </w:style>
  <w:style w:type="numbering" w:styleId="1ai">
    <w:name w:val="Outline List 1"/>
    <w:basedOn w:val="NoList"/>
    <w:semiHidden/>
    <w:rsid w:val="00E144A8"/>
    <w:pPr>
      <w:numPr>
        <w:numId w:val="7"/>
      </w:numPr>
    </w:pPr>
  </w:style>
  <w:style w:type="paragraph" w:customStyle="1" w:styleId="Subsec1">
    <w:name w:val="Subsec1"/>
    <w:basedOn w:val="Normal"/>
    <w:rsid w:val="00F65C1B"/>
    <w:pPr>
      <w:autoSpaceDE w:val="0"/>
      <w:autoSpaceDN w:val="0"/>
      <w:spacing w:after="0" w:line="240" w:lineRule="auto"/>
      <w:ind w:firstLine="288"/>
      <w:jc w:val="both"/>
    </w:pPr>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974EDF"/>
    <w:rPr>
      <w:color w:val="800080" w:themeColor="followedHyperlink"/>
      <w:u w:val="single"/>
    </w:rPr>
  </w:style>
  <w:style w:type="paragraph" w:customStyle="1" w:styleId="ReferenceName">
    <w:name w:val="Reference Name"/>
    <w:basedOn w:val="Normal"/>
    <w:qFormat/>
    <w:rsid w:val="005F5F8E"/>
    <w:rPr>
      <w:rFonts w:eastAsiaTheme="minorHAnsi"/>
      <w:b/>
    </w:rPr>
  </w:style>
  <w:style w:type="character" w:styleId="CommentReference">
    <w:name w:val="annotation reference"/>
    <w:basedOn w:val="DefaultParagraphFont"/>
    <w:uiPriority w:val="99"/>
    <w:semiHidden/>
    <w:unhideWhenUsed/>
    <w:rsid w:val="006821AA"/>
    <w:rPr>
      <w:sz w:val="16"/>
      <w:szCs w:val="16"/>
    </w:rPr>
  </w:style>
  <w:style w:type="paragraph" w:styleId="CommentText">
    <w:name w:val="annotation text"/>
    <w:basedOn w:val="Normal"/>
    <w:link w:val="CommentTextChar"/>
    <w:uiPriority w:val="99"/>
    <w:semiHidden/>
    <w:unhideWhenUsed/>
    <w:rsid w:val="006821AA"/>
    <w:pPr>
      <w:spacing w:line="240" w:lineRule="auto"/>
    </w:pPr>
    <w:rPr>
      <w:sz w:val="20"/>
      <w:szCs w:val="20"/>
    </w:rPr>
  </w:style>
  <w:style w:type="character" w:customStyle="1" w:styleId="CommentTextChar">
    <w:name w:val="Comment Text Char"/>
    <w:basedOn w:val="DefaultParagraphFont"/>
    <w:link w:val="CommentText"/>
    <w:uiPriority w:val="99"/>
    <w:semiHidden/>
    <w:rsid w:val="006821AA"/>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821AA"/>
    <w:rPr>
      <w:b/>
      <w:bCs/>
    </w:rPr>
  </w:style>
  <w:style w:type="character" w:customStyle="1" w:styleId="CommentSubjectChar">
    <w:name w:val="Comment Subject Char"/>
    <w:basedOn w:val="CommentTextChar"/>
    <w:link w:val="CommentSubject"/>
    <w:uiPriority w:val="99"/>
    <w:semiHidden/>
    <w:rsid w:val="006821AA"/>
    <w:rPr>
      <w:rFonts w:eastAsiaTheme="minorEastAsia"/>
      <w:b/>
      <w:bCs/>
      <w:sz w:val="20"/>
      <w:szCs w:val="20"/>
    </w:rPr>
  </w:style>
  <w:style w:type="character" w:styleId="PlaceholderText">
    <w:name w:val="Placeholder Text"/>
    <w:basedOn w:val="DefaultParagraphFont"/>
    <w:uiPriority w:val="99"/>
    <w:semiHidden/>
    <w:rsid w:val="008D27F5"/>
    <w:rPr>
      <w:color w:val="808080"/>
    </w:rPr>
  </w:style>
  <w:style w:type="paragraph" w:styleId="DocumentMap">
    <w:name w:val="Document Map"/>
    <w:basedOn w:val="Normal"/>
    <w:link w:val="DocumentMapChar"/>
    <w:uiPriority w:val="99"/>
    <w:semiHidden/>
    <w:unhideWhenUsed/>
    <w:rsid w:val="00A15CB6"/>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A15CB6"/>
    <w:rPr>
      <w:rFonts w:ascii="Lucida Grande" w:eastAsiaTheme="minorEastAsia" w:hAnsi="Lucida Grande"/>
      <w:sz w:val="24"/>
      <w:szCs w:val="24"/>
    </w:rPr>
  </w:style>
  <w:style w:type="paragraph" w:styleId="TOC4">
    <w:name w:val="toc 4"/>
    <w:basedOn w:val="Normal"/>
    <w:next w:val="Normal"/>
    <w:autoRedefine/>
    <w:uiPriority w:val="39"/>
    <w:semiHidden/>
    <w:unhideWhenUsed/>
    <w:rsid w:val="003346C1"/>
    <w:pPr>
      <w:spacing w:after="0"/>
      <w:ind w:left="660"/>
    </w:pPr>
    <w:rPr>
      <w:sz w:val="20"/>
      <w:szCs w:val="20"/>
    </w:rPr>
  </w:style>
  <w:style w:type="paragraph" w:styleId="TOC5">
    <w:name w:val="toc 5"/>
    <w:basedOn w:val="Normal"/>
    <w:next w:val="Normal"/>
    <w:autoRedefine/>
    <w:uiPriority w:val="39"/>
    <w:semiHidden/>
    <w:unhideWhenUsed/>
    <w:rsid w:val="003346C1"/>
    <w:pPr>
      <w:spacing w:after="0"/>
      <w:ind w:left="880"/>
    </w:pPr>
    <w:rPr>
      <w:sz w:val="20"/>
      <w:szCs w:val="20"/>
    </w:rPr>
  </w:style>
  <w:style w:type="paragraph" w:styleId="TOC6">
    <w:name w:val="toc 6"/>
    <w:basedOn w:val="Normal"/>
    <w:next w:val="Normal"/>
    <w:autoRedefine/>
    <w:uiPriority w:val="39"/>
    <w:semiHidden/>
    <w:unhideWhenUsed/>
    <w:rsid w:val="003346C1"/>
    <w:pPr>
      <w:spacing w:after="0"/>
      <w:ind w:left="1100"/>
    </w:pPr>
    <w:rPr>
      <w:sz w:val="20"/>
      <w:szCs w:val="20"/>
    </w:rPr>
  </w:style>
  <w:style w:type="paragraph" w:styleId="TOC7">
    <w:name w:val="toc 7"/>
    <w:basedOn w:val="Normal"/>
    <w:next w:val="Normal"/>
    <w:autoRedefine/>
    <w:uiPriority w:val="39"/>
    <w:semiHidden/>
    <w:unhideWhenUsed/>
    <w:rsid w:val="003346C1"/>
    <w:pPr>
      <w:spacing w:after="0"/>
      <w:ind w:left="1320"/>
    </w:pPr>
    <w:rPr>
      <w:sz w:val="20"/>
      <w:szCs w:val="20"/>
    </w:rPr>
  </w:style>
  <w:style w:type="paragraph" w:styleId="TOC8">
    <w:name w:val="toc 8"/>
    <w:basedOn w:val="Normal"/>
    <w:next w:val="Normal"/>
    <w:autoRedefine/>
    <w:uiPriority w:val="39"/>
    <w:semiHidden/>
    <w:unhideWhenUsed/>
    <w:rsid w:val="003346C1"/>
    <w:pPr>
      <w:spacing w:after="0"/>
      <w:ind w:left="1540"/>
    </w:pPr>
    <w:rPr>
      <w:sz w:val="20"/>
      <w:szCs w:val="20"/>
    </w:rPr>
  </w:style>
  <w:style w:type="paragraph" w:styleId="TOC9">
    <w:name w:val="toc 9"/>
    <w:basedOn w:val="Normal"/>
    <w:next w:val="Normal"/>
    <w:autoRedefine/>
    <w:uiPriority w:val="39"/>
    <w:semiHidden/>
    <w:unhideWhenUsed/>
    <w:rsid w:val="003346C1"/>
    <w:pPr>
      <w:spacing w:after="0"/>
      <w:ind w:left="1760"/>
    </w:pPr>
    <w:rPr>
      <w:sz w:val="20"/>
      <w:szCs w:val="20"/>
    </w:rPr>
  </w:style>
  <w:style w:type="paragraph" w:customStyle="1" w:styleId="msonormal0">
    <w:name w:val="msonormal"/>
    <w:basedOn w:val="Normal"/>
    <w:rsid w:val="009422E5"/>
    <w:pPr>
      <w:spacing w:before="100" w:beforeAutospacing="1" w:after="100" w:afterAutospacing="1" w:line="240" w:lineRule="auto"/>
    </w:pPr>
    <w:rPr>
      <w:rFonts w:ascii="Calibri" w:eastAsiaTheme="minorHAnsi" w:hAnsi="Calibri" w:cs="Calibri"/>
    </w:rPr>
  </w:style>
  <w:style w:type="character" w:customStyle="1" w:styleId="emailstyle18">
    <w:name w:val="emailstyle18"/>
    <w:basedOn w:val="DefaultParagraphFont"/>
    <w:semiHidden/>
    <w:rsid w:val="009422E5"/>
    <w:rPr>
      <w:rFonts w:ascii="Calibri" w:hAnsi="Calibri" w:cs="Calibri" w:hint="default"/>
      <w:color w:val="auto"/>
    </w:rPr>
  </w:style>
  <w:style w:type="paragraph" w:styleId="Revision">
    <w:name w:val="Revision"/>
    <w:hidden/>
    <w:uiPriority w:val="99"/>
    <w:semiHidden/>
    <w:rsid w:val="00E56EF9"/>
    <w:pPr>
      <w:spacing w:after="0" w:line="240" w:lineRule="auto"/>
    </w:pPr>
    <w:rPr>
      <w:rFonts w:eastAsiaTheme="minorEastAsia"/>
    </w:rPr>
  </w:style>
  <w:style w:type="paragraph" w:styleId="NoSpacing">
    <w:name w:val="No Spacing"/>
    <w:uiPriority w:val="1"/>
    <w:qFormat/>
    <w:rsid w:val="00A30AD1"/>
    <w:pPr>
      <w:spacing w:after="0" w:line="240" w:lineRule="auto"/>
    </w:pPr>
  </w:style>
  <w:style w:type="character" w:customStyle="1" w:styleId="tgc">
    <w:name w:val="_tgc"/>
    <w:basedOn w:val="DefaultParagraphFont"/>
    <w:rsid w:val="006974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9050">
      <w:bodyDiv w:val="1"/>
      <w:marLeft w:val="0"/>
      <w:marRight w:val="0"/>
      <w:marTop w:val="0"/>
      <w:marBottom w:val="0"/>
      <w:divBdr>
        <w:top w:val="none" w:sz="0" w:space="0" w:color="auto"/>
        <w:left w:val="none" w:sz="0" w:space="0" w:color="auto"/>
        <w:bottom w:val="none" w:sz="0" w:space="0" w:color="auto"/>
        <w:right w:val="none" w:sz="0" w:space="0" w:color="auto"/>
      </w:divBdr>
    </w:div>
    <w:div w:id="57869706">
      <w:bodyDiv w:val="1"/>
      <w:marLeft w:val="0"/>
      <w:marRight w:val="0"/>
      <w:marTop w:val="0"/>
      <w:marBottom w:val="0"/>
      <w:divBdr>
        <w:top w:val="none" w:sz="0" w:space="0" w:color="auto"/>
        <w:left w:val="none" w:sz="0" w:space="0" w:color="auto"/>
        <w:bottom w:val="none" w:sz="0" w:space="0" w:color="auto"/>
        <w:right w:val="none" w:sz="0" w:space="0" w:color="auto"/>
      </w:divBdr>
    </w:div>
    <w:div w:id="91974272">
      <w:bodyDiv w:val="1"/>
      <w:marLeft w:val="0"/>
      <w:marRight w:val="0"/>
      <w:marTop w:val="0"/>
      <w:marBottom w:val="0"/>
      <w:divBdr>
        <w:top w:val="none" w:sz="0" w:space="0" w:color="auto"/>
        <w:left w:val="none" w:sz="0" w:space="0" w:color="auto"/>
        <w:bottom w:val="none" w:sz="0" w:space="0" w:color="auto"/>
        <w:right w:val="none" w:sz="0" w:space="0" w:color="auto"/>
      </w:divBdr>
    </w:div>
    <w:div w:id="251595706">
      <w:bodyDiv w:val="1"/>
      <w:marLeft w:val="0"/>
      <w:marRight w:val="0"/>
      <w:marTop w:val="0"/>
      <w:marBottom w:val="0"/>
      <w:divBdr>
        <w:top w:val="none" w:sz="0" w:space="0" w:color="auto"/>
        <w:left w:val="none" w:sz="0" w:space="0" w:color="auto"/>
        <w:bottom w:val="none" w:sz="0" w:space="0" w:color="auto"/>
        <w:right w:val="none" w:sz="0" w:space="0" w:color="auto"/>
      </w:divBdr>
    </w:div>
    <w:div w:id="335302253">
      <w:bodyDiv w:val="1"/>
      <w:marLeft w:val="0"/>
      <w:marRight w:val="0"/>
      <w:marTop w:val="0"/>
      <w:marBottom w:val="0"/>
      <w:divBdr>
        <w:top w:val="none" w:sz="0" w:space="0" w:color="auto"/>
        <w:left w:val="none" w:sz="0" w:space="0" w:color="auto"/>
        <w:bottom w:val="none" w:sz="0" w:space="0" w:color="auto"/>
        <w:right w:val="none" w:sz="0" w:space="0" w:color="auto"/>
      </w:divBdr>
    </w:div>
    <w:div w:id="363017488">
      <w:bodyDiv w:val="1"/>
      <w:marLeft w:val="0"/>
      <w:marRight w:val="0"/>
      <w:marTop w:val="0"/>
      <w:marBottom w:val="0"/>
      <w:divBdr>
        <w:top w:val="none" w:sz="0" w:space="0" w:color="auto"/>
        <w:left w:val="none" w:sz="0" w:space="0" w:color="auto"/>
        <w:bottom w:val="none" w:sz="0" w:space="0" w:color="auto"/>
        <w:right w:val="none" w:sz="0" w:space="0" w:color="auto"/>
      </w:divBdr>
    </w:div>
    <w:div w:id="365909915">
      <w:bodyDiv w:val="1"/>
      <w:marLeft w:val="0"/>
      <w:marRight w:val="0"/>
      <w:marTop w:val="0"/>
      <w:marBottom w:val="0"/>
      <w:divBdr>
        <w:top w:val="none" w:sz="0" w:space="0" w:color="auto"/>
        <w:left w:val="none" w:sz="0" w:space="0" w:color="auto"/>
        <w:bottom w:val="none" w:sz="0" w:space="0" w:color="auto"/>
        <w:right w:val="none" w:sz="0" w:space="0" w:color="auto"/>
      </w:divBdr>
    </w:div>
    <w:div w:id="491457732">
      <w:bodyDiv w:val="1"/>
      <w:marLeft w:val="0"/>
      <w:marRight w:val="0"/>
      <w:marTop w:val="0"/>
      <w:marBottom w:val="0"/>
      <w:divBdr>
        <w:top w:val="none" w:sz="0" w:space="0" w:color="auto"/>
        <w:left w:val="none" w:sz="0" w:space="0" w:color="auto"/>
        <w:bottom w:val="none" w:sz="0" w:space="0" w:color="auto"/>
        <w:right w:val="none" w:sz="0" w:space="0" w:color="auto"/>
      </w:divBdr>
    </w:div>
    <w:div w:id="499392167">
      <w:bodyDiv w:val="1"/>
      <w:marLeft w:val="0"/>
      <w:marRight w:val="0"/>
      <w:marTop w:val="0"/>
      <w:marBottom w:val="0"/>
      <w:divBdr>
        <w:top w:val="none" w:sz="0" w:space="0" w:color="auto"/>
        <w:left w:val="none" w:sz="0" w:space="0" w:color="auto"/>
        <w:bottom w:val="none" w:sz="0" w:space="0" w:color="auto"/>
        <w:right w:val="none" w:sz="0" w:space="0" w:color="auto"/>
      </w:divBdr>
    </w:div>
    <w:div w:id="570509119">
      <w:bodyDiv w:val="1"/>
      <w:marLeft w:val="0"/>
      <w:marRight w:val="0"/>
      <w:marTop w:val="0"/>
      <w:marBottom w:val="0"/>
      <w:divBdr>
        <w:top w:val="none" w:sz="0" w:space="0" w:color="auto"/>
        <w:left w:val="none" w:sz="0" w:space="0" w:color="auto"/>
        <w:bottom w:val="none" w:sz="0" w:space="0" w:color="auto"/>
        <w:right w:val="none" w:sz="0" w:space="0" w:color="auto"/>
      </w:divBdr>
    </w:div>
    <w:div w:id="616838372">
      <w:bodyDiv w:val="1"/>
      <w:marLeft w:val="0"/>
      <w:marRight w:val="0"/>
      <w:marTop w:val="0"/>
      <w:marBottom w:val="0"/>
      <w:divBdr>
        <w:top w:val="none" w:sz="0" w:space="0" w:color="auto"/>
        <w:left w:val="none" w:sz="0" w:space="0" w:color="auto"/>
        <w:bottom w:val="none" w:sz="0" w:space="0" w:color="auto"/>
        <w:right w:val="none" w:sz="0" w:space="0" w:color="auto"/>
      </w:divBdr>
    </w:div>
    <w:div w:id="689376495">
      <w:bodyDiv w:val="1"/>
      <w:marLeft w:val="0"/>
      <w:marRight w:val="0"/>
      <w:marTop w:val="0"/>
      <w:marBottom w:val="0"/>
      <w:divBdr>
        <w:top w:val="none" w:sz="0" w:space="0" w:color="auto"/>
        <w:left w:val="none" w:sz="0" w:space="0" w:color="auto"/>
        <w:bottom w:val="none" w:sz="0" w:space="0" w:color="auto"/>
        <w:right w:val="none" w:sz="0" w:space="0" w:color="auto"/>
      </w:divBdr>
    </w:div>
    <w:div w:id="771777194">
      <w:bodyDiv w:val="1"/>
      <w:marLeft w:val="0"/>
      <w:marRight w:val="0"/>
      <w:marTop w:val="0"/>
      <w:marBottom w:val="0"/>
      <w:divBdr>
        <w:top w:val="none" w:sz="0" w:space="0" w:color="auto"/>
        <w:left w:val="none" w:sz="0" w:space="0" w:color="auto"/>
        <w:bottom w:val="none" w:sz="0" w:space="0" w:color="auto"/>
        <w:right w:val="none" w:sz="0" w:space="0" w:color="auto"/>
      </w:divBdr>
    </w:div>
    <w:div w:id="787552513">
      <w:bodyDiv w:val="1"/>
      <w:marLeft w:val="0"/>
      <w:marRight w:val="0"/>
      <w:marTop w:val="0"/>
      <w:marBottom w:val="0"/>
      <w:divBdr>
        <w:top w:val="none" w:sz="0" w:space="0" w:color="auto"/>
        <w:left w:val="none" w:sz="0" w:space="0" w:color="auto"/>
        <w:bottom w:val="none" w:sz="0" w:space="0" w:color="auto"/>
        <w:right w:val="none" w:sz="0" w:space="0" w:color="auto"/>
      </w:divBdr>
      <w:divsChild>
        <w:div w:id="135073367">
          <w:marLeft w:val="0"/>
          <w:marRight w:val="0"/>
          <w:marTop w:val="0"/>
          <w:marBottom w:val="0"/>
          <w:divBdr>
            <w:top w:val="none" w:sz="0" w:space="0" w:color="auto"/>
            <w:left w:val="none" w:sz="0" w:space="0" w:color="auto"/>
            <w:bottom w:val="none" w:sz="0" w:space="0" w:color="auto"/>
            <w:right w:val="none" w:sz="0" w:space="0" w:color="auto"/>
          </w:divBdr>
          <w:divsChild>
            <w:div w:id="1525628325">
              <w:marLeft w:val="0"/>
              <w:marRight w:val="0"/>
              <w:marTop w:val="0"/>
              <w:marBottom w:val="0"/>
              <w:divBdr>
                <w:top w:val="none" w:sz="0" w:space="0" w:color="auto"/>
                <w:left w:val="none" w:sz="0" w:space="0" w:color="auto"/>
                <w:bottom w:val="none" w:sz="0" w:space="0" w:color="auto"/>
                <w:right w:val="none" w:sz="0" w:space="0" w:color="auto"/>
              </w:divBdr>
              <w:divsChild>
                <w:div w:id="9856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77850">
      <w:bodyDiv w:val="1"/>
      <w:marLeft w:val="0"/>
      <w:marRight w:val="0"/>
      <w:marTop w:val="0"/>
      <w:marBottom w:val="0"/>
      <w:divBdr>
        <w:top w:val="none" w:sz="0" w:space="0" w:color="auto"/>
        <w:left w:val="none" w:sz="0" w:space="0" w:color="auto"/>
        <w:bottom w:val="none" w:sz="0" w:space="0" w:color="auto"/>
        <w:right w:val="none" w:sz="0" w:space="0" w:color="auto"/>
      </w:divBdr>
    </w:div>
    <w:div w:id="1013414207">
      <w:bodyDiv w:val="1"/>
      <w:marLeft w:val="0"/>
      <w:marRight w:val="0"/>
      <w:marTop w:val="0"/>
      <w:marBottom w:val="0"/>
      <w:divBdr>
        <w:top w:val="none" w:sz="0" w:space="0" w:color="auto"/>
        <w:left w:val="none" w:sz="0" w:space="0" w:color="auto"/>
        <w:bottom w:val="none" w:sz="0" w:space="0" w:color="auto"/>
        <w:right w:val="none" w:sz="0" w:space="0" w:color="auto"/>
      </w:divBdr>
    </w:div>
    <w:div w:id="1084032914">
      <w:bodyDiv w:val="1"/>
      <w:marLeft w:val="0"/>
      <w:marRight w:val="0"/>
      <w:marTop w:val="0"/>
      <w:marBottom w:val="0"/>
      <w:divBdr>
        <w:top w:val="none" w:sz="0" w:space="0" w:color="auto"/>
        <w:left w:val="none" w:sz="0" w:space="0" w:color="auto"/>
        <w:bottom w:val="none" w:sz="0" w:space="0" w:color="auto"/>
        <w:right w:val="none" w:sz="0" w:space="0" w:color="auto"/>
      </w:divBdr>
    </w:div>
    <w:div w:id="1138567030">
      <w:bodyDiv w:val="1"/>
      <w:marLeft w:val="0"/>
      <w:marRight w:val="0"/>
      <w:marTop w:val="0"/>
      <w:marBottom w:val="0"/>
      <w:divBdr>
        <w:top w:val="none" w:sz="0" w:space="0" w:color="auto"/>
        <w:left w:val="none" w:sz="0" w:space="0" w:color="auto"/>
        <w:bottom w:val="none" w:sz="0" w:space="0" w:color="auto"/>
        <w:right w:val="none" w:sz="0" w:space="0" w:color="auto"/>
      </w:divBdr>
    </w:div>
    <w:div w:id="1146238117">
      <w:bodyDiv w:val="1"/>
      <w:marLeft w:val="0"/>
      <w:marRight w:val="0"/>
      <w:marTop w:val="0"/>
      <w:marBottom w:val="0"/>
      <w:divBdr>
        <w:top w:val="none" w:sz="0" w:space="0" w:color="auto"/>
        <w:left w:val="none" w:sz="0" w:space="0" w:color="auto"/>
        <w:bottom w:val="none" w:sz="0" w:space="0" w:color="auto"/>
        <w:right w:val="none" w:sz="0" w:space="0" w:color="auto"/>
      </w:divBdr>
    </w:div>
    <w:div w:id="1185022942">
      <w:bodyDiv w:val="1"/>
      <w:marLeft w:val="0"/>
      <w:marRight w:val="0"/>
      <w:marTop w:val="0"/>
      <w:marBottom w:val="0"/>
      <w:divBdr>
        <w:top w:val="none" w:sz="0" w:space="0" w:color="auto"/>
        <w:left w:val="none" w:sz="0" w:space="0" w:color="auto"/>
        <w:bottom w:val="none" w:sz="0" w:space="0" w:color="auto"/>
        <w:right w:val="none" w:sz="0" w:space="0" w:color="auto"/>
      </w:divBdr>
    </w:div>
    <w:div w:id="1225946315">
      <w:bodyDiv w:val="1"/>
      <w:marLeft w:val="0"/>
      <w:marRight w:val="0"/>
      <w:marTop w:val="0"/>
      <w:marBottom w:val="0"/>
      <w:divBdr>
        <w:top w:val="none" w:sz="0" w:space="0" w:color="auto"/>
        <w:left w:val="none" w:sz="0" w:space="0" w:color="auto"/>
        <w:bottom w:val="none" w:sz="0" w:space="0" w:color="auto"/>
        <w:right w:val="none" w:sz="0" w:space="0" w:color="auto"/>
      </w:divBdr>
    </w:div>
    <w:div w:id="1251231549">
      <w:bodyDiv w:val="1"/>
      <w:marLeft w:val="0"/>
      <w:marRight w:val="0"/>
      <w:marTop w:val="0"/>
      <w:marBottom w:val="0"/>
      <w:divBdr>
        <w:top w:val="none" w:sz="0" w:space="0" w:color="auto"/>
        <w:left w:val="none" w:sz="0" w:space="0" w:color="auto"/>
        <w:bottom w:val="none" w:sz="0" w:space="0" w:color="auto"/>
        <w:right w:val="none" w:sz="0" w:space="0" w:color="auto"/>
      </w:divBdr>
    </w:div>
    <w:div w:id="1452823155">
      <w:bodyDiv w:val="1"/>
      <w:marLeft w:val="0"/>
      <w:marRight w:val="0"/>
      <w:marTop w:val="0"/>
      <w:marBottom w:val="0"/>
      <w:divBdr>
        <w:top w:val="none" w:sz="0" w:space="0" w:color="auto"/>
        <w:left w:val="none" w:sz="0" w:space="0" w:color="auto"/>
        <w:bottom w:val="none" w:sz="0" w:space="0" w:color="auto"/>
        <w:right w:val="none" w:sz="0" w:space="0" w:color="auto"/>
      </w:divBdr>
    </w:div>
    <w:div w:id="1469204767">
      <w:bodyDiv w:val="1"/>
      <w:marLeft w:val="0"/>
      <w:marRight w:val="0"/>
      <w:marTop w:val="0"/>
      <w:marBottom w:val="0"/>
      <w:divBdr>
        <w:top w:val="none" w:sz="0" w:space="0" w:color="auto"/>
        <w:left w:val="none" w:sz="0" w:space="0" w:color="auto"/>
        <w:bottom w:val="none" w:sz="0" w:space="0" w:color="auto"/>
        <w:right w:val="none" w:sz="0" w:space="0" w:color="auto"/>
      </w:divBdr>
    </w:div>
    <w:div w:id="1469588223">
      <w:bodyDiv w:val="1"/>
      <w:marLeft w:val="0"/>
      <w:marRight w:val="0"/>
      <w:marTop w:val="0"/>
      <w:marBottom w:val="0"/>
      <w:divBdr>
        <w:top w:val="none" w:sz="0" w:space="0" w:color="auto"/>
        <w:left w:val="none" w:sz="0" w:space="0" w:color="auto"/>
        <w:bottom w:val="none" w:sz="0" w:space="0" w:color="auto"/>
        <w:right w:val="none" w:sz="0" w:space="0" w:color="auto"/>
      </w:divBdr>
    </w:div>
    <w:div w:id="1583756185">
      <w:bodyDiv w:val="1"/>
      <w:marLeft w:val="0"/>
      <w:marRight w:val="0"/>
      <w:marTop w:val="0"/>
      <w:marBottom w:val="0"/>
      <w:divBdr>
        <w:top w:val="none" w:sz="0" w:space="0" w:color="auto"/>
        <w:left w:val="none" w:sz="0" w:space="0" w:color="auto"/>
        <w:bottom w:val="none" w:sz="0" w:space="0" w:color="auto"/>
        <w:right w:val="none" w:sz="0" w:space="0" w:color="auto"/>
      </w:divBdr>
    </w:div>
    <w:div w:id="1589924115">
      <w:bodyDiv w:val="1"/>
      <w:marLeft w:val="0"/>
      <w:marRight w:val="0"/>
      <w:marTop w:val="0"/>
      <w:marBottom w:val="0"/>
      <w:divBdr>
        <w:top w:val="none" w:sz="0" w:space="0" w:color="auto"/>
        <w:left w:val="none" w:sz="0" w:space="0" w:color="auto"/>
        <w:bottom w:val="none" w:sz="0" w:space="0" w:color="auto"/>
        <w:right w:val="none" w:sz="0" w:space="0" w:color="auto"/>
      </w:divBdr>
    </w:div>
    <w:div w:id="1704358187">
      <w:bodyDiv w:val="1"/>
      <w:marLeft w:val="0"/>
      <w:marRight w:val="0"/>
      <w:marTop w:val="0"/>
      <w:marBottom w:val="0"/>
      <w:divBdr>
        <w:top w:val="none" w:sz="0" w:space="0" w:color="auto"/>
        <w:left w:val="none" w:sz="0" w:space="0" w:color="auto"/>
        <w:bottom w:val="none" w:sz="0" w:space="0" w:color="auto"/>
        <w:right w:val="none" w:sz="0" w:space="0" w:color="auto"/>
      </w:divBdr>
    </w:div>
    <w:div w:id="1745758345">
      <w:bodyDiv w:val="1"/>
      <w:marLeft w:val="0"/>
      <w:marRight w:val="0"/>
      <w:marTop w:val="0"/>
      <w:marBottom w:val="0"/>
      <w:divBdr>
        <w:top w:val="none" w:sz="0" w:space="0" w:color="auto"/>
        <w:left w:val="none" w:sz="0" w:space="0" w:color="auto"/>
        <w:bottom w:val="none" w:sz="0" w:space="0" w:color="auto"/>
        <w:right w:val="none" w:sz="0" w:space="0" w:color="auto"/>
      </w:divBdr>
    </w:div>
    <w:div w:id="1855916016">
      <w:bodyDiv w:val="1"/>
      <w:marLeft w:val="0"/>
      <w:marRight w:val="0"/>
      <w:marTop w:val="0"/>
      <w:marBottom w:val="0"/>
      <w:divBdr>
        <w:top w:val="none" w:sz="0" w:space="0" w:color="auto"/>
        <w:left w:val="none" w:sz="0" w:space="0" w:color="auto"/>
        <w:bottom w:val="none" w:sz="0" w:space="0" w:color="auto"/>
        <w:right w:val="none" w:sz="0" w:space="0" w:color="auto"/>
      </w:divBdr>
    </w:div>
    <w:div w:id="199166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cid:image005.png@01D33DAC.D234A0D0" TargetMode="External"/><Relationship Id="rId54" Type="http://schemas.openxmlformats.org/officeDocument/2006/relationships/image" Target="media/image37.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cid:image001.png@01D33DB7.0365F780"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emf"/><Relationship Id="rId57" Type="http://schemas.openxmlformats.org/officeDocument/2006/relationships/image" Target="media/image4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cid:image003.png@01D33DAC.870ECE00" TargetMode="External"/><Relationship Id="rId52" Type="http://schemas.openxmlformats.org/officeDocument/2006/relationships/image" Target="media/image35.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cid:image001.png@01D33DAB.0A08D7D0" TargetMode="External"/><Relationship Id="rId27" Type="http://schemas.openxmlformats.org/officeDocument/2006/relationships/image" Target="cid:image006.png@01D33DAC.D234A0D0" TargetMode="External"/><Relationship Id="rId30" Type="http://schemas.openxmlformats.org/officeDocument/2006/relationships/image" Target="cid:image001.png@01D33DB4.A6349D70"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emf"/><Relationship Id="rId56" Type="http://schemas.openxmlformats.org/officeDocument/2006/relationships/image" Target="media/image39.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cid:image002.png@01D33DAB.0A08D7D0"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emf"/><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B4450-C7AA-40C3-A7AD-34F4E292F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13587</Words>
  <Characters>77449</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2018-09-07T13:15:00Z</dcterms:created>
  <dcterms:modified xsi:type="dcterms:W3CDTF">2018-09-10T19:35:00Z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krisiv@microsoft.com</vt:lpwstr>
  </property>
  <property fmtid="{D5CDD505-2E9C-101B-9397-08002B2CF9AE}" pid="5" name="MSIP_Label_f42aa342-8706-4288-bd11-ebb85995028c_SetDate">
    <vt:lpwstr>2018-05-24T16:57:28.0019637Z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