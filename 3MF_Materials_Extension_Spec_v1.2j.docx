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DC7BA" w14:textId="77777777" w:rsidR="00902499" w:rsidRPr="0011596D" w:rsidRDefault="00C901E4" w:rsidP="00C901E4">
      <w:pPr>
        <w:pStyle w:val="Title"/>
        <w:pBdr>
          <w:bottom w:val="single" w:sz="8" w:space="1" w:color="auto"/>
        </w:pBdr>
        <w:rPr>
          <w:sz w:val="56"/>
        </w:rPr>
      </w:pPr>
      <w:r>
        <w:rPr>
          <w:sz w:val="56"/>
        </w:rPr>
        <w:t>3MF</w:t>
      </w:r>
      <w:r w:rsidR="008821C2">
        <w:rPr>
          <w:sz w:val="56"/>
        </w:rPr>
        <w:t xml:space="preserve"> Materials</w:t>
      </w:r>
      <w:r>
        <w:rPr>
          <w:sz w:val="56"/>
        </w:rPr>
        <w:t xml:space="preserve"> and Properties</w:t>
      </w:r>
      <w:r w:rsidR="008821C2">
        <w:rPr>
          <w:sz w:val="56"/>
        </w:rPr>
        <w:t xml:space="preserve"> Extension</w:t>
      </w:r>
    </w:p>
    <w:p w14:paraId="51503A4A" w14:textId="59E31662" w:rsidR="00397959" w:rsidRDefault="00397959" w:rsidP="00397959">
      <w:pPr>
        <w:pStyle w:val="Subtitle"/>
      </w:pPr>
      <w:r w:rsidRPr="0011596D">
        <w:t>Specification &amp; Reference Guide</w:t>
      </w:r>
    </w:p>
    <w:p w14:paraId="5BD3E7A6" w14:textId="77777777" w:rsidR="00397959" w:rsidRDefault="00397959" w:rsidP="00397959"/>
    <w:p w14:paraId="6B6AC06A" w14:textId="77777777" w:rsidR="00397959" w:rsidRPr="004144AB" w:rsidRDefault="00397959" w:rsidP="00397959"/>
    <w:p w14:paraId="79649F09" w14:textId="77777777" w:rsidR="00397959" w:rsidRDefault="00397959" w:rsidP="00397959">
      <w:pPr>
        <w:jc w:val="center"/>
      </w:pPr>
      <w:r w:rsidRPr="004144AB">
        <w:rPr>
          <w:noProof/>
        </w:rPr>
        <w:drawing>
          <wp:inline distT="0" distB="0" distL="0" distR="0" wp14:anchorId="367FEB14" wp14:editId="646A3794">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24361847" w14:textId="77777777" w:rsidR="00397959" w:rsidRDefault="00397959" w:rsidP="00397959"/>
    <w:tbl>
      <w:tblPr>
        <w:tblStyle w:val="TableGrid"/>
        <w:tblW w:w="4168" w:type="dxa"/>
        <w:tblInd w:w="2628" w:type="dxa"/>
        <w:tblLook w:val="04A0" w:firstRow="1" w:lastRow="0" w:firstColumn="1" w:lastColumn="0" w:noHBand="0" w:noVBand="1"/>
      </w:tblPr>
      <w:tblGrid>
        <w:gridCol w:w="1258"/>
        <w:gridCol w:w="2910"/>
      </w:tblGrid>
      <w:tr w:rsidR="00397959" w14:paraId="2ACA3080" w14:textId="77777777" w:rsidTr="003026BD">
        <w:trPr>
          <w:trHeight w:val="288"/>
        </w:trPr>
        <w:tc>
          <w:tcPr>
            <w:tcW w:w="1258" w:type="dxa"/>
            <w:shd w:val="clear" w:color="auto" w:fill="F2F2F2" w:themeFill="background1" w:themeFillShade="F2"/>
          </w:tcPr>
          <w:p w14:paraId="4A4E26F2" w14:textId="77777777" w:rsidR="00397959" w:rsidRPr="00FF2E67" w:rsidRDefault="00397959" w:rsidP="003026BD">
            <w:pPr>
              <w:ind w:left="-18"/>
              <w:rPr>
                <w:b/>
              </w:rPr>
            </w:pPr>
            <w:r w:rsidRPr="00FF2E67">
              <w:rPr>
                <w:b/>
              </w:rPr>
              <w:t>Version</w:t>
            </w:r>
          </w:p>
        </w:tc>
        <w:tc>
          <w:tcPr>
            <w:tcW w:w="2910" w:type="dxa"/>
          </w:tcPr>
          <w:p w14:paraId="3338F2DF" w14:textId="150DE2BC" w:rsidR="00397959" w:rsidRDefault="00397959" w:rsidP="003026BD">
            <w:r>
              <w:t>1.</w:t>
            </w:r>
            <w:r w:rsidR="00BC5C29">
              <w:t>2</w:t>
            </w:r>
          </w:p>
        </w:tc>
      </w:tr>
      <w:tr w:rsidR="00397959" w14:paraId="3EF75A52" w14:textId="77777777" w:rsidTr="003026BD">
        <w:trPr>
          <w:trHeight w:val="266"/>
        </w:trPr>
        <w:tc>
          <w:tcPr>
            <w:tcW w:w="1258" w:type="dxa"/>
            <w:shd w:val="clear" w:color="auto" w:fill="F2F2F2" w:themeFill="background1" w:themeFillShade="F2"/>
          </w:tcPr>
          <w:p w14:paraId="29B37006" w14:textId="77777777" w:rsidR="00397959" w:rsidRPr="00FF2E67" w:rsidRDefault="00397959" w:rsidP="003026BD">
            <w:pPr>
              <w:rPr>
                <w:b/>
              </w:rPr>
            </w:pPr>
            <w:r w:rsidRPr="00FF2E67">
              <w:rPr>
                <w:b/>
              </w:rPr>
              <w:t>Status</w:t>
            </w:r>
          </w:p>
        </w:tc>
        <w:tc>
          <w:tcPr>
            <w:tcW w:w="2910" w:type="dxa"/>
          </w:tcPr>
          <w:p w14:paraId="63DD61A1" w14:textId="36B2F50E" w:rsidR="00397959" w:rsidRDefault="009F2E88" w:rsidP="003026BD">
            <w:r>
              <w:t>Draft</w:t>
            </w:r>
          </w:p>
        </w:tc>
      </w:tr>
    </w:tbl>
    <w:p w14:paraId="3250C6CB" w14:textId="77777777" w:rsidR="00397959" w:rsidRDefault="00397959" w:rsidP="00397959"/>
    <w:p w14:paraId="5FE72CC4" w14:textId="77777777" w:rsidR="00397959" w:rsidRDefault="00397959" w:rsidP="00397959">
      <w:pPr>
        <w:rPr>
          <w:sz w:val="18"/>
        </w:rPr>
      </w:pPr>
    </w:p>
    <w:p w14:paraId="42AD3EEF" w14:textId="77777777" w:rsidR="00397959" w:rsidRDefault="00397959" w:rsidP="00397959">
      <w:pPr>
        <w:rPr>
          <w:sz w:val="18"/>
        </w:rPr>
      </w:pPr>
    </w:p>
    <w:p w14:paraId="0B54279A" w14:textId="49C02E26" w:rsidR="00397959" w:rsidRPr="004144AB" w:rsidRDefault="00397959" w:rsidP="00397959">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B50B35">
        <w:rPr>
          <w:sz w:val="18"/>
        </w:rPr>
        <w:t>THE POSSIBILITY OF SUCH DAMAGE.</w:t>
      </w:r>
    </w:p>
    <w:bookmarkStart w:id="0" w:name="_Toc417309079" w:displacedByCustomXml="next"/>
    <w:sdt>
      <w:sdtPr>
        <w:rPr>
          <w:rFonts w:asciiTheme="minorHAnsi" w:eastAsiaTheme="minorEastAsia" w:hAnsiTheme="minorHAnsi" w:cstheme="minorBidi"/>
          <w:b w:val="0"/>
          <w:bCs w:val="0"/>
          <w:color w:val="auto"/>
          <w:sz w:val="22"/>
          <w:szCs w:val="22"/>
          <w:lang w:eastAsia="en-US"/>
        </w:rPr>
        <w:id w:val="1073850578"/>
        <w:docPartObj>
          <w:docPartGallery w:val="Table of Contents"/>
          <w:docPartUnique/>
        </w:docPartObj>
      </w:sdtPr>
      <w:sdtEndPr>
        <w:rPr>
          <w:noProof/>
        </w:rPr>
      </w:sdtEndPr>
      <w:sdtContent>
        <w:p w14:paraId="7C301712" w14:textId="29E3B76D" w:rsidR="00D547CD" w:rsidRDefault="00D547CD">
          <w:pPr>
            <w:pStyle w:val="TOCHeading"/>
          </w:pPr>
          <w:r>
            <w:t>Table of Contents</w:t>
          </w:r>
        </w:p>
        <w:p w14:paraId="2E088460" w14:textId="5431AB25" w:rsidR="00426EBB" w:rsidRDefault="00D547CD">
          <w:pPr>
            <w:pStyle w:val="TOC1"/>
            <w:tabs>
              <w:tab w:val="right" w:leader="dot" w:pos="9350"/>
            </w:tabs>
            <w:rPr>
              <w:b w:val="0"/>
              <w:noProof/>
              <w:sz w:val="22"/>
              <w:szCs w:val="22"/>
            </w:rPr>
          </w:pPr>
          <w:r>
            <w:fldChar w:fldCharType="begin"/>
          </w:r>
          <w:r>
            <w:instrText xml:space="preserve"> TOC \o "1-3" \h \z \u </w:instrText>
          </w:r>
          <w:r>
            <w:fldChar w:fldCharType="separate"/>
          </w:r>
          <w:hyperlink w:anchor="_Toc520719618" w:history="1">
            <w:r w:rsidR="00426EBB" w:rsidRPr="00B4129A">
              <w:rPr>
                <w:rStyle w:val="Hyperlink"/>
                <w:noProof/>
              </w:rPr>
              <w:t>Preface</w:t>
            </w:r>
            <w:r w:rsidR="00426EBB">
              <w:rPr>
                <w:noProof/>
                <w:webHidden/>
              </w:rPr>
              <w:tab/>
            </w:r>
            <w:r w:rsidR="00426EBB">
              <w:rPr>
                <w:noProof/>
                <w:webHidden/>
              </w:rPr>
              <w:fldChar w:fldCharType="begin"/>
            </w:r>
            <w:r w:rsidR="00426EBB">
              <w:rPr>
                <w:noProof/>
                <w:webHidden/>
              </w:rPr>
              <w:instrText xml:space="preserve"> PAGEREF _Toc520719618 \h </w:instrText>
            </w:r>
            <w:r w:rsidR="00426EBB">
              <w:rPr>
                <w:noProof/>
                <w:webHidden/>
              </w:rPr>
            </w:r>
            <w:r w:rsidR="00426EBB">
              <w:rPr>
                <w:noProof/>
                <w:webHidden/>
              </w:rPr>
              <w:fldChar w:fldCharType="separate"/>
            </w:r>
            <w:r w:rsidR="00426EBB">
              <w:rPr>
                <w:noProof/>
                <w:webHidden/>
              </w:rPr>
              <w:t>4</w:t>
            </w:r>
            <w:r w:rsidR="00426EBB">
              <w:rPr>
                <w:noProof/>
                <w:webHidden/>
              </w:rPr>
              <w:fldChar w:fldCharType="end"/>
            </w:r>
          </w:hyperlink>
        </w:p>
        <w:p w14:paraId="17CB1571" w14:textId="615ABF9E" w:rsidR="00426EBB" w:rsidRDefault="00902542">
          <w:pPr>
            <w:pStyle w:val="TOC2"/>
            <w:rPr>
              <w:b w:val="0"/>
              <w:noProof/>
            </w:rPr>
          </w:pPr>
          <w:hyperlink w:anchor="_Toc520719619" w:history="1">
            <w:r w:rsidR="00426EBB" w:rsidRPr="00B4129A">
              <w:rPr>
                <w:rStyle w:val="Hyperlink"/>
                <w:noProof/>
              </w:rPr>
              <w:t>About this Specification</w:t>
            </w:r>
            <w:r w:rsidR="00426EBB">
              <w:rPr>
                <w:noProof/>
                <w:webHidden/>
              </w:rPr>
              <w:tab/>
            </w:r>
            <w:r w:rsidR="00426EBB">
              <w:rPr>
                <w:noProof/>
                <w:webHidden/>
              </w:rPr>
              <w:fldChar w:fldCharType="begin"/>
            </w:r>
            <w:r w:rsidR="00426EBB">
              <w:rPr>
                <w:noProof/>
                <w:webHidden/>
              </w:rPr>
              <w:instrText xml:space="preserve"> PAGEREF _Toc520719619 \h </w:instrText>
            </w:r>
            <w:r w:rsidR="00426EBB">
              <w:rPr>
                <w:noProof/>
                <w:webHidden/>
              </w:rPr>
            </w:r>
            <w:r w:rsidR="00426EBB">
              <w:rPr>
                <w:noProof/>
                <w:webHidden/>
              </w:rPr>
              <w:fldChar w:fldCharType="separate"/>
            </w:r>
            <w:r w:rsidR="00426EBB">
              <w:rPr>
                <w:noProof/>
                <w:webHidden/>
              </w:rPr>
              <w:t>4</w:t>
            </w:r>
            <w:r w:rsidR="00426EBB">
              <w:rPr>
                <w:noProof/>
                <w:webHidden/>
              </w:rPr>
              <w:fldChar w:fldCharType="end"/>
            </w:r>
          </w:hyperlink>
        </w:p>
        <w:p w14:paraId="65025D3A" w14:textId="2AB64382" w:rsidR="00426EBB" w:rsidRDefault="00902542">
          <w:pPr>
            <w:pStyle w:val="TOC2"/>
            <w:rPr>
              <w:b w:val="0"/>
              <w:noProof/>
            </w:rPr>
          </w:pPr>
          <w:hyperlink w:anchor="_Toc520719620" w:history="1">
            <w:r w:rsidR="00426EBB" w:rsidRPr="00B4129A">
              <w:rPr>
                <w:rStyle w:val="Hyperlink"/>
                <w:noProof/>
              </w:rPr>
              <w:t>Document Conventions</w:t>
            </w:r>
            <w:r w:rsidR="00426EBB">
              <w:rPr>
                <w:noProof/>
                <w:webHidden/>
              </w:rPr>
              <w:tab/>
            </w:r>
            <w:r w:rsidR="00426EBB">
              <w:rPr>
                <w:noProof/>
                <w:webHidden/>
              </w:rPr>
              <w:fldChar w:fldCharType="begin"/>
            </w:r>
            <w:r w:rsidR="00426EBB">
              <w:rPr>
                <w:noProof/>
                <w:webHidden/>
              </w:rPr>
              <w:instrText xml:space="preserve"> PAGEREF _Toc520719620 \h </w:instrText>
            </w:r>
            <w:r w:rsidR="00426EBB">
              <w:rPr>
                <w:noProof/>
                <w:webHidden/>
              </w:rPr>
            </w:r>
            <w:r w:rsidR="00426EBB">
              <w:rPr>
                <w:noProof/>
                <w:webHidden/>
              </w:rPr>
              <w:fldChar w:fldCharType="separate"/>
            </w:r>
            <w:r w:rsidR="00426EBB">
              <w:rPr>
                <w:noProof/>
                <w:webHidden/>
              </w:rPr>
              <w:t>4</w:t>
            </w:r>
            <w:r w:rsidR="00426EBB">
              <w:rPr>
                <w:noProof/>
                <w:webHidden/>
              </w:rPr>
              <w:fldChar w:fldCharType="end"/>
            </w:r>
          </w:hyperlink>
        </w:p>
        <w:p w14:paraId="26BF575C" w14:textId="33499B18" w:rsidR="00426EBB" w:rsidRDefault="00902542">
          <w:pPr>
            <w:pStyle w:val="TOC2"/>
            <w:rPr>
              <w:b w:val="0"/>
              <w:noProof/>
            </w:rPr>
          </w:pPr>
          <w:hyperlink w:anchor="_Toc520719621" w:history="1">
            <w:r w:rsidR="00426EBB" w:rsidRPr="00B4129A">
              <w:rPr>
                <w:rStyle w:val="Hyperlink"/>
                <w:noProof/>
              </w:rPr>
              <w:t>Language Notes</w:t>
            </w:r>
            <w:r w:rsidR="00426EBB">
              <w:rPr>
                <w:noProof/>
                <w:webHidden/>
              </w:rPr>
              <w:tab/>
            </w:r>
            <w:r w:rsidR="00426EBB">
              <w:rPr>
                <w:noProof/>
                <w:webHidden/>
              </w:rPr>
              <w:fldChar w:fldCharType="begin"/>
            </w:r>
            <w:r w:rsidR="00426EBB">
              <w:rPr>
                <w:noProof/>
                <w:webHidden/>
              </w:rPr>
              <w:instrText xml:space="preserve"> PAGEREF _Toc520719621 \h </w:instrText>
            </w:r>
            <w:r w:rsidR="00426EBB">
              <w:rPr>
                <w:noProof/>
                <w:webHidden/>
              </w:rPr>
            </w:r>
            <w:r w:rsidR="00426EBB">
              <w:rPr>
                <w:noProof/>
                <w:webHidden/>
              </w:rPr>
              <w:fldChar w:fldCharType="separate"/>
            </w:r>
            <w:r w:rsidR="00426EBB">
              <w:rPr>
                <w:noProof/>
                <w:webHidden/>
              </w:rPr>
              <w:t>4</w:t>
            </w:r>
            <w:r w:rsidR="00426EBB">
              <w:rPr>
                <w:noProof/>
                <w:webHidden/>
              </w:rPr>
              <w:fldChar w:fldCharType="end"/>
            </w:r>
          </w:hyperlink>
        </w:p>
        <w:p w14:paraId="15871D5F" w14:textId="2E60FA1C" w:rsidR="00426EBB" w:rsidRDefault="00902542">
          <w:pPr>
            <w:pStyle w:val="TOC2"/>
            <w:rPr>
              <w:b w:val="0"/>
              <w:noProof/>
            </w:rPr>
          </w:pPr>
          <w:hyperlink w:anchor="_Toc520719622" w:history="1">
            <w:r w:rsidR="00426EBB" w:rsidRPr="00B4129A">
              <w:rPr>
                <w:rStyle w:val="Hyperlink"/>
                <w:noProof/>
              </w:rPr>
              <w:t>Software Conformance</w:t>
            </w:r>
            <w:r w:rsidR="00426EBB">
              <w:rPr>
                <w:noProof/>
                <w:webHidden/>
              </w:rPr>
              <w:tab/>
            </w:r>
            <w:r w:rsidR="00426EBB">
              <w:rPr>
                <w:noProof/>
                <w:webHidden/>
              </w:rPr>
              <w:fldChar w:fldCharType="begin"/>
            </w:r>
            <w:r w:rsidR="00426EBB">
              <w:rPr>
                <w:noProof/>
                <w:webHidden/>
              </w:rPr>
              <w:instrText xml:space="preserve"> PAGEREF _Toc520719622 \h </w:instrText>
            </w:r>
            <w:r w:rsidR="00426EBB">
              <w:rPr>
                <w:noProof/>
                <w:webHidden/>
              </w:rPr>
            </w:r>
            <w:r w:rsidR="00426EBB">
              <w:rPr>
                <w:noProof/>
                <w:webHidden/>
              </w:rPr>
              <w:fldChar w:fldCharType="separate"/>
            </w:r>
            <w:r w:rsidR="00426EBB">
              <w:rPr>
                <w:noProof/>
                <w:webHidden/>
              </w:rPr>
              <w:t>5</w:t>
            </w:r>
            <w:r w:rsidR="00426EBB">
              <w:rPr>
                <w:noProof/>
                <w:webHidden/>
              </w:rPr>
              <w:fldChar w:fldCharType="end"/>
            </w:r>
          </w:hyperlink>
        </w:p>
        <w:p w14:paraId="7B7E7AC8" w14:textId="259A3171" w:rsidR="00426EBB" w:rsidRDefault="00902542">
          <w:pPr>
            <w:pStyle w:val="TOC1"/>
            <w:tabs>
              <w:tab w:val="right" w:leader="dot" w:pos="9350"/>
            </w:tabs>
            <w:rPr>
              <w:b w:val="0"/>
              <w:noProof/>
              <w:sz w:val="22"/>
              <w:szCs w:val="22"/>
            </w:rPr>
          </w:pPr>
          <w:hyperlink w:anchor="_Toc520719623" w:history="1">
            <w:r w:rsidR="00426EBB" w:rsidRPr="00B4129A">
              <w:rPr>
                <w:rStyle w:val="Hyperlink"/>
                <w:noProof/>
              </w:rPr>
              <w:t>Part I: 3MF Documents</w:t>
            </w:r>
            <w:r w:rsidR="00426EBB">
              <w:rPr>
                <w:noProof/>
                <w:webHidden/>
              </w:rPr>
              <w:tab/>
            </w:r>
            <w:r w:rsidR="00426EBB">
              <w:rPr>
                <w:noProof/>
                <w:webHidden/>
              </w:rPr>
              <w:fldChar w:fldCharType="begin"/>
            </w:r>
            <w:r w:rsidR="00426EBB">
              <w:rPr>
                <w:noProof/>
                <w:webHidden/>
              </w:rPr>
              <w:instrText xml:space="preserve"> PAGEREF _Toc520719623 \h </w:instrText>
            </w:r>
            <w:r w:rsidR="00426EBB">
              <w:rPr>
                <w:noProof/>
                <w:webHidden/>
              </w:rPr>
            </w:r>
            <w:r w:rsidR="00426EBB">
              <w:rPr>
                <w:noProof/>
                <w:webHidden/>
              </w:rPr>
              <w:fldChar w:fldCharType="separate"/>
            </w:r>
            <w:r w:rsidR="00426EBB">
              <w:rPr>
                <w:noProof/>
                <w:webHidden/>
              </w:rPr>
              <w:t>6</w:t>
            </w:r>
            <w:r w:rsidR="00426EBB">
              <w:rPr>
                <w:noProof/>
                <w:webHidden/>
              </w:rPr>
              <w:fldChar w:fldCharType="end"/>
            </w:r>
          </w:hyperlink>
        </w:p>
        <w:p w14:paraId="3E39507B" w14:textId="22D17415" w:rsidR="00426EBB" w:rsidRDefault="00902542">
          <w:pPr>
            <w:pStyle w:val="TOC1"/>
            <w:tabs>
              <w:tab w:val="right" w:leader="dot" w:pos="9350"/>
            </w:tabs>
            <w:rPr>
              <w:b w:val="0"/>
              <w:noProof/>
              <w:sz w:val="22"/>
              <w:szCs w:val="22"/>
            </w:rPr>
          </w:pPr>
          <w:hyperlink w:anchor="_Toc520719624" w:history="1">
            <w:r w:rsidR="00426EBB" w:rsidRPr="00B4129A">
              <w:rPr>
                <w:rStyle w:val="Hyperlink"/>
                <w:noProof/>
              </w:rPr>
              <w:t>Chapter 1. Overview of Additions</w:t>
            </w:r>
            <w:r w:rsidR="00426EBB">
              <w:rPr>
                <w:noProof/>
                <w:webHidden/>
              </w:rPr>
              <w:tab/>
            </w:r>
            <w:r w:rsidR="00426EBB">
              <w:rPr>
                <w:noProof/>
                <w:webHidden/>
              </w:rPr>
              <w:fldChar w:fldCharType="begin"/>
            </w:r>
            <w:r w:rsidR="00426EBB">
              <w:rPr>
                <w:noProof/>
                <w:webHidden/>
              </w:rPr>
              <w:instrText xml:space="preserve"> PAGEREF _Toc520719624 \h </w:instrText>
            </w:r>
            <w:r w:rsidR="00426EBB">
              <w:rPr>
                <w:noProof/>
                <w:webHidden/>
              </w:rPr>
            </w:r>
            <w:r w:rsidR="00426EBB">
              <w:rPr>
                <w:noProof/>
                <w:webHidden/>
              </w:rPr>
              <w:fldChar w:fldCharType="separate"/>
            </w:r>
            <w:r w:rsidR="00426EBB">
              <w:rPr>
                <w:noProof/>
                <w:webHidden/>
              </w:rPr>
              <w:t>7</w:t>
            </w:r>
            <w:r w:rsidR="00426EBB">
              <w:rPr>
                <w:noProof/>
                <w:webHidden/>
              </w:rPr>
              <w:fldChar w:fldCharType="end"/>
            </w:r>
          </w:hyperlink>
        </w:p>
        <w:p w14:paraId="37D1420C" w14:textId="4AEA2053" w:rsidR="00426EBB" w:rsidRDefault="00902542">
          <w:pPr>
            <w:pStyle w:val="TOC2"/>
            <w:rPr>
              <w:b w:val="0"/>
              <w:noProof/>
            </w:rPr>
          </w:pPr>
          <w:hyperlink w:anchor="_Toc520719625" w:history="1">
            <w:r w:rsidR="00426EBB" w:rsidRPr="00B4129A">
              <w:rPr>
                <w:rStyle w:val="Hyperlink"/>
                <w:noProof/>
              </w:rPr>
              <w:t>1.1. Resources</w:t>
            </w:r>
            <w:r w:rsidR="00426EBB">
              <w:rPr>
                <w:noProof/>
                <w:webHidden/>
              </w:rPr>
              <w:tab/>
            </w:r>
            <w:r w:rsidR="00426EBB">
              <w:rPr>
                <w:noProof/>
                <w:webHidden/>
              </w:rPr>
              <w:fldChar w:fldCharType="begin"/>
            </w:r>
            <w:r w:rsidR="00426EBB">
              <w:rPr>
                <w:noProof/>
                <w:webHidden/>
              </w:rPr>
              <w:instrText xml:space="preserve"> PAGEREF _Toc520719625 \h </w:instrText>
            </w:r>
            <w:r w:rsidR="00426EBB">
              <w:rPr>
                <w:noProof/>
                <w:webHidden/>
              </w:rPr>
            </w:r>
            <w:r w:rsidR="00426EBB">
              <w:rPr>
                <w:noProof/>
                <w:webHidden/>
              </w:rPr>
              <w:fldChar w:fldCharType="separate"/>
            </w:r>
            <w:r w:rsidR="00426EBB">
              <w:rPr>
                <w:noProof/>
                <w:webHidden/>
              </w:rPr>
              <w:t>9</w:t>
            </w:r>
            <w:r w:rsidR="00426EBB">
              <w:rPr>
                <w:noProof/>
                <w:webHidden/>
              </w:rPr>
              <w:fldChar w:fldCharType="end"/>
            </w:r>
          </w:hyperlink>
        </w:p>
        <w:p w14:paraId="71DF8526" w14:textId="4C97C622" w:rsidR="00426EBB" w:rsidRDefault="00902542">
          <w:pPr>
            <w:pStyle w:val="TOC2"/>
            <w:rPr>
              <w:b w:val="0"/>
              <w:noProof/>
            </w:rPr>
          </w:pPr>
          <w:hyperlink w:anchor="_Toc520719626" w:history="1">
            <w:r w:rsidR="00426EBB" w:rsidRPr="00B4129A">
              <w:rPr>
                <w:rStyle w:val="Hyperlink"/>
                <w:noProof/>
              </w:rPr>
              <w:t>1.2. sRGB and linear color values</w:t>
            </w:r>
            <w:r w:rsidR="00426EBB">
              <w:rPr>
                <w:noProof/>
                <w:webHidden/>
              </w:rPr>
              <w:tab/>
            </w:r>
            <w:r w:rsidR="00426EBB">
              <w:rPr>
                <w:noProof/>
                <w:webHidden/>
              </w:rPr>
              <w:fldChar w:fldCharType="begin"/>
            </w:r>
            <w:r w:rsidR="00426EBB">
              <w:rPr>
                <w:noProof/>
                <w:webHidden/>
              </w:rPr>
              <w:instrText xml:space="preserve"> PAGEREF _Toc520719626 \h </w:instrText>
            </w:r>
            <w:r w:rsidR="00426EBB">
              <w:rPr>
                <w:noProof/>
                <w:webHidden/>
              </w:rPr>
            </w:r>
            <w:r w:rsidR="00426EBB">
              <w:rPr>
                <w:noProof/>
                <w:webHidden/>
              </w:rPr>
              <w:fldChar w:fldCharType="separate"/>
            </w:r>
            <w:r w:rsidR="00426EBB">
              <w:rPr>
                <w:noProof/>
                <w:webHidden/>
              </w:rPr>
              <w:t>9</w:t>
            </w:r>
            <w:r w:rsidR="00426EBB">
              <w:rPr>
                <w:noProof/>
                <w:webHidden/>
              </w:rPr>
              <w:fldChar w:fldCharType="end"/>
            </w:r>
          </w:hyperlink>
        </w:p>
        <w:p w14:paraId="2703E4E3" w14:textId="403FC5DA" w:rsidR="00426EBB" w:rsidRDefault="00902542">
          <w:pPr>
            <w:pStyle w:val="TOC2"/>
            <w:rPr>
              <w:b w:val="0"/>
              <w:noProof/>
            </w:rPr>
          </w:pPr>
          <w:hyperlink w:anchor="_Toc520719627" w:history="1">
            <w:r w:rsidR="00426EBB" w:rsidRPr="00B4129A">
              <w:rPr>
                <w:rStyle w:val="Hyperlink"/>
                <w:noProof/>
              </w:rPr>
              <w:t>1.3. Material Gradients and Interpolation Methods</w:t>
            </w:r>
            <w:r w:rsidR="00426EBB">
              <w:rPr>
                <w:noProof/>
                <w:webHidden/>
              </w:rPr>
              <w:tab/>
            </w:r>
            <w:r w:rsidR="00426EBB">
              <w:rPr>
                <w:noProof/>
                <w:webHidden/>
              </w:rPr>
              <w:fldChar w:fldCharType="begin"/>
            </w:r>
            <w:r w:rsidR="00426EBB">
              <w:rPr>
                <w:noProof/>
                <w:webHidden/>
              </w:rPr>
              <w:instrText xml:space="preserve"> PAGEREF _Toc520719627 \h </w:instrText>
            </w:r>
            <w:r w:rsidR="00426EBB">
              <w:rPr>
                <w:noProof/>
                <w:webHidden/>
              </w:rPr>
            </w:r>
            <w:r w:rsidR="00426EBB">
              <w:rPr>
                <w:noProof/>
                <w:webHidden/>
              </w:rPr>
              <w:fldChar w:fldCharType="separate"/>
            </w:r>
            <w:r w:rsidR="00426EBB">
              <w:rPr>
                <w:noProof/>
                <w:webHidden/>
              </w:rPr>
              <w:t>11</w:t>
            </w:r>
            <w:r w:rsidR="00426EBB">
              <w:rPr>
                <w:noProof/>
                <w:webHidden/>
              </w:rPr>
              <w:fldChar w:fldCharType="end"/>
            </w:r>
          </w:hyperlink>
        </w:p>
        <w:p w14:paraId="5B70A976" w14:textId="07C16D6A" w:rsidR="00426EBB" w:rsidRDefault="00902542">
          <w:pPr>
            <w:pStyle w:val="TOC2"/>
            <w:rPr>
              <w:b w:val="0"/>
              <w:noProof/>
            </w:rPr>
          </w:pPr>
          <w:hyperlink w:anchor="_Toc520719628" w:history="1">
            <w:r w:rsidR="00426EBB" w:rsidRPr="00B4129A">
              <w:rPr>
                <w:rStyle w:val="Hyperlink"/>
                <w:noProof/>
              </w:rPr>
              <w:t>1.4. Base Materials</w:t>
            </w:r>
            <w:r w:rsidR="00426EBB">
              <w:rPr>
                <w:noProof/>
                <w:webHidden/>
              </w:rPr>
              <w:tab/>
            </w:r>
            <w:r w:rsidR="00426EBB">
              <w:rPr>
                <w:noProof/>
                <w:webHidden/>
              </w:rPr>
              <w:fldChar w:fldCharType="begin"/>
            </w:r>
            <w:r w:rsidR="00426EBB">
              <w:rPr>
                <w:noProof/>
                <w:webHidden/>
              </w:rPr>
              <w:instrText xml:space="preserve"> PAGEREF _Toc520719628 \h </w:instrText>
            </w:r>
            <w:r w:rsidR="00426EBB">
              <w:rPr>
                <w:noProof/>
                <w:webHidden/>
              </w:rPr>
            </w:r>
            <w:r w:rsidR="00426EBB">
              <w:rPr>
                <w:noProof/>
                <w:webHidden/>
              </w:rPr>
              <w:fldChar w:fldCharType="separate"/>
            </w:r>
            <w:r w:rsidR="00426EBB">
              <w:rPr>
                <w:noProof/>
                <w:webHidden/>
              </w:rPr>
              <w:t>11</w:t>
            </w:r>
            <w:r w:rsidR="00426EBB">
              <w:rPr>
                <w:noProof/>
                <w:webHidden/>
              </w:rPr>
              <w:fldChar w:fldCharType="end"/>
            </w:r>
          </w:hyperlink>
        </w:p>
        <w:p w14:paraId="0C21FB46" w14:textId="3B9A537B" w:rsidR="00426EBB" w:rsidRDefault="00902542">
          <w:pPr>
            <w:pStyle w:val="TOC1"/>
            <w:tabs>
              <w:tab w:val="right" w:leader="dot" w:pos="9350"/>
            </w:tabs>
            <w:rPr>
              <w:b w:val="0"/>
              <w:noProof/>
              <w:sz w:val="22"/>
              <w:szCs w:val="22"/>
            </w:rPr>
          </w:pPr>
          <w:hyperlink w:anchor="_Toc520719629" w:history="1">
            <w:r w:rsidR="00426EBB" w:rsidRPr="00B4129A">
              <w:rPr>
                <w:rStyle w:val="Hyperlink"/>
                <w:noProof/>
              </w:rPr>
              <w:t>Chapter 2. Color Groups</w:t>
            </w:r>
            <w:r w:rsidR="00426EBB">
              <w:rPr>
                <w:noProof/>
                <w:webHidden/>
              </w:rPr>
              <w:tab/>
            </w:r>
            <w:r w:rsidR="00426EBB">
              <w:rPr>
                <w:noProof/>
                <w:webHidden/>
              </w:rPr>
              <w:fldChar w:fldCharType="begin"/>
            </w:r>
            <w:r w:rsidR="00426EBB">
              <w:rPr>
                <w:noProof/>
                <w:webHidden/>
              </w:rPr>
              <w:instrText xml:space="preserve"> PAGEREF _Toc520719629 \h </w:instrText>
            </w:r>
            <w:r w:rsidR="00426EBB">
              <w:rPr>
                <w:noProof/>
                <w:webHidden/>
              </w:rPr>
            </w:r>
            <w:r w:rsidR="00426EBB">
              <w:rPr>
                <w:noProof/>
                <w:webHidden/>
              </w:rPr>
              <w:fldChar w:fldCharType="separate"/>
            </w:r>
            <w:r w:rsidR="00426EBB">
              <w:rPr>
                <w:noProof/>
                <w:webHidden/>
              </w:rPr>
              <w:t>12</w:t>
            </w:r>
            <w:r w:rsidR="00426EBB">
              <w:rPr>
                <w:noProof/>
                <w:webHidden/>
              </w:rPr>
              <w:fldChar w:fldCharType="end"/>
            </w:r>
          </w:hyperlink>
        </w:p>
        <w:p w14:paraId="0EB15305" w14:textId="50E381EB" w:rsidR="00426EBB" w:rsidRDefault="00902542">
          <w:pPr>
            <w:pStyle w:val="TOC2"/>
            <w:rPr>
              <w:b w:val="0"/>
              <w:noProof/>
            </w:rPr>
          </w:pPr>
          <w:hyperlink w:anchor="_Toc520719630" w:history="1">
            <w:r w:rsidR="00426EBB" w:rsidRPr="00B4129A">
              <w:rPr>
                <w:rStyle w:val="Hyperlink"/>
                <w:noProof/>
              </w:rPr>
              <w:t>2.1. Color</w:t>
            </w:r>
            <w:r w:rsidR="00426EBB">
              <w:rPr>
                <w:noProof/>
                <w:webHidden/>
              </w:rPr>
              <w:tab/>
            </w:r>
            <w:r w:rsidR="00426EBB">
              <w:rPr>
                <w:noProof/>
                <w:webHidden/>
              </w:rPr>
              <w:fldChar w:fldCharType="begin"/>
            </w:r>
            <w:r w:rsidR="00426EBB">
              <w:rPr>
                <w:noProof/>
                <w:webHidden/>
              </w:rPr>
              <w:instrText xml:space="preserve"> PAGEREF _Toc520719630 \h </w:instrText>
            </w:r>
            <w:r w:rsidR="00426EBB">
              <w:rPr>
                <w:noProof/>
                <w:webHidden/>
              </w:rPr>
            </w:r>
            <w:r w:rsidR="00426EBB">
              <w:rPr>
                <w:noProof/>
                <w:webHidden/>
              </w:rPr>
              <w:fldChar w:fldCharType="separate"/>
            </w:r>
            <w:r w:rsidR="00426EBB">
              <w:rPr>
                <w:noProof/>
                <w:webHidden/>
              </w:rPr>
              <w:t>13</w:t>
            </w:r>
            <w:r w:rsidR="00426EBB">
              <w:rPr>
                <w:noProof/>
                <w:webHidden/>
              </w:rPr>
              <w:fldChar w:fldCharType="end"/>
            </w:r>
          </w:hyperlink>
        </w:p>
        <w:p w14:paraId="43CAAF32" w14:textId="6F75FD6A" w:rsidR="00426EBB" w:rsidRDefault="00902542">
          <w:pPr>
            <w:pStyle w:val="TOC1"/>
            <w:tabs>
              <w:tab w:val="right" w:leader="dot" w:pos="9350"/>
            </w:tabs>
            <w:rPr>
              <w:b w:val="0"/>
              <w:noProof/>
              <w:sz w:val="22"/>
              <w:szCs w:val="22"/>
            </w:rPr>
          </w:pPr>
          <w:hyperlink w:anchor="_Toc520719631" w:history="1">
            <w:r w:rsidR="00426EBB" w:rsidRPr="00B4129A">
              <w:rPr>
                <w:rStyle w:val="Hyperlink"/>
                <w:noProof/>
              </w:rPr>
              <w:t>Chapter 3. Texture 2D Groups</w:t>
            </w:r>
            <w:r w:rsidR="00426EBB">
              <w:rPr>
                <w:noProof/>
                <w:webHidden/>
              </w:rPr>
              <w:tab/>
            </w:r>
            <w:r w:rsidR="00426EBB">
              <w:rPr>
                <w:noProof/>
                <w:webHidden/>
              </w:rPr>
              <w:fldChar w:fldCharType="begin"/>
            </w:r>
            <w:r w:rsidR="00426EBB">
              <w:rPr>
                <w:noProof/>
                <w:webHidden/>
              </w:rPr>
              <w:instrText xml:space="preserve"> PAGEREF _Toc520719631 \h </w:instrText>
            </w:r>
            <w:r w:rsidR="00426EBB">
              <w:rPr>
                <w:noProof/>
                <w:webHidden/>
              </w:rPr>
            </w:r>
            <w:r w:rsidR="00426EBB">
              <w:rPr>
                <w:noProof/>
                <w:webHidden/>
              </w:rPr>
              <w:fldChar w:fldCharType="separate"/>
            </w:r>
            <w:r w:rsidR="00426EBB">
              <w:rPr>
                <w:noProof/>
                <w:webHidden/>
              </w:rPr>
              <w:t>14</w:t>
            </w:r>
            <w:r w:rsidR="00426EBB">
              <w:rPr>
                <w:noProof/>
                <w:webHidden/>
              </w:rPr>
              <w:fldChar w:fldCharType="end"/>
            </w:r>
          </w:hyperlink>
        </w:p>
        <w:p w14:paraId="51AFFCD6" w14:textId="71164577" w:rsidR="00426EBB" w:rsidRDefault="00902542">
          <w:pPr>
            <w:pStyle w:val="TOC2"/>
            <w:rPr>
              <w:b w:val="0"/>
              <w:noProof/>
            </w:rPr>
          </w:pPr>
          <w:hyperlink w:anchor="_Toc520719632" w:history="1">
            <w:r w:rsidR="00426EBB" w:rsidRPr="00B4129A">
              <w:rPr>
                <w:rStyle w:val="Hyperlink"/>
                <w:noProof/>
              </w:rPr>
              <w:t>3.1. Texture 2D Coordinate</w:t>
            </w:r>
            <w:r w:rsidR="00426EBB">
              <w:rPr>
                <w:noProof/>
                <w:webHidden/>
              </w:rPr>
              <w:tab/>
            </w:r>
            <w:r w:rsidR="00426EBB">
              <w:rPr>
                <w:noProof/>
                <w:webHidden/>
              </w:rPr>
              <w:fldChar w:fldCharType="begin"/>
            </w:r>
            <w:r w:rsidR="00426EBB">
              <w:rPr>
                <w:noProof/>
                <w:webHidden/>
              </w:rPr>
              <w:instrText xml:space="preserve"> PAGEREF _Toc520719632 \h </w:instrText>
            </w:r>
            <w:r w:rsidR="00426EBB">
              <w:rPr>
                <w:noProof/>
                <w:webHidden/>
              </w:rPr>
            </w:r>
            <w:r w:rsidR="00426EBB">
              <w:rPr>
                <w:noProof/>
                <w:webHidden/>
              </w:rPr>
              <w:fldChar w:fldCharType="separate"/>
            </w:r>
            <w:r w:rsidR="00426EBB">
              <w:rPr>
                <w:noProof/>
                <w:webHidden/>
              </w:rPr>
              <w:t>15</w:t>
            </w:r>
            <w:r w:rsidR="00426EBB">
              <w:rPr>
                <w:noProof/>
                <w:webHidden/>
              </w:rPr>
              <w:fldChar w:fldCharType="end"/>
            </w:r>
          </w:hyperlink>
        </w:p>
        <w:p w14:paraId="67837841" w14:textId="555CC274" w:rsidR="00426EBB" w:rsidRDefault="00902542">
          <w:pPr>
            <w:pStyle w:val="TOC1"/>
            <w:tabs>
              <w:tab w:val="right" w:leader="dot" w:pos="9350"/>
            </w:tabs>
            <w:rPr>
              <w:b w:val="0"/>
              <w:noProof/>
              <w:sz w:val="22"/>
              <w:szCs w:val="22"/>
            </w:rPr>
          </w:pPr>
          <w:hyperlink w:anchor="_Toc520719633" w:history="1">
            <w:r w:rsidR="00426EBB" w:rsidRPr="00B4129A">
              <w:rPr>
                <w:rStyle w:val="Hyperlink"/>
                <w:noProof/>
              </w:rPr>
              <w:t>Chapter 4. Composite Materials</w:t>
            </w:r>
            <w:r w:rsidR="00426EBB">
              <w:rPr>
                <w:noProof/>
                <w:webHidden/>
              </w:rPr>
              <w:tab/>
            </w:r>
            <w:r w:rsidR="00426EBB">
              <w:rPr>
                <w:noProof/>
                <w:webHidden/>
              </w:rPr>
              <w:fldChar w:fldCharType="begin"/>
            </w:r>
            <w:r w:rsidR="00426EBB">
              <w:rPr>
                <w:noProof/>
                <w:webHidden/>
              </w:rPr>
              <w:instrText xml:space="preserve"> PAGEREF _Toc520719633 \h </w:instrText>
            </w:r>
            <w:r w:rsidR="00426EBB">
              <w:rPr>
                <w:noProof/>
                <w:webHidden/>
              </w:rPr>
            </w:r>
            <w:r w:rsidR="00426EBB">
              <w:rPr>
                <w:noProof/>
                <w:webHidden/>
              </w:rPr>
              <w:fldChar w:fldCharType="separate"/>
            </w:r>
            <w:r w:rsidR="00426EBB">
              <w:rPr>
                <w:noProof/>
                <w:webHidden/>
              </w:rPr>
              <w:t>16</w:t>
            </w:r>
            <w:r w:rsidR="00426EBB">
              <w:rPr>
                <w:noProof/>
                <w:webHidden/>
              </w:rPr>
              <w:fldChar w:fldCharType="end"/>
            </w:r>
          </w:hyperlink>
        </w:p>
        <w:p w14:paraId="39A93FA3" w14:textId="373A07BA" w:rsidR="00426EBB" w:rsidRDefault="00902542">
          <w:pPr>
            <w:pStyle w:val="TOC2"/>
            <w:rPr>
              <w:b w:val="0"/>
              <w:noProof/>
            </w:rPr>
          </w:pPr>
          <w:hyperlink w:anchor="_Toc520719634" w:history="1">
            <w:r w:rsidR="00426EBB" w:rsidRPr="00B4129A">
              <w:rPr>
                <w:rStyle w:val="Hyperlink"/>
                <w:noProof/>
              </w:rPr>
              <w:t>4.1. Composite</w:t>
            </w:r>
            <w:r w:rsidR="00426EBB">
              <w:rPr>
                <w:noProof/>
                <w:webHidden/>
              </w:rPr>
              <w:tab/>
            </w:r>
            <w:r w:rsidR="00426EBB">
              <w:rPr>
                <w:noProof/>
                <w:webHidden/>
              </w:rPr>
              <w:fldChar w:fldCharType="begin"/>
            </w:r>
            <w:r w:rsidR="00426EBB">
              <w:rPr>
                <w:noProof/>
                <w:webHidden/>
              </w:rPr>
              <w:instrText xml:space="preserve"> PAGEREF _Toc520719634 \h </w:instrText>
            </w:r>
            <w:r w:rsidR="00426EBB">
              <w:rPr>
                <w:noProof/>
                <w:webHidden/>
              </w:rPr>
            </w:r>
            <w:r w:rsidR="00426EBB">
              <w:rPr>
                <w:noProof/>
                <w:webHidden/>
              </w:rPr>
              <w:fldChar w:fldCharType="separate"/>
            </w:r>
            <w:r w:rsidR="00426EBB">
              <w:rPr>
                <w:noProof/>
                <w:webHidden/>
              </w:rPr>
              <w:t>17</w:t>
            </w:r>
            <w:r w:rsidR="00426EBB">
              <w:rPr>
                <w:noProof/>
                <w:webHidden/>
              </w:rPr>
              <w:fldChar w:fldCharType="end"/>
            </w:r>
          </w:hyperlink>
        </w:p>
        <w:p w14:paraId="2CFB2AE1" w14:textId="606C3755" w:rsidR="00426EBB" w:rsidRDefault="00902542">
          <w:pPr>
            <w:pStyle w:val="TOC1"/>
            <w:tabs>
              <w:tab w:val="right" w:leader="dot" w:pos="9350"/>
            </w:tabs>
            <w:rPr>
              <w:b w:val="0"/>
              <w:noProof/>
              <w:sz w:val="22"/>
              <w:szCs w:val="22"/>
            </w:rPr>
          </w:pPr>
          <w:hyperlink w:anchor="_Toc520719635" w:history="1">
            <w:r w:rsidR="00426EBB" w:rsidRPr="00B4129A">
              <w:rPr>
                <w:rStyle w:val="Hyperlink"/>
                <w:noProof/>
              </w:rPr>
              <w:t>Chapter 5. Multi-Properties</w:t>
            </w:r>
            <w:r w:rsidR="00426EBB">
              <w:rPr>
                <w:noProof/>
                <w:webHidden/>
              </w:rPr>
              <w:tab/>
            </w:r>
            <w:r w:rsidR="00426EBB">
              <w:rPr>
                <w:noProof/>
                <w:webHidden/>
              </w:rPr>
              <w:fldChar w:fldCharType="begin"/>
            </w:r>
            <w:r w:rsidR="00426EBB">
              <w:rPr>
                <w:noProof/>
                <w:webHidden/>
              </w:rPr>
              <w:instrText xml:space="preserve"> PAGEREF _Toc520719635 \h </w:instrText>
            </w:r>
            <w:r w:rsidR="00426EBB">
              <w:rPr>
                <w:noProof/>
                <w:webHidden/>
              </w:rPr>
            </w:r>
            <w:r w:rsidR="00426EBB">
              <w:rPr>
                <w:noProof/>
                <w:webHidden/>
              </w:rPr>
              <w:fldChar w:fldCharType="separate"/>
            </w:r>
            <w:r w:rsidR="00426EBB">
              <w:rPr>
                <w:noProof/>
                <w:webHidden/>
              </w:rPr>
              <w:t>18</w:t>
            </w:r>
            <w:r w:rsidR="00426EBB">
              <w:rPr>
                <w:noProof/>
                <w:webHidden/>
              </w:rPr>
              <w:fldChar w:fldCharType="end"/>
            </w:r>
          </w:hyperlink>
        </w:p>
        <w:p w14:paraId="3AA8CB56" w14:textId="0A21883C" w:rsidR="00426EBB" w:rsidRDefault="00902542">
          <w:pPr>
            <w:pStyle w:val="TOC2"/>
            <w:rPr>
              <w:b w:val="0"/>
              <w:noProof/>
            </w:rPr>
          </w:pPr>
          <w:hyperlink w:anchor="_Toc520719636" w:history="1">
            <w:r w:rsidR="00426EBB" w:rsidRPr="00B4129A">
              <w:rPr>
                <w:rStyle w:val="Hyperlink"/>
                <w:noProof/>
              </w:rPr>
              <w:t>5.1. Multi</w:t>
            </w:r>
            <w:r w:rsidR="00426EBB">
              <w:rPr>
                <w:noProof/>
                <w:webHidden/>
              </w:rPr>
              <w:tab/>
            </w:r>
            <w:r w:rsidR="00426EBB">
              <w:rPr>
                <w:noProof/>
                <w:webHidden/>
              </w:rPr>
              <w:fldChar w:fldCharType="begin"/>
            </w:r>
            <w:r w:rsidR="00426EBB">
              <w:rPr>
                <w:noProof/>
                <w:webHidden/>
              </w:rPr>
              <w:instrText xml:space="preserve"> PAGEREF _Toc520719636 \h </w:instrText>
            </w:r>
            <w:r w:rsidR="00426EBB">
              <w:rPr>
                <w:noProof/>
                <w:webHidden/>
              </w:rPr>
            </w:r>
            <w:r w:rsidR="00426EBB">
              <w:rPr>
                <w:noProof/>
                <w:webHidden/>
              </w:rPr>
              <w:fldChar w:fldCharType="separate"/>
            </w:r>
            <w:r w:rsidR="00426EBB">
              <w:rPr>
                <w:noProof/>
                <w:webHidden/>
              </w:rPr>
              <w:t>21</w:t>
            </w:r>
            <w:r w:rsidR="00426EBB">
              <w:rPr>
                <w:noProof/>
                <w:webHidden/>
              </w:rPr>
              <w:fldChar w:fldCharType="end"/>
            </w:r>
          </w:hyperlink>
        </w:p>
        <w:p w14:paraId="788D74A9" w14:textId="00207893" w:rsidR="00426EBB" w:rsidRDefault="00902542">
          <w:pPr>
            <w:pStyle w:val="TOC1"/>
            <w:tabs>
              <w:tab w:val="right" w:leader="dot" w:pos="9350"/>
            </w:tabs>
            <w:rPr>
              <w:b w:val="0"/>
              <w:noProof/>
              <w:sz w:val="22"/>
              <w:szCs w:val="22"/>
            </w:rPr>
          </w:pPr>
          <w:hyperlink w:anchor="_Toc520719638" w:history="1">
            <w:r w:rsidR="00426EBB" w:rsidRPr="00B4129A">
              <w:rPr>
                <w:rStyle w:val="Hyperlink"/>
                <w:noProof/>
              </w:rPr>
              <w:t>Chapter 6. Texture 2d</w:t>
            </w:r>
            <w:r w:rsidR="00426EBB">
              <w:rPr>
                <w:noProof/>
                <w:webHidden/>
              </w:rPr>
              <w:tab/>
            </w:r>
            <w:r w:rsidR="00426EBB">
              <w:rPr>
                <w:noProof/>
                <w:webHidden/>
              </w:rPr>
              <w:fldChar w:fldCharType="begin"/>
            </w:r>
            <w:r w:rsidR="00426EBB">
              <w:rPr>
                <w:noProof/>
                <w:webHidden/>
              </w:rPr>
              <w:instrText xml:space="preserve"> PAGEREF _Toc520719638 \h </w:instrText>
            </w:r>
            <w:r w:rsidR="00426EBB">
              <w:rPr>
                <w:noProof/>
                <w:webHidden/>
              </w:rPr>
            </w:r>
            <w:r w:rsidR="00426EBB">
              <w:rPr>
                <w:noProof/>
                <w:webHidden/>
              </w:rPr>
              <w:fldChar w:fldCharType="separate"/>
            </w:r>
            <w:r w:rsidR="00426EBB">
              <w:rPr>
                <w:noProof/>
                <w:webHidden/>
              </w:rPr>
              <w:t>23</w:t>
            </w:r>
            <w:r w:rsidR="00426EBB">
              <w:rPr>
                <w:noProof/>
                <w:webHidden/>
              </w:rPr>
              <w:fldChar w:fldCharType="end"/>
            </w:r>
          </w:hyperlink>
        </w:p>
        <w:p w14:paraId="65C1701A" w14:textId="44A82AB7" w:rsidR="00426EBB" w:rsidRDefault="00902542">
          <w:pPr>
            <w:pStyle w:val="TOC1"/>
            <w:tabs>
              <w:tab w:val="right" w:leader="dot" w:pos="9350"/>
            </w:tabs>
            <w:rPr>
              <w:b w:val="0"/>
              <w:noProof/>
              <w:sz w:val="22"/>
              <w:szCs w:val="22"/>
            </w:rPr>
          </w:pPr>
          <w:hyperlink w:anchor="_Toc520719639" w:history="1">
            <w:r w:rsidR="00426EBB" w:rsidRPr="00B4129A">
              <w:rPr>
                <w:rStyle w:val="Hyperlink"/>
                <w:noProof/>
              </w:rPr>
              <w:t>Chapter 7. Display Properties Overview</w:t>
            </w:r>
            <w:r w:rsidR="00426EBB">
              <w:rPr>
                <w:noProof/>
                <w:webHidden/>
              </w:rPr>
              <w:tab/>
            </w:r>
            <w:r w:rsidR="00426EBB">
              <w:rPr>
                <w:noProof/>
                <w:webHidden/>
              </w:rPr>
              <w:fldChar w:fldCharType="begin"/>
            </w:r>
            <w:r w:rsidR="00426EBB">
              <w:rPr>
                <w:noProof/>
                <w:webHidden/>
              </w:rPr>
              <w:instrText xml:space="preserve"> PAGEREF _Toc520719639 \h </w:instrText>
            </w:r>
            <w:r w:rsidR="00426EBB">
              <w:rPr>
                <w:noProof/>
                <w:webHidden/>
              </w:rPr>
            </w:r>
            <w:r w:rsidR="00426EBB">
              <w:rPr>
                <w:noProof/>
                <w:webHidden/>
              </w:rPr>
              <w:fldChar w:fldCharType="separate"/>
            </w:r>
            <w:r w:rsidR="00426EBB">
              <w:rPr>
                <w:noProof/>
                <w:webHidden/>
              </w:rPr>
              <w:t>26</w:t>
            </w:r>
            <w:r w:rsidR="00426EBB">
              <w:rPr>
                <w:noProof/>
                <w:webHidden/>
              </w:rPr>
              <w:fldChar w:fldCharType="end"/>
            </w:r>
          </w:hyperlink>
        </w:p>
        <w:p w14:paraId="48F68743" w14:textId="5CAE38D1" w:rsidR="00426EBB" w:rsidRDefault="00902542">
          <w:pPr>
            <w:pStyle w:val="TOC2"/>
            <w:rPr>
              <w:b w:val="0"/>
              <w:noProof/>
            </w:rPr>
          </w:pPr>
          <w:hyperlink w:anchor="_Toc520719640" w:history="1">
            <w:r w:rsidR="00426EBB" w:rsidRPr="00B4129A">
              <w:rPr>
                <w:rStyle w:val="Hyperlink"/>
                <w:noProof/>
              </w:rPr>
              <w:t>7.1. Specular Display Properties</w:t>
            </w:r>
            <w:r w:rsidR="00426EBB">
              <w:rPr>
                <w:noProof/>
                <w:webHidden/>
              </w:rPr>
              <w:tab/>
            </w:r>
            <w:r w:rsidR="00426EBB">
              <w:rPr>
                <w:noProof/>
                <w:webHidden/>
              </w:rPr>
              <w:fldChar w:fldCharType="begin"/>
            </w:r>
            <w:r w:rsidR="00426EBB">
              <w:rPr>
                <w:noProof/>
                <w:webHidden/>
              </w:rPr>
              <w:instrText xml:space="preserve"> PAGEREF _Toc520719640 \h </w:instrText>
            </w:r>
            <w:r w:rsidR="00426EBB">
              <w:rPr>
                <w:noProof/>
                <w:webHidden/>
              </w:rPr>
            </w:r>
            <w:r w:rsidR="00426EBB">
              <w:rPr>
                <w:noProof/>
                <w:webHidden/>
              </w:rPr>
              <w:fldChar w:fldCharType="separate"/>
            </w:r>
            <w:r w:rsidR="00426EBB">
              <w:rPr>
                <w:noProof/>
                <w:webHidden/>
              </w:rPr>
              <w:t>27</w:t>
            </w:r>
            <w:r w:rsidR="00426EBB">
              <w:rPr>
                <w:noProof/>
                <w:webHidden/>
              </w:rPr>
              <w:fldChar w:fldCharType="end"/>
            </w:r>
          </w:hyperlink>
        </w:p>
        <w:p w14:paraId="34AFEBCF" w14:textId="57A54111" w:rsidR="00426EBB" w:rsidRDefault="00902542">
          <w:pPr>
            <w:pStyle w:val="TOC2"/>
            <w:rPr>
              <w:b w:val="0"/>
              <w:noProof/>
            </w:rPr>
          </w:pPr>
          <w:hyperlink w:anchor="_Toc520719641" w:history="1">
            <w:r w:rsidR="00426EBB" w:rsidRPr="00B4129A">
              <w:rPr>
                <w:rStyle w:val="Hyperlink"/>
                <w:noProof/>
              </w:rPr>
              <w:t>7.1.1. Specular</w:t>
            </w:r>
            <w:r w:rsidR="00426EBB">
              <w:rPr>
                <w:noProof/>
                <w:webHidden/>
              </w:rPr>
              <w:tab/>
            </w:r>
            <w:r w:rsidR="00426EBB">
              <w:rPr>
                <w:noProof/>
                <w:webHidden/>
              </w:rPr>
              <w:fldChar w:fldCharType="begin"/>
            </w:r>
            <w:r w:rsidR="00426EBB">
              <w:rPr>
                <w:noProof/>
                <w:webHidden/>
              </w:rPr>
              <w:instrText xml:space="preserve"> PAGEREF _Toc520719641 \h </w:instrText>
            </w:r>
            <w:r w:rsidR="00426EBB">
              <w:rPr>
                <w:noProof/>
                <w:webHidden/>
              </w:rPr>
            </w:r>
            <w:r w:rsidR="00426EBB">
              <w:rPr>
                <w:noProof/>
                <w:webHidden/>
              </w:rPr>
              <w:fldChar w:fldCharType="separate"/>
            </w:r>
            <w:r w:rsidR="00426EBB">
              <w:rPr>
                <w:noProof/>
                <w:webHidden/>
              </w:rPr>
              <w:t>28</w:t>
            </w:r>
            <w:r w:rsidR="00426EBB">
              <w:rPr>
                <w:noProof/>
                <w:webHidden/>
              </w:rPr>
              <w:fldChar w:fldCharType="end"/>
            </w:r>
          </w:hyperlink>
        </w:p>
        <w:p w14:paraId="5BF62F33" w14:textId="40745917" w:rsidR="00426EBB" w:rsidRDefault="00902542">
          <w:pPr>
            <w:pStyle w:val="TOC2"/>
            <w:rPr>
              <w:b w:val="0"/>
              <w:noProof/>
            </w:rPr>
          </w:pPr>
          <w:hyperlink w:anchor="_Toc520719642" w:history="1">
            <w:r w:rsidR="00426EBB" w:rsidRPr="00B4129A">
              <w:rPr>
                <w:rStyle w:val="Hyperlink"/>
                <w:noProof/>
              </w:rPr>
              <w:t>7.2. Metallic Display Properties</w:t>
            </w:r>
            <w:r w:rsidR="00426EBB">
              <w:rPr>
                <w:noProof/>
                <w:webHidden/>
              </w:rPr>
              <w:tab/>
            </w:r>
            <w:r w:rsidR="00426EBB">
              <w:rPr>
                <w:noProof/>
                <w:webHidden/>
              </w:rPr>
              <w:fldChar w:fldCharType="begin"/>
            </w:r>
            <w:r w:rsidR="00426EBB">
              <w:rPr>
                <w:noProof/>
                <w:webHidden/>
              </w:rPr>
              <w:instrText xml:space="preserve"> PAGEREF _Toc520719642 \h </w:instrText>
            </w:r>
            <w:r w:rsidR="00426EBB">
              <w:rPr>
                <w:noProof/>
                <w:webHidden/>
              </w:rPr>
            </w:r>
            <w:r w:rsidR="00426EBB">
              <w:rPr>
                <w:noProof/>
                <w:webHidden/>
              </w:rPr>
              <w:fldChar w:fldCharType="separate"/>
            </w:r>
            <w:r w:rsidR="00426EBB">
              <w:rPr>
                <w:noProof/>
                <w:webHidden/>
              </w:rPr>
              <w:t>30</w:t>
            </w:r>
            <w:r w:rsidR="00426EBB">
              <w:rPr>
                <w:noProof/>
                <w:webHidden/>
              </w:rPr>
              <w:fldChar w:fldCharType="end"/>
            </w:r>
          </w:hyperlink>
        </w:p>
        <w:p w14:paraId="0E7DB0EA" w14:textId="2EAB6BBA" w:rsidR="00426EBB" w:rsidRDefault="00902542">
          <w:pPr>
            <w:pStyle w:val="TOC2"/>
            <w:rPr>
              <w:b w:val="0"/>
              <w:noProof/>
            </w:rPr>
          </w:pPr>
          <w:hyperlink w:anchor="_Toc520719643" w:history="1">
            <w:r w:rsidR="00426EBB" w:rsidRPr="00B4129A">
              <w:rPr>
                <w:rStyle w:val="Hyperlink"/>
                <w:noProof/>
              </w:rPr>
              <w:t>7.2.1. Metallic</w:t>
            </w:r>
            <w:r w:rsidR="00426EBB">
              <w:rPr>
                <w:noProof/>
                <w:webHidden/>
              </w:rPr>
              <w:tab/>
            </w:r>
            <w:r w:rsidR="00426EBB">
              <w:rPr>
                <w:noProof/>
                <w:webHidden/>
              </w:rPr>
              <w:fldChar w:fldCharType="begin"/>
            </w:r>
            <w:r w:rsidR="00426EBB">
              <w:rPr>
                <w:noProof/>
                <w:webHidden/>
              </w:rPr>
              <w:instrText xml:space="preserve"> PAGEREF _Toc520719643 \h </w:instrText>
            </w:r>
            <w:r w:rsidR="00426EBB">
              <w:rPr>
                <w:noProof/>
                <w:webHidden/>
              </w:rPr>
            </w:r>
            <w:r w:rsidR="00426EBB">
              <w:rPr>
                <w:noProof/>
                <w:webHidden/>
              </w:rPr>
              <w:fldChar w:fldCharType="separate"/>
            </w:r>
            <w:r w:rsidR="00426EBB">
              <w:rPr>
                <w:noProof/>
                <w:webHidden/>
              </w:rPr>
              <w:t>30</w:t>
            </w:r>
            <w:r w:rsidR="00426EBB">
              <w:rPr>
                <w:noProof/>
                <w:webHidden/>
              </w:rPr>
              <w:fldChar w:fldCharType="end"/>
            </w:r>
          </w:hyperlink>
        </w:p>
        <w:p w14:paraId="06F8BE61" w14:textId="439B7C16" w:rsidR="00426EBB" w:rsidRDefault="00902542">
          <w:pPr>
            <w:pStyle w:val="TOC2"/>
            <w:rPr>
              <w:b w:val="0"/>
              <w:noProof/>
            </w:rPr>
          </w:pPr>
          <w:hyperlink w:anchor="_Toc520719644" w:history="1">
            <w:r w:rsidR="00426EBB" w:rsidRPr="00B4129A">
              <w:rPr>
                <w:rStyle w:val="Hyperlink"/>
                <w:noProof/>
              </w:rPr>
              <w:t>7.3. Specular Texture Display Properties</w:t>
            </w:r>
            <w:r w:rsidR="00426EBB">
              <w:rPr>
                <w:noProof/>
                <w:webHidden/>
              </w:rPr>
              <w:tab/>
            </w:r>
            <w:r w:rsidR="00426EBB">
              <w:rPr>
                <w:noProof/>
                <w:webHidden/>
              </w:rPr>
              <w:fldChar w:fldCharType="begin"/>
            </w:r>
            <w:r w:rsidR="00426EBB">
              <w:rPr>
                <w:noProof/>
                <w:webHidden/>
              </w:rPr>
              <w:instrText xml:space="preserve"> PAGEREF _Toc520719644 \h </w:instrText>
            </w:r>
            <w:r w:rsidR="00426EBB">
              <w:rPr>
                <w:noProof/>
                <w:webHidden/>
              </w:rPr>
            </w:r>
            <w:r w:rsidR="00426EBB">
              <w:rPr>
                <w:noProof/>
                <w:webHidden/>
              </w:rPr>
              <w:fldChar w:fldCharType="separate"/>
            </w:r>
            <w:r w:rsidR="00426EBB">
              <w:rPr>
                <w:noProof/>
                <w:webHidden/>
              </w:rPr>
              <w:t>32</w:t>
            </w:r>
            <w:r w:rsidR="00426EBB">
              <w:rPr>
                <w:noProof/>
                <w:webHidden/>
              </w:rPr>
              <w:fldChar w:fldCharType="end"/>
            </w:r>
          </w:hyperlink>
        </w:p>
        <w:p w14:paraId="0FAC39A7" w14:textId="4CEB267F" w:rsidR="00426EBB" w:rsidRDefault="00902542">
          <w:pPr>
            <w:pStyle w:val="TOC2"/>
            <w:rPr>
              <w:b w:val="0"/>
              <w:noProof/>
            </w:rPr>
          </w:pPr>
          <w:hyperlink w:anchor="_Toc520719645" w:history="1">
            <w:r w:rsidR="00426EBB" w:rsidRPr="00B4129A">
              <w:rPr>
                <w:rStyle w:val="Hyperlink"/>
                <w:noProof/>
              </w:rPr>
              <w:t>7.4. Metallic Texture Display Properties</w:t>
            </w:r>
            <w:r w:rsidR="00426EBB">
              <w:rPr>
                <w:noProof/>
                <w:webHidden/>
              </w:rPr>
              <w:tab/>
            </w:r>
            <w:r w:rsidR="00426EBB">
              <w:rPr>
                <w:noProof/>
                <w:webHidden/>
              </w:rPr>
              <w:fldChar w:fldCharType="begin"/>
            </w:r>
            <w:r w:rsidR="00426EBB">
              <w:rPr>
                <w:noProof/>
                <w:webHidden/>
              </w:rPr>
              <w:instrText xml:space="preserve"> PAGEREF _Toc520719645 \h </w:instrText>
            </w:r>
            <w:r w:rsidR="00426EBB">
              <w:rPr>
                <w:noProof/>
                <w:webHidden/>
              </w:rPr>
            </w:r>
            <w:r w:rsidR="00426EBB">
              <w:rPr>
                <w:noProof/>
                <w:webHidden/>
              </w:rPr>
              <w:fldChar w:fldCharType="separate"/>
            </w:r>
            <w:r w:rsidR="00426EBB">
              <w:rPr>
                <w:noProof/>
                <w:webHidden/>
              </w:rPr>
              <w:t>33</w:t>
            </w:r>
            <w:r w:rsidR="00426EBB">
              <w:rPr>
                <w:noProof/>
                <w:webHidden/>
              </w:rPr>
              <w:fldChar w:fldCharType="end"/>
            </w:r>
          </w:hyperlink>
        </w:p>
        <w:p w14:paraId="5D2C67CD" w14:textId="05DB532E" w:rsidR="00426EBB" w:rsidRDefault="00902542">
          <w:pPr>
            <w:pStyle w:val="TOC2"/>
            <w:rPr>
              <w:b w:val="0"/>
              <w:noProof/>
            </w:rPr>
          </w:pPr>
          <w:hyperlink w:anchor="_Toc520719646" w:history="1">
            <w:r w:rsidR="00426EBB" w:rsidRPr="00B4129A">
              <w:rPr>
                <w:rStyle w:val="Hyperlink"/>
                <w:noProof/>
              </w:rPr>
              <w:t>7.5. Translucent Display Properties</w:t>
            </w:r>
            <w:r w:rsidR="00426EBB">
              <w:rPr>
                <w:noProof/>
                <w:webHidden/>
              </w:rPr>
              <w:tab/>
            </w:r>
            <w:r w:rsidR="00426EBB">
              <w:rPr>
                <w:noProof/>
                <w:webHidden/>
              </w:rPr>
              <w:fldChar w:fldCharType="begin"/>
            </w:r>
            <w:r w:rsidR="00426EBB">
              <w:rPr>
                <w:noProof/>
                <w:webHidden/>
              </w:rPr>
              <w:instrText xml:space="preserve"> PAGEREF _Toc520719646 \h </w:instrText>
            </w:r>
            <w:r w:rsidR="00426EBB">
              <w:rPr>
                <w:noProof/>
                <w:webHidden/>
              </w:rPr>
            </w:r>
            <w:r w:rsidR="00426EBB">
              <w:rPr>
                <w:noProof/>
                <w:webHidden/>
              </w:rPr>
              <w:fldChar w:fldCharType="separate"/>
            </w:r>
            <w:r w:rsidR="00426EBB">
              <w:rPr>
                <w:noProof/>
                <w:webHidden/>
              </w:rPr>
              <w:t>35</w:t>
            </w:r>
            <w:r w:rsidR="00426EBB">
              <w:rPr>
                <w:noProof/>
                <w:webHidden/>
              </w:rPr>
              <w:fldChar w:fldCharType="end"/>
            </w:r>
          </w:hyperlink>
        </w:p>
        <w:p w14:paraId="0B96FCCA" w14:textId="0B6DBDAF" w:rsidR="00426EBB" w:rsidRDefault="00902542">
          <w:pPr>
            <w:pStyle w:val="TOC2"/>
            <w:rPr>
              <w:b w:val="0"/>
              <w:noProof/>
            </w:rPr>
          </w:pPr>
          <w:hyperlink w:anchor="_Toc520719647" w:history="1">
            <w:r w:rsidR="00426EBB" w:rsidRPr="00B4129A">
              <w:rPr>
                <w:rStyle w:val="Hyperlink"/>
                <w:noProof/>
              </w:rPr>
              <w:t>7.5.1. Translucent</w:t>
            </w:r>
            <w:r w:rsidR="00426EBB">
              <w:rPr>
                <w:noProof/>
                <w:webHidden/>
              </w:rPr>
              <w:tab/>
            </w:r>
            <w:r w:rsidR="00426EBB">
              <w:rPr>
                <w:noProof/>
                <w:webHidden/>
              </w:rPr>
              <w:fldChar w:fldCharType="begin"/>
            </w:r>
            <w:r w:rsidR="00426EBB">
              <w:rPr>
                <w:noProof/>
                <w:webHidden/>
              </w:rPr>
              <w:instrText xml:space="preserve"> PAGEREF _Toc520719647 \h </w:instrText>
            </w:r>
            <w:r w:rsidR="00426EBB">
              <w:rPr>
                <w:noProof/>
                <w:webHidden/>
              </w:rPr>
            </w:r>
            <w:r w:rsidR="00426EBB">
              <w:rPr>
                <w:noProof/>
                <w:webHidden/>
              </w:rPr>
              <w:fldChar w:fldCharType="separate"/>
            </w:r>
            <w:r w:rsidR="00426EBB">
              <w:rPr>
                <w:noProof/>
                <w:webHidden/>
              </w:rPr>
              <w:t>36</w:t>
            </w:r>
            <w:r w:rsidR="00426EBB">
              <w:rPr>
                <w:noProof/>
                <w:webHidden/>
              </w:rPr>
              <w:fldChar w:fldCharType="end"/>
            </w:r>
          </w:hyperlink>
        </w:p>
        <w:p w14:paraId="3A6C98A4" w14:textId="34E60DCF" w:rsidR="00426EBB" w:rsidRDefault="00902542">
          <w:pPr>
            <w:pStyle w:val="TOC1"/>
            <w:tabs>
              <w:tab w:val="right" w:leader="dot" w:pos="9350"/>
            </w:tabs>
            <w:rPr>
              <w:b w:val="0"/>
              <w:noProof/>
              <w:sz w:val="22"/>
              <w:szCs w:val="22"/>
            </w:rPr>
          </w:pPr>
          <w:hyperlink w:anchor="_Toc520719648" w:history="1">
            <w:r w:rsidR="00426EBB" w:rsidRPr="00B4129A">
              <w:rPr>
                <w:rStyle w:val="Hyperlink"/>
                <w:noProof/>
              </w:rPr>
              <w:t>Part II. Appendixes</w:t>
            </w:r>
            <w:r w:rsidR="00426EBB">
              <w:rPr>
                <w:noProof/>
                <w:webHidden/>
              </w:rPr>
              <w:tab/>
            </w:r>
            <w:r w:rsidR="00426EBB">
              <w:rPr>
                <w:noProof/>
                <w:webHidden/>
              </w:rPr>
              <w:fldChar w:fldCharType="begin"/>
            </w:r>
            <w:r w:rsidR="00426EBB">
              <w:rPr>
                <w:noProof/>
                <w:webHidden/>
              </w:rPr>
              <w:instrText xml:space="preserve"> PAGEREF _Toc520719648 \h </w:instrText>
            </w:r>
            <w:r w:rsidR="00426EBB">
              <w:rPr>
                <w:noProof/>
                <w:webHidden/>
              </w:rPr>
            </w:r>
            <w:r w:rsidR="00426EBB">
              <w:rPr>
                <w:noProof/>
                <w:webHidden/>
              </w:rPr>
              <w:fldChar w:fldCharType="separate"/>
            </w:r>
            <w:r w:rsidR="00426EBB">
              <w:rPr>
                <w:noProof/>
                <w:webHidden/>
              </w:rPr>
              <w:t>39</w:t>
            </w:r>
            <w:r w:rsidR="00426EBB">
              <w:rPr>
                <w:noProof/>
                <w:webHidden/>
              </w:rPr>
              <w:fldChar w:fldCharType="end"/>
            </w:r>
          </w:hyperlink>
        </w:p>
        <w:p w14:paraId="73289B73" w14:textId="10E4183B" w:rsidR="00426EBB" w:rsidRDefault="00902542">
          <w:pPr>
            <w:pStyle w:val="TOC1"/>
            <w:tabs>
              <w:tab w:val="right" w:leader="dot" w:pos="9350"/>
            </w:tabs>
            <w:rPr>
              <w:b w:val="0"/>
              <w:noProof/>
              <w:sz w:val="22"/>
              <w:szCs w:val="22"/>
            </w:rPr>
          </w:pPr>
          <w:hyperlink w:anchor="_Toc520719649" w:history="1">
            <w:r w:rsidR="00426EBB" w:rsidRPr="00B4129A">
              <w:rPr>
                <w:rStyle w:val="Hyperlink"/>
                <w:noProof/>
              </w:rPr>
              <w:t>Appendix A. Glossary</w:t>
            </w:r>
            <w:r w:rsidR="00426EBB">
              <w:rPr>
                <w:noProof/>
                <w:webHidden/>
              </w:rPr>
              <w:tab/>
            </w:r>
            <w:r w:rsidR="00426EBB">
              <w:rPr>
                <w:noProof/>
                <w:webHidden/>
              </w:rPr>
              <w:fldChar w:fldCharType="begin"/>
            </w:r>
            <w:r w:rsidR="00426EBB">
              <w:rPr>
                <w:noProof/>
                <w:webHidden/>
              </w:rPr>
              <w:instrText xml:space="preserve"> PAGEREF _Toc520719649 \h </w:instrText>
            </w:r>
            <w:r w:rsidR="00426EBB">
              <w:rPr>
                <w:noProof/>
                <w:webHidden/>
              </w:rPr>
            </w:r>
            <w:r w:rsidR="00426EBB">
              <w:rPr>
                <w:noProof/>
                <w:webHidden/>
              </w:rPr>
              <w:fldChar w:fldCharType="separate"/>
            </w:r>
            <w:r w:rsidR="00426EBB">
              <w:rPr>
                <w:noProof/>
                <w:webHidden/>
              </w:rPr>
              <w:t>40</w:t>
            </w:r>
            <w:r w:rsidR="00426EBB">
              <w:rPr>
                <w:noProof/>
                <w:webHidden/>
              </w:rPr>
              <w:fldChar w:fldCharType="end"/>
            </w:r>
          </w:hyperlink>
        </w:p>
        <w:p w14:paraId="77E07CBD" w14:textId="6BD94576" w:rsidR="00426EBB" w:rsidRDefault="00902542">
          <w:pPr>
            <w:pStyle w:val="TOC1"/>
            <w:tabs>
              <w:tab w:val="right" w:leader="dot" w:pos="9350"/>
            </w:tabs>
            <w:rPr>
              <w:b w:val="0"/>
              <w:noProof/>
              <w:sz w:val="22"/>
              <w:szCs w:val="22"/>
            </w:rPr>
          </w:pPr>
          <w:hyperlink w:anchor="_Toc520719650" w:history="1">
            <w:r w:rsidR="00426EBB" w:rsidRPr="00B4129A">
              <w:rPr>
                <w:rStyle w:val="Hyperlink"/>
                <w:noProof/>
              </w:rPr>
              <w:t>Appendix B. 3MF XSD Schema (Core + Materials)</w:t>
            </w:r>
            <w:r w:rsidR="00426EBB">
              <w:rPr>
                <w:noProof/>
                <w:webHidden/>
              </w:rPr>
              <w:tab/>
            </w:r>
            <w:r w:rsidR="00426EBB">
              <w:rPr>
                <w:noProof/>
                <w:webHidden/>
              </w:rPr>
              <w:fldChar w:fldCharType="begin"/>
            </w:r>
            <w:r w:rsidR="00426EBB">
              <w:rPr>
                <w:noProof/>
                <w:webHidden/>
              </w:rPr>
              <w:instrText xml:space="preserve"> PAGEREF _Toc520719650 \h </w:instrText>
            </w:r>
            <w:r w:rsidR="00426EBB">
              <w:rPr>
                <w:noProof/>
                <w:webHidden/>
              </w:rPr>
            </w:r>
            <w:r w:rsidR="00426EBB">
              <w:rPr>
                <w:noProof/>
                <w:webHidden/>
              </w:rPr>
              <w:fldChar w:fldCharType="separate"/>
            </w:r>
            <w:r w:rsidR="00426EBB">
              <w:rPr>
                <w:noProof/>
                <w:webHidden/>
              </w:rPr>
              <w:t>41</w:t>
            </w:r>
            <w:r w:rsidR="00426EBB">
              <w:rPr>
                <w:noProof/>
                <w:webHidden/>
              </w:rPr>
              <w:fldChar w:fldCharType="end"/>
            </w:r>
          </w:hyperlink>
        </w:p>
        <w:p w14:paraId="7A1E6980" w14:textId="266145A6" w:rsidR="00426EBB" w:rsidRDefault="00902542">
          <w:pPr>
            <w:pStyle w:val="TOC1"/>
            <w:tabs>
              <w:tab w:val="right" w:leader="dot" w:pos="9350"/>
            </w:tabs>
            <w:rPr>
              <w:b w:val="0"/>
              <w:noProof/>
              <w:sz w:val="22"/>
              <w:szCs w:val="22"/>
            </w:rPr>
          </w:pPr>
          <w:hyperlink w:anchor="_Toc520719651" w:history="1">
            <w:r w:rsidR="00426EBB" w:rsidRPr="00B4129A">
              <w:rPr>
                <w:rStyle w:val="Hyperlink"/>
                <w:noProof/>
              </w:rPr>
              <w:t>Appendix C. 3MF Samples</w:t>
            </w:r>
            <w:r w:rsidR="00426EBB">
              <w:rPr>
                <w:noProof/>
                <w:webHidden/>
              </w:rPr>
              <w:tab/>
            </w:r>
            <w:r w:rsidR="00426EBB">
              <w:rPr>
                <w:noProof/>
                <w:webHidden/>
              </w:rPr>
              <w:fldChar w:fldCharType="begin"/>
            </w:r>
            <w:r w:rsidR="00426EBB">
              <w:rPr>
                <w:noProof/>
                <w:webHidden/>
              </w:rPr>
              <w:instrText xml:space="preserve"> PAGEREF _Toc520719651 \h </w:instrText>
            </w:r>
            <w:r w:rsidR="00426EBB">
              <w:rPr>
                <w:noProof/>
                <w:webHidden/>
              </w:rPr>
            </w:r>
            <w:r w:rsidR="00426EBB">
              <w:rPr>
                <w:noProof/>
                <w:webHidden/>
              </w:rPr>
              <w:fldChar w:fldCharType="separate"/>
            </w:r>
            <w:r w:rsidR="00426EBB">
              <w:rPr>
                <w:noProof/>
                <w:webHidden/>
              </w:rPr>
              <w:t>48</w:t>
            </w:r>
            <w:r w:rsidR="00426EBB">
              <w:rPr>
                <w:noProof/>
                <w:webHidden/>
              </w:rPr>
              <w:fldChar w:fldCharType="end"/>
            </w:r>
          </w:hyperlink>
        </w:p>
        <w:p w14:paraId="7BC243AA" w14:textId="7BDDEB2C" w:rsidR="00426EBB" w:rsidRDefault="00902542">
          <w:pPr>
            <w:pStyle w:val="TOC2"/>
            <w:rPr>
              <w:b w:val="0"/>
              <w:noProof/>
            </w:rPr>
          </w:pPr>
          <w:hyperlink w:anchor="_Toc520719652" w:history="1">
            <w:r w:rsidR="00426EBB" w:rsidRPr="00B4129A">
              <w:rPr>
                <w:rStyle w:val="Hyperlink"/>
                <w:rFonts w:eastAsiaTheme="majorEastAsia"/>
                <w:noProof/>
              </w:rPr>
              <w:t>C.1 – Physically Based Material sample</w:t>
            </w:r>
            <w:r w:rsidR="00426EBB">
              <w:rPr>
                <w:noProof/>
                <w:webHidden/>
              </w:rPr>
              <w:tab/>
            </w:r>
            <w:r w:rsidR="00426EBB">
              <w:rPr>
                <w:noProof/>
                <w:webHidden/>
              </w:rPr>
              <w:fldChar w:fldCharType="begin"/>
            </w:r>
            <w:r w:rsidR="00426EBB">
              <w:rPr>
                <w:noProof/>
                <w:webHidden/>
              </w:rPr>
              <w:instrText xml:space="preserve"> PAGEREF _Toc520719652 \h </w:instrText>
            </w:r>
            <w:r w:rsidR="00426EBB">
              <w:rPr>
                <w:noProof/>
                <w:webHidden/>
              </w:rPr>
            </w:r>
            <w:r w:rsidR="00426EBB">
              <w:rPr>
                <w:noProof/>
                <w:webHidden/>
              </w:rPr>
              <w:fldChar w:fldCharType="separate"/>
            </w:r>
            <w:r w:rsidR="00426EBB">
              <w:rPr>
                <w:noProof/>
                <w:webHidden/>
              </w:rPr>
              <w:t>48</w:t>
            </w:r>
            <w:r w:rsidR="00426EBB">
              <w:rPr>
                <w:noProof/>
                <w:webHidden/>
              </w:rPr>
              <w:fldChar w:fldCharType="end"/>
            </w:r>
          </w:hyperlink>
        </w:p>
        <w:p w14:paraId="66AACDD0" w14:textId="001FEE71" w:rsidR="00426EBB" w:rsidRDefault="00902542">
          <w:pPr>
            <w:pStyle w:val="TOC2"/>
            <w:rPr>
              <w:b w:val="0"/>
              <w:noProof/>
            </w:rPr>
          </w:pPr>
          <w:hyperlink w:anchor="_Toc520719653" w:history="1">
            <w:r w:rsidR="00426EBB" w:rsidRPr="00B4129A">
              <w:rPr>
                <w:rStyle w:val="Hyperlink"/>
                <w:rFonts w:eastAsiaTheme="majorEastAsia"/>
                <w:noProof/>
              </w:rPr>
              <w:t>C.2. Translucent Material Sample</w:t>
            </w:r>
            <w:r w:rsidR="00426EBB">
              <w:rPr>
                <w:noProof/>
                <w:webHidden/>
              </w:rPr>
              <w:tab/>
            </w:r>
            <w:r w:rsidR="00426EBB">
              <w:rPr>
                <w:noProof/>
                <w:webHidden/>
              </w:rPr>
              <w:fldChar w:fldCharType="begin"/>
            </w:r>
            <w:r w:rsidR="00426EBB">
              <w:rPr>
                <w:noProof/>
                <w:webHidden/>
              </w:rPr>
              <w:instrText xml:space="preserve"> PAGEREF _Toc520719653 \h </w:instrText>
            </w:r>
            <w:r w:rsidR="00426EBB">
              <w:rPr>
                <w:noProof/>
                <w:webHidden/>
              </w:rPr>
            </w:r>
            <w:r w:rsidR="00426EBB">
              <w:rPr>
                <w:noProof/>
                <w:webHidden/>
              </w:rPr>
              <w:fldChar w:fldCharType="separate"/>
            </w:r>
            <w:r w:rsidR="00426EBB">
              <w:rPr>
                <w:noProof/>
                <w:webHidden/>
              </w:rPr>
              <w:t>49</w:t>
            </w:r>
            <w:r w:rsidR="00426EBB">
              <w:rPr>
                <w:noProof/>
                <w:webHidden/>
              </w:rPr>
              <w:fldChar w:fldCharType="end"/>
            </w:r>
          </w:hyperlink>
        </w:p>
        <w:p w14:paraId="41A6848C" w14:textId="6C59E02D" w:rsidR="00426EBB" w:rsidRDefault="00902542">
          <w:pPr>
            <w:pStyle w:val="TOC1"/>
            <w:tabs>
              <w:tab w:val="right" w:leader="dot" w:pos="9350"/>
            </w:tabs>
            <w:rPr>
              <w:b w:val="0"/>
              <w:noProof/>
              <w:sz w:val="22"/>
              <w:szCs w:val="22"/>
            </w:rPr>
          </w:pPr>
          <w:hyperlink w:anchor="_Toc520719654" w:history="1">
            <w:r w:rsidR="00426EBB" w:rsidRPr="00B4129A">
              <w:rPr>
                <w:rStyle w:val="Hyperlink"/>
                <w:noProof/>
              </w:rPr>
              <w:t>Appendix D. Micro-facet Surface Model and BRDF</w:t>
            </w:r>
            <w:r w:rsidR="00426EBB">
              <w:rPr>
                <w:noProof/>
                <w:webHidden/>
              </w:rPr>
              <w:tab/>
            </w:r>
            <w:r w:rsidR="00426EBB">
              <w:rPr>
                <w:noProof/>
                <w:webHidden/>
              </w:rPr>
              <w:fldChar w:fldCharType="begin"/>
            </w:r>
            <w:r w:rsidR="00426EBB">
              <w:rPr>
                <w:noProof/>
                <w:webHidden/>
              </w:rPr>
              <w:instrText xml:space="preserve"> PAGEREF _Toc520719654 \h </w:instrText>
            </w:r>
            <w:r w:rsidR="00426EBB">
              <w:rPr>
                <w:noProof/>
                <w:webHidden/>
              </w:rPr>
            </w:r>
            <w:r w:rsidR="00426EBB">
              <w:rPr>
                <w:noProof/>
                <w:webHidden/>
              </w:rPr>
              <w:fldChar w:fldCharType="separate"/>
            </w:r>
            <w:r w:rsidR="00426EBB">
              <w:rPr>
                <w:noProof/>
                <w:webHidden/>
              </w:rPr>
              <w:t>52</w:t>
            </w:r>
            <w:r w:rsidR="00426EBB">
              <w:rPr>
                <w:noProof/>
                <w:webHidden/>
              </w:rPr>
              <w:fldChar w:fldCharType="end"/>
            </w:r>
          </w:hyperlink>
        </w:p>
        <w:p w14:paraId="2C37BC7D" w14:textId="37F300FA" w:rsidR="00426EBB" w:rsidRDefault="00902542">
          <w:pPr>
            <w:pStyle w:val="TOC2"/>
            <w:rPr>
              <w:b w:val="0"/>
              <w:noProof/>
            </w:rPr>
          </w:pPr>
          <w:hyperlink w:anchor="_Toc520719655" w:history="1">
            <w:r w:rsidR="00426EBB" w:rsidRPr="00B4129A">
              <w:rPr>
                <w:rStyle w:val="Hyperlink"/>
                <w:noProof/>
              </w:rPr>
              <w:t xml:space="preserve">D.1. Normal Distribution Function – </w:t>
            </w:r>
            <w:r w:rsidR="00426EBB" w:rsidRPr="00B4129A">
              <w:rPr>
                <w:rStyle w:val="Hyperlink"/>
                <w:i/>
                <w:noProof/>
              </w:rPr>
              <w:t>D(h)</w:t>
            </w:r>
            <w:r w:rsidR="00426EBB">
              <w:rPr>
                <w:noProof/>
                <w:webHidden/>
              </w:rPr>
              <w:tab/>
            </w:r>
            <w:r w:rsidR="00426EBB">
              <w:rPr>
                <w:noProof/>
                <w:webHidden/>
              </w:rPr>
              <w:fldChar w:fldCharType="begin"/>
            </w:r>
            <w:r w:rsidR="00426EBB">
              <w:rPr>
                <w:noProof/>
                <w:webHidden/>
              </w:rPr>
              <w:instrText xml:space="preserve"> PAGEREF _Toc520719655 \h </w:instrText>
            </w:r>
            <w:r w:rsidR="00426EBB">
              <w:rPr>
                <w:noProof/>
                <w:webHidden/>
              </w:rPr>
            </w:r>
            <w:r w:rsidR="00426EBB">
              <w:rPr>
                <w:noProof/>
                <w:webHidden/>
              </w:rPr>
              <w:fldChar w:fldCharType="separate"/>
            </w:r>
            <w:r w:rsidR="00426EBB">
              <w:rPr>
                <w:noProof/>
                <w:webHidden/>
              </w:rPr>
              <w:t>53</w:t>
            </w:r>
            <w:r w:rsidR="00426EBB">
              <w:rPr>
                <w:noProof/>
                <w:webHidden/>
              </w:rPr>
              <w:fldChar w:fldCharType="end"/>
            </w:r>
          </w:hyperlink>
        </w:p>
        <w:p w14:paraId="7146C1C7" w14:textId="28DF0CCF" w:rsidR="00426EBB" w:rsidRDefault="00902542">
          <w:pPr>
            <w:pStyle w:val="TOC2"/>
            <w:rPr>
              <w:b w:val="0"/>
              <w:noProof/>
            </w:rPr>
          </w:pPr>
          <w:hyperlink w:anchor="_Toc520719656" w:history="1">
            <w:r w:rsidR="00426EBB" w:rsidRPr="00B4129A">
              <w:rPr>
                <w:rStyle w:val="Hyperlink"/>
                <w:noProof/>
              </w:rPr>
              <w:t xml:space="preserve">D.2. Geometric Occlusion Term – </w:t>
            </w:r>
            <w:r w:rsidR="00426EBB" w:rsidRPr="00B4129A">
              <w:rPr>
                <w:rStyle w:val="Hyperlink"/>
                <w:i/>
                <w:noProof/>
              </w:rPr>
              <w:t>G(l, v, h)</w:t>
            </w:r>
            <w:r w:rsidR="00426EBB">
              <w:rPr>
                <w:noProof/>
                <w:webHidden/>
              </w:rPr>
              <w:tab/>
            </w:r>
            <w:r w:rsidR="00426EBB">
              <w:rPr>
                <w:noProof/>
                <w:webHidden/>
              </w:rPr>
              <w:fldChar w:fldCharType="begin"/>
            </w:r>
            <w:r w:rsidR="00426EBB">
              <w:rPr>
                <w:noProof/>
                <w:webHidden/>
              </w:rPr>
              <w:instrText xml:space="preserve"> PAGEREF _Toc520719656 \h </w:instrText>
            </w:r>
            <w:r w:rsidR="00426EBB">
              <w:rPr>
                <w:noProof/>
                <w:webHidden/>
              </w:rPr>
            </w:r>
            <w:r w:rsidR="00426EBB">
              <w:rPr>
                <w:noProof/>
                <w:webHidden/>
              </w:rPr>
              <w:fldChar w:fldCharType="separate"/>
            </w:r>
            <w:r w:rsidR="00426EBB">
              <w:rPr>
                <w:noProof/>
                <w:webHidden/>
              </w:rPr>
              <w:t>53</w:t>
            </w:r>
            <w:r w:rsidR="00426EBB">
              <w:rPr>
                <w:noProof/>
                <w:webHidden/>
              </w:rPr>
              <w:fldChar w:fldCharType="end"/>
            </w:r>
          </w:hyperlink>
        </w:p>
        <w:p w14:paraId="4284DC3D" w14:textId="6C25206E" w:rsidR="00426EBB" w:rsidRDefault="00902542">
          <w:pPr>
            <w:pStyle w:val="TOC2"/>
            <w:rPr>
              <w:b w:val="0"/>
              <w:noProof/>
            </w:rPr>
          </w:pPr>
          <w:hyperlink w:anchor="_Toc520719657" w:history="1">
            <w:r w:rsidR="00426EBB" w:rsidRPr="00B4129A">
              <w:rPr>
                <w:rStyle w:val="Hyperlink"/>
                <w:noProof/>
              </w:rPr>
              <w:t xml:space="preserve">D.3. Fresnel Term – </w:t>
            </w:r>
            <w:r w:rsidR="00426EBB" w:rsidRPr="00B4129A">
              <w:rPr>
                <w:rStyle w:val="Hyperlink"/>
                <w:i/>
                <w:noProof/>
              </w:rPr>
              <w:t>F(l, h)</w:t>
            </w:r>
            <w:r w:rsidR="00426EBB">
              <w:rPr>
                <w:noProof/>
                <w:webHidden/>
              </w:rPr>
              <w:tab/>
            </w:r>
            <w:r w:rsidR="00426EBB">
              <w:rPr>
                <w:noProof/>
                <w:webHidden/>
              </w:rPr>
              <w:fldChar w:fldCharType="begin"/>
            </w:r>
            <w:r w:rsidR="00426EBB">
              <w:rPr>
                <w:noProof/>
                <w:webHidden/>
              </w:rPr>
              <w:instrText xml:space="preserve"> PAGEREF _Toc520719657 \h </w:instrText>
            </w:r>
            <w:r w:rsidR="00426EBB">
              <w:rPr>
                <w:noProof/>
                <w:webHidden/>
              </w:rPr>
            </w:r>
            <w:r w:rsidR="00426EBB">
              <w:rPr>
                <w:noProof/>
                <w:webHidden/>
              </w:rPr>
              <w:fldChar w:fldCharType="separate"/>
            </w:r>
            <w:r w:rsidR="00426EBB">
              <w:rPr>
                <w:noProof/>
                <w:webHidden/>
              </w:rPr>
              <w:t>54</w:t>
            </w:r>
            <w:r w:rsidR="00426EBB">
              <w:rPr>
                <w:noProof/>
                <w:webHidden/>
              </w:rPr>
              <w:fldChar w:fldCharType="end"/>
            </w:r>
          </w:hyperlink>
        </w:p>
        <w:p w14:paraId="7E01EE31" w14:textId="6629D8C3" w:rsidR="00426EBB" w:rsidRDefault="00902542">
          <w:pPr>
            <w:pStyle w:val="TOC1"/>
            <w:tabs>
              <w:tab w:val="right" w:leader="dot" w:pos="9350"/>
            </w:tabs>
            <w:rPr>
              <w:b w:val="0"/>
              <w:noProof/>
              <w:sz w:val="22"/>
              <w:szCs w:val="22"/>
            </w:rPr>
          </w:pPr>
          <w:hyperlink w:anchor="_Toc520719658" w:history="1">
            <w:r w:rsidR="00426EBB" w:rsidRPr="00B4129A">
              <w:rPr>
                <w:rStyle w:val="Hyperlink"/>
                <w:noProof/>
              </w:rPr>
              <w:t>Appendix E. Standard Namespaces and Content Types</w:t>
            </w:r>
            <w:r w:rsidR="00426EBB">
              <w:rPr>
                <w:noProof/>
                <w:webHidden/>
              </w:rPr>
              <w:tab/>
            </w:r>
            <w:r w:rsidR="00426EBB">
              <w:rPr>
                <w:noProof/>
                <w:webHidden/>
              </w:rPr>
              <w:fldChar w:fldCharType="begin"/>
            </w:r>
            <w:r w:rsidR="00426EBB">
              <w:rPr>
                <w:noProof/>
                <w:webHidden/>
              </w:rPr>
              <w:instrText xml:space="preserve"> PAGEREF _Toc520719658 \h </w:instrText>
            </w:r>
            <w:r w:rsidR="00426EBB">
              <w:rPr>
                <w:noProof/>
                <w:webHidden/>
              </w:rPr>
            </w:r>
            <w:r w:rsidR="00426EBB">
              <w:rPr>
                <w:noProof/>
                <w:webHidden/>
              </w:rPr>
              <w:fldChar w:fldCharType="separate"/>
            </w:r>
            <w:r w:rsidR="00426EBB">
              <w:rPr>
                <w:noProof/>
                <w:webHidden/>
              </w:rPr>
              <w:t>55</w:t>
            </w:r>
            <w:r w:rsidR="00426EBB">
              <w:rPr>
                <w:noProof/>
                <w:webHidden/>
              </w:rPr>
              <w:fldChar w:fldCharType="end"/>
            </w:r>
          </w:hyperlink>
        </w:p>
        <w:p w14:paraId="2B1BCC6E" w14:textId="0641039F" w:rsidR="00426EBB" w:rsidRDefault="00902542">
          <w:pPr>
            <w:pStyle w:val="TOC2"/>
            <w:tabs>
              <w:tab w:val="left" w:pos="880"/>
            </w:tabs>
            <w:rPr>
              <w:b w:val="0"/>
              <w:noProof/>
            </w:rPr>
          </w:pPr>
          <w:hyperlink w:anchor="_Toc520719659" w:history="1">
            <w:r w:rsidR="00426EBB" w:rsidRPr="00B4129A">
              <w:rPr>
                <w:rStyle w:val="Hyperlink"/>
                <w:noProof/>
              </w:rPr>
              <w:t>E.1</w:t>
            </w:r>
            <w:r w:rsidR="00426EBB">
              <w:rPr>
                <w:b w:val="0"/>
                <w:noProof/>
              </w:rPr>
              <w:tab/>
            </w:r>
            <w:r w:rsidR="00426EBB" w:rsidRPr="00B4129A">
              <w:rPr>
                <w:rStyle w:val="Hyperlink"/>
                <w:noProof/>
              </w:rPr>
              <w:t>Content Types</w:t>
            </w:r>
            <w:r w:rsidR="00426EBB">
              <w:rPr>
                <w:noProof/>
                <w:webHidden/>
              </w:rPr>
              <w:tab/>
            </w:r>
            <w:r w:rsidR="00426EBB">
              <w:rPr>
                <w:noProof/>
                <w:webHidden/>
              </w:rPr>
              <w:fldChar w:fldCharType="begin"/>
            </w:r>
            <w:r w:rsidR="00426EBB">
              <w:rPr>
                <w:noProof/>
                <w:webHidden/>
              </w:rPr>
              <w:instrText xml:space="preserve"> PAGEREF _Toc520719659 \h </w:instrText>
            </w:r>
            <w:r w:rsidR="00426EBB">
              <w:rPr>
                <w:noProof/>
                <w:webHidden/>
              </w:rPr>
            </w:r>
            <w:r w:rsidR="00426EBB">
              <w:rPr>
                <w:noProof/>
                <w:webHidden/>
              </w:rPr>
              <w:fldChar w:fldCharType="separate"/>
            </w:r>
            <w:r w:rsidR="00426EBB">
              <w:rPr>
                <w:noProof/>
                <w:webHidden/>
              </w:rPr>
              <w:t>55</w:t>
            </w:r>
            <w:r w:rsidR="00426EBB">
              <w:rPr>
                <w:noProof/>
                <w:webHidden/>
              </w:rPr>
              <w:fldChar w:fldCharType="end"/>
            </w:r>
          </w:hyperlink>
        </w:p>
        <w:p w14:paraId="647E70E6" w14:textId="4FC34613" w:rsidR="00426EBB" w:rsidRDefault="00902542">
          <w:pPr>
            <w:pStyle w:val="TOC2"/>
            <w:tabs>
              <w:tab w:val="left" w:pos="880"/>
            </w:tabs>
            <w:rPr>
              <w:b w:val="0"/>
              <w:noProof/>
            </w:rPr>
          </w:pPr>
          <w:hyperlink w:anchor="_Toc520719660" w:history="1">
            <w:r w:rsidR="00426EBB" w:rsidRPr="00B4129A">
              <w:rPr>
                <w:rStyle w:val="Hyperlink"/>
                <w:noProof/>
              </w:rPr>
              <w:t>E.2</w:t>
            </w:r>
            <w:r w:rsidR="00426EBB">
              <w:rPr>
                <w:b w:val="0"/>
                <w:noProof/>
              </w:rPr>
              <w:tab/>
            </w:r>
            <w:r w:rsidR="00426EBB" w:rsidRPr="00B4129A">
              <w:rPr>
                <w:rStyle w:val="Hyperlink"/>
                <w:noProof/>
              </w:rPr>
              <w:t>Relationship Types</w:t>
            </w:r>
            <w:r w:rsidR="00426EBB">
              <w:rPr>
                <w:noProof/>
                <w:webHidden/>
              </w:rPr>
              <w:tab/>
            </w:r>
            <w:r w:rsidR="00426EBB">
              <w:rPr>
                <w:noProof/>
                <w:webHidden/>
              </w:rPr>
              <w:fldChar w:fldCharType="begin"/>
            </w:r>
            <w:r w:rsidR="00426EBB">
              <w:rPr>
                <w:noProof/>
                <w:webHidden/>
              </w:rPr>
              <w:instrText xml:space="preserve"> PAGEREF _Toc520719660 \h </w:instrText>
            </w:r>
            <w:r w:rsidR="00426EBB">
              <w:rPr>
                <w:noProof/>
                <w:webHidden/>
              </w:rPr>
            </w:r>
            <w:r w:rsidR="00426EBB">
              <w:rPr>
                <w:noProof/>
                <w:webHidden/>
              </w:rPr>
              <w:fldChar w:fldCharType="separate"/>
            </w:r>
            <w:r w:rsidR="00426EBB">
              <w:rPr>
                <w:noProof/>
                <w:webHidden/>
              </w:rPr>
              <w:t>55</w:t>
            </w:r>
            <w:r w:rsidR="00426EBB">
              <w:rPr>
                <w:noProof/>
                <w:webHidden/>
              </w:rPr>
              <w:fldChar w:fldCharType="end"/>
            </w:r>
          </w:hyperlink>
        </w:p>
        <w:p w14:paraId="61BE18B2" w14:textId="0DB622E6" w:rsidR="00426EBB" w:rsidRDefault="00902542">
          <w:pPr>
            <w:pStyle w:val="TOC2"/>
            <w:tabs>
              <w:tab w:val="left" w:pos="880"/>
            </w:tabs>
            <w:rPr>
              <w:b w:val="0"/>
              <w:noProof/>
            </w:rPr>
          </w:pPr>
          <w:hyperlink w:anchor="_Toc520719661" w:history="1">
            <w:r w:rsidR="00426EBB" w:rsidRPr="00B4129A">
              <w:rPr>
                <w:rStyle w:val="Hyperlink"/>
                <w:noProof/>
              </w:rPr>
              <w:t>E.3</w:t>
            </w:r>
            <w:r w:rsidR="00426EBB">
              <w:rPr>
                <w:b w:val="0"/>
                <w:noProof/>
              </w:rPr>
              <w:tab/>
            </w:r>
            <w:r w:rsidR="00426EBB" w:rsidRPr="00B4129A">
              <w:rPr>
                <w:rStyle w:val="Hyperlink"/>
                <w:noProof/>
              </w:rPr>
              <w:t>Namespaces</w:t>
            </w:r>
            <w:r w:rsidR="00426EBB">
              <w:rPr>
                <w:noProof/>
                <w:webHidden/>
              </w:rPr>
              <w:tab/>
            </w:r>
            <w:r w:rsidR="00426EBB">
              <w:rPr>
                <w:noProof/>
                <w:webHidden/>
              </w:rPr>
              <w:fldChar w:fldCharType="begin"/>
            </w:r>
            <w:r w:rsidR="00426EBB">
              <w:rPr>
                <w:noProof/>
                <w:webHidden/>
              </w:rPr>
              <w:instrText xml:space="preserve"> PAGEREF _Toc520719661 \h </w:instrText>
            </w:r>
            <w:r w:rsidR="00426EBB">
              <w:rPr>
                <w:noProof/>
                <w:webHidden/>
              </w:rPr>
            </w:r>
            <w:r w:rsidR="00426EBB">
              <w:rPr>
                <w:noProof/>
                <w:webHidden/>
              </w:rPr>
              <w:fldChar w:fldCharType="separate"/>
            </w:r>
            <w:r w:rsidR="00426EBB">
              <w:rPr>
                <w:noProof/>
                <w:webHidden/>
              </w:rPr>
              <w:t>55</w:t>
            </w:r>
            <w:r w:rsidR="00426EBB">
              <w:rPr>
                <w:noProof/>
                <w:webHidden/>
              </w:rPr>
              <w:fldChar w:fldCharType="end"/>
            </w:r>
          </w:hyperlink>
        </w:p>
        <w:p w14:paraId="54C64924" w14:textId="19F2A953" w:rsidR="00426EBB" w:rsidRDefault="00902542">
          <w:pPr>
            <w:pStyle w:val="TOC1"/>
            <w:tabs>
              <w:tab w:val="right" w:leader="dot" w:pos="9350"/>
            </w:tabs>
            <w:rPr>
              <w:b w:val="0"/>
              <w:noProof/>
              <w:sz w:val="22"/>
              <w:szCs w:val="22"/>
            </w:rPr>
          </w:pPr>
          <w:hyperlink w:anchor="_Toc520719662" w:history="1">
            <w:r w:rsidR="00426EBB" w:rsidRPr="00B4129A">
              <w:rPr>
                <w:rStyle w:val="Hyperlink"/>
                <w:noProof/>
              </w:rPr>
              <w:t>References</w:t>
            </w:r>
            <w:r w:rsidR="00426EBB">
              <w:rPr>
                <w:noProof/>
                <w:webHidden/>
              </w:rPr>
              <w:tab/>
            </w:r>
            <w:r w:rsidR="00426EBB">
              <w:rPr>
                <w:noProof/>
                <w:webHidden/>
              </w:rPr>
              <w:fldChar w:fldCharType="begin"/>
            </w:r>
            <w:r w:rsidR="00426EBB">
              <w:rPr>
                <w:noProof/>
                <w:webHidden/>
              </w:rPr>
              <w:instrText xml:space="preserve"> PAGEREF _Toc520719662 \h </w:instrText>
            </w:r>
            <w:r w:rsidR="00426EBB">
              <w:rPr>
                <w:noProof/>
                <w:webHidden/>
              </w:rPr>
            </w:r>
            <w:r w:rsidR="00426EBB">
              <w:rPr>
                <w:noProof/>
                <w:webHidden/>
              </w:rPr>
              <w:fldChar w:fldCharType="separate"/>
            </w:r>
            <w:r w:rsidR="00426EBB">
              <w:rPr>
                <w:noProof/>
                <w:webHidden/>
              </w:rPr>
              <w:t>56</w:t>
            </w:r>
            <w:r w:rsidR="00426EBB">
              <w:rPr>
                <w:noProof/>
                <w:webHidden/>
              </w:rPr>
              <w:fldChar w:fldCharType="end"/>
            </w:r>
          </w:hyperlink>
        </w:p>
        <w:p w14:paraId="5BF203A0" w14:textId="59FF155F" w:rsidR="00D547CD" w:rsidRDefault="00D547CD">
          <w:r>
            <w:rPr>
              <w:b/>
              <w:bCs/>
              <w:noProof/>
            </w:rPr>
            <w:fldChar w:fldCharType="end"/>
          </w:r>
        </w:p>
      </w:sdtContent>
    </w:sdt>
    <w:p w14:paraId="1466406C" w14:textId="77777777" w:rsidR="000D7C2E" w:rsidRPr="00ED7A35" w:rsidRDefault="00ED7A35" w:rsidP="00370B3C">
      <w:pPr>
        <w:pStyle w:val="Heading1"/>
      </w:pPr>
      <w:bookmarkStart w:id="1" w:name="_Toc520719618"/>
      <w:r w:rsidRPr="00ED7A35">
        <w:lastRenderedPageBreak/>
        <w:t>Preface</w:t>
      </w:r>
      <w:bookmarkEnd w:id="1"/>
      <w:bookmarkEnd w:id="0"/>
    </w:p>
    <w:p w14:paraId="31C2348B" w14:textId="77777777" w:rsidR="00ED7A35" w:rsidRPr="00D76EB5" w:rsidRDefault="00ED7A35" w:rsidP="00737C61">
      <w:pPr>
        <w:pStyle w:val="Heading2"/>
        <w:ind w:left="18"/>
      </w:pPr>
      <w:bookmarkStart w:id="2" w:name="_Toc417309080"/>
      <w:bookmarkStart w:id="3" w:name="_Toc520719619"/>
      <w:r w:rsidRPr="00D76EB5">
        <w:t>About this Specification</w:t>
      </w:r>
      <w:bookmarkEnd w:id="2"/>
      <w:bookmarkEnd w:id="3"/>
    </w:p>
    <w:p w14:paraId="02669303" w14:textId="53FA43A3" w:rsidR="00A24053" w:rsidRDefault="00B24332" w:rsidP="00A24053">
      <w:r>
        <w:t xml:space="preserve">This 3MF materials </w:t>
      </w:r>
      <w:r w:rsidR="0000237B">
        <w:t xml:space="preserve">and properties </w:t>
      </w:r>
      <w:r>
        <w:t xml:space="preserve">specification is an extension to the core 3MF specification. This document cannot stand alone and only applies as an addendum to the core 3MF specification. Usage of this and any other </w:t>
      </w:r>
      <w:r w:rsidR="007F23D0">
        <w:t xml:space="preserve">3MF </w:t>
      </w:r>
      <w:r>
        <w:t xml:space="preserve">extensions </w:t>
      </w:r>
      <w:r w:rsidR="007F23D0">
        <w:t>follow an a la carte model,</w:t>
      </w:r>
      <w:r>
        <w:t xml:space="preserve"> defined in the </w:t>
      </w:r>
      <w:r w:rsidR="007F23D0">
        <w:t>core 3MF specification.</w:t>
      </w:r>
    </w:p>
    <w:p w14:paraId="34229DC0"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2F0AA96B"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4712301C" w14:textId="77777777" w:rsidR="0093233C" w:rsidRDefault="0093233C" w:rsidP="00ED7A35">
      <w:r>
        <w:t>The information contained in this specification is subject to change. Every effort has been made to ensure its accur</w:t>
      </w:r>
      <w:r w:rsidR="00A24053">
        <w:t>acy at the time of publication.</w:t>
      </w:r>
    </w:p>
    <w:p w14:paraId="2AFE7491" w14:textId="05CEBA00" w:rsidR="006D09C3" w:rsidRDefault="006D09C3" w:rsidP="00ED7A35">
      <w:r>
        <w:t>This extension MUST be used only with Core specification 1.</w:t>
      </w:r>
      <w:r w:rsidR="000A4973">
        <w:t>2</w:t>
      </w:r>
      <w:r>
        <w:t>.</w:t>
      </w:r>
    </w:p>
    <w:p w14:paraId="1FCC6B87" w14:textId="77777777" w:rsidR="009E4106" w:rsidRDefault="009E4106" w:rsidP="00737C61">
      <w:pPr>
        <w:pStyle w:val="Heading2"/>
        <w:ind w:left="18"/>
      </w:pPr>
      <w:bookmarkStart w:id="4" w:name="_Toc417309081"/>
      <w:bookmarkStart w:id="5" w:name="_Toc520719620"/>
      <w:r>
        <w:t>Document Conventions</w:t>
      </w:r>
      <w:bookmarkEnd w:id="4"/>
      <w:bookmarkEnd w:id="5"/>
    </w:p>
    <w:p w14:paraId="0045ED38" w14:textId="77777777" w:rsidR="009E4106" w:rsidRDefault="009E4106" w:rsidP="00ED7A35">
      <w:r>
        <w:t>Except where otherwise noted, syntax descriptions are expressed in the ABNF format as defined in RFC 4234.</w:t>
      </w:r>
    </w:p>
    <w:p w14:paraId="15AA2249" w14:textId="77777777" w:rsidR="009E4106" w:rsidRDefault="009E4106" w:rsidP="00ED7A35">
      <w:r>
        <w:t xml:space="preserve">Glossary terms are formatted like </w:t>
      </w:r>
      <w:r w:rsidRPr="00EB33D8">
        <w:rPr>
          <w:rStyle w:val="Glossary"/>
        </w:rPr>
        <w:t>this</w:t>
      </w:r>
      <w:r>
        <w:t>.</w:t>
      </w:r>
    </w:p>
    <w:p w14:paraId="3AF2130D" w14:textId="77777777" w:rsidR="009E4106" w:rsidRPr="00EB33D8" w:rsidRDefault="009E4106" w:rsidP="00EB33D8">
      <w:r w:rsidRPr="00EB33D8">
        <w:t xml:space="preserve">Syntax descriptions and code are formatted in </w:t>
      </w:r>
      <w:r w:rsidRPr="005E0F89">
        <w:rPr>
          <w:rStyle w:val="SyntaxChar"/>
        </w:rPr>
        <w:t>monospace</w:t>
      </w:r>
      <w:r w:rsidRPr="00EB33D8">
        <w:t xml:space="preserve"> type.</w:t>
      </w:r>
    </w:p>
    <w:p w14:paraId="73D1BB55"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500CA796" w14:textId="77777777" w:rsidR="009E4106" w:rsidRDefault="009E4106" w:rsidP="00ED7A35">
      <w:r>
        <w:t>Notes are formatted as follows:</w:t>
      </w:r>
    </w:p>
    <w:p w14:paraId="1085FB23" w14:textId="77777777" w:rsidR="009E4106" w:rsidRDefault="009E4106" w:rsidP="00F95549">
      <w:pPr>
        <w:pStyle w:val="Note"/>
      </w:pPr>
      <w:r w:rsidRPr="00F95549">
        <w:rPr>
          <w:b/>
        </w:rPr>
        <w:t>Note:</w:t>
      </w:r>
      <w:r>
        <w:t xml:space="preserve"> This is a note.</w:t>
      </w:r>
    </w:p>
    <w:p w14:paraId="0EA314FC" w14:textId="77777777" w:rsidR="009E4106" w:rsidRDefault="009E4106" w:rsidP="00737C61">
      <w:pPr>
        <w:pStyle w:val="Heading2"/>
        <w:ind w:left="18"/>
      </w:pPr>
      <w:bookmarkStart w:id="6" w:name="_Toc417309082"/>
      <w:bookmarkStart w:id="7" w:name="_Toc520719621"/>
      <w:r>
        <w:t>Language Notes</w:t>
      </w:r>
      <w:bookmarkEnd w:id="6"/>
      <w:bookmarkEnd w:id="7"/>
    </w:p>
    <w:p w14:paraId="2168B94D"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499989D3" w14:textId="77777777" w:rsidR="009E4106" w:rsidRDefault="009E4106" w:rsidP="009E4106">
      <w:pPr>
        <w:pStyle w:val="ListParagraph"/>
        <w:numPr>
          <w:ilvl w:val="0"/>
          <w:numId w:val="1"/>
        </w:numPr>
      </w:pPr>
      <w:r w:rsidRPr="00EB33D8">
        <w:rPr>
          <w:i/>
        </w:rPr>
        <w:lastRenderedPageBreak/>
        <w:t>MUST.</w:t>
      </w:r>
      <w:r>
        <w:t xml:space="preserve"> </w:t>
      </w:r>
      <w:r w:rsidR="00EB33D8">
        <w:t>This word, or the adjective “REQUIRED,” means that the item is an absolute requirement of the specification.</w:t>
      </w:r>
    </w:p>
    <w:p w14:paraId="22494F1A" w14:textId="43DC62EB"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to ignore this item, but the full implications should be </w:t>
      </w:r>
      <w:r w:rsidR="009F2E88">
        <w:t>understood,</w:t>
      </w:r>
      <w:r w:rsidR="001454C4">
        <w:t xml:space="preserve"> and the case carefully weighed before choosing a different course.</w:t>
      </w:r>
    </w:p>
    <w:p w14:paraId="716C5E0D"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5610F1B" w14:textId="77777777" w:rsidR="001454C4" w:rsidRDefault="001454C4" w:rsidP="00737C61">
      <w:pPr>
        <w:pStyle w:val="Heading2"/>
        <w:ind w:left="18"/>
      </w:pPr>
      <w:bookmarkStart w:id="8" w:name="_Toc417309083"/>
      <w:bookmarkStart w:id="9" w:name="_Toc520719622"/>
      <w:r>
        <w:t>Software Conformance</w:t>
      </w:r>
      <w:bookmarkEnd w:id="8"/>
      <w:bookmarkEnd w:id="9"/>
    </w:p>
    <w:p w14:paraId="578D7EB6" w14:textId="77777777" w:rsidR="001454C4" w:rsidRDefault="00A24053" w:rsidP="001454C4">
      <w:r>
        <w:t>Most requirements are expressed as format or package r</w:t>
      </w:r>
      <w:r w:rsidR="001454C4">
        <w:t>equirements rather than implementation requirements.</w:t>
      </w:r>
    </w:p>
    <w:p w14:paraId="6A42E847" w14:textId="37A7F179" w:rsidR="00A24053" w:rsidRDefault="00501A8D" w:rsidP="001454C4">
      <w:r>
        <w:t>For</w:t>
      </w:r>
      <w:r w:rsidR="00A24053">
        <w:t xml:space="preserve"> consumers to be considered conformant, they </w:t>
      </w:r>
      <w:r w:rsidR="00D8481F">
        <w:t xml:space="preserve">MUST </w:t>
      </w:r>
      <w:r w:rsidR="00A24053">
        <w:t>observe the following rules:</w:t>
      </w:r>
    </w:p>
    <w:p w14:paraId="23D5D5AB" w14:textId="77777777" w:rsidR="00A24053" w:rsidRDefault="00A24053" w:rsidP="00BA561C">
      <w:pPr>
        <w:pStyle w:val="ListParagraph"/>
        <w:numPr>
          <w:ilvl w:val="0"/>
          <w:numId w:val="3"/>
        </w:numPr>
      </w:pPr>
      <w:r>
        <w:t>They MUST NOT report errors when processing conforming instances of the document format except when forced to do so by resource exhaustion.</w:t>
      </w:r>
    </w:p>
    <w:p w14:paraId="5D72CDD9" w14:textId="77777777" w:rsidR="00A24053" w:rsidRDefault="00A24053" w:rsidP="00BA561C">
      <w:pPr>
        <w:pStyle w:val="ListParagraph"/>
        <w:numPr>
          <w:ilvl w:val="0"/>
          <w:numId w:val="3"/>
        </w:numPr>
      </w:pPr>
      <w:r>
        <w:t>They SHOULD report errors when processing non-conforming instances of the document format when doing so does not pose an undue processing or performance burden.</w:t>
      </w:r>
    </w:p>
    <w:p w14:paraId="184FD7AC" w14:textId="51C02CEC" w:rsidR="00A24053" w:rsidRDefault="00501A8D" w:rsidP="00A24053">
      <w:r>
        <w:t>For</w:t>
      </w:r>
      <w:r w:rsidR="00A24053">
        <w:t xml:space="preserve"> producers to be considered conformant, they </w:t>
      </w:r>
      <w:r w:rsidR="00D8481F">
        <w:t xml:space="preserve">MUST </w:t>
      </w:r>
      <w:r w:rsidR="00A24053">
        <w:t>observe the following rules:</w:t>
      </w:r>
    </w:p>
    <w:p w14:paraId="4A11B328" w14:textId="77777777" w:rsidR="00A24053" w:rsidRDefault="00A24053" w:rsidP="00BA561C">
      <w:pPr>
        <w:pStyle w:val="ListParagraph"/>
        <w:numPr>
          <w:ilvl w:val="0"/>
          <w:numId w:val="4"/>
        </w:numPr>
      </w:pPr>
      <w:r>
        <w:t>They MUST NOT generate any new, non-conforming instances of the document format.</w:t>
      </w:r>
    </w:p>
    <w:p w14:paraId="2412DEEC" w14:textId="77777777" w:rsidR="00A24053" w:rsidRDefault="00A24053" w:rsidP="00BA561C">
      <w:pPr>
        <w:pStyle w:val="ListParagraph"/>
        <w:numPr>
          <w:ilvl w:val="0"/>
          <w:numId w:val="4"/>
        </w:numPr>
      </w:pPr>
      <w:r>
        <w:t>They MUST NOT</w:t>
      </w:r>
      <w:r w:rsidR="00E0308E">
        <w:t xml:space="preserve"> introduce any non-conformance when modifying an instance of the document format.</w:t>
      </w:r>
    </w:p>
    <w:p w14:paraId="02FED1F7" w14:textId="54883033" w:rsidR="00E0308E" w:rsidRDefault="00E0308E" w:rsidP="00E0308E">
      <w:r>
        <w:t xml:space="preserve">Editing applications are subject to </w:t>
      </w:r>
      <w:r w:rsidR="009F2E88">
        <w:t>all</w:t>
      </w:r>
      <w:r>
        <w:t xml:space="preserve"> the above rules.</w:t>
      </w:r>
    </w:p>
    <w:p w14:paraId="15ADA2D8" w14:textId="2330688C" w:rsidR="0091479E" w:rsidRPr="00CC5045" w:rsidRDefault="00E22759" w:rsidP="00E22759">
      <w:pPr>
        <w:pStyle w:val="Part"/>
      </w:pPr>
      <w:bookmarkStart w:id="10" w:name="_Toc417309084"/>
      <w:bookmarkStart w:id="11" w:name="_Toc520719623"/>
      <w:r>
        <w:lastRenderedPageBreak/>
        <w:t xml:space="preserve">Part I: </w:t>
      </w:r>
      <w:r w:rsidR="0091479E" w:rsidRPr="00321B0E">
        <w:t>3MF</w:t>
      </w:r>
      <w:r w:rsidR="0091479E" w:rsidRPr="0091479E">
        <w:t xml:space="preserve"> Documents</w:t>
      </w:r>
      <w:bookmarkEnd w:id="10"/>
      <w:bookmarkEnd w:id="11"/>
    </w:p>
    <w:p w14:paraId="414D002D" w14:textId="6B6D12E4" w:rsidR="000D7C2E" w:rsidRDefault="00141581" w:rsidP="00E56EF9">
      <w:pPr>
        <w:pStyle w:val="Heading1"/>
        <w:numPr>
          <w:ilvl w:val="0"/>
          <w:numId w:val="24"/>
        </w:numPr>
      </w:pPr>
      <w:bookmarkStart w:id="12" w:name="_Toc417309085"/>
      <w:bookmarkStart w:id="13" w:name="_Toc520719624"/>
      <w:r>
        <w:lastRenderedPageBreak/>
        <w:t>Overview of Additions</w:t>
      </w:r>
      <w:bookmarkEnd w:id="12"/>
      <w:bookmarkEnd w:id="13"/>
    </w:p>
    <w:p w14:paraId="420C91AB" w14:textId="3C51E68A" w:rsidR="00171CBA" w:rsidRDefault="00171CBA" w:rsidP="00681026">
      <w:pPr>
        <w:pStyle w:val="Caption"/>
        <w:outlineLvl w:val="9"/>
      </w:pPr>
      <w:r>
        <w:t xml:space="preserve">Figure </w:t>
      </w:r>
      <w:r w:rsidR="002D549D">
        <w:t>1</w:t>
      </w:r>
      <w:r>
        <w:t xml:space="preserve">-1: </w:t>
      </w:r>
      <w:r w:rsidR="00C31EA1">
        <w:t xml:space="preserve"> </w:t>
      </w:r>
      <w:r>
        <w:t>Overview of model XML structur</w:t>
      </w:r>
      <w:r w:rsidR="008A463F">
        <w:t>e of 3MF with material and property additions</w:t>
      </w:r>
    </w:p>
    <w:p w14:paraId="7E5F5442" w14:textId="251A4556" w:rsidR="0094595F" w:rsidRDefault="00CA2B3E" w:rsidP="00681026">
      <w:del w:id="14" w:author="Author">
        <w:r w:rsidDel="00C32F7C">
          <w:rPr>
            <w:noProof/>
          </w:rPr>
          <w:drawing>
            <wp:inline distT="0" distB="0" distL="0" distR="0" wp14:anchorId="44F81508" wp14:editId="3EE44DFB">
              <wp:extent cx="5772150"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5772150"/>
                      </a:xfrm>
                      <a:prstGeom prst="rect">
                        <a:avLst/>
                      </a:prstGeom>
                    </pic:spPr>
                  </pic:pic>
                </a:graphicData>
              </a:graphic>
            </wp:inline>
          </w:drawing>
        </w:r>
        <w:r w:rsidR="0094595F" w:rsidDel="00C32F7C">
          <w:br/>
        </w:r>
      </w:del>
      <w:ins w:id="15" w:author="Author">
        <w:r w:rsidR="00C32F7C">
          <w:rPr>
            <w:noProof/>
          </w:rPr>
          <w:drawing>
            <wp:inline distT="0" distB="0" distL="0" distR="0" wp14:anchorId="278B48FF" wp14:editId="257C1ABB">
              <wp:extent cx="5581650"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5981700"/>
                      </a:xfrm>
                      <a:prstGeom prst="rect">
                        <a:avLst/>
                      </a:prstGeom>
                    </pic:spPr>
                  </pic:pic>
                </a:graphicData>
              </a:graphic>
            </wp:inline>
          </w:drawing>
        </w:r>
      </w:ins>
    </w:p>
    <w:p w14:paraId="773D265C" w14:textId="5C96826A" w:rsidR="00171CBA" w:rsidRPr="008B04FC" w:rsidRDefault="00C32F7C" w:rsidP="00681026">
      <w:ins w:id="16" w:author="Author">
        <w:r>
          <w:rPr>
            <w:noProof/>
          </w:rPr>
          <w:lastRenderedPageBreak/>
          <w:drawing>
            <wp:inline distT="0" distB="0" distL="0" distR="0" wp14:anchorId="1515FBBF" wp14:editId="07677CB2">
              <wp:extent cx="5610225" cy="522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5229225"/>
                      </a:xfrm>
                      <a:prstGeom prst="rect">
                        <a:avLst/>
                      </a:prstGeom>
                    </pic:spPr>
                  </pic:pic>
                </a:graphicData>
              </a:graphic>
            </wp:inline>
          </w:drawing>
        </w:r>
      </w:ins>
      <w:del w:id="17" w:author="Author">
        <w:r w:rsidR="00CA2B3E" w:rsidDel="00C32F7C">
          <w:rPr>
            <w:noProof/>
          </w:rPr>
          <w:drawing>
            <wp:inline distT="0" distB="0" distL="0" distR="0" wp14:anchorId="0CF1F076" wp14:editId="58ED4175">
              <wp:extent cx="5848350" cy="520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5200650"/>
                      </a:xfrm>
                      <a:prstGeom prst="rect">
                        <a:avLst/>
                      </a:prstGeom>
                    </pic:spPr>
                  </pic:pic>
                </a:graphicData>
              </a:graphic>
            </wp:inline>
          </w:drawing>
        </w:r>
      </w:del>
    </w:p>
    <w:p w14:paraId="07F2730D" w14:textId="3AB68853" w:rsidR="00084C59" w:rsidRDefault="00084C59" w:rsidP="00681026">
      <w:bookmarkStart w:id="18" w:name="_Toc105931631"/>
      <w:bookmarkStart w:id="19" w:name="_Toc105934655"/>
      <w:bookmarkStart w:id="20" w:name="_Toc105991801"/>
      <w:bookmarkStart w:id="21" w:name="_Toc105993473"/>
      <w:bookmarkStart w:id="22" w:name="_Toc105995029"/>
      <w:bookmarkStart w:id="23" w:name="_Toc105996590"/>
      <w:bookmarkStart w:id="24" w:name="_Toc105998151"/>
      <w:bookmarkStart w:id="25" w:name="_Toc103496638"/>
      <w:bookmarkStart w:id="26" w:name="_Toc103500152"/>
      <w:bookmarkStart w:id="27" w:name="_Toc103579278"/>
      <w:bookmarkStart w:id="28" w:name="_Toc104286165"/>
      <w:bookmarkStart w:id="29" w:name="_Toc104344754"/>
      <w:bookmarkStart w:id="30" w:name="_Toc104345683"/>
      <w:bookmarkStart w:id="31" w:name="_Toc104346348"/>
      <w:bookmarkStart w:id="32" w:name="_Toc104361597"/>
      <w:bookmarkStart w:id="33" w:name="_Toc103496651"/>
      <w:bookmarkStart w:id="34" w:name="_Toc103500165"/>
      <w:bookmarkStart w:id="35" w:name="_Toc103579291"/>
      <w:bookmarkStart w:id="36" w:name="_Toc104286178"/>
      <w:bookmarkStart w:id="37" w:name="_Toc104344767"/>
      <w:bookmarkStart w:id="38" w:name="_Toc104345696"/>
      <w:bookmarkStart w:id="39" w:name="_Toc104346361"/>
      <w:bookmarkStart w:id="40" w:name="_Toc104361610"/>
      <w:bookmarkStart w:id="41" w:name="_Toc103496652"/>
      <w:bookmarkStart w:id="42" w:name="_Toc103500166"/>
      <w:bookmarkStart w:id="43" w:name="_Toc103579292"/>
      <w:bookmarkStart w:id="44" w:name="_Toc104286179"/>
      <w:bookmarkStart w:id="45" w:name="_Toc104344768"/>
      <w:bookmarkStart w:id="46" w:name="_Toc104345697"/>
      <w:bookmarkStart w:id="47" w:name="_Toc104346362"/>
      <w:bookmarkStart w:id="48" w:name="_Toc104361611"/>
      <w:bookmarkStart w:id="49" w:name="_Toc103496653"/>
      <w:bookmarkStart w:id="50" w:name="_Toc103500167"/>
      <w:bookmarkStart w:id="51" w:name="_Toc103579293"/>
      <w:bookmarkStart w:id="52" w:name="_Toc104286180"/>
      <w:bookmarkStart w:id="53" w:name="_Toc104344769"/>
      <w:bookmarkStart w:id="54" w:name="_Toc104345698"/>
      <w:bookmarkStart w:id="55" w:name="_Toc104346363"/>
      <w:bookmarkStart w:id="56" w:name="_Toc104361612"/>
      <w:bookmarkStart w:id="57" w:name="_Toc103496654"/>
      <w:bookmarkStart w:id="58" w:name="_Toc103500168"/>
      <w:bookmarkStart w:id="59" w:name="_Toc103579294"/>
      <w:bookmarkStart w:id="60" w:name="_Toc104286181"/>
      <w:bookmarkStart w:id="61" w:name="_Toc104344770"/>
      <w:bookmarkStart w:id="62" w:name="_Toc104345699"/>
      <w:bookmarkStart w:id="63" w:name="_Toc104346364"/>
      <w:bookmarkStart w:id="64" w:name="_Toc104361613"/>
      <w:bookmarkStart w:id="65" w:name="_Toc103496655"/>
      <w:bookmarkStart w:id="66" w:name="_Toc103500169"/>
      <w:bookmarkStart w:id="67" w:name="_Toc103579295"/>
      <w:bookmarkStart w:id="68" w:name="_Toc104286182"/>
      <w:bookmarkStart w:id="69" w:name="_Toc104344771"/>
      <w:bookmarkStart w:id="70" w:name="_Toc104345700"/>
      <w:bookmarkStart w:id="71" w:name="_Toc104346365"/>
      <w:bookmarkStart w:id="72" w:name="_Toc104361614"/>
      <w:bookmarkStart w:id="73" w:name="_Toc103496656"/>
      <w:bookmarkStart w:id="74" w:name="_Toc103500170"/>
      <w:bookmarkStart w:id="75" w:name="_Toc103579296"/>
      <w:bookmarkStart w:id="76" w:name="_Toc104286183"/>
      <w:bookmarkStart w:id="77" w:name="_Toc104344772"/>
      <w:bookmarkStart w:id="78" w:name="_Toc104345701"/>
      <w:bookmarkStart w:id="79" w:name="_Toc104346366"/>
      <w:bookmarkStart w:id="80" w:name="_Toc104361615"/>
      <w:bookmarkStart w:id="81" w:name="_Toc103496657"/>
      <w:bookmarkStart w:id="82" w:name="_Toc103500171"/>
      <w:bookmarkStart w:id="83" w:name="_Toc103579297"/>
      <w:bookmarkStart w:id="84" w:name="_Toc104286184"/>
      <w:bookmarkStart w:id="85" w:name="_Toc104344773"/>
      <w:bookmarkStart w:id="86" w:name="_Toc104345702"/>
      <w:bookmarkStart w:id="87" w:name="_Toc104346367"/>
      <w:bookmarkStart w:id="88" w:name="_Toc104361616"/>
      <w:bookmarkStart w:id="89" w:name="_Toc103496658"/>
      <w:bookmarkStart w:id="90" w:name="_Toc103500172"/>
      <w:bookmarkStart w:id="91" w:name="_Toc103579298"/>
      <w:bookmarkStart w:id="92" w:name="_Toc104286185"/>
      <w:bookmarkStart w:id="93" w:name="_Toc104344774"/>
      <w:bookmarkStart w:id="94" w:name="_Toc104345703"/>
      <w:bookmarkStart w:id="95" w:name="_Toc104346368"/>
      <w:bookmarkStart w:id="96" w:name="_Toc104361617"/>
      <w:bookmarkStart w:id="97" w:name="_Toc103496659"/>
      <w:bookmarkStart w:id="98" w:name="_Toc103500173"/>
      <w:bookmarkStart w:id="99" w:name="_Toc103579299"/>
      <w:bookmarkStart w:id="100" w:name="_Toc104286186"/>
      <w:bookmarkStart w:id="101" w:name="_Toc104344775"/>
      <w:bookmarkStart w:id="102" w:name="_Toc104345704"/>
      <w:bookmarkStart w:id="103" w:name="_Toc104346369"/>
      <w:bookmarkStart w:id="104" w:name="_Toc104361618"/>
      <w:bookmarkStart w:id="105" w:name="_Toc103496660"/>
      <w:bookmarkStart w:id="106" w:name="_Toc103500174"/>
      <w:bookmarkStart w:id="107" w:name="_Toc103579300"/>
      <w:bookmarkStart w:id="108" w:name="_Toc104286187"/>
      <w:bookmarkStart w:id="109" w:name="_Toc104344776"/>
      <w:bookmarkStart w:id="110" w:name="_Toc104345705"/>
      <w:bookmarkStart w:id="111" w:name="_Toc104346370"/>
      <w:bookmarkStart w:id="112" w:name="_Toc104361619"/>
      <w:bookmarkStart w:id="113" w:name="_Toc103496661"/>
      <w:bookmarkStart w:id="114" w:name="_Toc103500175"/>
      <w:bookmarkStart w:id="115" w:name="_Toc103579301"/>
      <w:bookmarkStart w:id="116" w:name="_Toc104286188"/>
      <w:bookmarkStart w:id="117" w:name="_Toc104344777"/>
      <w:bookmarkStart w:id="118" w:name="_Toc104345706"/>
      <w:bookmarkStart w:id="119" w:name="_Toc104346371"/>
      <w:bookmarkStart w:id="120" w:name="_Toc104361620"/>
      <w:bookmarkStart w:id="121" w:name="_Toc103496662"/>
      <w:bookmarkStart w:id="122" w:name="_Toc103500176"/>
      <w:bookmarkStart w:id="123" w:name="_Toc103579302"/>
      <w:bookmarkStart w:id="124" w:name="_Toc104286189"/>
      <w:bookmarkStart w:id="125" w:name="_Toc104344778"/>
      <w:bookmarkStart w:id="126" w:name="_Toc104345707"/>
      <w:bookmarkStart w:id="127" w:name="_Toc104346372"/>
      <w:bookmarkStart w:id="128" w:name="_Toc104361621"/>
      <w:bookmarkStart w:id="129" w:name="_Toc103496677"/>
      <w:bookmarkStart w:id="130" w:name="_Toc103500191"/>
      <w:bookmarkStart w:id="131" w:name="_Toc103579317"/>
      <w:bookmarkStart w:id="132" w:name="_Toc104286204"/>
      <w:bookmarkStart w:id="133" w:name="_Toc104344793"/>
      <w:bookmarkStart w:id="134" w:name="_Toc104345722"/>
      <w:bookmarkStart w:id="135" w:name="_Toc104346387"/>
      <w:bookmarkStart w:id="136" w:name="_Toc10436163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t>This chapter describes</w:t>
      </w:r>
      <w:r w:rsidR="00FB383C">
        <w:t xml:space="preserve"> new</w:t>
      </w:r>
      <w:r>
        <w:t xml:space="preserve"> non</w:t>
      </w:r>
      <w:r w:rsidR="00723856">
        <w:t>-object resources. E</w:t>
      </w:r>
      <w:r>
        <w:t xml:space="preserve">ach </w:t>
      </w:r>
      <w:r w:rsidR="00723856">
        <w:t xml:space="preserve">of these resources is OPTIONAL for </w:t>
      </w:r>
      <w:r w:rsidR="005E4B31">
        <w:t>producers but</w:t>
      </w:r>
      <w:r w:rsidR="00723856">
        <w:t xml:space="preserve"> MUST be supported by consumers that specify support for this materials extension of 3MF.</w:t>
      </w:r>
    </w:p>
    <w:p w14:paraId="368F5AB5" w14:textId="7F89A65B" w:rsidR="00F668FA" w:rsidRDefault="00F668FA" w:rsidP="00681026">
      <w:r>
        <w:t>As a general idea, the following resource groups will determine different ways of representing material properties of a part. The corresponding resource IDs MAY be referenced by triangle attributes defined in the core specification.</w:t>
      </w:r>
    </w:p>
    <w:p w14:paraId="5FBFEAE6" w14:textId="07989D8A" w:rsidR="00F668FA" w:rsidRDefault="00F668FA" w:rsidP="00681026">
      <w:r>
        <w:t xml:space="preserve">As there are existing file formats and use cases which need multiple pieces of information per triangle, it is possible to define multiple properties per </w:t>
      </w:r>
      <w:r w:rsidR="00EE5239">
        <w:t xml:space="preserve">triangle (see chapter 5). </w:t>
      </w:r>
      <w:r>
        <w:t xml:space="preserve">Consumers MUST be strict in obeying the mixing rules as laid out in the corresponding paragraphs </w:t>
      </w:r>
      <w:r w:rsidR="009F2E88">
        <w:t>to</w:t>
      </w:r>
      <w:r>
        <w:t xml:space="preserve"> </w:t>
      </w:r>
      <w:r w:rsidR="00EE5239">
        <w:t>avoid</w:t>
      </w:r>
      <w:r>
        <w:t xml:space="preserve"> </w:t>
      </w:r>
      <w:r w:rsidR="00EE5239">
        <w:t>ambiguous interpretation of the design intent.</w:t>
      </w:r>
    </w:p>
    <w:p w14:paraId="51703C96" w14:textId="6CB98C76" w:rsidR="00EF1E33" w:rsidRDefault="00EF1E33" w:rsidP="00681026"/>
    <w:p w14:paraId="7B346C98" w14:textId="261058D4" w:rsidR="00BA561C" w:rsidRDefault="00BA561C" w:rsidP="00E56EF9">
      <w:pPr>
        <w:pStyle w:val="Heading2"/>
        <w:numPr>
          <w:ilvl w:val="1"/>
          <w:numId w:val="24"/>
        </w:numPr>
      </w:pPr>
      <w:bookmarkStart w:id="137" w:name="_Toc495061685"/>
      <w:bookmarkStart w:id="138" w:name="_Toc417309086"/>
      <w:bookmarkStart w:id="139" w:name="_Toc520719625"/>
      <w:bookmarkEnd w:id="137"/>
      <w:r w:rsidRPr="00757B29">
        <w:lastRenderedPageBreak/>
        <w:t>Resources</w:t>
      </w:r>
      <w:bookmarkEnd w:id="138"/>
      <w:bookmarkEnd w:id="139"/>
    </w:p>
    <w:p w14:paraId="2537103C" w14:textId="77777777" w:rsidR="005649B7" w:rsidRPr="001F33F1" w:rsidRDefault="005649B7" w:rsidP="005649B7">
      <w:pPr>
        <w:keepNext/>
      </w:pPr>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5649B7" w:rsidRPr="00C7269C" w14:paraId="7D771329" w14:textId="77777777">
        <w:tc>
          <w:tcPr>
            <w:tcW w:w="500" w:type="pct"/>
            <w:tcBorders>
              <w:top w:val="single" w:sz="4" w:space="0" w:color="auto"/>
              <w:left w:val="single" w:sz="4" w:space="0" w:color="auto"/>
              <w:bottom w:val="single" w:sz="4" w:space="0" w:color="auto"/>
              <w:right w:val="single" w:sz="4" w:space="0" w:color="auto"/>
            </w:tcBorders>
          </w:tcPr>
          <w:p w14:paraId="4C76A1F1" w14:textId="77777777" w:rsidR="005649B7" w:rsidRPr="00C7269C" w:rsidRDefault="005649B7" w:rsidP="00B24332">
            <w:pPr>
              <w:widowControl w:val="0"/>
              <w:autoSpaceDE w:val="0"/>
              <w:autoSpaceDN w:val="0"/>
              <w:adjustRightInd w:val="0"/>
              <w:spacing w:before="75" w:after="75" w:line="240" w:lineRule="auto"/>
              <w:jc w:val="right"/>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7E2F73B6" w14:textId="12471C6C" w:rsidR="005649B7" w:rsidRPr="00C7269C" w:rsidRDefault="000F7CC0" w:rsidP="00B24332">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76F03627" wp14:editId="4636186F">
                  <wp:extent cx="5120640" cy="38004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924" cy="3802170"/>
                          </a:xfrm>
                          <a:prstGeom prst="rect">
                            <a:avLst/>
                          </a:prstGeom>
                        </pic:spPr>
                      </pic:pic>
                    </a:graphicData>
                  </a:graphic>
                </wp:inline>
              </w:drawing>
            </w:r>
          </w:p>
        </w:tc>
      </w:tr>
    </w:tbl>
    <w:p w14:paraId="5C270A72" w14:textId="0260FFEB" w:rsidR="005649B7" w:rsidRDefault="005E4B31" w:rsidP="00171CBA">
      <w:pPr>
        <w:spacing w:before="120"/>
      </w:pPr>
      <w:r>
        <w:t>All</w:t>
      </w:r>
      <w:r w:rsidR="00171CBA">
        <w:t xml:space="preserve"> the new elements defined in this 3MF extension specification live under t</w:t>
      </w:r>
      <w:r w:rsidR="005649B7">
        <w:t xml:space="preserve">he &lt;resources&gt; element </w:t>
      </w:r>
      <w:r w:rsidR="00171CBA">
        <w:t xml:space="preserve">from the core 3MF specification. The &lt;object&gt; and &lt;basematerials&gt; elements are from the core spec, while the rest are defined in the following </w:t>
      </w:r>
      <w:r w:rsidR="00BA561C">
        <w:t>chapters</w:t>
      </w:r>
      <w:r w:rsidR="00171CBA">
        <w:t>. The ordering shown here is not enforced in the schema, as these extension elements all fall under the &lt;any&gt; element from the core spec.</w:t>
      </w:r>
    </w:p>
    <w:p w14:paraId="3D537A78" w14:textId="77777777" w:rsidR="00EF1E33" w:rsidRDefault="00EF1E33" w:rsidP="00171CBA">
      <w:pPr>
        <w:spacing w:before="120"/>
        <w:rPr>
          <w:rFonts w:ascii="Arial" w:hAnsi="Arial" w:cs="Arial"/>
          <w:b/>
          <w:sz w:val="24"/>
          <w:szCs w:val="24"/>
        </w:rPr>
      </w:pPr>
    </w:p>
    <w:p w14:paraId="451ADE54" w14:textId="6A891B2A" w:rsidR="00EF1E33" w:rsidRPr="00A7150A" w:rsidRDefault="00EF1E33" w:rsidP="00EC5B54">
      <w:pPr>
        <w:pStyle w:val="Heading2"/>
        <w:numPr>
          <w:ilvl w:val="1"/>
          <w:numId w:val="24"/>
        </w:numPr>
      </w:pPr>
      <w:bookmarkStart w:id="140" w:name="_Toc520719626"/>
      <w:bookmarkStart w:id="141" w:name="_Hlk514403143"/>
      <w:r w:rsidRPr="0081245A">
        <w:t xml:space="preserve">sRGB </w:t>
      </w:r>
      <w:r w:rsidR="00112D9E">
        <w:t xml:space="preserve">and linear </w:t>
      </w:r>
      <w:r w:rsidRPr="0081245A">
        <w:t>color values</w:t>
      </w:r>
      <w:bookmarkEnd w:id="140"/>
    </w:p>
    <w:p w14:paraId="61057A9E" w14:textId="77777777" w:rsidR="00447742" w:rsidRDefault="00447742" w:rsidP="000225F9">
      <w:pPr>
        <w:pStyle w:val="ListParagraph"/>
        <w:spacing w:after="160" w:line="254" w:lineRule="auto"/>
        <w:ind w:left="0"/>
      </w:pPr>
      <w:bookmarkStart w:id="142" w:name="_Hlk514402177"/>
      <w:bookmarkStart w:id="143" w:name="_Hlk514400435"/>
      <w:bookmarkStart w:id="144" w:name="_Hlk514402102"/>
      <w:r>
        <w:t>The 3MF core specification (Chapter 5.1.1) mentions that whenever 3MF uses colors that are expressed as #RRGGBB hexadecimal quantities with 8 bits per color channel, they are assumed to be in sRGB color space. 3MF uses sRGB as specified by the World Wide Web Consortium (</w:t>
      </w:r>
      <w:hyperlink r:id="rId14" w:history="1">
        <w:r>
          <w:rPr>
            <w:rStyle w:val="Hyperlink"/>
          </w:rPr>
          <w:t>http://www.w3.org/Graphics/Color/sRGB</w:t>
        </w:r>
      </w:hyperlink>
      <w:r>
        <w:t>).</w:t>
      </w:r>
    </w:p>
    <w:p w14:paraId="2A3DD977" w14:textId="28E3F9A5" w:rsidR="00447742" w:rsidRDefault="00447742" w:rsidP="000225F9">
      <w:pPr>
        <w:rPr>
          <w:rFonts w:ascii="Calibri" w:eastAsiaTheme="minorHAnsi" w:hAnsi="Calibri" w:cs="Calibri"/>
        </w:rPr>
      </w:pPr>
      <w:r>
        <w:t xml:space="preserve">Since human perception of brightness changes approximately with the logarithm of object's actual brightness, color data is usually encoded using </w:t>
      </w:r>
      <w:r w:rsidR="00112D9E">
        <w:t xml:space="preserve">a </w:t>
      </w:r>
      <w:r>
        <w:t xml:space="preserve">non-linear </w:t>
      </w:r>
      <w:r w:rsidR="00112D9E">
        <w:t xml:space="preserve">color component </w:t>
      </w:r>
      <w:r>
        <w:t xml:space="preserve">transfer. Such encoding is </w:t>
      </w:r>
      <w:r>
        <w:lastRenderedPageBreak/>
        <w:t xml:space="preserve">used to optimize the usage of bits, especially when individual R, G, B color channels are expressed as 8-bit quantities, as is the case with JPEG and PNG formats. </w:t>
      </w:r>
    </w:p>
    <w:p w14:paraId="21CC6A72" w14:textId="4CECEB2F" w:rsidR="00447742" w:rsidRDefault="007024E0" w:rsidP="000225F9">
      <w:r>
        <w:t xml:space="preserve">For </w:t>
      </w:r>
      <w:r w:rsidR="00112D9E">
        <w:t>inverse</w:t>
      </w:r>
      <w:r>
        <w:t xml:space="preserve"> transformation to take place, it is necessary to obtain a</w:t>
      </w:r>
      <w:r w:rsidR="00447742">
        <w:t xml:space="preserve"> normalized </w:t>
      </w:r>
      <m:oMath>
        <m:sSub>
          <m:sSubPr>
            <m:ctrlPr>
              <w:rPr>
                <w:rFonts w:ascii="Cambria Math" w:hAnsi="Cambria Math" w:cs="Calibri"/>
              </w:rPr>
            </m:ctrlPr>
          </m:sSubPr>
          <m:e>
            <m:r>
              <w:rPr>
                <w:rFonts w:ascii="Cambria Math" w:hAnsi="Cambria Math"/>
              </w:rPr>
              <m:t>C</m:t>
            </m:r>
          </m:e>
          <m:sub>
            <m:r>
              <w:rPr>
                <w:rFonts w:ascii="Cambria Math" w:hAnsi="Cambria Math"/>
              </w:rPr>
              <m:t>sRGB</m:t>
            </m:r>
          </m:sub>
        </m:sSub>
      </m:oMath>
      <w:r>
        <w:t xml:space="preserve"> color triple</w:t>
      </w:r>
      <w:r w:rsidR="00554935">
        <w:t>t</w:t>
      </w:r>
      <w:r>
        <w:t xml:space="preserve"> by dividing </w:t>
      </w:r>
      <w:r w:rsidR="00447742">
        <w:t xml:space="preserve">each channel by </w:t>
      </w:r>
      <w:r>
        <w:t xml:space="preserve">255 (or 2^n-1, where n is the number of </w:t>
      </w:r>
      <w:r w:rsidR="00447742">
        <w:t>bits per channel</w:t>
      </w:r>
      <w:r>
        <w:t>)</w:t>
      </w:r>
      <w:r w:rsidR="00554935">
        <w:t>:</w:t>
      </w:r>
    </w:p>
    <w:p w14:paraId="6E461266" w14:textId="2C7E2CE1" w:rsidR="00447742" w:rsidRDefault="00902542" w:rsidP="000225F9">
      <w:pPr>
        <w:jc w:val="center"/>
      </w:pPr>
      <m:oMath>
        <m:sSub>
          <m:sSubPr>
            <m:ctrlPr>
              <w:rPr>
                <w:rFonts w:ascii="Cambria Math" w:hAnsi="Cambria Math" w:cs="Calibri"/>
              </w:rPr>
            </m:ctrlPr>
          </m:sSubPr>
          <m:e>
            <m:r>
              <w:rPr>
                <w:rFonts w:ascii="Cambria Math" w:hAnsi="Cambria Math"/>
              </w:rPr>
              <m:t>C</m:t>
            </m:r>
          </m:e>
          <m:sub>
            <m:r>
              <w:rPr>
                <w:rFonts w:ascii="Cambria Math" w:hAnsi="Cambria Math"/>
              </w:rPr>
              <m:t>sRGB</m:t>
            </m:r>
          </m:sub>
        </m:sSub>
      </m:oMath>
      <w:r w:rsidR="00447742">
        <w:t xml:space="preserve"> = </w:t>
      </w:r>
      <m:oMath>
        <m:r>
          <w:rPr>
            <w:rFonts w:ascii="Cambria Math" w:hAnsi="Cambria Math" w:cs="Calibri"/>
          </w:rPr>
          <m:t>{</m:t>
        </m:r>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r>
          <w:rPr>
            <w:rFonts w:ascii="Cambria Math" w:hAnsi="Cambria Math" w:cs="Calibri"/>
          </w:rPr>
          <m:t>}</m:t>
        </m:r>
      </m:oMath>
      <w:r w:rsidR="00DD45BF">
        <w:t xml:space="preserve"> = </w:t>
      </w:r>
      <w:r w:rsidR="00447742">
        <w:t>{ #RR/255, #GG/255, #BB/255 }</w:t>
      </w:r>
    </w:p>
    <w:p w14:paraId="3AEEE780" w14:textId="05BA9656" w:rsidR="00447742" w:rsidRDefault="00F2488C" w:rsidP="000225F9">
      <w:r>
        <w:t>W</w:t>
      </w:r>
      <w:r w:rsidR="00447742">
        <w:t xml:space="preserve">here </w:t>
      </w:r>
      <m:oMath>
        <m:sSub>
          <m:sSubPr>
            <m:ctrlPr>
              <w:rPr>
                <w:rFonts w:ascii="Cambria Math" w:hAnsi="Cambria Math" w:cs="Calibri"/>
                <w:i/>
              </w:rPr>
            </m:ctrlPr>
          </m:sSubPr>
          <m:e>
            <m:r>
              <w:rPr>
                <w:rFonts w:ascii="Cambria Math" w:hAnsi="Cambria Math"/>
              </w:rPr>
              <m:t>C</m:t>
            </m:r>
          </m:e>
          <m:sub>
            <m:r>
              <w:rPr>
                <w:rFonts w:ascii="Cambria Math" w:hAnsi="Cambria Math"/>
              </w:rPr>
              <m:t>sRGB</m:t>
            </m:r>
          </m:sub>
        </m:sSub>
      </m:oMath>
      <w:r w:rsidR="00447742">
        <w:t xml:space="preserve"> is an sRGB color triplet not including the alpha channel, with elements normalized to </w:t>
      </w:r>
      <w:r w:rsidR="00DD45BF">
        <w:t>[</w:t>
      </w:r>
      <w:r w:rsidR="00447742">
        <w:t>0, 1</w:t>
      </w:r>
      <w:r w:rsidR="00DD45BF">
        <w:t>]</w:t>
      </w:r>
      <w:r w:rsidR="00447742">
        <w:t xml:space="preserve"> range. </w:t>
      </w:r>
    </w:p>
    <w:p w14:paraId="61CFA758" w14:textId="3807456A" w:rsidR="00447742" w:rsidRDefault="00447742" w:rsidP="000225F9">
      <w:r>
        <w:t xml:space="preserve">The </w:t>
      </w:r>
      <w:r w:rsidR="00412CA3">
        <w:t>inverse</w:t>
      </w:r>
      <w:r>
        <w:t xml:space="preserve"> transformation from sRGB color space to linear space is defined as:</w:t>
      </w:r>
    </w:p>
    <w:p w14:paraId="0848ACF7" w14:textId="021609C2" w:rsidR="00447742" w:rsidRDefault="00902542" w:rsidP="000225F9">
      <m:oMathPara>
        <m:oMath>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rPr>
            <m:t>=</m:t>
          </m:r>
          <m:d>
            <m:dPr>
              <m:begChr m:val="{"/>
              <m:endChr m:val=""/>
              <m:ctrlPr>
                <w:rPr>
                  <w:rFonts w:ascii="Cambria Math" w:hAnsi="Cambria Math" w:cs="Calibri"/>
                  <w:i/>
                </w:rPr>
              </m:ctrlPr>
            </m:dPr>
            <m:e>
              <m:r>
                <w:rPr>
                  <w:rFonts w:ascii="Cambria Math" w:hAnsi="Cambria Math" w:cs="Calibri"/>
                </w:rPr>
                <m:t xml:space="preserve"> </m:t>
              </m:r>
              <m:eqArr>
                <m:eqArrPr>
                  <m:ctrlPr>
                    <w:rPr>
                      <w:rFonts w:ascii="Cambria Math" w:hAnsi="Cambria Math" w:cs="Calibri"/>
                      <w:i/>
                    </w:rPr>
                  </m:ctrlPr>
                </m:eqArrPr>
                <m:e>
                  <m:f>
                    <m:fPr>
                      <m:ctrlPr>
                        <w:rPr>
                          <w:rFonts w:ascii="Cambria Math" w:hAnsi="Cambria Math" w:cs="Calibri"/>
                          <w:i/>
                        </w:rPr>
                      </m:ctrlPr>
                    </m:fPr>
                    <m:num>
                      <m:sSub>
                        <m:sSubPr>
                          <m:ctrlPr>
                            <w:rPr>
                              <w:rFonts w:ascii="Cambria Math" w:hAnsi="Cambria Math" w:cs="Calibri"/>
                              <w:i/>
                            </w:rPr>
                          </m:ctrlPr>
                        </m:sSubPr>
                        <m:e>
                          <m:r>
                            <w:rPr>
                              <w:rFonts w:ascii="Cambria Math" w:hAnsi="Cambria Math"/>
                            </w:rPr>
                            <m:t>C</m:t>
                          </m:r>
                        </m:e>
                        <m:sub>
                          <m:r>
                            <w:rPr>
                              <w:rFonts w:ascii="Cambria Math" w:hAnsi="Cambria Math"/>
                            </w:rPr>
                            <m:t>sRGB</m:t>
                          </m:r>
                        </m:sub>
                      </m:sSub>
                    </m:num>
                    <m:den>
                      <m:r>
                        <w:rPr>
                          <w:rFonts w:ascii="Cambria Math" w:hAnsi="Cambria Math"/>
                        </w:rPr>
                        <m:t>12.92</m:t>
                      </m:r>
                    </m:den>
                  </m:f>
                  <m:r>
                    <w:rPr>
                      <w:rFonts w:ascii="Cambria Math" w:hAnsi="Cambria Math"/>
                    </w:rPr>
                    <m:t xml:space="preserve">, </m:t>
                  </m:r>
                  <m:sSub>
                    <m:sSubPr>
                      <m:ctrlPr>
                        <w:rPr>
                          <w:rFonts w:ascii="Cambria Math" w:hAnsi="Cambria Math" w:cs="Calibri"/>
                          <w:i/>
                        </w:rPr>
                      </m:ctrlPr>
                    </m:sSubPr>
                    <m:e>
                      <m:r>
                        <w:rPr>
                          <w:rFonts w:ascii="Cambria Math" w:hAnsi="Cambria Math"/>
                        </w:rPr>
                        <m:t xml:space="preserve">                                C</m:t>
                      </m:r>
                    </m:e>
                    <m:sub>
                      <m:r>
                        <w:rPr>
                          <w:rFonts w:ascii="Cambria Math" w:hAnsi="Cambria Math"/>
                        </w:rPr>
                        <m:t>sRGB</m:t>
                      </m:r>
                    </m:sub>
                  </m:sSub>
                  <m:r>
                    <w:rPr>
                      <w:rFonts w:ascii="Cambria Math" w:hAnsi="Cambria Math"/>
                    </w:rPr>
                    <m:t>≤0.04045</m:t>
                  </m:r>
                </m:e>
                <m:e>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rPr>
                                    <m:t>C</m:t>
                                  </m:r>
                                </m:e>
                                <m:sub>
                                  <m:r>
                                    <w:rPr>
                                      <w:rFonts w:ascii="Cambria Math" w:hAnsi="Cambria Math"/>
                                    </w:rPr>
                                    <m:t>sRGB</m:t>
                                  </m:r>
                                </m:sub>
                              </m:sSub>
                              <m:r>
                                <w:rPr>
                                  <w:rFonts w:ascii="Cambria Math" w:hAnsi="Cambria Math"/>
                                </w:rPr>
                                <m:t>+0.055</m:t>
                              </m:r>
                            </m:num>
                            <m:den>
                              <m:r>
                                <w:rPr>
                                  <w:rFonts w:ascii="Cambria Math" w:hAnsi="Cambria Math"/>
                                </w:rPr>
                                <m:t>1.055</m:t>
                              </m:r>
                            </m:den>
                          </m:f>
                        </m:e>
                      </m:d>
                    </m:e>
                    <m:sup>
                      <m:r>
                        <w:rPr>
                          <w:rFonts w:ascii="Cambria Math" w:hAnsi="Cambria Math"/>
                        </w:rPr>
                        <m:t>2.4</m:t>
                      </m:r>
                    </m:sup>
                  </m:sSup>
                  <m:r>
                    <w:rPr>
                      <w:rFonts w:ascii="Cambria Math" w:hAnsi="Cambria Math"/>
                    </w:rPr>
                    <m:t xml:space="preserve">, </m:t>
                  </m:r>
                  <m:sSub>
                    <m:sSubPr>
                      <m:ctrlPr>
                        <w:rPr>
                          <w:rFonts w:ascii="Cambria Math" w:hAnsi="Cambria Math" w:cs="Calibri"/>
                          <w:i/>
                        </w:rPr>
                      </m:ctrlPr>
                    </m:sSubPr>
                    <m:e>
                      <m:r>
                        <w:rPr>
                          <w:rFonts w:ascii="Cambria Math" w:hAnsi="Cambria Math"/>
                        </w:rPr>
                        <m:t xml:space="preserve">      C</m:t>
                      </m:r>
                    </m:e>
                    <m:sub>
                      <m:r>
                        <w:rPr>
                          <w:rFonts w:ascii="Cambria Math" w:hAnsi="Cambria Math"/>
                        </w:rPr>
                        <m:t>sRGB</m:t>
                      </m:r>
                    </m:sub>
                  </m:sSub>
                  <m:r>
                    <w:rPr>
                      <w:rFonts w:ascii="Cambria Math" w:hAnsi="Cambria Math"/>
                    </w:rPr>
                    <m:t>&gt;0.04045</m:t>
                  </m:r>
                </m:e>
              </m:eqArr>
            </m:e>
          </m:d>
        </m:oMath>
      </m:oMathPara>
    </w:p>
    <w:p w14:paraId="256CB5B4" w14:textId="13993665" w:rsidR="008D00C1" w:rsidRDefault="00A44EAB" w:rsidP="000225F9">
      <w:r w:rsidRPr="008D00C1">
        <w:t xml:space="preserve">This equation MUST be applied separately to each channel in the </w:t>
      </w:r>
      <m:oMath>
        <m:sSub>
          <m:sSubPr>
            <m:ctrlPr>
              <w:rPr>
                <w:rFonts w:ascii="Cambria Math" w:hAnsi="Cambria Math"/>
              </w:rPr>
            </m:ctrlPr>
          </m:sSubPr>
          <m:e>
            <m:r>
              <w:rPr>
                <w:rFonts w:ascii="Cambria Math" w:hAnsi="Cambria Math"/>
              </w:rPr>
              <m:t>C</m:t>
            </m:r>
          </m:e>
          <m:sub>
            <m:r>
              <w:rPr>
                <w:rFonts w:ascii="Cambria Math" w:hAnsi="Cambria Math"/>
              </w:rPr>
              <m:t>sRGB</m:t>
            </m:r>
          </m:sub>
        </m:sSub>
        <m:r>
          <m:rPr>
            <m:sty m:val="p"/>
          </m:rPr>
          <w:rPr>
            <w:rFonts w:ascii="Cambria Math" w:hAnsi="Cambria Math"/>
          </w:rPr>
          <m:t xml:space="preserve"> </m:t>
        </m:r>
      </m:oMath>
      <w:r w:rsidRPr="008D00C1">
        <w:t>triplet</w:t>
      </w:r>
      <w:r w:rsidR="00494446">
        <w:t xml:space="preserve"> to create the </w:t>
      </w:r>
      <m:oMath>
        <m:sSub>
          <m:sSubPr>
            <m:ctrlPr>
              <w:rPr>
                <w:rFonts w:ascii="Cambria Math" w:hAnsi="Cambria Math" w:cs="Calibri"/>
              </w:rPr>
            </m:ctrlPr>
          </m:sSubPr>
          <m:e>
            <m:r>
              <w:rPr>
                <w:rFonts w:ascii="Cambria Math" w:hAnsi="Cambria Math"/>
              </w:rPr>
              <m:t>C</m:t>
            </m:r>
          </m:e>
          <m:sub>
            <m:r>
              <w:rPr>
                <w:rFonts w:ascii="Cambria Math" w:hAnsi="Cambria Math"/>
              </w:rPr>
              <m:t>linear</m:t>
            </m:r>
          </m:sub>
        </m:sSub>
      </m:oMath>
      <w:r w:rsidR="00494446">
        <w:t xml:space="preserve"> triplet.</w:t>
      </w:r>
    </w:p>
    <w:p w14:paraId="09249B49" w14:textId="7C9E6A32" w:rsidR="00DD45BF" w:rsidRDefault="00902542" w:rsidP="000225F9">
      <w:pPr>
        <w:jc w:val="center"/>
      </w:pPr>
      <m:oMath>
        <m:sSub>
          <m:sSubPr>
            <m:ctrlPr>
              <w:rPr>
                <w:rFonts w:ascii="Cambria Math" w:hAnsi="Cambria Math" w:cs="Calibri"/>
              </w:rPr>
            </m:ctrlPr>
          </m:sSubPr>
          <m:e>
            <m:r>
              <w:rPr>
                <w:rFonts w:ascii="Cambria Math" w:hAnsi="Cambria Math"/>
              </w:rPr>
              <m:t>C</m:t>
            </m:r>
          </m:e>
          <m:sub>
            <m:r>
              <w:rPr>
                <w:rFonts w:ascii="Cambria Math" w:hAnsi="Cambria Math"/>
              </w:rPr>
              <m:t>linear</m:t>
            </m:r>
          </m:sub>
        </m:sSub>
      </m:oMath>
      <w:r w:rsidR="00DD45BF">
        <w:t xml:space="preserve"> = {</w:t>
      </w:r>
      <m:oMath>
        <m:sSub>
          <m:sSubPr>
            <m:ctrlPr>
              <w:rPr>
                <w:rFonts w:ascii="Cambria Math" w:hAnsi="Cambria Math" w:cs="Calibri"/>
                <w:i/>
              </w:rPr>
            </m:ctrlPr>
          </m:sSubPr>
          <m:e>
            <m:r>
              <w:rPr>
                <w:rFonts w:ascii="Cambria Math" w:hAnsi="Cambria Math"/>
              </w:rPr>
              <m:t>R</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B</m:t>
            </m:r>
          </m:e>
          <m:sub>
            <m:r>
              <w:rPr>
                <w:rFonts w:ascii="Cambria Math" w:hAnsi="Cambria Math" w:cs="Calibri"/>
              </w:rPr>
              <m:t>linear</m:t>
            </m:r>
          </m:sub>
        </m:sSub>
      </m:oMath>
      <w:r w:rsidR="00DD45BF">
        <w:t>}</w:t>
      </w:r>
    </w:p>
    <w:p w14:paraId="3043D4A6" w14:textId="5127D58C" w:rsidR="00DD45BF" w:rsidRDefault="00DD45BF" w:rsidP="000225F9">
      <w:r>
        <w:t xml:space="preserve">Where </w:t>
      </w:r>
      <m:oMath>
        <m:sSub>
          <m:sSubPr>
            <m:ctrlPr>
              <w:rPr>
                <w:rFonts w:ascii="Cambria Math" w:hAnsi="Cambria Math" w:cs="Calibri"/>
              </w:rPr>
            </m:ctrlPr>
          </m:sSubPr>
          <m:e>
            <m:r>
              <w:rPr>
                <w:rFonts w:ascii="Cambria Math" w:hAnsi="Cambria Math"/>
              </w:rPr>
              <m:t>R</m:t>
            </m:r>
          </m:e>
          <m:sub>
            <m:r>
              <w:rPr>
                <w:rFonts w:ascii="Cambria Math" w:hAnsi="Cambria Math"/>
              </w:rPr>
              <m:t>linear</m:t>
            </m:r>
          </m:sub>
        </m:sSub>
      </m:oMath>
      <w:r w:rsidR="00880F4D">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880F4D">
        <w:t xml:space="preserve"> , </w:t>
      </w:r>
      <m:oMath>
        <m:sSub>
          <m:sSubPr>
            <m:ctrlPr>
              <w:rPr>
                <w:rFonts w:ascii="Cambria Math" w:hAnsi="Cambria Math" w:cs="Calibri"/>
              </w:rPr>
            </m:ctrlPr>
          </m:sSubPr>
          <m:e>
            <m:r>
              <w:rPr>
                <w:rFonts w:ascii="Cambria Math" w:hAnsi="Cambria Math"/>
              </w:rPr>
              <m:t>B</m:t>
            </m:r>
          </m:e>
          <m:sub>
            <m:r>
              <w:rPr>
                <w:rFonts w:ascii="Cambria Math" w:hAnsi="Cambria Math"/>
              </w:rPr>
              <m:t>linear</m:t>
            </m:r>
          </m:sub>
        </m:sSub>
      </m:oMath>
      <w:r w:rsidR="00880F4D">
        <w:t xml:space="preserve"> </w:t>
      </w:r>
      <w:r>
        <w:t xml:space="preserve"> </w:t>
      </w:r>
      <w:r w:rsidR="00880F4D">
        <w:t xml:space="preserve">are </w:t>
      </w:r>
      <w:r w:rsidR="009B118C">
        <w:t>separately</w:t>
      </w:r>
      <w:r w:rsidR="00880F4D">
        <w:t xml:space="preserve"> </w:t>
      </w:r>
      <w:r>
        <w:t xml:space="preserve">calculated from </w:t>
      </w:r>
      <w:r w:rsidR="009B118C">
        <w:t xml:space="preserve">the associated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oMath>
      <w:r w:rsidR="009B118C">
        <w:t xml:space="preserve"> values </w:t>
      </w:r>
      <w:r>
        <w:t>using the above formula.</w:t>
      </w:r>
    </w:p>
    <w:p w14:paraId="6899DC1A" w14:textId="3166BA1E" w:rsidR="00412CA3" w:rsidRDefault="00447742" w:rsidP="000225F9">
      <w:r>
        <w:t xml:space="preserve">For this specification, this transformation is called the </w:t>
      </w:r>
      <w:r w:rsidR="00412CA3">
        <w:rPr>
          <w:i/>
        </w:rPr>
        <w:t>inverse color component transfer function</w:t>
      </w:r>
      <w:r>
        <w:t xml:space="preserve">. </w:t>
      </w:r>
      <w:r w:rsidR="00412CA3">
        <w:t xml:space="preserve">Unless specified otherwise, a client SHOULD perform a vertex color interpolation and a texture interpolation in sRGB, but apply the inverse color component transfer function to sRGB colors before </w:t>
      </w:r>
      <w:r w:rsidR="009925C1">
        <w:t xml:space="preserve">multi-properties </w:t>
      </w:r>
      <w:r w:rsidR="00412CA3">
        <w:t xml:space="preserve">color </w:t>
      </w:r>
      <w:commentRangeStart w:id="145"/>
      <w:r w:rsidR="00412CA3">
        <w:t>blending</w:t>
      </w:r>
      <w:commentRangeEnd w:id="145"/>
      <w:r w:rsidR="005715F5">
        <w:rPr>
          <w:rStyle w:val="CommentReference"/>
        </w:rPr>
        <w:commentReference w:id="145"/>
      </w:r>
      <w:r w:rsidR="00412CA3">
        <w:t xml:space="preserve"> take</w:t>
      </w:r>
      <w:r w:rsidR="00AE71CB">
        <w:t>s</w:t>
      </w:r>
      <w:r w:rsidR="00412CA3">
        <w:t xml:space="preserve"> place.</w:t>
      </w:r>
      <w:r w:rsidR="00AE71CB">
        <w:t xml:space="preserve"> Those blending operations </w:t>
      </w:r>
      <w:r w:rsidR="008E512F">
        <w:t>SHOULD be</w:t>
      </w:r>
      <w:r w:rsidR="00AE71CB">
        <w:t xml:space="preserve"> performed in linear RGB space.</w:t>
      </w:r>
      <w:r w:rsidR="008E512F">
        <w:t xml:space="preserve"> This corresponds to common practices in Computer Graphics and hardware supported rendering operations.</w:t>
      </w:r>
    </w:p>
    <w:p w14:paraId="54DA2ED0" w14:textId="4CFEE6C4" w:rsidR="00447742" w:rsidRDefault="00447742" w:rsidP="000225F9">
      <w:r>
        <w:t xml:space="preserve">The forward </w:t>
      </w:r>
      <w:r w:rsidR="00C469B1">
        <w:t>color component transfer function</w:t>
      </w:r>
      <w:r>
        <w:t xml:space="preserve"> from linear to sRGB color space is defined as:</w:t>
      </w:r>
    </w:p>
    <w:p w14:paraId="06A960C7" w14:textId="754BF6D8" w:rsidR="00447742" w:rsidRDefault="00902542" w:rsidP="000225F9">
      <m:oMathPara>
        <m:oMath>
          <m:sSub>
            <m:sSubPr>
              <m:ctrlPr>
                <w:rPr>
                  <w:rFonts w:ascii="Cambria Math" w:hAnsi="Cambria Math" w:cs="Calibri"/>
                  <w:i/>
                </w:rPr>
              </m:ctrlPr>
            </m:sSubPr>
            <m:e>
              <m:r>
                <w:rPr>
                  <w:rFonts w:ascii="Cambria Math" w:hAnsi="Cambria Math"/>
                </w:rPr>
                <m:t>C</m:t>
              </m:r>
            </m:e>
            <m:sub>
              <m:r>
                <w:rPr>
                  <w:rFonts w:ascii="Cambria Math" w:hAnsi="Cambria Math"/>
                </w:rPr>
                <m:t>sRGB</m:t>
              </m:r>
            </m:sub>
          </m:sSub>
          <m:r>
            <w:rPr>
              <w:rFonts w:ascii="Cambria Math" w:hAnsi="Cambria Math"/>
            </w:rPr>
            <m:t>=</m:t>
          </m:r>
          <m:d>
            <m:dPr>
              <m:begChr m:val="{"/>
              <m:endChr m:val=""/>
              <m:ctrlPr>
                <w:rPr>
                  <w:rFonts w:ascii="Cambria Math" w:hAnsi="Cambria Math" w:cs="Calibri"/>
                  <w:i/>
                </w:rPr>
              </m:ctrlPr>
            </m:dPr>
            <m:e>
              <m:r>
                <w:rPr>
                  <w:rFonts w:ascii="Cambria Math" w:hAnsi="Cambria Math" w:cs="Calibri"/>
                </w:rPr>
                <m:t xml:space="preserve">  </m:t>
              </m:r>
              <m:eqArr>
                <m:eqArrPr>
                  <m:ctrlPr>
                    <w:rPr>
                      <w:rFonts w:ascii="Cambria Math" w:hAnsi="Cambria Math" w:cs="Calibri"/>
                      <w:i/>
                    </w:rPr>
                  </m:ctrlPr>
                </m:eqArrPr>
                <m:e>
                  <m:r>
                    <w:rPr>
                      <w:rFonts w:ascii="Cambria Math" w:hAnsi="Cambria Math"/>
                    </w:rPr>
                    <m:t>12.92*</m:t>
                  </m:r>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rPr>
                    <m:t xml:space="preserve">,                    </m:t>
                  </m:r>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rPr>
                    <m:t>≤0.0031308</m:t>
                  </m:r>
                </m:e>
                <m:e>
                  <m:r>
                    <w:rPr>
                      <w:rFonts w:ascii="Cambria Math" w:hAnsi="Cambria Math"/>
                    </w:rPr>
                    <m:t>1.055*</m:t>
                  </m:r>
                  <m:sSubSup>
                    <m:sSubSupPr>
                      <m:ctrlPr>
                        <w:rPr>
                          <w:rFonts w:ascii="Cambria Math" w:hAnsi="Cambria Math" w:cs="Calibri"/>
                          <w:i/>
                        </w:rPr>
                      </m:ctrlPr>
                    </m:sSubSupPr>
                    <m:e>
                      <m:r>
                        <w:rPr>
                          <w:rFonts w:ascii="Cambria Math" w:hAnsi="Cambria Math"/>
                        </w:rPr>
                        <m:t>C</m:t>
                      </m:r>
                    </m:e>
                    <m:sub>
                      <m:r>
                        <w:rPr>
                          <w:rFonts w:ascii="Cambria Math" w:hAnsi="Cambria Math"/>
                        </w:rPr>
                        <m:t>linear</m:t>
                      </m:r>
                    </m:sub>
                    <m:sup>
                      <m:f>
                        <m:fPr>
                          <m:ctrlPr>
                            <w:rPr>
                              <w:rFonts w:ascii="Cambria Math" w:hAnsi="Cambria Math" w:cs="Calibri"/>
                              <w:i/>
                            </w:rPr>
                          </m:ctrlPr>
                        </m:fPr>
                        <m:num>
                          <m:r>
                            <w:rPr>
                              <w:rFonts w:ascii="Cambria Math" w:hAnsi="Cambria Math"/>
                            </w:rPr>
                            <m:t>1</m:t>
                          </m:r>
                        </m:num>
                        <m:den>
                          <m:r>
                            <w:rPr>
                              <w:rFonts w:ascii="Cambria Math" w:hAnsi="Cambria Math"/>
                            </w:rPr>
                            <m:t>2.4</m:t>
                          </m:r>
                        </m:den>
                      </m:f>
                    </m:sup>
                  </m:sSubSup>
                  <m:r>
                    <w:rPr>
                      <w:rFonts w:ascii="Cambria Math" w:hAnsi="Cambria Math"/>
                    </w:rPr>
                    <m:t xml:space="preserve">-0.055, </m:t>
                  </m:r>
                  <m:sSub>
                    <m:sSubPr>
                      <m:ctrlPr>
                        <w:rPr>
                          <w:rFonts w:ascii="Cambria Math" w:hAnsi="Cambria Math" w:cs="Calibri"/>
                          <w:i/>
                        </w:rPr>
                      </m:ctrlPr>
                    </m:sSubPr>
                    <m:e>
                      <m:r>
                        <w:rPr>
                          <w:rFonts w:ascii="Cambria Math" w:hAnsi="Cambria Math"/>
                        </w:rPr>
                        <m:t xml:space="preserve">   C</m:t>
                      </m:r>
                    </m:e>
                    <m:sub>
                      <m:r>
                        <w:rPr>
                          <w:rFonts w:ascii="Cambria Math" w:hAnsi="Cambria Math"/>
                        </w:rPr>
                        <m:t>linear</m:t>
                      </m:r>
                    </m:sub>
                  </m:sSub>
                  <m:r>
                    <w:rPr>
                      <w:rFonts w:ascii="Cambria Math" w:hAnsi="Cambria Math"/>
                    </w:rPr>
                    <m:t>&gt;0.0031308</m:t>
                  </m:r>
                </m:e>
              </m:eqArr>
            </m:e>
          </m:d>
        </m:oMath>
      </m:oMathPara>
    </w:p>
    <w:p w14:paraId="566AEDF3" w14:textId="71D7452F" w:rsidR="0028562C" w:rsidRDefault="00447742" w:rsidP="00426EBB">
      <w:pPr>
        <w:pStyle w:val="ListParagraph"/>
        <w:spacing w:before="120"/>
        <w:ind w:left="0"/>
        <w:rPr>
          <w:rFonts w:ascii="Arial" w:hAnsi="Arial" w:cs="Arial"/>
          <w:b/>
          <w:sz w:val="24"/>
          <w:szCs w:val="24"/>
        </w:rPr>
      </w:pPr>
      <w:r w:rsidDel="00DD45BF">
        <w:t xml:space="preserve">This equation MUST be applied separately to each channel in the </w:t>
      </w:r>
      <m:oMath>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cs="Calibri"/>
          </w:rPr>
          <m:t xml:space="preserve"> </m:t>
        </m:r>
      </m:oMath>
      <w:r w:rsidDel="00DD45BF">
        <w:t xml:space="preserve">triplet. </w:t>
      </w:r>
      <w:r w:rsidR="007024E0">
        <w:t xml:space="preserve">sRGB values </w:t>
      </w:r>
      <w:r>
        <w:t xml:space="preserve">should be kept in the </w:t>
      </w:r>
      <w:r w:rsidR="00DD45BF">
        <w:t>[</w:t>
      </w:r>
      <w:r>
        <w:t>0, 1</w:t>
      </w:r>
      <w:r w:rsidR="00DD45BF">
        <w:t>]</w:t>
      </w:r>
      <w:r>
        <w:t xml:space="preserve"> range while </w:t>
      </w:r>
      <w:r w:rsidR="00DD45BF">
        <w:t xml:space="preserve">applying </w:t>
      </w:r>
      <w:r w:rsidR="00C469B1">
        <w:t>interpolations</w:t>
      </w:r>
      <w:r>
        <w:t>. To return sRGB to an 8-bit triplet (before persisting to disk, for example), it is necessary to multiply each channel by the required bits per channel (255, for 8-bit) and round</w:t>
      </w:r>
      <w:r w:rsidR="00554935">
        <w:t xml:space="preserve"> to the nearest integer</w:t>
      </w:r>
      <w:r w:rsidR="009C4A1E">
        <w:t>.</w:t>
      </w:r>
    </w:p>
    <w:p w14:paraId="395ED439" w14:textId="5F3776F7" w:rsidR="009C4A1E" w:rsidRPr="0028562C" w:rsidRDefault="009C4A1E" w:rsidP="00426EBB">
      <w:pPr>
        <w:pStyle w:val="Heading2"/>
        <w:numPr>
          <w:ilvl w:val="1"/>
          <w:numId w:val="24"/>
        </w:numPr>
      </w:pPr>
      <w:bookmarkStart w:id="146" w:name="_Toc520719627"/>
      <w:r w:rsidRPr="0028562C">
        <w:lastRenderedPageBreak/>
        <w:t>Material Gradients and Interpolation Methods</w:t>
      </w:r>
      <w:bookmarkEnd w:id="146"/>
    </w:p>
    <w:bookmarkEnd w:id="141"/>
    <w:bookmarkEnd w:id="142"/>
    <w:bookmarkEnd w:id="143"/>
    <w:bookmarkEnd w:id="144"/>
    <w:p w14:paraId="3B87A10D" w14:textId="48F2C84C" w:rsidR="0028562C" w:rsidRPr="00426EBB" w:rsidRDefault="009C4A1E" w:rsidP="00426EBB">
      <w:r w:rsidRPr="0028562C">
        <w:rPr>
          <w:b/>
        </w:rPr>
        <w:t>T</w:t>
      </w:r>
      <w:r w:rsidR="00C32A46" w:rsidRPr="00426EBB">
        <w:t xml:space="preserve">he </w:t>
      </w:r>
      <w:r w:rsidR="00C32A46" w:rsidRPr="0028562C">
        <w:t>3MF core specification (Chapter 4.1.4: Triangles</w:t>
      </w:r>
      <w:r w:rsidR="00C32A46" w:rsidRPr="00426EBB">
        <w:t xml:space="preserve">) describes properties e.g. color to be specified for each vertex of a triangle. Specifically, an sRGB triplet can be assigned to each vertex of a triangle. Color gradients within a triangle should be calculated by performing an interpolation in sRGB </w:t>
      </w:r>
      <w:r w:rsidR="006A6492" w:rsidRPr="00426EBB">
        <w:t xml:space="preserve">using a barycentric interpolation method. </w:t>
      </w:r>
      <w:r w:rsidR="008E512F" w:rsidRPr="00426EBB">
        <w:t>Performing color vertex interpolations in sRGB space corresponds to common practices in</w:t>
      </w:r>
      <w:r w:rsidR="005F6A2B" w:rsidRPr="00426EBB">
        <w:t xml:space="preserve"> 2D and 3D imaging applications and is closer to an interpolation in a perceptual uniform space than an interpolation in a linear RGB space would be. </w:t>
      </w:r>
      <w:r w:rsidR="0028562C">
        <w:br/>
      </w:r>
    </w:p>
    <w:p w14:paraId="2BCCCD46" w14:textId="7900DBA5" w:rsidR="00C32A46" w:rsidRPr="006A6492" w:rsidRDefault="00C32A46" w:rsidP="0028562C">
      <w:pPr>
        <w:pStyle w:val="Heading2"/>
        <w:numPr>
          <w:ilvl w:val="1"/>
          <w:numId w:val="24"/>
        </w:numPr>
      </w:pPr>
      <w:bookmarkStart w:id="147" w:name="_Toc520719628"/>
      <w:r w:rsidRPr="006C592F">
        <w:t xml:space="preserve">Base </w:t>
      </w:r>
      <w:r>
        <w:t>M</w:t>
      </w:r>
      <w:r w:rsidRPr="006C592F">
        <w:t>aterial</w:t>
      </w:r>
      <w:r>
        <w:t>s</w:t>
      </w:r>
      <w:bookmarkEnd w:id="147"/>
      <w:r>
        <w:t xml:space="preserve"> </w:t>
      </w:r>
    </w:p>
    <w:p w14:paraId="55FDCEEB" w14:textId="732775D3" w:rsidR="00037E94" w:rsidRDefault="00784E54">
      <w:pPr>
        <w:pStyle w:val="ListParagraph"/>
        <w:spacing w:before="120"/>
        <w:ind w:left="0"/>
      </w:pPr>
      <w:r w:rsidRPr="00314D81">
        <w:t xml:space="preserve">The 3MF core specification (Chapter </w:t>
      </w:r>
      <w:r w:rsidR="005E4B31">
        <w:t>5: Material Resources</w:t>
      </w:r>
      <w:r w:rsidRPr="00314D81">
        <w:t xml:space="preserve">) </w:t>
      </w:r>
      <w:r>
        <w:t>describes a base material type. This extension adds an additional attribute to the base material element</w:t>
      </w:r>
      <w:r w:rsidR="005E4B31" w:rsidRPr="00EC5B54">
        <w:t xml:space="preserve"> representing display properties that allow realistic rendering of materials to a display.</w:t>
      </w:r>
    </w:p>
    <w:p w14:paraId="2625C650" w14:textId="10E72CA5" w:rsidR="005E4B31" w:rsidRDefault="005E4B31">
      <w:pPr>
        <w:pStyle w:val="ListParagraph"/>
        <w:spacing w:before="120"/>
        <w:ind w:left="0"/>
      </w:pPr>
    </w:p>
    <w:tbl>
      <w:tblPr>
        <w:tblW w:w="4999" w:type="pct"/>
        <w:tblLook w:val="0000" w:firstRow="0" w:lastRow="0" w:firstColumn="0" w:lastColumn="0" w:noHBand="0" w:noVBand="0"/>
      </w:tblPr>
      <w:tblGrid>
        <w:gridCol w:w="935"/>
        <w:gridCol w:w="8413"/>
      </w:tblGrid>
      <w:tr w:rsidR="005E4B31" w:rsidRPr="00161007" w14:paraId="7B86C2CD" w14:textId="77777777" w:rsidTr="006B0DA4">
        <w:tc>
          <w:tcPr>
            <w:tcW w:w="490" w:type="pct"/>
            <w:tcBorders>
              <w:top w:val="single" w:sz="4" w:space="0" w:color="auto"/>
              <w:left w:val="single" w:sz="4" w:space="0" w:color="auto"/>
              <w:bottom w:val="single" w:sz="4" w:space="0" w:color="auto"/>
              <w:right w:val="single" w:sz="4" w:space="0" w:color="auto"/>
            </w:tcBorders>
          </w:tcPr>
          <w:p w14:paraId="53AD4466" w14:textId="77777777" w:rsidR="005E4B31" w:rsidRPr="00161007" w:rsidRDefault="005E4B31" w:rsidP="006B0DA4">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925D5C5" w14:textId="1791D3BF" w:rsidR="005E4B31" w:rsidRPr="00161007" w:rsidRDefault="00367F63" w:rsidP="006B0DA4">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0C3B7BF" wp14:editId="4F6D0502">
                  <wp:extent cx="2952750" cy="1457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750" cy="1457325"/>
                          </a:xfrm>
                          <a:prstGeom prst="rect">
                            <a:avLst/>
                          </a:prstGeom>
                        </pic:spPr>
                      </pic:pic>
                    </a:graphicData>
                  </a:graphic>
                </wp:inline>
              </w:drawing>
            </w:r>
          </w:p>
        </w:tc>
      </w:tr>
      <w:tr w:rsidR="005E4B31" w:rsidRPr="00161007" w14:paraId="2A596466" w14:textId="77777777" w:rsidTr="006B0DA4">
        <w:tc>
          <w:tcPr>
            <w:tcW w:w="490" w:type="pct"/>
            <w:tcBorders>
              <w:top w:val="single" w:sz="4" w:space="0" w:color="auto"/>
              <w:left w:val="single" w:sz="4" w:space="0" w:color="auto"/>
              <w:bottom w:val="single" w:sz="4" w:space="0" w:color="auto"/>
              <w:right w:val="single" w:sz="4" w:space="0" w:color="auto"/>
            </w:tcBorders>
          </w:tcPr>
          <w:p w14:paraId="7BEC2350"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65"/>
              <w:gridCol w:w="777"/>
              <w:gridCol w:w="723"/>
              <w:gridCol w:w="608"/>
              <w:gridCol w:w="2630"/>
            </w:tblGrid>
            <w:tr w:rsidR="005E4B31" w:rsidRPr="00161007" w14:paraId="16760295" w14:textId="77777777" w:rsidTr="005E4B31">
              <w:tc>
                <w:tcPr>
                  <w:tcW w:w="946" w:type="pct"/>
                </w:tcPr>
                <w:p w14:paraId="2D13A32F"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06" w:type="pct"/>
                </w:tcPr>
                <w:p w14:paraId="656803EF"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626BDB10"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5EBFDC96"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017E564A"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45" w:type="pct"/>
                </w:tcPr>
                <w:p w14:paraId="66C108A8"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5E4B31" w:rsidRPr="00161007" w14:paraId="6E6ADD6E" w14:textId="77777777" w:rsidTr="00EC5B54">
              <w:tc>
                <w:tcPr>
                  <w:tcW w:w="946" w:type="pct"/>
                  <w:tcBorders>
                    <w:bottom w:val="single" w:sz="4" w:space="0" w:color="auto"/>
                  </w:tcBorders>
                </w:tcPr>
                <w:p w14:paraId="59100D36" w14:textId="75B22A24" w:rsidR="005E4B31" w:rsidRDefault="005E4B31" w:rsidP="006B0DA4">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Attributes described in Core spec</w:t>
                  </w:r>
                </w:p>
              </w:tc>
              <w:tc>
                <w:tcPr>
                  <w:tcW w:w="1106" w:type="pct"/>
                  <w:tcBorders>
                    <w:bottom w:val="single" w:sz="4" w:space="0" w:color="auto"/>
                  </w:tcBorders>
                </w:tcPr>
                <w:p w14:paraId="57D7B8D7" w14:textId="69FDFB39" w:rsidR="005E4B31" w:rsidRDefault="005E4B31" w:rsidP="006B0DA4">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w:t>
                  </w:r>
                </w:p>
              </w:tc>
              <w:tc>
                <w:tcPr>
                  <w:tcW w:w="491" w:type="pct"/>
                  <w:tcBorders>
                    <w:bottom w:val="single" w:sz="4" w:space="0" w:color="auto"/>
                  </w:tcBorders>
                </w:tcPr>
                <w:p w14:paraId="09DB0359" w14:textId="70E414BE" w:rsidR="005E4B31" w:rsidRDefault="005E4B31" w:rsidP="006B0DA4">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t>
                  </w:r>
                </w:p>
              </w:tc>
              <w:tc>
                <w:tcPr>
                  <w:tcW w:w="441" w:type="pct"/>
                  <w:tcBorders>
                    <w:bottom w:val="single" w:sz="4" w:space="0" w:color="auto"/>
                  </w:tcBorders>
                </w:tcPr>
                <w:p w14:paraId="321C2EBF" w14:textId="3029AD38"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Pr>
                      <w:rFonts w:ascii="Arial" w:hAnsi="Arial" w:cs="Arial"/>
                      <w:sz w:val="24"/>
                      <w:szCs w:val="24"/>
                    </w:rPr>
                    <w:t>…</w:t>
                  </w:r>
                </w:p>
              </w:tc>
              <w:tc>
                <w:tcPr>
                  <w:tcW w:w="371" w:type="pct"/>
                  <w:tcBorders>
                    <w:bottom w:val="single" w:sz="4" w:space="0" w:color="auto"/>
                  </w:tcBorders>
                </w:tcPr>
                <w:p w14:paraId="7E3A1ED0" w14:textId="0674E30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r>
                    <w:rPr>
                      <w:rFonts w:ascii="Arial" w:hAnsi="Arial" w:cs="Arial"/>
                      <w:sz w:val="24"/>
                      <w:szCs w:val="24"/>
                    </w:rPr>
                    <w:t>…</w:t>
                  </w:r>
                </w:p>
              </w:tc>
              <w:tc>
                <w:tcPr>
                  <w:tcW w:w="1645" w:type="pct"/>
                  <w:tcBorders>
                    <w:bottom w:val="single" w:sz="4" w:space="0" w:color="auto"/>
                  </w:tcBorders>
                </w:tcPr>
                <w:p w14:paraId="16BD1211" w14:textId="7C2E7D97" w:rsidR="005E4B31" w:rsidRDefault="005E4B31" w:rsidP="006B0DA4">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t>
                  </w:r>
                </w:p>
              </w:tc>
            </w:tr>
            <w:tr w:rsidR="005E4B31" w:rsidRPr="00161007" w14:paraId="1FCF042E" w14:textId="77777777" w:rsidTr="00EC5B54">
              <w:tc>
                <w:tcPr>
                  <w:tcW w:w="946" w:type="pct"/>
                  <w:tcBorders>
                    <w:top w:val="single" w:sz="4" w:space="0" w:color="auto"/>
                  </w:tcBorders>
                </w:tcPr>
                <w:p w14:paraId="001794BD" w14:textId="77777777" w:rsidR="005E4B31" w:rsidRPr="00EC5B54" w:rsidRDefault="005E4B31" w:rsidP="006B0DA4">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displaypropertiesid</w:t>
                  </w:r>
                </w:p>
              </w:tc>
              <w:tc>
                <w:tcPr>
                  <w:tcW w:w="1106" w:type="pct"/>
                  <w:tcBorders>
                    <w:top w:val="single" w:sz="4" w:space="0" w:color="auto"/>
                  </w:tcBorders>
                </w:tcPr>
                <w:p w14:paraId="23B1C7AA" w14:textId="77777777" w:rsidR="005E4B31" w:rsidRDefault="005E4B31" w:rsidP="006B0DA4">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1" w:type="pct"/>
                  <w:tcBorders>
                    <w:top w:val="single" w:sz="4" w:space="0" w:color="auto"/>
                  </w:tcBorders>
                </w:tcPr>
                <w:p w14:paraId="764596A7" w14:textId="77777777" w:rsidR="005E4B31" w:rsidRPr="00161007" w:rsidRDefault="005E4B31" w:rsidP="006B0DA4">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optional</w:t>
                  </w:r>
                </w:p>
              </w:tc>
              <w:tc>
                <w:tcPr>
                  <w:tcW w:w="441" w:type="pct"/>
                  <w:tcBorders>
                    <w:top w:val="single" w:sz="4" w:space="0" w:color="auto"/>
                  </w:tcBorders>
                </w:tcPr>
                <w:p w14:paraId="66B18099"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
                <w:p w14:paraId="429F5835"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p>
              </w:tc>
              <w:tc>
                <w:tcPr>
                  <w:tcW w:w="1645" w:type="pct"/>
                  <w:tcBorders>
                    <w:top w:val="single" w:sz="4" w:space="0" w:color="auto"/>
                  </w:tcBorders>
                </w:tcPr>
                <w:p w14:paraId="7607AEEF" w14:textId="77777777" w:rsidR="005E4B31" w:rsidRDefault="005E4B31" w:rsidP="006B0DA4">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a &lt;displayproperties&gt; element providing additional information about how to display the material on a device display</w:t>
                  </w:r>
                </w:p>
              </w:tc>
            </w:tr>
          </w:tbl>
          <w:p w14:paraId="63E02E34" w14:textId="77777777" w:rsidR="005E4B31" w:rsidRPr="00161007" w:rsidRDefault="005E4B31" w:rsidP="006B0DA4">
            <w:pPr>
              <w:widowControl w:val="0"/>
              <w:autoSpaceDE w:val="0"/>
              <w:autoSpaceDN w:val="0"/>
              <w:adjustRightInd w:val="0"/>
              <w:spacing w:before="60" w:after="60" w:line="240" w:lineRule="auto"/>
              <w:rPr>
                <w:rFonts w:ascii="Arial" w:hAnsi="Arial" w:cs="Arial"/>
                <w:sz w:val="24"/>
                <w:szCs w:val="24"/>
              </w:rPr>
            </w:pPr>
          </w:p>
        </w:tc>
      </w:tr>
    </w:tbl>
    <w:p w14:paraId="216757A8" w14:textId="6254AD7E" w:rsidR="00757B29" w:rsidRDefault="00757B29" w:rsidP="00681026">
      <w:pPr>
        <w:pStyle w:val="Heading1"/>
        <w:numPr>
          <w:ilvl w:val="0"/>
          <w:numId w:val="24"/>
        </w:numPr>
      </w:pPr>
      <w:bookmarkStart w:id="148" w:name="_Toc514146116"/>
      <w:bookmarkStart w:id="149" w:name="_Toc413767786"/>
      <w:bookmarkStart w:id="150" w:name="_Toc416448838"/>
      <w:bookmarkStart w:id="151" w:name="_Toc416460210"/>
      <w:bookmarkStart w:id="152" w:name="_Toc416461973"/>
      <w:bookmarkStart w:id="153" w:name="_Toc416462003"/>
      <w:bookmarkStart w:id="154" w:name="_Toc416462077"/>
      <w:bookmarkStart w:id="155" w:name="_Toc417309087"/>
      <w:bookmarkStart w:id="156" w:name="_Toc494990391"/>
      <w:bookmarkStart w:id="157" w:name="_Toc494990502"/>
      <w:bookmarkStart w:id="158" w:name="_Toc495061687"/>
      <w:bookmarkStart w:id="159" w:name="_Toc495065090"/>
      <w:bookmarkStart w:id="160" w:name="_Toc417309088"/>
      <w:bookmarkStart w:id="161" w:name="_Toc520719629"/>
      <w:bookmarkEnd w:id="148"/>
      <w:bookmarkEnd w:id="149"/>
      <w:bookmarkEnd w:id="150"/>
      <w:bookmarkEnd w:id="151"/>
      <w:bookmarkEnd w:id="152"/>
      <w:bookmarkEnd w:id="153"/>
      <w:bookmarkEnd w:id="154"/>
      <w:bookmarkEnd w:id="155"/>
      <w:bookmarkEnd w:id="156"/>
      <w:bookmarkEnd w:id="157"/>
      <w:bookmarkEnd w:id="158"/>
      <w:bookmarkEnd w:id="159"/>
      <w:r>
        <w:lastRenderedPageBreak/>
        <w:t>Color Groups</w:t>
      </w:r>
      <w:bookmarkEnd w:id="160"/>
      <w:bookmarkEnd w:id="161"/>
    </w:p>
    <w:p w14:paraId="6EB68584" w14:textId="77777777" w:rsidR="00171CBA" w:rsidRPr="00C674F3" w:rsidRDefault="00171CBA" w:rsidP="00171CBA">
      <w:pPr>
        <w:keepNext/>
      </w:pPr>
      <w:r>
        <w:t xml:space="preserve">Element </w:t>
      </w:r>
      <w:r w:rsidRPr="00C674F3">
        <w:rPr>
          <w:b/>
        </w:rPr>
        <w:t>&lt;</w:t>
      </w:r>
      <w:r>
        <w:rPr>
          <w:b/>
        </w:rPr>
        <w:t>color</w:t>
      </w:r>
      <w:r w:rsidR="007C5B48">
        <w:rPr>
          <w:b/>
        </w:rPr>
        <w:t>group</w:t>
      </w:r>
      <w:r w:rsidRPr="00C674F3">
        <w:rPr>
          <w:b/>
        </w:rPr>
        <w:t>&gt;</w:t>
      </w:r>
    </w:p>
    <w:tbl>
      <w:tblPr>
        <w:tblW w:w="4999" w:type="pct"/>
        <w:tblLook w:val="0000" w:firstRow="0" w:lastRow="0" w:firstColumn="0" w:lastColumn="0" w:noHBand="0" w:noVBand="0"/>
      </w:tblPr>
      <w:tblGrid>
        <w:gridCol w:w="935"/>
        <w:gridCol w:w="8413"/>
      </w:tblGrid>
      <w:tr w:rsidR="00171CBA" w:rsidRPr="00161007" w14:paraId="4F180603" w14:textId="77777777">
        <w:tc>
          <w:tcPr>
            <w:tcW w:w="490" w:type="pct"/>
            <w:tcBorders>
              <w:top w:val="single" w:sz="4" w:space="0" w:color="auto"/>
              <w:left w:val="single" w:sz="4" w:space="0" w:color="auto"/>
              <w:bottom w:val="single" w:sz="4" w:space="0" w:color="auto"/>
              <w:right w:val="single" w:sz="4" w:space="0" w:color="auto"/>
            </w:tcBorders>
          </w:tcPr>
          <w:p w14:paraId="6B2D0C31" w14:textId="77777777" w:rsidR="00171CBA" w:rsidRPr="00161007" w:rsidRDefault="00171CBA"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A399BBA" w14:textId="2BC317CD" w:rsidR="00171CBA" w:rsidRPr="00161007" w:rsidRDefault="00CE68A1" w:rsidP="00B24332">
            <w:pPr>
              <w:widowControl w:val="0"/>
              <w:autoSpaceDE w:val="0"/>
              <w:autoSpaceDN w:val="0"/>
              <w:adjustRightInd w:val="0"/>
              <w:spacing w:before="75" w:after="75" w:line="240" w:lineRule="auto"/>
              <w:rPr>
                <w:rFonts w:ascii="Arial" w:hAnsi="Arial" w:cs="Arial"/>
                <w:sz w:val="24"/>
                <w:szCs w:val="24"/>
              </w:rPr>
            </w:pPr>
            <w:del w:id="162" w:author="Author">
              <w:r w:rsidDel="00C32F7C">
                <w:rPr>
                  <w:noProof/>
                </w:rPr>
                <w:drawing>
                  <wp:inline distT="0" distB="0" distL="0" distR="0" wp14:anchorId="4CF41AEB" wp14:editId="0CE221F1">
                    <wp:extent cx="3800475" cy="145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1457325"/>
                            </a:xfrm>
                            <a:prstGeom prst="rect">
                              <a:avLst/>
                            </a:prstGeom>
                          </pic:spPr>
                        </pic:pic>
                      </a:graphicData>
                    </a:graphic>
                  </wp:inline>
                </w:drawing>
              </w:r>
            </w:del>
            <w:ins w:id="163" w:author="Author">
              <w:r w:rsidR="00C32F7C">
                <w:rPr>
                  <w:noProof/>
                </w:rPr>
                <w:drawing>
                  <wp:inline distT="0" distB="0" distL="0" distR="0" wp14:anchorId="7674D82E" wp14:editId="7B964C33">
                    <wp:extent cx="353377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1724025"/>
                            </a:xfrm>
                            <a:prstGeom prst="rect">
                              <a:avLst/>
                            </a:prstGeom>
                          </pic:spPr>
                        </pic:pic>
                      </a:graphicData>
                    </a:graphic>
                  </wp:inline>
                </w:drawing>
              </w:r>
            </w:ins>
          </w:p>
        </w:tc>
      </w:tr>
      <w:tr w:rsidR="00171CBA" w:rsidRPr="00161007" w14:paraId="1BBAED2A" w14:textId="77777777">
        <w:tc>
          <w:tcPr>
            <w:tcW w:w="490" w:type="pct"/>
            <w:tcBorders>
              <w:top w:val="single" w:sz="4" w:space="0" w:color="auto"/>
              <w:left w:val="single" w:sz="4" w:space="0" w:color="auto"/>
              <w:bottom w:val="single" w:sz="4" w:space="0" w:color="auto"/>
              <w:right w:val="single" w:sz="4" w:space="0" w:color="auto"/>
            </w:tcBorders>
          </w:tcPr>
          <w:p w14:paraId="67AB79F4"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66"/>
              <w:gridCol w:w="804"/>
              <w:gridCol w:w="723"/>
              <w:gridCol w:w="608"/>
              <w:gridCol w:w="2602"/>
              <w:tblGridChange w:id="164">
                <w:tblGrid>
                  <w:gridCol w:w="1692"/>
                  <w:gridCol w:w="1766"/>
                  <w:gridCol w:w="804"/>
                  <w:gridCol w:w="723"/>
                  <w:gridCol w:w="608"/>
                  <w:gridCol w:w="2602"/>
                </w:tblGrid>
              </w:tblGridChange>
            </w:tblGrid>
            <w:tr w:rsidR="00171CBA" w:rsidRPr="00161007" w14:paraId="0B24ECEF" w14:textId="77777777" w:rsidTr="00956732">
              <w:tc>
                <w:tcPr>
                  <w:tcW w:w="870" w:type="pct"/>
                </w:tcPr>
                <w:p w14:paraId="38726FD1" w14:textId="61CBCCF9"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2" w:type="pct"/>
                </w:tcPr>
                <w:p w14:paraId="1938672A" w14:textId="63FE22D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23DA7F9D" w14:textId="1006935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105E7D35" w14:textId="44C29DE0"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13F6258F" w14:textId="2DCC252B"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96" w:type="pct"/>
                </w:tcPr>
                <w:p w14:paraId="650BA77A"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71CBA" w:rsidRPr="00161007" w14:paraId="16BB103E" w14:textId="77777777" w:rsidTr="00EC5B54">
              <w:tc>
                <w:tcPr>
                  <w:tcW w:w="870" w:type="pct"/>
                </w:tcPr>
                <w:p w14:paraId="22A238BC" w14:textId="0E1F9DFB" w:rsidR="00171CBA" w:rsidRPr="00EC5B54" w:rsidRDefault="00171CBA"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132" w:type="pct"/>
                </w:tcPr>
                <w:p w14:paraId="446748B5" w14:textId="086F72E2" w:rsidR="00171CBA"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Pr>
                <w:p w14:paraId="495D1B60" w14:textId="5BC7D135"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Pr>
                <w:p w14:paraId="13F000A1" w14:textId="0F5AD5DA"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371" w:type="pct"/>
                </w:tcPr>
                <w:p w14:paraId="7954D04A" w14:textId="15A34F21"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1696" w:type="pct"/>
                </w:tcPr>
                <w:p w14:paraId="45C7A2BD" w14:textId="42A508DF" w:rsidR="00171CBA" w:rsidRPr="00161007" w:rsidRDefault="00171CBA" w:rsidP="006D09C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6D09C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956732" w:rsidRPr="00161007" w14:paraId="5A1FA26D" w14:textId="77777777" w:rsidTr="005C7F06">
              <w:tblPrEx>
                <w:tblW w:w="4999" w:type="pct"/>
                <w:tblLook w:val="0000" w:firstRow="0" w:lastRow="0" w:firstColumn="0" w:lastColumn="0" w:noHBand="0" w:noVBand="0"/>
                <w:tblPrExChange w:id="165" w:author="Author">
                  <w:tblPrEx>
                    <w:tblW w:w="4999" w:type="pct"/>
                    <w:tblLook w:val="0000" w:firstRow="0" w:lastRow="0" w:firstColumn="0" w:lastColumn="0" w:noHBand="0" w:noVBand="0"/>
                  </w:tblPrEx>
                </w:tblPrExChange>
              </w:tblPrEx>
              <w:tc>
                <w:tcPr>
                  <w:tcW w:w="870" w:type="pct"/>
                  <w:tcPrChange w:id="166" w:author="Author">
                    <w:tcPr>
                      <w:tcW w:w="870" w:type="pct"/>
                      <w:tcBorders>
                        <w:bottom w:val="single" w:sz="4" w:space="0" w:color="auto"/>
                      </w:tcBorders>
                    </w:tcPr>
                  </w:tcPrChange>
                </w:tcPr>
                <w:p w14:paraId="000ABF59" w14:textId="55575419" w:rsidR="00956732" w:rsidRPr="00EC5B54" w:rsidRDefault="00956732" w:rsidP="00956732">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displayproperties</w:t>
                  </w:r>
                  <w:r w:rsidR="00020953" w:rsidRPr="00EC5B54">
                    <w:rPr>
                      <w:rFonts w:ascii="Arial" w:hAnsi="Arial" w:cs="Arial"/>
                      <w:b/>
                      <w:color w:val="000000"/>
                      <w:sz w:val="16"/>
                      <w:szCs w:val="16"/>
                    </w:rPr>
                    <w:t>id</w:t>
                  </w:r>
                </w:p>
              </w:tc>
              <w:tc>
                <w:tcPr>
                  <w:tcW w:w="1132" w:type="pct"/>
                  <w:tcPrChange w:id="167" w:author="Author">
                    <w:tcPr>
                      <w:tcW w:w="1132" w:type="pct"/>
                      <w:tcBorders>
                        <w:bottom w:val="single" w:sz="4" w:space="0" w:color="auto"/>
                      </w:tcBorders>
                    </w:tcPr>
                  </w:tcPrChange>
                </w:tcPr>
                <w:p w14:paraId="375B64CB" w14:textId="7E9ACBCD" w:rsidR="00956732" w:rsidRDefault="00956732" w:rsidP="009567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1" w:type="pct"/>
                  <w:tcPrChange w:id="168" w:author="Author">
                    <w:tcPr>
                      <w:tcW w:w="491" w:type="pct"/>
                      <w:tcBorders>
                        <w:bottom w:val="single" w:sz="4" w:space="0" w:color="auto"/>
                      </w:tcBorders>
                    </w:tcPr>
                  </w:tcPrChange>
                </w:tcPr>
                <w:p w14:paraId="483680B6" w14:textId="1E10C534" w:rsidR="00956732" w:rsidRPr="00161007" w:rsidRDefault="00956732" w:rsidP="009567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optional</w:t>
                  </w:r>
                </w:p>
              </w:tc>
              <w:tc>
                <w:tcPr>
                  <w:tcW w:w="441" w:type="pct"/>
                  <w:tcPrChange w:id="169" w:author="Author">
                    <w:tcPr>
                      <w:tcW w:w="441" w:type="pct"/>
                      <w:tcBorders>
                        <w:bottom w:val="single" w:sz="4" w:space="0" w:color="auto"/>
                      </w:tcBorders>
                    </w:tcPr>
                  </w:tcPrChange>
                </w:tcPr>
                <w:p w14:paraId="6DF499BC" w14:textId="77777777" w:rsidR="00956732" w:rsidRPr="00161007" w:rsidRDefault="00956732" w:rsidP="00956732">
                  <w:pPr>
                    <w:widowControl w:val="0"/>
                    <w:autoSpaceDE w:val="0"/>
                    <w:autoSpaceDN w:val="0"/>
                    <w:adjustRightInd w:val="0"/>
                    <w:spacing w:before="60" w:after="60" w:line="240" w:lineRule="auto"/>
                    <w:rPr>
                      <w:rFonts w:ascii="Arial" w:hAnsi="Arial" w:cs="Arial"/>
                      <w:sz w:val="24"/>
                      <w:szCs w:val="24"/>
                    </w:rPr>
                  </w:pPr>
                </w:p>
              </w:tc>
              <w:tc>
                <w:tcPr>
                  <w:tcW w:w="371" w:type="pct"/>
                  <w:tcPrChange w:id="170" w:author="Author">
                    <w:tcPr>
                      <w:tcW w:w="371" w:type="pct"/>
                      <w:tcBorders>
                        <w:bottom w:val="single" w:sz="4" w:space="0" w:color="auto"/>
                      </w:tcBorders>
                    </w:tcPr>
                  </w:tcPrChange>
                </w:tcPr>
                <w:p w14:paraId="5BBAB669" w14:textId="77777777" w:rsidR="00956732" w:rsidRPr="00161007" w:rsidRDefault="00956732" w:rsidP="00956732">
                  <w:pPr>
                    <w:widowControl w:val="0"/>
                    <w:autoSpaceDE w:val="0"/>
                    <w:autoSpaceDN w:val="0"/>
                    <w:adjustRightInd w:val="0"/>
                    <w:spacing w:before="60" w:after="60" w:line="240" w:lineRule="auto"/>
                    <w:rPr>
                      <w:rFonts w:ascii="Arial" w:hAnsi="Arial" w:cs="Arial"/>
                      <w:sz w:val="24"/>
                      <w:szCs w:val="24"/>
                    </w:rPr>
                  </w:pPr>
                </w:p>
              </w:tc>
              <w:tc>
                <w:tcPr>
                  <w:tcW w:w="1696" w:type="pct"/>
                  <w:tcPrChange w:id="171" w:author="Author">
                    <w:tcPr>
                      <w:tcW w:w="1696" w:type="pct"/>
                      <w:tcBorders>
                        <w:bottom w:val="single" w:sz="4" w:space="0" w:color="auto"/>
                      </w:tcBorders>
                    </w:tcPr>
                  </w:tcPrChange>
                </w:tcPr>
                <w:p w14:paraId="24F4B064" w14:textId="70A4FA87" w:rsidR="00956732" w:rsidRDefault="00020953" w:rsidP="009567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a &lt;displayproperties&gt; element providing additional information about how to display the material on a device display</w:t>
                  </w:r>
                </w:p>
              </w:tc>
            </w:tr>
            <w:tr w:rsidR="004B08F9" w:rsidRPr="00161007" w14:paraId="17EF9465" w14:textId="77777777" w:rsidTr="00956732">
              <w:trPr>
                <w:ins w:id="172" w:author="Author"/>
              </w:trPr>
              <w:tc>
                <w:tcPr>
                  <w:tcW w:w="870" w:type="pct"/>
                  <w:tcBorders>
                    <w:bottom w:val="single" w:sz="4" w:space="0" w:color="auto"/>
                  </w:tcBorders>
                </w:tcPr>
                <w:p w14:paraId="52865DEB" w14:textId="0FA28392" w:rsidR="004B08F9" w:rsidRPr="005C7F06" w:rsidRDefault="004B08F9" w:rsidP="00956732">
                  <w:pPr>
                    <w:widowControl w:val="0"/>
                    <w:autoSpaceDE w:val="0"/>
                    <w:autoSpaceDN w:val="0"/>
                    <w:adjustRightInd w:val="0"/>
                    <w:spacing w:before="60" w:after="60" w:line="240" w:lineRule="auto"/>
                    <w:rPr>
                      <w:ins w:id="173" w:author="Author"/>
                      <w:rFonts w:ascii="Arial" w:hAnsi="Arial" w:cs="Arial"/>
                      <w:color w:val="000000"/>
                      <w:sz w:val="16"/>
                      <w:szCs w:val="16"/>
                      <w:rPrChange w:id="174" w:author="Author">
                        <w:rPr>
                          <w:ins w:id="175" w:author="Author"/>
                          <w:rFonts w:ascii="Arial" w:hAnsi="Arial" w:cs="Arial"/>
                          <w:b/>
                          <w:color w:val="000000"/>
                          <w:sz w:val="16"/>
                          <w:szCs w:val="16"/>
                        </w:rPr>
                      </w:rPrChange>
                    </w:rPr>
                  </w:pPr>
                  <w:ins w:id="176" w:author="Author">
                    <w:r w:rsidRPr="005C7F06">
                      <w:rPr>
                        <w:rFonts w:ascii="Arial" w:hAnsi="Arial" w:cs="Arial"/>
                        <w:color w:val="000000"/>
                        <w:sz w:val="16"/>
                        <w:szCs w:val="16"/>
                        <w:rPrChange w:id="177" w:author="Author">
                          <w:rPr>
                            <w:rFonts w:ascii="Arial" w:hAnsi="Arial" w:cs="Arial"/>
                            <w:b/>
                            <w:color w:val="000000"/>
                            <w:sz w:val="16"/>
                            <w:szCs w:val="16"/>
                          </w:rPr>
                        </w:rPrChange>
                      </w:rPr>
                      <w:t>@anyAttribute</w:t>
                    </w:r>
                  </w:ins>
                </w:p>
              </w:tc>
              <w:tc>
                <w:tcPr>
                  <w:tcW w:w="1132" w:type="pct"/>
                  <w:tcBorders>
                    <w:bottom w:val="single" w:sz="4" w:space="0" w:color="auto"/>
                  </w:tcBorders>
                </w:tcPr>
                <w:p w14:paraId="07CDDF75" w14:textId="77777777" w:rsidR="004B08F9" w:rsidRDefault="004B08F9" w:rsidP="00956732">
                  <w:pPr>
                    <w:widowControl w:val="0"/>
                    <w:autoSpaceDE w:val="0"/>
                    <w:autoSpaceDN w:val="0"/>
                    <w:adjustRightInd w:val="0"/>
                    <w:spacing w:before="60" w:after="60" w:line="240" w:lineRule="auto"/>
                    <w:rPr>
                      <w:ins w:id="178" w:author="Author"/>
                      <w:rFonts w:ascii="Arial" w:hAnsi="Arial" w:cs="Arial"/>
                      <w:b/>
                      <w:bCs/>
                      <w:color w:val="000000"/>
                      <w:sz w:val="16"/>
                      <w:szCs w:val="16"/>
                    </w:rPr>
                  </w:pPr>
                </w:p>
              </w:tc>
              <w:tc>
                <w:tcPr>
                  <w:tcW w:w="491" w:type="pct"/>
                  <w:tcBorders>
                    <w:bottom w:val="single" w:sz="4" w:space="0" w:color="auto"/>
                  </w:tcBorders>
                </w:tcPr>
                <w:p w14:paraId="0002523E" w14:textId="77777777" w:rsidR="004B08F9" w:rsidRDefault="004B08F9" w:rsidP="00956732">
                  <w:pPr>
                    <w:widowControl w:val="0"/>
                    <w:autoSpaceDE w:val="0"/>
                    <w:autoSpaceDN w:val="0"/>
                    <w:adjustRightInd w:val="0"/>
                    <w:spacing w:before="60" w:after="60" w:line="240" w:lineRule="auto"/>
                    <w:rPr>
                      <w:ins w:id="179" w:author="Author"/>
                      <w:rFonts w:ascii="Arial" w:hAnsi="Arial" w:cs="Arial"/>
                      <w:color w:val="000000"/>
                      <w:sz w:val="16"/>
                      <w:szCs w:val="16"/>
                    </w:rPr>
                  </w:pPr>
                </w:p>
              </w:tc>
              <w:tc>
                <w:tcPr>
                  <w:tcW w:w="441" w:type="pct"/>
                  <w:tcBorders>
                    <w:bottom w:val="single" w:sz="4" w:space="0" w:color="auto"/>
                  </w:tcBorders>
                </w:tcPr>
                <w:p w14:paraId="7419B39E" w14:textId="77777777" w:rsidR="004B08F9" w:rsidRPr="00161007" w:rsidRDefault="004B08F9" w:rsidP="00956732">
                  <w:pPr>
                    <w:widowControl w:val="0"/>
                    <w:autoSpaceDE w:val="0"/>
                    <w:autoSpaceDN w:val="0"/>
                    <w:adjustRightInd w:val="0"/>
                    <w:spacing w:before="60" w:after="60" w:line="240" w:lineRule="auto"/>
                    <w:rPr>
                      <w:ins w:id="180" w:author="Author"/>
                      <w:rFonts w:ascii="Arial" w:hAnsi="Arial" w:cs="Arial"/>
                      <w:sz w:val="24"/>
                      <w:szCs w:val="24"/>
                    </w:rPr>
                  </w:pPr>
                </w:p>
              </w:tc>
              <w:tc>
                <w:tcPr>
                  <w:tcW w:w="371" w:type="pct"/>
                  <w:tcBorders>
                    <w:bottom w:val="single" w:sz="4" w:space="0" w:color="auto"/>
                  </w:tcBorders>
                </w:tcPr>
                <w:p w14:paraId="190C9CDA" w14:textId="77777777" w:rsidR="004B08F9" w:rsidRPr="00161007" w:rsidRDefault="004B08F9" w:rsidP="00956732">
                  <w:pPr>
                    <w:widowControl w:val="0"/>
                    <w:autoSpaceDE w:val="0"/>
                    <w:autoSpaceDN w:val="0"/>
                    <w:adjustRightInd w:val="0"/>
                    <w:spacing w:before="60" w:after="60" w:line="240" w:lineRule="auto"/>
                    <w:rPr>
                      <w:ins w:id="181" w:author="Author"/>
                      <w:rFonts w:ascii="Arial" w:hAnsi="Arial" w:cs="Arial"/>
                      <w:sz w:val="24"/>
                      <w:szCs w:val="24"/>
                    </w:rPr>
                  </w:pPr>
                </w:p>
              </w:tc>
              <w:tc>
                <w:tcPr>
                  <w:tcW w:w="1696" w:type="pct"/>
                  <w:tcBorders>
                    <w:bottom w:val="single" w:sz="4" w:space="0" w:color="auto"/>
                  </w:tcBorders>
                </w:tcPr>
                <w:p w14:paraId="13EA208E" w14:textId="77777777" w:rsidR="004B08F9" w:rsidRDefault="004B08F9" w:rsidP="00956732">
                  <w:pPr>
                    <w:widowControl w:val="0"/>
                    <w:autoSpaceDE w:val="0"/>
                    <w:autoSpaceDN w:val="0"/>
                    <w:adjustRightInd w:val="0"/>
                    <w:spacing w:before="60" w:after="60" w:line="240" w:lineRule="auto"/>
                    <w:rPr>
                      <w:ins w:id="182" w:author="Author"/>
                      <w:rFonts w:ascii="Arial" w:hAnsi="Arial" w:cs="Arial"/>
                      <w:color w:val="000000"/>
                      <w:sz w:val="16"/>
                      <w:szCs w:val="16"/>
                    </w:rPr>
                  </w:pPr>
                </w:p>
              </w:tc>
            </w:tr>
          </w:tbl>
          <w:p w14:paraId="216ADD5D"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r>
    </w:tbl>
    <w:p w14:paraId="2066BCAD" w14:textId="77777777" w:rsidR="00CB10A6" w:rsidRDefault="00956732" w:rsidP="00D06C66">
      <w:pPr>
        <w:keepNext/>
      </w:pPr>
      <w:r>
        <w:br/>
      </w:r>
      <w:r w:rsidR="00723856">
        <w:t>A &lt;</w:t>
      </w:r>
      <w:r w:rsidR="007C5B48">
        <w:t>colorgroup</w:t>
      </w:r>
      <w:r w:rsidR="00171CBA">
        <w:t xml:space="preserve">&gt; element acts as a container for </w:t>
      </w:r>
      <w:r w:rsidR="00723856">
        <w:t>color</w:t>
      </w:r>
      <w:r w:rsidR="00171CBA">
        <w:t xml:space="preserve"> </w:t>
      </w:r>
      <w:r w:rsidR="006D09C3">
        <w:t>properties</w:t>
      </w:r>
      <w:r w:rsidR="00171CBA">
        <w:t>.</w:t>
      </w:r>
    </w:p>
    <w:p w14:paraId="4359A937" w14:textId="6D26DCCA" w:rsidR="00CB10A6" w:rsidRDefault="00BF09AF" w:rsidP="00CB10A6">
      <w:pPr>
        <w:jc w:val="both"/>
      </w:pPr>
      <w:r>
        <w:t xml:space="preserve">The order of the color </w:t>
      </w:r>
      <w:r w:rsidR="00CB10A6">
        <w:t xml:space="preserve">elements forms an implicit 0-based index that is referenced by other elements, such as the &lt;object&gt; and &lt;triangle&gt; elements. </w:t>
      </w:r>
    </w:p>
    <w:p w14:paraId="5C4F7B2A" w14:textId="24FAE5AD" w:rsidR="00BA561C" w:rsidRDefault="00DA597A" w:rsidP="00D06C66">
      <w:pPr>
        <w:keepNext/>
      </w:pPr>
      <w:r>
        <w:lastRenderedPageBreak/>
        <w:t>A producer MAY define multiple &lt;</w:t>
      </w:r>
      <w:r w:rsidR="007C5B48">
        <w:t>colorgroup</w:t>
      </w:r>
      <w:r>
        <w:t xml:space="preserve">&gt; containers </w:t>
      </w:r>
      <w:r w:rsidR="009F2E88">
        <w:t>to</w:t>
      </w:r>
      <w:r>
        <w:t xml:space="preserve"> help organize the file, for instance by grouping colors related to </w:t>
      </w:r>
      <w:r w:rsidR="00550E23">
        <w:t xml:space="preserve">specific </w:t>
      </w:r>
      <w:r>
        <w:t>objects.</w:t>
      </w:r>
      <w:bookmarkStart w:id="183" w:name="_Toc416448840"/>
      <w:bookmarkStart w:id="184" w:name="_Toc416460212"/>
      <w:bookmarkStart w:id="185" w:name="_Toc413418646"/>
      <w:bookmarkEnd w:id="183"/>
      <w:bookmarkEnd w:id="184"/>
    </w:p>
    <w:p w14:paraId="1AC4EFC6" w14:textId="1C821038" w:rsidR="0052513E" w:rsidRDefault="00956732" w:rsidP="00E217DB">
      <w:pPr>
        <w:keepNext/>
      </w:pPr>
      <w:r w:rsidRPr="00A74EAD">
        <w:t>The displayproperties</w:t>
      </w:r>
      <w:r w:rsidR="00BA49BF">
        <w:t>id</w:t>
      </w:r>
      <w:r w:rsidRPr="00A74EAD">
        <w:t xml:space="preserve"> attribute references a &lt;displayproperties&gt; group containing additional properties that describe how best to display </w:t>
      </w:r>
      <w:r w:rsidR="007C0339" w:rsidRPr="00A74EAD">
        <w:t>a</w:t>
      </w:r>
      <w:r w:rsidRPr="00A74EAD">
        <w:t xml:space="preserve"> m</w:t>
      </w:r>
      <w:r w:rsidR="00E217DB">
        <w:t>esh</w:t>
      </w:r>
      <w:r w:rsidRPr="00A74EAD">
        <w:t xml:space="preserve"> with this material</w:t>
      </w:r>
      <w:r w:rsidR="00E217DB">
        <w:t xml:space="preserve"> on a device display. </w:t>
      </w:r>
    </w:p>
    <w:p w14:paraId="7ECAF2AF" w14:textId="1063D470" w:rsidR="00E217DB" w:rsidRPr="00D06C66" w:rsidRDefault="00E217DB" w:rsidP="00E217DB">
      <w:pPr>
        <w:keepNext/>
      </w:pPr>
      <w:r>
        <w:t>A &lt;</w:t>
      </w:r>
      <w:r w:rsidR="001F79DC">
        <w:t>colorgroup</w:t>
      </w:r>
      <w:r>
        <w:t xml:space="preserve">&gt; describes a set of surface color properties and </w:t>
      </w:r>
      <w:r w:rsidR="00E11E48">
        <w:t>SHOULD</w:t>
      </w:r>
      <w:r>
        <w:t xml:space="preserve"> </w:t>
      </w:r>
      <w:r w:rsidR="00D8481F">
        <w:t>NOT</w:t>
      </w:r>
      <w:r>
        <w:t xml:space="preserve"> reference translucent display properties. To achieve a translucent effect </w:t>
      </w:r>
      <w:r w:rsidR="001F79DC">
        <w:t>with surface color</w:t>
      </w:r>
      <w:r>
        <w:t xml:space="preserve">, a multi-properties group </w:t>
      </w:r>
      <w:r w:rsidR="00D8481F">
        <w:t>SHOULD</w:t>
      </w:r>
      <w:r>
        <w:t xml:space="preserve"> be used instead. For more information, refer to Chapter 7: Display Properties Overview.</w:t>
      </w:r>
    </w:p>
    <w:p w14:paraId="5467F83A" w14:textId="6983C289" w:rsidR="00956732" w:rsidRPr="00A74EAD" w:rsidRDefault="00956732" w:rsidP="00D06C66">
      <w:pPr>
        <w:keepNext/>
      </w:pPr>
    </w:p>
    <w:p w14:paraId="6F1CCE34" w14:textId="60F495E7" w:rsidR="00757B29" w:rsidRDefault="00757B29" w:rsidP="00681026">
      <w:pPr>
        <w:pStyle w:val="Heading2"/>
        <w:numPr>
          <w:ilvl w:val="1"/>
          <w:numId w:val="24"/>
        </w:numPr>
      </w:pPr>
      <w:bookmarkStart w:id="186" w:name="_Toc416461975"/>
      <w:bookmarkStart w:id="187" w:name="_Toc416462005"/>
      <w:bookmarkStart w:id="188" w:name="_Toc416462079"/>
      <w:bookmarkStart w:id="189" w:name="_Toc417309089"/>
      <w:bookmarkStart w:id="190" w:name="_Toc494990393"/>
      <w:bookmarkStart w:id="191" w:name="_Toc494990504"/>
      <w:bookmarkStart w:id="192" w:name="_Toc495061689"/>
      <w:bookmarkStart w:id="193" w:name="_Toc416461976"/>
      <w:bookmarkStart w:id="194" w:name="_Toc416462006"/>
      <w:bookmarkStart w:id="195" w:name="_Toc416462080"/>
      <w:bookmarkStart w:id="196" w:name="_Toc417309090"/>
      <w:bookmarkStart w:id="197" w:name="_Toc494990394"/>
      <w:bookmarkStart w:id="198" w:name="_Toc494990505"/>
      <w:bookmarkStart w:id="199" w:name="_Toc495061690"/>
      <w:bookmarkStart w:id="200" w:name="_Toc495061691"/>
      <w:bookmarkStart w:id="201" w:name="_Toc417309091"/>
      <w:bookmarkStart w:id="202" w:name="_Toc52071963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t>Color</w:t>
      </w:r>
      <w:bookmarkEnd w:id="201"/>
      <w:bookmarkEnd w:id="202"/>
    </w:p>
    <w:p w14:paraId="3A6B1EB2" w14:textId="77777777" w:rsidR="00171CBA" w:rsidRPr="00383060" w:rsidRDefault="00171CBA" w:rsidP="00681026">
      <w:pPr>
        <w:keepNext/>
      </w:pPr>
      <w:r>
        <w:t xml:space="preserve">Element </w:t>
      </w:r>
      <w:r w:rsidRPr="001F33F1">
        <w:rPr>
          <w:b/>
        </w:rPr>
        <w:t>&lt;</w:t>
      </w:r>
      <w:r>
        <w:rPr>
          <w:b/>
        </w:rPr>
        <w:t>color</w:t>
      </w:r>
      <w:r w:rsidRPr="001F33F1">
        <w:rPr>
          <w:b/>
        </w:rPr>
        <w:t>&gt;</w:t>
      </w:r>
    </w:p>
    <w:tbl>
      <w:tblPr>
        <w:tblW w:w="4999" w:type="pct"/>
        <w:tblLook w:val="0000" w:firstRow="0" w:lastRow="0" w:firstColumn="0" w:lastColumn="0" w:noHBand="0" w:noVBand="0"/>
      </w:tblPr>
      <w:tblGrid>
        <w:gridCol w:w="935"/>
        <w:gridCol w:w="8413"/>
      </w:tblGrid>
      <w:tr w:rsidR="00171CBA" w:rsidRPr="00CF5C1B" w14:paraId="370B2E59" w14:textId="77777777">
        <w:tc>
          <w:tcPr>
            <w:tcW w:w="490" w:type="pct"/>
            <w:tcBorders>
              <w:top w:val="single" w:sz="4" w:space="0" w:color="auto"/>
              <w:left w:val="single" w:sz="4" w:space="0" w:color="auto"/>
              <w:bottom w:val="single" w:sz="4" w:space="0" w:color="auto"/>
              <w:right w:val="single" w:sz="4" w:space="0" w:color="auto"/>
            </w:tcBorders>
          </w:tcPr>
          <w:p w14:paraId="3A856FCD" w14:textId="77777777" w:rsidR="00171CBA" w:rsidRPr="00CF5C1B" w:rsidRDefault="00171CBA" w:rsidP="00681026">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C1EDCD9" w14:textId="26FC5AFE" w:rsidR="00171CBA" w:rsidRPr="00CF5C1B" w:rsidRDefault="002833E5" w:rsidP="00681026">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2155E6C6" wp14:editId="4D67ED03">
                  <wp:extent cx="3657600" cy="1089660"/>
                  <wp:effectExtent l="0" t="0" r="0" b="0"/>
                  <wp:docPr id="11" name="Bild 1" descr="color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XS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1089660"/>
                          </a:xfrm>
                          <a:prstGeom prst="rect">
                            <a:avLst/>
                          </a:prstGeom>
                          <a:noFill/>
                          <a:ln>
                            <a:noFill/>
                          </a:ln>
                        </pic:spPr>
                      </pic:pic>
                    </a:graphicData>
                  </a:graphic>
                </wp:inline>
              </w:drawing>
            </w:r>
          </w:p>
        </w:tc>
      </w:tr>
      <w:tr w:rsidR="00171CBA" w:rsidRPr="00CF5C1B" w14:paraId="7DB7FA51" w14:textId="77777777">
        <w:tc>
          <w:tcPr>
            <w:tcW w:w="490" w:type="pct"/>
            <w:tcBorders>
              <w:top w:val="single" w:sz="4" w:space="0" w:color="auto"/>
              <w:left w:val="single" w:sz="4" w:space="0" w:color="auto"/>
              <w:bottom w:val="single" w:sz="4" w:space="0" w:color="auto"/>
              <w:right w:val="single" w:sz="4" w:space="0" w:color="auto"/>
            </w:tcBorders>
          </w:tcPr>
          <w:p w14:paraId="42FDEB0B"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50"/>
              <w:gridCol w:w="1941"/>
              <w:gridCol w:w="821"/>
              <w:gridCol w:w="869"/>
              <w:gridCol w:w="608"/>
              <w:gridCol w:w="2706"/>
            </w:tblGrid>
            <w:tr w:rsidR="00171CBA" w:rsidRPr="00CF5C1B" w14:paraId="6712DB38" w14:textId="77777777" w:rsidTr="00154F15">
              <w:tc>
                <w:tcPr>
                  <w:tcW w:w="763" w:type="pct"/>
                  <w:tcBorders>
                    <w:bottom w:val="single" w:sz="4" w:space="0" w:color="auto"/>
                  </w:tcBorders>
                </w:tcPr>
                <w:p w14:paraId="222ECF41" w14:textId="41D9DC1E"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Name</w:t>
                  </w:r>
                </w:p>
              </w:tc>
              <w:tc>
                <w:tcPr>
                  <w:tcW w:w="1184" w:type="pct"/>
                  <w:tcBorders>
                    <w:bottom w:val="single" w:sz="4" w:space="0" w:color="auto"/>
                  </w:tcBorders>
                </w:tcPr>
                <w:p w14:paraId="78D1A450" w14:textId="329870C9"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Type</w:t>
                  </w:r>
                </w:p>
              </w:tc>
              <w:tc>
                <w:tcPr>
                  <w:tcW w:w="501" w:type="pct"/>
                  <w:tcBorders>
                    <w:bottom w:val="single" w:sz="4" w:space="0" w:color="auto"/>
                  </w:tcBorders>
                </w:tcPr>
                <w:p w14:paraId="1D9977A4" w14:textId="2E6A181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Use</w:t>
                  </w:r>
                </w:p>
              </w:tc>
              <w:tc>
                <w:tcPr>
                  <w:tcW w:w="530" w:type="pct"/>
                  <w:tcBorders>
                    <w:bottom w:val="single" w:sz="4" w:space="0" w:color="auto"/>
                  </w:tcBorders>
                </w:tcPr>
                <w:p w14:paraId="238F9BAE" w14:textId="6C57C75A"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Default</w:t>
                  </w:r>
                </w:p>
              </w:tc>
              <w:tc>
                <w:tcPr>
                  <w:tcW w:w="371" w:type="pct"/>
                  <w:tcBorders>
                    <w:bottom w:val="single" w:sz="4" w:space="0" w:color="auto"/>
                  </w:tcBorders>
                </w:tcPr>
                <w:p w14:paraId="57543887" w14:textId="3891256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Fixed</w:t>
                  </w:r>
                </w:p>
              </w:tc>
              <w:tc>
                <w:tcPr>
                  <w:tcW w:w="1651" w:type="pct"/>
                  <w:tcBorders>
                    <w:bottom w:val="single" w:sz="4" w:space="0" w:color="auto"/>
                  </w:tcBorders>
                </w:tcPr>
                <w:p w14:paraId="55097679"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171CBA" w:rsidRPr="00CF5C1B" w14:paraId="43DBD4AE" w14:textId="77777777" w:rsidTr="00154F15">
              <w:tc>
                <w:tcPr>
                  <w:tcW w:w="763" w:type="pct"/>
                  <w:tcBorders>
                    <w:top w:val="single" w:sz="4" w:space="0" w:color="auto"/>
                  </w:tcBorders>
                </w:tcPr>
                <w:p w14:paraId="5970D653" w14:textId="77777777" w:rsidR="00171CBA" w:rsidRPr="00EC5B54" w:rsidRDefault="00171CBA" w:rsidP="00681026">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color</w:t>
                  </w:r>
                </w:p>
              </w:tc>
              <w:tc>
                <w:tcPr>
                  <w:tcW w:w="1184" w:type="pct"/>
                  <w:tcBorders>
                    <w:top w:val="single" w:sz="4" w:space="0" w:color="auto"/>
                  </w:tcBorders>
                </w:tcPr>
                <w:p w14:paraId="58DB05F8" w14:textId="34308AA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p>
              </w:tc>
              <w:tc>
                <w:tcPr>
                  <w:tcW w:w="501" w:type="pct"/>
                  <w:tcBorders>
                    <w:top w:val="single" w:sz="4" w:space="0" w:color="auto"/>
                  </w:tcBorders>
                </w:tcPr>
                <w:p w14:paraId="6580D06F"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tcBorders>
                </w:tcPr>
                <w:p w14:paraId="19C92E42" w14:textId="5C5FBDC2"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
                <w:p w14:paraId="56005E16" w14:textId="2881C21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1651" w:type="pct"/>
                  <w:tcBorders>
                    <w:top w:val="single" w:sz="4" w:space="0" w:color="auto"/>
                  </w:tcBorders>
                </w:tcPr>
                <w:p w14:paraId="6726501A" w14:textId="14FFB8DC"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sRGB color for rendering the material.</w:t>
                  </w:r>
                </w:p>
              </w:tc>
            </w:tr>
          </w:tbl>
          <w:p w14:paraId="637AEBE1"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r>
    </w:tbl>
    <w:p w14:paraId="160ADEA1" w14:textId="5A1E27DB" w:rsidR="00171CBA" w:rsidRDefault="007C5B48" w:rsidP="00681026">
      <w:pPr>
        <w:spacing w:before="120"/>
      </w:pPr>
      <w:r>
        <w:t xml:space="preserve">Colors </w:t>
      </w:r>
      <w:r w:rsidR="00DA597A">
        <w:t xml:space="preserve">are used to represent rich color, specifically what most 3D formats call “vertex colors”. These </w:t>
      </w:r>
      <w:r>
        <w:t>elements</w:t>
      </w:r>
      <w:r w:rsidR="00DA597A">
        <w:t xml:space="preserve"> are used when color is the only property of interest for the material, and a large number will be needed.</w:t>
      </w:r>
      <w:r w:rsidR="00CC19B1">
        <w:t xml:space="preserve"> The format is the same sRGB color as defined in the core 3MF specification.</w:t>
      </w:r>
    </w:p>
    <w:p w14:paraId="2FDAFB3A" w14:textId="620F04EA" w:rsidR="003537CE" w:rsidRDefault="003537CE" w:rsidP="003537CE">
      <w:pPr>
        <w:spacing w:before="120"/>
      </w:pPr>
      <w:r w:rsidRPr="00EC5B54">
        <w:t xml:space="preserve">Colors are assumed to be fully opaque (alpha = #FF) except when used as a non-base layer inside </w:t>
      </w:r>
      <w:r w:rsidR="00A641C0">
        <w:t xml:space="preserve">a </w:t>
      </w:r>
      <w:r w:rsidRPr="00EC5B54">
        <w:t>&lt;multi</w:t>
      </w:r>
      <w:r w:rsidR="00BA49BF">
        <w:t>properties</w:t>
      </w:r>
      <w:r w:rsidRPr="00EC5B54">
        <w:t>&gt; element.</w:t>
      </w:r>
      <w:r w:rsidR="005D2A02">
        <w:tab/>
      </w:r>
    </w:p>
    <w:p w14:paraId="4362619C" w14:textId="753C6D28" w:rsidR="00492C2F" w:rsidRDefault="009F2E88" w:rsidP="00681026">
      <w:pPr>
        <w:spacing w:before="120"/>
      </w:pPr>
      <w:r>
        <w:t>To</w:t>
      </w:r>
      <w:r w:rsidR="00492C2F">
        <w:t xml:space="preserve"> avoid integer overflows, a color group MUST contain less than 2^31 colors.</w:t>
      </w:r>
    </w:p>
    <w:p w14:paraId="3A0B7ADD" w14:textId="32F9A0E9" w:rsidR="005649B7" w:rsidRDefault="005649B7" w:rsidP="00E56EF9">
      <w:pPr>
        <w:pStyle w:val="Heading1"/>
        <w:numPr>
          <w:ilvl w:val="0"/>
          <w:numId w:val="24"/>
        </w:numPr>
      </w:pPr>
      <w:bookmarkStart w:id="203" w:name="Link6"/>
      <w:bookmarkStart w:id="204" w:name="_Toc417309092"/>
      <w:bookmarkStart w:id="205" w:name="_Toc520719631"/>
      <w:bookmarkEnd w:id="203"/>
      <w:r>
        <w:lastRenderedPageBreak/>
        <w:t xml:space="preserve">Texture </w:t>
      </w:r>
      <w:r w:rsidR="004842FD">
        <w:t xml:space="preserve">2D </w:t>
      </w:r>
      <w:r w:rsidR="007C5B48">
        <w:t>Group</w:t>
      </w:r>
      <w:r w:rsidR="00327F75">
        <w:t>s</w:t>
      </w:r>
      <w:bookmarkEnd w:id="204"/>
      <w:bookmarkEnd w:id="205"/>
    </w:p>
    <w:p w14:paraId="657548D9" w14:textId="77777777" w:rsidR="005649B7" w:rsidRPr="00FB72C0" w:rsidRDefault="005649B7" w:rsidP="005649B7">
      <w:pPr>
        <w:keepNext/>
      </w:pPr>
      <w:r>
        <w:t xml:space="preserve">Element </w:t>
      </w:r>
      <w:r w:rsidRPr="001F33F1">
        <w:rPr>
          <w:b/>
        </w:rPr>
        <w:t>&lt;</w:t>
      </w:r>
      <w:r>
        <w:rPr>
          <w:b/>
        </w:rPr>
        <w:t>texture</w:t>
      </w:r>
      <w:r w:rsidR="007C5B48">
        <w:rPr>
          <w:b/>
        </w:rPr>
        <w:t>2dgroup</w:t>
      </w:r>
      <w:r w:rsidRPr="001F33F1">
        <w:rPr>
          <w:b/>
        </w:rPr>
        <w:t>&gt;</w:t>
      </w:r>
    </w:p>
    <w:tbl>
      <w:tblPr>
        <w:tblW w:w="4999" w:type="pct"/>
        <w:tblLook w:val="0000" w:firstRow="0" w:lastRow="0" w:firstColumn="0" w:lastColumn="0" w:noHBand="0" w:noVBand="0"/>
      </w:tblPr>
      <w:tblGrid>
        <w:gridCol w:w="935"/>
        <w:gridCol w:w="8413"/>
      </w:tblGrid>
      <w:tr w:rsidR="001F7DCC" w:rsidRPr="00161007" w14:paraId="53AF5AC7" w14:textId="77777777">
        <w:tc>
          <w:tcPr>
            <w:tcW w:w="490" w:type="pct"/>
            <w:tcBorders>
              <w:top w:val="single" w:sz="4" w:space="0" w:color="auto"/>
              <w:left w:val="single" w:sz="4" w:space="0" w:color="auto"/>
              <w:bottom w:val="single" w:sz="4" w:space="0" w:color="auto"/>
              <w:right w:val="single" w:sz="4" w:space="0" w:color="auto"/>
            </w:tcBorders>
          </w:tcPr>
          <w:p w14:paraId="5F78A17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1D857DC" w14:textId="2A3483CE" w:rsidR="001F7DCC" w:rsidRPr="00161007" w:rsidRDefault="00CE68A1" w:rsidP="00B24332">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15618D93" wp14:editId="5A80F3E0">
                  <wp:extent cx="4143375" cy="2028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2028825"/>
                          </a:xfrm>
                          <a:prstGeom prst="rect">
                            <a:avLst/>
                          </a:prstGeom>
                        </pic:spPr>
                      </pic:pic>
                    </a:graphicData>
                  </a:graphic>
                </wp:inline>
              </w:drawing>
            </w:r>
          </w:p>
        </w:tc>
      </w:tr>
      <w:tr w:rsidR="001F7DCC" w:rsidRPr="00161007" w14:paraId="430E134E" w14:textId="77777777">
        <w:tc>
          <w:tcPr>
            <w:tcW w:w="490" w:type="pct"/>
            <w:tcBorders>
              <w:top w:val="single" w:sz="4" w:space="0" w:color="auto"/>
              <w:left w:val="single" w:sz="4" w:space="0" w:color="auto"/>
              <w:bottom w:val="single" w:sz="4" w:space="0" w:color="auto"/>
              <w:right w:val="single" w:sz="4" w:space="0" w:color="auto"/>
            </w:tcBorders>
          </w:tcPr>
          <w:p w14:paraId="093A658E"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675"/>
              <w:gridCol w:w="812"/>
              <w:gridCol w:w="723"/>
              <w:gridCol w:w="608"/>
              <w:gridCol w:w="2685"/>
            </w:tblGrid>
            <w:tr w:rsidR="001F7DCC" w:rsidRPr="00161007" w14:paraId="28D64395" w14:textId="77777777">
              <w:tc>
                <w:tcPr>
                  <w:tcW w:w="713" w:type="pct"/>
                </w:tcPr>
                <w:p w14:paraId="2056A339" w14:textId="54527398"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
                <w:p w14:paraId="36C082BF" w14:textId="0D525CD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1264A657" w14:textId="046CC2B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3A4E1FFD" w14:textId="121538E1"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622DF238" w14:textId="085DC70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
                <w:p w14:paraId="17B228DC"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2B9E85E8" w14:textId="77777777" w:rsidTr="000565E4">
              <w:tc>
                <w:tcPr>
                  <w:tcW w:w="713" w:type="pct"/>
                  <w:tcBorders>
                    <w:bottom w:val="single" w:sz="4" w:space="0" w:color="auto"/>
                  </w:tcBorders>
                </w:tcPr>
                <w:p w14:paraId="3EEB85CB" w14:textId="214D7BD7" w:rsidR="001F7DCC" w:rsidRPr="00EC5B54" w:rsidRDefault="001F7DCC"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184" w:type="pct"/>
                  <w:tcBorders>
                    <w:bottom w:val="single" w:sz="4" w:space="0" w:color="auto"/>
                  </w:tcBorders>
                </w:tcPr>
                <w:p w14:paraId="6C788E57" w14:textId="350F6B3C"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
                <w:p w14:paraId="67F99863" w14:textId="6081300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
                <w:p w14:paraId="6D5806AC" w14:textId="563CF81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6504E639" w14:textId="050598F3"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bottom w:val="single" w:sz="4" w:space="0" w:color="auto"/>
                  </w:tcBorders>
                </w:tcPr>
                <w:p w14:paraId="08010EB9" w14:textId="356991B2"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712F8D" w:rsidRPr="00161007" w14:paraId="2EF3C63D" w14:textId="77777777" w:rsidTr="000565E4">
              <w:tc>
                <w:tcPr>
                  <w:tcW w:w="713" w:type="pct"/>
                  <w:tcBorders>
                    <w:top w:val="single" w:sz="4" w:space="0" w:color="auto"/>
                    <w:bottom w:val="single" w:sz="4" w:space="0" w:color="auto"/>
                  </w:tcBorders>
                </w:tcPr>
                <w:p w14:paraId="7B83DFAF" w14:textId="45654781" w:rsidR="00712F8D" w:rsidRPr="00EC5B54" w:rsidRDefault="00712F8D"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texid</w:t>
                  </w:r>
                </w:p>
              </w:tc>
              <w:tc>
                <w:tcPr>
                  <w:tcW w:w="1184" w:type="pct"/>
                  <w:tcBorders>
                    <w:top w:val="single" w:sz="4" w:space="0" w:color="auto"/>
                    <w:bottom w:val="single" w:sz="4" w:space="0" w:color="auto"/>
                  </w:tcBorders>
                </w:tcPr>
                <w:p w14:paraId="0D292494" w14:textId="7A37220E"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7E6CF9BC" w14:textId="64A09DC5"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required</w:t>
                  </w:r>
                </w:p>
              </w:tc>
              <w:tc>
                <w:tcPr>
                  <w:tcW w:w="441" w:type="pct"/>
                  <w:tcBorders>
                    <w:top w:val="single" w:sz="4" w:space="0" w:color="auto"/>
                    <w:bottom w:val="single" w:sz="4" w:space="0" w:color="auto"/>
                  </w:tcBorders>
                </w:tcPr>
                <w:p w14:paraId="35B59570" w14:textId="7DE400D6"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1232B225" w14:textId="3EA1392B"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top w:val="single" w:sz="4" w:space="0" w:color="auto"/>
                    <w:bottom w:val="single" w:sz="4" w:space="0" w:color="auto"/>
                  </w:tcBorders>
                </w:tcPr>
                <w:p w14:paraId="3DE901B8" w14:textId="4876B1F9" w:rsidR="004E3C0C" w:rsidRPr="00C20F55" w:rsidRDefault="00712F8D" w:rsidP="00CD531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&lt;texture2d&gt; element with the matching id attribute value.</w:t>
                  </w:r>
                </w:p>
              </w:tc>
            </w:tr>
            <w:tr w:rsidR="00956732" w:rsidRPr="00161007" w14:paraId="762EE2C1" w14:textId="77777777" w:rsidTr="000565E4">
              <w:tc>
                <w:tcPr>
                  <w:tcW w:w="713" w:type="pct"/>
                  <w:tcBorders>
                    <w:top w:val="single" w:sz="4" w:space="0" w:color="auto"/>
                    <w:bottom w:val="single" w:sz="4" w:space="0" w:color="auto"/>
                  </w:tcBorders>
                </w:tcPr>
                <w:p w14:paraId="3C3FA167" w14:textId="35B31C44" w:rsidR="00956732" w:rsidRPr="00EC5B54" w:rsidRDefault="00956732" w:rsidP="00B24332">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displayproperties</w:t>
                  </w:r>
                  <w:r w:rsidR="00020953">
                    <w:rPr>
                      <w:rFonts w:ascii="Arial" w:hAnsi="Arial" w:cs="Arial"/>
                      <w:b/>
                      <w:color w:val="000000"/>
                      <w:sz w:val="16"/>
                      <w:szCs w:val="16"/>
                    </w:rPr>
                    <w:t>id</w:t>
                  </w:r>
                </w:p>
              </w:tc>
              <w:tc>
                <w:tcPr>
                  <w:tcW w:w="1184" w:type="pct"/>
                  <w:tcBorders>
                    <w:top w:val="single" w:sz="4" w:space="0" w:color="auto"/>
                    <w:bottom w:val="single" w:sz="4" w:space="0" w:color="auto"/>
                  </w:tcBorders>
                </w:tcPr>
                <w:p w14:paraId="701FBEB0" w14:textId="1214C6D4" w:rsidR="00956732" w:rsidRDefault="00956732"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0CE350B7" w14:textId="44EF6A1C" w:rsidR="00956732" w:rsidRPr="00502606" w:rsidRDefault="00956732"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Optional</w:t>
                  </w:r>
                </w:p>
              </w:tc>
              <w:tc>
                <w:tcPr>
                  <w:tcW w:w="441" w:type="pct"/>
                  <w:tcBorders>
                    <w:top w:val="single" w:sz="4" w:space="0" w:color="auto"/>
                    <w:bottom w:val="single" w:sz="4" w:space="0" w:color="auto"/>
                  </w:tcBorders>
                </w:tcPr>
                <w:p w14:paraId="079C29D1" w14:textId="77777777" w:rsidR="00956732" w:rsidRPr="00502606" w:rsidRDefault="00956732"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0CFCE649" w14:textId="77777777" w:rsidR="00956732" w:rsidRPr="00502606" w:rsidRDefault="00956732"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top w:val="single" w:sz="4" w:space="0" w:color="auto"/>
                    <w:bottom w:val="single" w:sz="4" w:space="0" w:color="auto"/>
                  </w:tcBorders>
                </w:tcPr>
                <w:p w14:paraId="5D1B2A34" w14:textId="07F27AD1" w:rsidR="00956732" w:rsidRDefault="00020953" w:rsidP="00CD531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a &lt;displayproperties&gt; element providing additional information about how to display the material on a device display</w:t>
                  </w:r>
                </w:p>
              </w:tc>
            </w:tr>
            <w:tr w:rsidR="00E94639" w:rsidRPr="00161007" w14:paraId="3D70E1AC" w14:textId="77777777" w:rsidTr="000565E4">
              <w:trPr>
                <w:ins w:id="206" w:author="Author"/>
              </w:trPr>
              <w:tc>
                <w:tcPr>
                  <w:tcW w:w="713" w:type="pct"/>
                  <w:tcBorders>
                    <w:top w:val="single" w:sz="4" w:space="0" w:color="auto"/>
                    <w:bottom w:val="single" w:sz="4" w:space="0" w:color="auto"/>
                  </w:tcBorders>
                </w:tcPr>
                <w:p w14:paraId="31F8DE47" w14:textId="60AC67FD" w:rsidR="00E94639" w:rsidRPr="000D3B73" w:rsidRDefault="00E94639" w:rsidP="00B24332">
                  <w:pPr>
                    <w:widowControl w:val="0"/>
                    <w:autoSpaceDE w:val="0"/>
                    <w:autoSpaceDN w:val="0"/>
                    <w:adjustRightInd w:val="0"/>
                    <w:spacing w:before="60" w:after="60" w:line="240" w:lineRule="auto"/>
                    <w:rPr>
                      <w:ins w:id="207" w:author="Author"/>
                      <w:rFonts w:ascii="Arial" w:hAnsi="Arial" w:cs="Arial"/>
                      <w:color w:val="000000"/>
                      <w:sz w:val="16"/>
                      <w:szCs w:val="16"/>
                      <w:rPrChange w:id="208" w:author="Author">
                        <w:rPr>
                          <w:ins w:id="209" w:author="Author"/>
                          <w:rFonts w:ascii="Arial" w:hAnsi="Arial" w:cs="Arial"/>
                          <w:b/>
                          <w:color w:val="000000"/>
                          <w:sz w:val="16"/>
                          <w:szCs w:val="16"/>
                        </w:rPr>
                      </w:rPrChange>
                    </w:rPr>
                  </w:pPr>
                  <w:ins w:id="210" w:author="Author">
                    <w:r w:rsidRPr="000D3B73">
                      <w:rPr>
                        <w:rFonts w:ascii="Arial" w:hAnsi="Arial" w:cs="Arial"/>
                        <w:color w:val="000000"/>
                        <w:sz w:val="16"/>
                        <w:szCs w:val="16"/>
                        <w:rPrChange w:id="211" w:author="Author">
                          <w:rPr>
                            <w:rFonts w:ascii="Arial" w:hAnsi="Arial" w:cs="Arial"/>
                            <w:b/>
                            <w:color w:val="000000"/>
                            <w:sz w:val="16"/>
                            <w:szCs w:val="16"/>
                          </w:rPr>
                        </w:rPrChange>
                      </w:rPr>
                      <w:t>@anyAttribute</w:t>
                    </w:r>
                  </w:ins>
                </w:p>
              </w:tc>
              <w:tc>
                <w:tcPr>
                  <w:tcW w:w="1184" w:type="pct"/>
                  <w:tcBorders>
                    <w:top w:val="single" w:sz="4" w:space="0" w:color="auto"/>
                    <w:bottom w:val="single" w:sz="4" w:space="0" w:color="auto"/>
                  </w:tcBorders>
                </w:tcPr>
                <w:p w14:paraId="337417DF" w14:textId="77777777" w:rsidR="00E94639" w:rsidRDefault="00E94639" w:rsidP="00B24332">
                  <w:pPr>
                    <w:widowControl w:val="0"/>
                    <w:autoSpaceDE w:val="0"/>
                    <w:autoSpaceDN w:val="0"/>
                    <w:adjustRightInd w:val="0"/>
                    <w:spacing w:before="60" w:after="60" w:line="240" w:lineRule="auto"/>
                    <w:rPr>
                      <w:ins w:id="212" w:author="Author"/>
                      <w:rFonts w:ascii="Arial" w:hAnsi="Arial" w:cs="Arial"/>
                      <w:b/>
                      <w:bCs/>
                      <w:color w:val="000000"/>
                      <w:sz w:val="16"/>
                      <w:szCs w:val="16"/>
                    </w:rPr>
                  </w:pPr>
                </w:p>
              </w:tc>
              <w:tc>
                <w:tcPr>
                  <w:tcW w:w="491" w:type="pct"/>
                  <w:tcBorders>
                    <w:top w:val="single" w:sz="4" w:space="0" w:color="auto"/>
                    <w:bottom w:val="single" w:sz="4" w:space="0" w:color="auto"/>
                  </w:tcBorders>
                </w:tcPr>
                <w:p w14:paraId="07C483D5" w14:textId="77777777" w:rsidR="00E94639" w:rsidRDefault="00E94639" w:rsidP="00B24332">
                  <w:pPr>
                    <w:widowControl w:val="0"/>
                    <w:autoSpaceDE w:val="0"/>
                    <w:autoSpaceDN w:val="0"/>
                    <w:adjustRightInd w:val="0"/>
                    <w:spacing w:before="60" w:after="60" w:line="240" w:lineRule="auto"/>
                    <w:rPr>
                      <w:ins w:id="213" w:author="Author"/>
                      <w:rFonts w:ascii="Arial" w:hAnsi="Arial" w:cs="Arial"/>
                      <w:color w:val="000000"/>
                      <w:sz w:val="16"/>
                      <w:szCs w:val="16"/>
                    </w:rPr>
                  </w:pPr>
                </w:p>
              </w:tc>
              <w:tc>
                <w:tcPr>
                  <w:tcW w:w="441" w:type="pct"/>
                  <w:tcBorders>
                    <w:top w:val="single" w:sz="4" w:space="0" w:color="auto"/>
                    <w:bottom w:val="single" w:sz="4" w:space="0" w:color="auto"/>
                  </w:tcBorders>
                </w:tcPr>
                <w:p w14:paraId="1902303D" w14:textId="77777777" w:rsidR="00E94639" w:rsidRPr="00502606" w:rsidRDefault="00E94639" w:rsidP="00B24332">
                  <w:pPr>
                    <w:widowControl w:val="0"/>
                    <w:autoSpaceDE w:val="0"/>
                    <w:autoSpaceDN w:val="0"/>
                    <w:adjustRightInd w:val="0"/>
                    <w:spacing w:before="60" w:after="60" w:line="240" w:lineRule="auto"/>
                    <w:rPr>
                      <w:ins w:id="214" w:author="Author"/>
                      <w:rFonts w:ascii="Arial" w:hAnsi="Arial" w:cs="Arial"/>
                      <w:sz w:val="24"/>
                      <w:szCs w:val="24"/>
                    </w:rPr>
                  </w:pPr>
                </w:p>
              </w:tc>
              <w:tc>
                <w:tcPr>
                  <w:tcW w:w="371" w:type="pct"/>
                  <w:tcBorders>
                    <w:top w:val="single" w:sz="4" w:space="0" w:color="auto"/>
                    <w:bottom w:val="single" w:sz="4" w:space="0" w:color="auto"/>
                  </w:tcBorders>
                </w:tcPr>
                <w:p w14:paraId="04014DEF" w14:textId="77777777" w:rsidR="00E94639" w:rsidRPr="00502606" w:rsidRDefault="00E94639" w:rsidP="00B24332">
                  <w:pPr>
                    <w:widowControl w:val="0"/>
                    <w:autoSpaceDE w:val="0"/>
                    <w:autoSpaceDN w:val="0"/>
                    <w:adjustRightInd w:val="0"/>
                    <w:spacing w:before="60" w:after="60" w:line="240" w:lineRule="auto"/>
                    <w:rPr>
                      <w:ins w:id="215" w:author="Author"/>
                      <w:rFonts w:ascii="Arial" w:hAnsi="Arial" w:cs="Arial"/>
                      <w:sz w:val="24"/>
                      <w:szCs w:val="24"/>
                    </w:rPr>
                  </w:pPr>
                </w:p>
              </w:tc>
              <w:tc>
                <w:tcPr>
                  <w:tcW w:w="1800" w:type="pct"/>
                  <w:tcBorders>
                    <w:top w:val="single" w:sz="4" w:space="0" w:color="auto"/>
                    <w:bottom w:val="single" w:sz="4" w:space="0" w:color="auto"/>
                  </w:tcBorders>
                </w:tcPr>
                <w:p w14:paraId="41177F06" w14:textId="77777777" w:rsidR="00E94639" w:rsidRDefault="00E94639" w:rsidP="00CD531C">
                  <w:pPr>
                    <w:widowControl w:val="0"/>
                    <w:autoSpaceDE w:val="0"/>
                    <w:autoSpaceDN w:val="0"/>
                    <w:adjustRightInd w:val="0"/>
                    <w:spacing w:before="60" w:after="60" w:line="240" w:lineRule="auto"/>
                    <w:rPr>
                      <w:ins w:id="216" w:author="Author"/>
                      <w:rFonts w:ascii="Arial" w:hAnsi="Arial" w:cs="Arial"/>
                      <w:color w:val="000000"/>
                      <w:sz w:val="16"/>
                      <w:szCs w:val="16"/>
                    </w:rPr>
                  </w:pPr>
                </w:p>
              </w:tc>
            </w:tr>
          </w:tbl>
          <w:p w14:paraId="5908D632"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32B7D731" w14:textId="55161746" w:rsidR="00956732" w:rsidRDefault="00972E35" w:rsidP="00E22759">
      <w:pPr>
        <w:keepNext/>
      </w:pPr>
      <w:r>
        <w:br/>
      </w:r>
      <w:r w:rsidR="00DA597A">
        <w:t>A &lt;texture2d</w:t>
      </w:r>
      <w:r w:rsidR="007C5B48">
        <w:t>group</w:t>
      </w:r>
      <w:r w:rsidR="00DA597A">
        <w:t xml:space="preserve">&gt; element acts as a container for texture coordinate </w:t>
      </w:r>
      <w:r w:rsidR="00E04683">
        <w:t>properties</w:t>
      </w:r>
      <w:r w:rsidR="00DA597A">
        <w:t>. The order of these elements forms an implicit 0-based index that is referenced by other elements, such as the &lt;object&gt; and &lt;tr</w:t>
      </w:r>
      <w:r w:rsidR="00712F8D">
        <w:t>iangle&gt; elements. It also specifies which image to use, via texid. The referenced &lt;texture2d&gt; elements are described below in Chapter 6.</w:t>
      </w:r>
      <w:bookmarkStart w:id="217" w:name="_Toc416448843"/>
      <w:bookmarkStart w:id="218" w:name="_Toc416460215"/>
      <w:bookmarkStart w:id="219" w:name="_Toc416448844"/>
      <w:bookmarkStart w:id="220" w:name="_Toc416460216"/>
      <w:bookmarkEnd w:id="217"/>
      <w:bookmarkEnd w:id="218"/>
      <w:bookmarkEnd w:id="219"/>
      <w:bookmarkEnd w:id="220"/>
      <w:r w:rsidR="003537CE">
        <w:br/>
      </w:r>
      <w:r w:rsidR="003537CE">
        <w:br/>
      </w:r>
      <w:r w:rsidR="003537CE" w:rsidRPr="00EC5B54">
        <w:t>The texture’s alpha channel is assumed to be fully opaque (alpha = #FF) unless specified otherwise</w:t>
      </w:r>
      <w:r w:rsidR="00BA49BF">
        <w:t>.</w:t>
      </w:r>
    </w:p>
    <w:p w14:paraId="05EE86A8" w14:textId="69AD6D7B" w:rsidR="00020953" w:rsidRPr="00D06C66" w:rsidRDefault="00020953" w:rsidP="00020953">
      <w:pPr>
        <w:keepNext/>
      </w:pPr>
      <w:r>
        <w:t>The displayproperties</w:t>
      </w:r>
      <w:r w:rsidR="00BA49BF">
        <w:t>id</w:t>
      </w:r>
      <w:r>
        <w:t xml:space="preserve"> attribute</w:t>
      </w:r>
      <w:r w:rsidR="00BA49BF">
        <w:t xml:space="preserve"> </w:t>
      </w:r>
      <w:r>
        <w:t>references a &lt;displayproperties&gt; group containing additional properties that describe how best to display a mesh with this material on a device display.</w:t>
      </w:r>
      <w:r w:rsidR="00E217DB">
        <w:t xml:space="preserve"> A &lt;texture2Dgroup&gt; describes a set of surface color properties and </w:t>
      </w:r>
      <w:r w:rsidR="0052513E">
        <w:t>MUST</w:t>
      </w:r>
      <w:r w:rsidR="00E217DB">
        <w:t xml:space="preserve"> </w:t>
      </w:r>
      <w:r w:rsidR="00D8481F">
        <w:t>NOT</w:t>
      </w:r>
      <w:r w:rsidR="00E217DB">
        <w:t xml:space="preserve"> reference translucent </w:t>
      </w:r>
      <w:r w:rsidR="00E217DB">
        <w:lastRenderedPageBreak/>
        <w:t xml:space="preserve">display properties. To achieve a translucent effect through a texture, a multi-properties group </w:t>
      </w:r>
      <w:r w:rsidR="0052513E">
        <w:t>MUST</w:t>
      </w:r>
      <w:r w:rsidR="00E217DB">
        <w:t xml:space="preserve"> be used instead. </w:t>
      </w:r>
      <w:r>
        <w:t>For more information, refer to Chapter 7: Display Properties Overview.</w:t>
      </w:r>
    </w:p>
    <w:p w14:paraId="66E2C9CE" w14:textId="6AB7D515" w:rsidR="003537CE" w:rsidRPr="00E22759" w:rsidRDefault="003537CE" w:rsidP="00E22759">
      <w:pPr>
        <w:keepNext/>
      </w:pPr>
      <w:r>
        <w:br/>
      </w:r>
    </w:p>
    <w:p w14:paraId="50DBA74C" w14:textId="34149778" w:rsidR="005649B7" w:rsidRDefault="005649B7" w:rsidP="00C31EA1">
      <w:pPr>
        <w:pStyle w:val="Heading2"/>
        <w:numPr>
          <w:ilvl w:val="1"/>
          <w:numId w:val="24"/>
        </w:numPr>
      </w:pPr>
      <w:bookmarkStart w:id="221" w:name="_Toc416448845"/>
      <w:bookmarkStart w:id="222" w:name="_Toc416460217"/>
      <w:bookmarkStart w:id="223" w:name="_Toc416461979"/>
      <w:bookmarkStart w:id="224" w:name="_Toc416462009"/>
      <w:bookmarkStart w:id="225" w:name="_Toc416462083"/>
      <w:bookmarkStart w:id="226" w:name="_Toc417309093"/>
      <w:bookmarkStart w:id="227" w:name="_Toc494990397"/>
      <w:bookmarkStart w:id="228" w:name="_Toc494990508"/>
      <w:bookmarkStart w:id="229" w:name="_Toc417309094"/>
      <w:bookmarkStart w:id="230" w:name="_Toc520719632"/>
      <w:bookmarkEnd w:id="221"/>
      <w:bookmarkEnd w:id="222"/>
      <w:bookmarkEnd w:id="223"/>
      <w:bookmarkEnd w:id="224"/>
      <w:bookmarkEnd w:id="225"/>
      <w:bookmarkEnd w:id="226"/>
      <w:bookmarkEnd w:id="227"/>
      <w:bookmarkEnd w:id="228"/>
      <w:r>
        <w:t xml:space="preserve">Texture </w:t>
      </w:r>
      <w:r w:rsidR="004842FD">
        <w:t>2D Coordinate</w:t>
      </w:r>
      <w:bookmarkEnd w:id="229"/>
      <w:bookmarkEnd w:id="230"/>
    </w:p>
    <w:p w14:paraId="15ADF8EF" w14:textId="52FB674F" w:rsidR="005649B7" w:rsidRPr="00FB72C0" w:rsidRDefault="005649B7" w:rsidP="00C31EA1">
      <w:pPr>
        <w:keepNext/>
      </w:pPr>
      <w:r>
        <w:t xml:space="preserve">Element </w:t>
      </w:r>
      <w:r w:rsidRPr="001F33F1">
        <w:rPr>
          <w:b/>
        </w:rPr>
        <w:t>&lt;</w:t>
      </w:r>
      <w:r w:rsidR="00956732">
        <w:rPr>
          <w:b/>
        </w:rPr>
        <w:t>tex2coord</w:t>
      </w:r>
      <w:r w:rsidRPr="001F33F1">
        <w:rPr>
          <w:b/>
        </w:rPr>
        <w:t>&gt;</w:t>
      </w:r>
    </w:p>
    <w:tbl>
      <w:tblPr>
        <w:tblW w:w="4999" w:type="pct"/>
        <w:tblLook w:val="0000" w:firstRow="0" w:lastRow="0" w:firstColumn="0" w:lastColumn="0" w:noHBand="0" w:noVBand="0"/>
      </w:tblPr>
      <w:tblGrid>
        <w:gridCol w:w="935"/>
        <w:gridCol w:w="8413"/>
      </w:tblGrid>
      <w:tr w:rsidR="00CD531C" w:rsidRPr="00502606" w14:paraId="708A8A74" w14:textId="77777777" w:rsidTr="00977928">
        <w:tc>
          <w:tcPr>
            <w:tcW w:w="500" w:type="pct"/>
            <w:tcBorders>
              <w:top w:val="single" w:sz="4" w:space="0" w:color="auto"/>
              <w:left w:val="single" w:sz="4" w:space="0" w:color="auto"/>
              <w:bottom w:val="single" w:sz="4" w:space="0" w:color="auto"/>
              <w:right w:val="single" w:sz="4" w:space="0" w:color="auto"/>
            </w:tcBorders>
          </w:tcPr>
          <w:p w14:paraId="4E33B8FF" w14:textId="77777777" w:rsidR="00CD531C" w:rsidRPr="00502606" w:rsidRDefault="00CD531C" w:rsidP="00C31EA1">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314CF61D" w14:textId="61F46550" w:rsidR="00CD531C" w:rsidRPr="00502606" w:rsidRDefault="00805F15" w:rsidP="00C31EA1">
            <w:pPr>
              <w:widowControl w:val="0"/>
              <w:autoSpaceDE w:val="0"/>
              <w:autoSpaceDN w:val="0"/>
              <w:adjustRightInd w:val="0"/>
              <w:spacing w:before="75" w:after="75" w:line="240" w:lineRule="auto"/>
              <w:rPr>
                <w:rFonts w:ascii="Arial" w:hAnsi="Arial" w:cs="Arial"/>
                <w:sz w:val="24"/>
                <w:szCs w:val="24"/>
              </w:rPr>
            </w:pPr>
            <w:r>
              <w:t xml:space="preserve"> </w:t>
            </w:r>
            <w:r>
              <w:rPr>
                <w:noProof/>
              </w:rPr>
              <w:drawing>
                <wp:inline distT="0" distB="0" distL="0" distR="0" wp14:anchorId="531195A4" wp14:editId="1793AA0F">
                  <wp:extent cx="3328416" cy="1545336"/>
                  <wp:effectExtent l="0" t="0" r="5715" b="0"/>
                  <wp:docPr id="15" name="Picture 15"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p>
        </w:tc>
      </w:tr>
      <w:tr w:rsidR="00CD531C" w:rsidRPr="00502606" w14:paraId="18A98D38" w14:textId="77777777" w:rsidTr="00977928">
        <w:tc>
          <w:tcPr>
            <w:tcW w:w="500" w:type="pct"/>
            <w:tcBorders>
              <w:top w:val="single" w:sz="4" w:space="0" w:color="auto"/>
              <w:left w:val="single" w:sz="4" w:space="0" w:color="auto"/>
              <w:bottom w:val="single" w:sz="4" w:space="0" w:color="auto"/>
              <w:right w:val="single" w:sz="4" w:space="0" w:color="auto"/>
            </w:tcBorders>
          </w:tcPr>
          <w:p w14:paraId="0DEE6EC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33"/>
              <w:gridCol w:w="1278"/>
              <w:gridCol w:w="1154"/>
              <w:gridCol w:w="723"/>
              <w:gridCol w:w="608"/>
              <w:gridCol w:w="3199"/>
              <w:tblGridChange w:id="231">
                <w:tblGrid>
                  <w:gridCol w:w="1108"/>
                  <w:gridCol w:w="125"/>
                  <w:gridCol w:w="1195"/>
                  <w:gridCol w:w="83"/>
                  <w:gridCol w:w="1112"/>
                  <w:gridCol w:w="42"/>
                  <w:gridCol w:w="681"/>
                  <w:gridCol w:w="42"/>
                  <w:gridCol w:w="566"/>
                  <w:gridCol w:w="42"/>
                  <w:gridCol w:w="3199"/>
                </w:tblGrid>
              </w:tblGridChange>
            </w:tblGrid>
            <w:tr w:rsidR="00CD531C" w:rsidRPr="00502606" w14:paraId="66CD46CB" w14:textId="77777777" w:rsidTr="00712F8D">
              <w:tc>
                <w:tcPr>
                  <w:tcW w:w="681" w:type="pct"/>
                </w:tcPr>
                <w:p w14:paraId="0F1C1AF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10" w:type="pct"/>
                </w:tcPr>
                <w:p w14:paraId="44432D5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34" w:type="pct"/>
                </w:tcPr>
                <w:p w14:paraId="602EC0D0"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30" w:type="pct"/>
                </w:tcPr>
                <w:p w14:paraId="7CA7C878"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362" w:type="pct"/>
                </w:tcPr>
                <w:p w14:paraId="4BC2ACC9"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1982" w:type="pct"/>
                </w:tcPr>
                <w:p w14:paraId="066B8B5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CD531C" w:rsidRPr="00502606" w14:paraId="73922E21" w14:textId="77777777" w:rsidTr="00EC5B54">
              <w:tc>
                <w:tcPr>
                  <w:tcW w:w="681" w:type="pct"/>
                  <w:tcBorders>
                    <w:top w:val="single" w:sz="4" w:space="0" w:color="auto"/>
                    <w:bottom w:val="single" w:sz="4" w:space="0" w:color="auto"/>
                  </w:tcBorders>
                </w:tcPr>
                <w:p w14:paraId="6C21D0CE" w14:textId="77777777" w:rsidR="00CD531C" w:rsidRPr="00EC5B54" w:rsidRDefault="00CD531C" w:rsidP="00C31EA1">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 xml:space="preserve">u  </w:t>
                  </w:r>
                </w:p>
              </w:tc>
              <w:tc>
                <w:tcPr>
                  <w:tcW w:w="810" w:type="pct"/>
                  <w:tcBorders>
                    <w:top w:val="single" w:sz="4" w:space="0" w:color="auto"/>
                    <w:bottom w:val="single" w:sz="4" w:space="0" w:color="auto"/>
                  </w:tcBorders>
                </w:tcPr>
                <w:p w14:paraId="685460BA" w14:textId="3A4951A8"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
                <w:p w14:paraId="080F9D02"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
                <w:p w14:paraId="5A071C9C"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
                <w:p w14:paraId="5DE160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
                <w:p w14:paraId="2A2F4C63" w14:textId="705F7FCB"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u-coordinate within the texture, </w:t>
                  </w:r>
                  <w:r w:rsidR="005C14D8">
                    <w:rPr>
                      <w:rFonts w:ascii="Arial" w:hAnsi="Arial" w:cs="Arial"/>
                      <w:color w:val="000000"/>
                      <w:sz w:val="16"/>
                      <w:szCs w:val="16"/>
                    </w:rPr>
                    <w:t>horizontally right</w:t>
                  </w:r>
                  <w:r>
                    <w:rPr>
                      <w:rFonts w:ascii="Arial" w:hAnsi="Arial" w:cs="Arial"/>
                      <w:color w:val="000000"/>
                      <w:sz w:val="16"/>
                      <w:szCs w:val="16"/>
                    </w:rPr>
                    <w:t xml:space="preserve"> 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CD531C" w:rsidRPr="00502606" w14:paraId="42286976" w14:textId="77777777" w:rsidTr="005C7F06">
              <w:tblPrEx>
                <w:tblW w:w="4999" w:type="pct"/>
                <w:tblLook w:val="0000" w:firstRow="0" w:lastRow="0" w:firstColumn="0" w:lastColumn="0" w:noHBand="0" w:noVBand="0"/>
                <w:tblPrExChange w:id="232" w:author="Author">
                  <w:tblPrEx>
                    <w:tblW w:w="4999" w:type="pct"/>
                    <w:tblLook w:val="0000" w:firstRow="0" w:lastRow="0" w:firstColumn="0" w:lastColumn="0" w:noHBand="0" w:noVBand="0"/>
                  </w:tblPrEx>
                </w:tblPrExChange>
              </w:tblPrEx>
              <w:tc>
                <w:tcPr>
                  <w:tcW w:w="681" w:type="pct"/>
                  <w:tcBorders>
                    <w:top w:val="single" w:sz="4" w:space="0" w:color="auto"/>
                    <w:bottom w:val="single" w:sz="4" w:space="0" w:color="auto"/>
                  </w:tcBorders>
                  <w:tcPrChange w:id="233" w:author="Author">
                    <w:tcPr>
                      <w:tcW w:w="681" w:type="pct"/>
                      <w:tcBorders>
                        <w:top w:val="single" w:sz="4" w:space="0" w:color="auto"/>
                      </w:tcBorders>
                    </w:tcPr>
                  </w:tcPrChange>
                </w:tcPr>
                <w:p w14:paraId="4A00A2B8" w14:textId="77777777" w:rsidR="00CD531C" w:rsidRPr="00EC5B54" w:rsidRDefault="00CD531C" w:rsidP="00C31EA1">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 xml:space="preserve">v  </w:t>
                  </w:r>
                </w:p>
              </w:tc>
              <w:tc>
                <w:tcPr>
                  <w:tcW w:w="810" w:type="pct"/>
                  <w:tcBorders>
                    <w:top w:val="single" w:sz="4" w:space="0" w:color="auto"/>
                    <w:bottom w:val="single" w:sz="4" w:space="0" w:color="auto"/>
                  </w:tcBorders>
                  <w:tcPrChange w:id="234" w:author="Author">
                    <w:tcPr>
                      <w:tcW w:w="810" w:type="pct"/>
                      <w:gridSpan w:val="2"/>
                      <w:tcBorders>
                        <w:top w:val="single" w:sz="4" w:space="0" w:color="auto"/>
                      </w:tcBorders>
                    </w:tcPr>
                  </w:tcPrChange>
                </w:tcPr>
                <w:p w14:paraId="156F5B11" w14:textId="3BA8A452"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235" w:author="Author">
                    <w:tcPr>
                      <w:tcW w:w="734" w:type="pct"/>
                      <w:gridSpan w:val="2"/>
                      <w:tcBorders>
                        <w:top w:val="single" w:sz="4" w:space="0" w:color="auto"/>
                      </w:tcBorders>
                    </w:tcPr>
                  </w:tcPrChange>
                </w:tcPr>
                <w:p w14:paraId="6C0556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236" w:author="Author">
                    <w:tcPr>
                      <w:tcW w:w="430" w:type="pct"/>
                      <w:gridSpan w:val="2"/>
                      <w:tcBorders>
                        <w:top w:val="single" w:sz="4" w:space="0" w:color="auto"/>
                      </w:tcBorders>
                    </w:tcPr>
                  </w:tcPrChange>
                </w:tcPr>
                <w:p w14:paraId="23C3C18A"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237" w:author="Author">
                    <w:tcPr>
                      <w:tcW w:w="362" w:type="pct"/>
                      <w:gridSpan w:val="2"/>
                      <w:tcBorders>
                        <w:top w:val="single" w:sz="4" w:space="0" w:color="auto"/>
                      </w:tcBorders>
                    </w:tcPr>
                  </w:tcPrChange>
                </w:tcPr>
                <w:p w14:paraId="27E48C3F"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238" w:author="Author">
                    <w:tcPr>
                      <w:tcW w:w="1982" w:type="pct"/>
                      <w:gridSpan w:val="2"/>
                      <w:tcBorders>
                        <w:top w:val="single" w:sz="4" w:space="0" w:color="auto"/>
                      </w:tcBorders>
                    </w:tcPr>
                  </w:tcPrChange>
                </w:tcPr>
                <w:p w14:paraId="05E520CF" w14:textId="6934EAFC"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v-coordinate within the texture, vertically </w:t>
                  </w:r>
                  <w:r w:rsidR="00FF019B">
                    <w:rPr>
                      <w:rFonts w:ascii="Arial" w:hAnsi="Arial" w:cs="Arial"/>
                      <w:color w:val="000000"/>
                      <w:sz w:val="16"/>
                      <w:szCs w:val="16"/>
                    </w:rPr>
                    <w:t xml:space="preserve">up </w:t>
                  </w:r>
                  <w:r>
                    <w:rPr>
                      <w:rFonts w:ascii="Arial" w:hAnsi="Arial" w:cs="Arial"/>
                      <w:color w:val="000000"/>
                      <w:sz w:val="16"/>
                      <w:szCs w:val="16"/>
                    </w:rPr>
                    <w:t xml:space="preserve">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4B08F9" w:rsidRPr="00502606" w14:paraId="092BC945" w14:textId="77777777" w:rsidTr="00EC5B54">
              <w:trPr>
                <w:ins w:id="239" w:author="Author"/>
              </w:trPr>
              <w:tc>
                <w:tcPr>
                  <w:tcW w:w="681" w:type="pct"/>
                  <w:tcBorders>
                    <w:top w:val="single" w:sz="4" w:space="0" w:color="auto"/>
                  </w:tcBorders>
                </w:tcPr>
                <w:p w14:paraId="7AA860B9" w14:textId="37885C3E" w:rsidR="004B08F9" w:rsidRPr="005C7F06" w:rsidRDefault="004B08F9" w:rsidP="00C31EA1">
                  <w:pPr>
                    <w:widowControl w:val="0"/>
                    <w:autoSpaceDE w:val="0"/>
                    <w:autoSpaceDN w:val="0"/>
                    <w:adjustRightInd w:val="0"/>
                    <w:spacing w:before="60" w:after="60" w:line="240" w:lineRule="auto"/>
                    <w:rPr>
                      <w:ins w:id="240" w:author="Author"/>
                      <w:rFonts w:ascii="Arial" w:hAnsi="Arial" w:cs="Arial"/>
                      <w:color w:val="000000"/>
                      <w:sz w:val="16"/>
                      <w:szCs w:val="16"/>
                      <w:rPrChange w:id="241" w:author="Author">
                        <w:rPr>
                          <w:ins w:id="242" w:author="Author"/>
                          <w:rFonts w:ascii="Arial" w:hAnsi="Arial" w:cs="Arial"/>
                          <w:b/>
                          <w:color w:val="000000"/>
                          <w:sz w:val="16"/>
                          <w:szCs w:val="16"/>
                        </w:rPr>
                      </w:rPrChange>
                    </w:rPr>
                  </w:pPr>
                  <w:ins w:id="243" w:author="Author">
                    <w:r w:rsidRPr="005C7F06">
                      <w:rPr>
                        <w:rFonts w:ascii="Arial" w:hAnsi="Arial" w:cs="Arial"/>
                        <w:color w:val="000000"/>
                        <w:sz w:val="16"/>
                        <w:szCs w:val="16"/>
                        <w:rPrChange w:id="244" w:author="Author">
                          <w:rPr>
                            <w:rFonts w:ascii="Arial" w:hAnsi="Arial" w:cs="Arial"/>
                            <w:b/>
                            <w:color w:val="000000"/>
                            <w:sz w:val="16"/>
                            <w:szCs w:val="16"/>
                          </w:rPr>
                        </w:rPrChange>
                      </w:rPr>
                      <w:t>@anyAttribute</w:t>
                    </w:r>
                  </w:ins>
                </w:p>
              </w:tc>
              <w:tc>
                <w:tcPr>
                  <w:tcW w:w="810" w:type="pct"/>
                  <w:tcBorders>
                    <w:top w:val="single" w:sz="4" w:space="0" w:color="auto"/>
                  </w:tcBorders>
                </w:tcPr>
                <w:p w14:paraId="28938DF2" w14:textId="77777777" w:rsidR="004B08F9" w:rsidRPr="00502606" w:rsidRDefault="004B08F9" w:rsidP="00C31EA1">
                  <w:pPr>
                    <w:widowControl w:val="0"/>
                    <w:autoSpaceDE w:val="0"/>
                    <w:autoSpaceDN w:val="0"/>
                    <w:adjustRightInd w:val="0"/>
                    <w:spacing w:before="60" w:after="60" w:line="240" w:lineRule="auto"/>
                    <w:rPr>
                      <w:ins w:id="245" w:author="Author"/>
                      <w:rFonts w:ascii="Arial" w:hAnsi="Arial" w:cs="Arial"/>
                      <w:b/>
                      <w:bCs/>
                      <w:color w:val="000000"/>
                      <w:sz w:val="16"/>
                      <w:szCs w:val="16"/>
                    </w:rPr>
                  </w:pPr>
                </w:p>
              </w:tc>
              <w:tc>
                <w:tcPr>
                  <w:tcW w:w="734" w:type="pct"/>
                  <w:tcBorders>
                    <w:top w:val="single" w:sz="4" w:space="0" w:color="auto"/>
                  </w:tcBorders>
                </w:tcPr>
                <w:p w14:paraId="3FB956C1" w14:textId="77777777" w:rsidR="004B08F9" w:rsidRPr="00502606" w:rsidRDefault="004B08F9" w:rsidP="00C31EA1">
                  <w:pPr>
                    <w:widowControl w:val="0"/>
                    <w:autoSpaceDE w:val="0"/>
                    <w:autoSpaceDN w:val="0"/>
                    <w:adjustRightInd w:val="0"/>
                    <w:spacing w:before="60" w:after="60" w:line="240" w:lineRule="auto"/>
                    <w:rPr>
                      <w:ins w:id="246" w:author="Author"/>
                      <w:rFonts w:ascii="Arial" w:hAnsi="Arial" w:cs="Arial"/>
                      <w:color w:val="000000"/>
                      <w:sz w:val="16"/>
                      <w:szCs w:val="16"/>
                    </w:rPr>
                  </w:pPr>
                </w:p>
              </w:tc>
              <w:tc>
                <w:tcPr>
                  <w:tcW w:w="430" w:type="pct"/>
                  <w:tcBorders>
                    <w:top w:val="single" w:sz="4" w:space="0" w:color="auto"/>
                  </w:tcBorders>
                </w:tcPr>
                <w:p w14:paraId="4441FBC9" w14:textId="77777777" w:rsidR="004B08F9" w:rsidRPr="00502606" w:rsidRDefault="004B08F9" w:rsidP="00C31EA1">
                  <w:pPr>
                    <w:widowControl w:val="0"/>
                    <w:autoSpaceDE w:val="0"/>
                    <w:autoSpaceDN w:val="0"/>
                    <w:adjustRightInd w:val="0"/>
                    <w:spacing w:before="60" w:after="60" w:line="240" w:lineRule="auto"/>
                    <w:rPr>
                      <w:ins w:id="247" w:author="Author"/>
                      <w:rFonts w:ascii="Arial" w:hAnsi="Arial" w:cs="Arial"/>
                      <w:color w:val="000000"/>
                      <w:sz w:val="16"/>
                      <w:szCs w:val="16"/>
                    </w:rPr>
                  </w:pPr>
                </w:p>
              </w:tc>
              <w:tc>
                <w:tcPr>
                  <w:tcW w:w="362" w:type="pct"/>
                  <w:tcBorders>
                    <w:top w:val="single" w:sz="4" w:space="0" w:color="auto"/>
                  </w:tcBorders>
                </w:tcPr>
                <w:p w14:paraId="32652769" w14:textId="77777777" w:rsidR="004B08F9" w:rsidRPr="00502606" w:rsidRDefault="004B08F9" w:rsidP="00C31EA1">
                  <w:pPr>
                    <w:widowControl w:val="0"/>
                    <w:autoSpaceDE w:val="0"/>
                    <w:autoSpaceDN w:val="0"/>
                    <w:adjustRightInd w:val="0"/>
                    <w:spacing w:before="60" w:after="60" w:line="240" w:lineRule="auto"/>
                    <w:rPr>
                      <w:ins w:id="248" w:author="Author"/>
                      <w:rFonts w:ascii="Arial" w:hAnsi="Arial" w:cs="Arial"/>
                      <w:color w:val="000000"/>
                      <w:sz w:val="16"/>
                      <w:szCs w:val="16"/>
                    </w:rPr>
                  </w:pPr>
                </w:p>
              </w:tc>
              <w:tc>
                <w:tcPr>
                  <w:tcW w:w="1982" w:type="pct"/>
                  <w:tcBorders>
                    <w:top w:val="single" w:sz="4" w:space="0" w:color="auto"/>
                  </w:tcBorders>
                </w:tcPr>
                <w:p w14:paraId="6DA5B55E" w14:textId="77777777" w:rsidR="004B08F9" w:rsidRDefault="004B08F9" w:rsidP="00C31EA1">
                  <w:pPr>
                    <w:widowControl w:val="0"/>
                    <w:autoSpaceDE w:val="0"/>
                    <w:autoSpaceDN w:val="0"/>
                    <w:adjustRightInd w:val="0"/>
                    <w:spacing w:before="60" w:after="60" w:line="240" w:lineRule="auto"/>
                    <w:rPr>
                      <w:ins w:id="249" w:author="Author"/>
                      <w:rFonts w:ascii="Arial" w:hAnsi="Arial" w:cs="Arial"/>
                      <w:color w:val="000000"/>
                      <w:sz w:val="16"/>
                      <w:szCs w:val="16"/>
                    </w:rPr>
                  </w:pPr>
                </w:p>
              </w:tc>
            </w:tr>
          </w:tbl>
          <w:p w14:paraId="2362998D"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p>
        </w:tc>
      </w:tr>
    </w:tbl>
    <w:p w14:paraId="40ECBF27" w14:textId="77777777" w:rsidR="00697422" w:rsidRDefault="00697422" w:rsidP="00C31EA1"/>
    <w:p w14:paraId="450496C7" w14:textId="77777777" w:rsidR="007C0339" w:rsidRDefault="00AF3957" w:rsidP="00C31EA1">
      <w:r>
        <w:t>Texture coordinates map a vertex of a triangle to a position in image space (U, V coordinates)</w:t>
      </w:r>
      <w:r w:rsidR="005649B7">
        <w:t>.</w:t>
      </w:r>
      <w:r>
        <w:t xml:space="preserve"> Texture mapping allows high-resolution color bitmaps to be applied to any surface. The primary advantage of texture mapping over the vertex colors of the previous section is that the textures allow color at a much finer detail level than the underlying mesh, while vertex colors are always at the same resolution as the mesh.</w:t>
      </w:r>
    </w:p>
    <w:p w14:paraId="0B0BAD60" w14:textId="11B73278" w:rsidR="00EA0C5A" w:rsidRDefault="00697422" w:rsidP="00C31EA1">
      <w:pPr>
        <w:spacing w:before="120"/>
      </w:pPr>
      <w:r>
        <w:t>To</w:t>
      </w:r>
      <w:r w:rsidR="00EA0C5A">
        <w:t xml:space="preserve"> avoid integer overflows, a texture coordinate group MUST contain less than 2^31 tex2coords.</w:t>
      </w:r>
    </w:p>
    <w:p w14:paraId="4FCEC197" w14:textId="77D1625D" w:rsidR="001F7DCC" w:rsidRDefault="001F7DCC" w:rsidP="00681026">
      <w:pPr>
        <w:pStyle w:val="Heading1"/>
        <w:numPr>
          <w:ilvl w:val="0"/>
          <w:numId w:val="24"/>
        </w:numPr>
      </w:pPr>
      <w:bookmarkStart w:id="250" w:name="_Toc495065095"/>
      <w:bookmarkStart w:id="251" w:name="_Toc417309095"/>
      <w:bookmarkStart w:id="252" w:name="_Toc520719633"/>
      <w:bookmarkEnd w:id="250"/>
      <w:r>
        <w:lastRenderedPageBreak/>
        <w:t>Composite Materials</w:t>
      </w:r>
      <w:bookmarkEnd w:id="251"/>
      <w:bookmarkEnd w:id="252"/>
    </w:p>
    <w:p w14:paraId="49E5A435" w14:textId="77777777" w:rsidR="001F7DCC" w:rsidRPr="00FB72C0" w:rsidRDefault="001F7DCC" w:rsidP="001F7DCC">
      <w:pPr>
        <w:keepNext/>
      </w:pPr>
      <w:r>
        <w:t xml:space="preserve">Element </w:t>
      </w:r>
      <w:r w:rsidRPr="001F33F1">
        <w:rPr>
          <w:b/>
        </w:rPr>
        <w:t>&lt;</w:t>
      </w:r>
      <w:r>
        <w:rPr>
          <w:b/>
        </w:rPr>
        <w:t>compositematerials</w:t>
      </w:r>
      <w:r w:rsidRPr="001F33F1">
        <w:rPr>
          <w:b/>
        </w:rPr>
        <w:t>&gt;</w:t>
      </w:r>
    </w:p>
    <w:tbl>
      <w:tblPr>
        <w:tblW w:w="4999" w:type="pct"/>
        <w:tblLook w:val="0000" w:firstRow="0" w:lastRow="0" w:firstColumn="0" w:lastColumn="0" w:noHBand="0" w:noVBand="0"/>
      </w:tblPr>
      <w:tblGrid>
        <w:gridCol w:w="935"/>
        <w:gridCol w:w="8413"/>
      </w:tblGrid>
      <w:tr w:rsidR="001F7DCC" w:rsidRPr="00161007" w14:paraId="2CAA93F1" w14:textId="77777777" w:rsidTr="00B266EC">
        <w:tc>
          <w:tcPr>
            <w:tcW w:w="500" w:type="pct"/>
            <w:tcBorders>
              <w:top w:val="single" w:sz="4" w:space="0" w:color="auto"/>
              <w:left w:val="single" w:sz="4" w:space="0" w:color="auto"/>
              <w:bottom w:val="single" w:sz="4" w:space="0" w:color="auto"/>
              <w:right w:val="single" w:sz="4" w:space="0" w:color="auto"/>
            </w:tcBorders>
          </w:tcPr>
          <w:p w14:paraId="09D963B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73D4255F" w14:textId="082784E1" w:rsidR="001F7DCC"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r w:rsidR="00CE68A1">
              <w:rPr>
                <w:noProof/>
              </w:rPr>
              <w:drawing>
                <wp:inline distT="0" distB="0" distL="0" distR="0" wp14:anchorId="6C4E0189" wp14:editId="079DE520">
                  <wp:extent cx="4171950" cy="233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2333625"/>
                          </a:xfrm>
                          <a:prstGeom prst="rect">
                            <a:avLst/>
                          </a:prstGeom>
                        </pic:spPr>
                      </pic:pic>
                    </a:graphicData>
                  </a:graphic>
                </wp:inline>
              </w:drawing>
            </w:r>
          </w:p>
        </w:tc>
      </w:tr>
      <w:tr w:rsidR="001F7DCC" w:rsidRPr="00161007" w14:paraId="0589E3E0" w14:textId="77777777" w:rsidTr="00B266EC">
        <w:tc>
          <w:tcPr>
            <w:tcW w:w="500" w:type="pct"/>
            <w:tcBorders>
              <w:top w:val="single" w:sz="4" w:space="0" w:color="auto"/>
              <w:left w:val="single" w:sz="4" w:space="0" w:color="auto"/>
              <w:bottom w:val="single" w:sz="4" w:space="0" w:color="auto"/>
              <w:right w:val="single" w:sz="4" w:space="0" w:color="auto"/>
            </w:tcBorders>
          </w:tcPr>
          <w:p w14:paraId="26FA43B8"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90"/>
              <w:gridCol w:w="804"/>
              <w:gridCol w:w="723"/>
              <w:gridCol w:w="608"/>
              <w:gridCol w:w="2578"/>
              <w:tblGridChange w:id="253">
                <w:tblGrid>
                  <w:gridCol w:w="1692"/>
                  <w:gridCol w:w="1790"/>
                  <w:gridCol w:w="804"/>
                  <w:gridCol w:w="723"/>
                  <w:gridCol w:w="608"/>
                  <w:gridCol w:w="2578"/>
                </w:tblGrid>
              </w:tblGridChange>
            </w:tblGrid>
            <w:tr w:rsidR="001F7DCC" w:rsidRPr="00161007" w14:paraId="23CE4EFC" w14:textId="77777777" w:rsidTr="00956732">
              <w:tc>
                <w:tcPr>
                  <w:tcW w:w="946" w:type="pct"/>
                </w:tcPr>
                <w:p w14:paraId="6A04A20A" w14:textId="256AC3C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06" w:type="pct"/>
                </w:tcPr>
                <w:p w14:paraId="4EC93C5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191BAB5F" w14:textId="49E3E6B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558A1AFA" w14:textId="1A14D5A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2E39BCE4" w14:textId="4DFB1F7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46" w:type="pct"/>
                </w:tcPr>
                <w:p w14:paraId="78104905"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3FCD3897" w14:textId="77777777" w:rsidTr="00956732">
              <w:tc>
                <w:tcPr>
                  <w:tcW w:w="946" w:type="pct"/>
                  <w:tcBorders>
                    <w:bottom w:val="single" w:sz="4" w:space="0" w:color="auto"/>
                  </w:tcBorders>
                </w:tcPr>
                <w:p w14:paraId="3CB8F14A" w14:textId="6EECF8EC" w:rsidR="001F7DCC" w:rsidRPr="00EC5B54" w:rsidRDefault="001F7DCC"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106" w:type="pct"/>
                  <w:tcBorders>
                    <w:bottom w:val="single" w:sz="4" w:space="0" w:color="auto"/>
                  </w:tcBorders>
                </w:tcPr>
                <w:p w14:paraId="1E0D7243" w14:textId="3FC9D2FD"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
                <w:p w14:paraId="04E527AB" w14:textId="5CF6FF8E"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
                <w:p w14:paraId="662F8EDB" w14:textId="00E3F31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49884931" w14:textId="197FA2E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bottom w:val="single" w:sz="4" w:space="0" w:color="auto"/>
                  </w:tcBorders>
                </w:tcPr>
                <w:p w14:paraId="0C6CAA48" w14:textId="6D2930AD"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FA7E500" w14:textId="77777777" w:rsidTr="00EC5B54">
              <w:tc>
                <w:tcPr>
                  <w:tcW w:w="946" w:type="pct"/>
                  <w:tcBorders>
                    <w:top w:val="single" w:sz="4" w:space="0" w:color="auto"/>
                    <w:bottom w:val="single" w:sz="4" w:space="0" w:color="auto"/>
                  </w:tcBorders>
                </w:tcPr>
                <w:p w14:paraId="3F00C7AE" w14:textId="3B3BDB02" w:rsidR="00072A93" w:rsidRPr="00EC5B54" w:rsidRDefault="00072A93"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matid</w:t>
                  </w:r>
                </w:p>
              </w:tc>
              <w:tc>
                <w:tcPr>
                  <w:tcW w:w="1106" w:type="pct"/>
                  <w:tcBorders>
                    <w:top w:val="single" w:sz="4" w:space="0" w:color="auto"/>
                    <w:bottom w:val="single" w:sz="4" w:space="0" w:color="auto"/>
                  </w:tcBorders>
                </w:tcPr>
                <w:p w14:paraId="1BF93B59" w14:textId="767E186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436696B4" w14:textId="24E749BD"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
                <w:p w14:paraId="51B05B45" w14:textId="46373763"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75AA44C6" w14:textId="1CFAAC32"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top w:val="single" w:sz="4" w:space="0" w:color="auto"/>
                    <w:bottom w:val="single" w:sz="4" w:space="0" w:color="auto"/>
                  </w:tcBorders>
                </w:tcPr>
                <w:p w14:paraId="201D508D" w14:textId="03B20BC0" w:rsidR="00072A93" w:rsidRPr="00A15CB6" w:rsidRDefault="00072A93" w:rsidP="00E0468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 to the </w:t>
                  </w:r>
                  <w:r w:rsidR="00E04683">
                    <w:rPr>
                      <w:rFonts w:ascii="Arial" w:hAnsi="Arial" w:cs="Arial"/>
                      <w:color w:val="000000"/>
                      <w:sz w:val="16"/>
                      <w:szCs w:val="16"/>
                    </w:rPr>
                    <w:t>base m</w:t>
                  </w:r>
                  <w:r>
                    <w:rPr>
                      <w:rFonts w:ascii="Arial" w:hAnsi="Arial" w:cs="Arial"/>
                      <w:color w:val="000000"/>
                      <w:sz w:val="16"/>
                      <w:szCs w:val="16"/>
                    </w:rPr>
                    <w:t>aterial group element with the matching id attribute value (e.g. &lt;basematerials&gt;).</w:t>
                  </w:r>
                </w:p>
              </w:tc>
            </w:tr>
            <w:tr w:rsidR="00072A93" w:rsidRPr="00161007" w14:paraId="7307E0DB" w14:textId="77777777" w:rsidTr="00EC5B54">
              <w:tc>
                <w:tcPr>
                  <w:tcW w:w="946" w:type="pct"/>
                  <w:tcBorders>
                    <w:top w:val="single" w:sz="4" w:space="0" w:color="auto"/>
                    <w:bottom w:val="single" w:sz="4" w:space="0" w:color="auto"/>
                  </w:tcBorders>
                </w:tcPr>
                <w:p w14:paraId="0708F830" w14:textId="77777777" w:rsidR="00072A93" w:rsidRPr="00EC5B54" w:rsidRDefault="00072A93" w:rsidP="00B24332">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matindices</w:t>
                  </w:r>
                </w:p>
              </w:tc>
              <w:tc>
                <w:tcPr>
                  <w:tcW w:w="1106" w:type="pct"/>
                  <w:tcBorders>
                    <w:top w:val="single" w:sz="4" w:space="0" w:color="auto"/>
                    <w:bottom w:val="single" w:sz="4" w:space="0" w:color="auto"/>
                  </w:tcBorders>
                </w:tcPr>
                <w:p w14:paraId="7E25EBFA" w14:textId="6ADD2529" w:rsidR="00072A93" w:rsidRPr="00161007" w:rsidRDefault="00E3568A"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ST_ResourceIndices</w:t>
                  </w:r>
                </w:p>
              </w:tc>
              <w:tc>
                <w:tcPr>
                  <w:tcW w:w="491" w:type="pct"/>
                  <w:tcBorders>
                    <w:top w:val="single" w:sz="4" w:space="0" w:color="auto"/>
                    <w:bottom w:val="single" w:sz="4" w:space="0" w:color="auto"/>
                  </w:tcBorders>
                </w:tcPr>
                <w:p w14:paraId="0FDACBE9"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top w:val="single" w:sz="4" w:space="0" w:color="auto"/>
                    <w:bottom w:val="single" w:sz="4" w:space="0" w:color="auto"/>
                  </w:tcBorders>
                </w:tcPr>
                <w:p w14:paraId="57CD674F"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7E012E57"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1646" w:type="pct"/>
                  <w:tcBorders>
                    <w:top w:val="single" w:sz="4" w:space="0" w:color="auto"/>
                    <w:bottom w:val="single" w:sz="4" w:space="0" w:color="auto"/>
                  </w:tcBorders>
                </w:tcPr>
                <w:p w14:paraId="0E5BCE59" w14:textId="77777777" w:rsidR="00072A93"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ST_ResourceIndex values of the material constituents</w:t>
                  </w:r>
                </w:p>
              </w:tc>
            </w:tr>
            <w:tr w:rsidR="00956732" w:rsidRPr="00161007" w14:paraId="3C65ADDF" w14:textId="77777777" w:rsidTr="005C7F06">
              <w:tblPrEx>
                <w:tblW w:w="4999" w:type="pct"/>
                <w:tblLook w:val="0000" w:firstRow="0" w:lastRow="0" w:firstColumn="0" w:lastColumn="0" w:noHBand="0" w:noVBand="0"/>
                <w:tblPrExChange w:id="254" w:author="Author">
                  <w:tblPrEx>
                    <w:tblW w:w="4999" w:type="pct"/>
                    <w:tblLook w:val="0000" w:firstRow="0" w:lastRow="0" w:firstColumn="0" w:lastColumn="0" w:noHBand="0" w:noVBand="0"/>
                  </w:tblPrEx>
                </w:tblPrExChange>
              </w:tblPrEx>
              <w:tc>
                <w:tcPr>
                  <w:tcW w:w="946" w:type="pct"/>
                  <w:tcBorders>
                    <w:top w:val="single" w:sz="4" w:space="0" w:color="auto"/>
                    <w:bottom w:val="single" w:sz="4" w:space="0" w:color="auto"/>
                  </w:tcBorders>
                  <w:tcPrChange w:id="255" w:author="Author">
                    <w:tcPr>
                      <w:tcW w:w="946" w:type="pct"/>
                      <w:tcBorders>
                        <w:top w:val="single" w:sz="4" w:space="0" w:color="auto"/>
                      </w:tcBorders>
                    </w:tcPr>
                  </w:tcPrChange>
                </w:tcPr>
                <w:p w14:paraId="575DB78F" w14:textId="2DEE6E5E" w:rsidR="00956732" w:rsidRPr="00EC5B54" w:rsidRDefault="00956732" w:rsidP="00956732">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displayproperties</w:t>
                  </w:r>
                  <w:r w:rsidR="00D839E1">
                    <w:rPr>
                      <w:rFonts w:ascii="Arial" w:hAnsi="Arial" w:cs="Arial"/>
                      <w:b/>
                      <w:color w:val="000000"/>
                      <w:sz w:val="16"/>
                      <w:szCs w:val="16"/>
                    </w:rPr>
                    <w:t>id</w:t>
                  </w:r>
                </w:p>
              </w:tc>
              <w:tc>
                <w:tcPr>
                  <w:tcW w:w="1106" w:type="pct"/>
                  <w:tcBorders>
                    <w:top w:val="single" w:sz="4" w:space="0" w:color="auto"/>
                    <w:bottom w:val="single" w:sz="4" w:space="0" w:color="auto"/>
                  </w:tcBorders>
                  <w:tcPrChange w:id="256" w:author="Author">
                    <w:tcPr>
                      <w:tcW w:w="1106" w:type="pct"/>
                      <w:tcBorders>
                        <w:top w:val="single" w:sz="4" w:space="0" w:color="auto"/>
                      </w:tcBorders>
                    </w:tcPr>
                  </w:tcPrChange>
                </w:tcPr>
                <w:p w14:paraId="4157BC7F" w14:textId="3E596148" w:rsidR="00956732" w:rsidRDefault="00956732" w:rsidP="009567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257" w:author="Author">
                    <w:tcPr>
                      <w:tcW w:w="491" w:type="pct"/>
                      <w:tcBorders>
                        <w:top w:val="single" w:sz="4" w:space="0" w:color="auto"/>
                      </w:tcBorders>
                    </w:tcPr>
                  </w:tcPrChange>
                </w:tcPr>
                <w:p w14:paraId="5DE71BEB" w14:textId="6F3FF561" w:rsidR="00956732" w:rsidRDefault="00956732" w:rsidP="009567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optional</w:t>
                  </w:r>
                </w:p>
              </w:tc>
              <w:tc>
                <w:tcPr>
                  <w:tcW w:w="441" w:type="pct"/>
                  <w:tcBorders>
                    <w:top w:val="single" w:sz="4" w:space="0" w:color="auto"/>
                    <w:bottom w:val="single" w:sz="4" w:space="0" w:color="auto"/>
                  </w:tcBorders>
                  <w:tcPrChange w:id="258" w:author="Author">
                    <w:tcPr>
                      <w:tcW w:w="441" w:type="pct"/>
                      <w:tcBorders>
                        <w:top w:val="single" w:sz="4" w:space="0" w:color="auto"/>
                      </w:tcBorders>
                    </w:tcPr>
                  </w:tcPrChange>
                </w:tcPr>
                <w:p w14:paraId="0626E0AA" w14:textId="77777777" w:rsidR="00956732" w:rsidRPr="00161007" w:rsidRDefault="00956732" w:rsidP="00956732">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259" w:author="Author">
                    <w:tcPr>
                      <w:tcW w:w="371" w:type="pct"/>
                      <w:tcBorders>
                        <w:top w:val="single" w:sz="4" w:space="0" w:color="auto"/>
                      </w:tcBorders>
                    </w:tcPr>
                  </w:tcPrChange>
                </w:tcPr>
                <w:p w14:paraId="1C858884" w14:textId="77777777" w:rsidR="00956732" w:rsidRPr="00161007" w:rsidRDefault="00956732" w:rsidP="00956732">
                  <w:pPr>
                    <w:widowControl w:val="0"/>
                    <w:autoSpaceDE w:val="0"/>
                    <w:autoSpaceDN w:val="0"/>
                    <w:adjustRightInd w:val="0"/>
                    <w:spacing w:before="60" w:after="60" w:line="240" w:lineRule="auto"/>
                    <w:rPr>
                      <w:rFonts w:ascii="Arial" w:hAnsi="Arial" w:cs="Arial"/>
                      <w:color w:val="000000"/>
                      <w:sz w:val="16"/>
                      <w:szCs w:val="16"/>
                    </w:rPr>
                  </w:pPr>
                </w:p>
              </w:tc>
              <w:tc>
                <w:tcPr>
                  <w:tcW w:w="1646" w:type="pct"/>
                  <w:tcBorders>
                    <w:top w:val="single" w:sz="4" w:space="0" w:color="auto"/>
                    <w:bottom w:val="single" w:sz="4" w:space="0" w:color="auto"/>
                  </w:tcBorders>
                  <w:tcPrChange w:id="260" w:author="Author">
                    <w:tcPr>
                      <w:tcW w:w="1646" w:type="pct"/>
                      <w:tcBorders>
                        <w:top w:val="single" w:sz="4" w:space="0" w:color="auto"/>
                      </w:tcBorders>
                    </w:tcPr>
                  </w:tcPrChange>
                </w:tcPr>
                <w:p w14:paraId="49D2F09E" w14:textId="5496CDB7" w:rsidR="00956732" w:rsidRDefault="00020953" w:rsidP="009567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w:t>
                  </w:r>
                  <w:r w:rsidR="00956732">
                    <w:rPr>
                      <w:rFonts w:ascii="Arial" w:hAnsi="Arial" w:cs="Arial"/>
                      <w:color w:val="000000"/>
                      <w:sz w:val="16"/>
                      <w:szCs w:val="16"/>
                    </w:rPr>
                    <w:t xml:space="preserve">eference to </w:t>
                  </w:r>
                  <w:r>
                    <w:rPr>
                      <w:rFonts w:ascii="Arial" w:hAnsi="Arial" w:cs="Arial"/>
                      <w:color w:val="000000"/>
                      <w:sz w:val="16"/>
                      <w:szCs w:val="16"/>
                    </w:rPr>
                    <w:t>a</w:t>
                  </w:r>
                  <w:r w:rsidR="00956732">
                    <w:rPr>
                      <w:rFonts w:ascii="Arial" w:hAnsi="Arial" w:cs="Arial"/>
                      <w:color w:val="000000"/>
                      <w:sz w:val="16"/>
                      <w:szCs w:val="16"/>
                    </w:rPr>
                    <w:t xml:space="preserve"> &lt;displayproperties&gt; </w:t>
                  </w:r>
                  <w:r>
                    <w:rPr>
                      <w:rFonts w:ascii="Arial" w:hAnsi="Arial" w:cs="Arial"/>
                      <w:color w:val="000000"/>
                      <w:sz w:val="16"/>
                      <w:szCs w:val="16"/>
                    </w:rPr>
                    <w:t>element</w:t>
                  </w:r>
                  <w:r w:rsidR="00956732">
                    <w:rPr>
                      <w:rFonts w:ascii="Arial" w:hAnsi="Arial" w:cs="Arial"/>
                      <w:color w:val="000000"/>
                      <w:sz w:val="16"/>
                      <w:szCs w:val="16"/>
                    </w:rPr>
                    <w:t xml:space="preserve"> providing additional information about how to display the material</w:t>
                  </w:r>
                  <w:r w:rsidR="00D839E1">
                    <w:rPr>
                      <w:rFonts w:ascii="Arial" w:hAnsi="Arial" w:cs="Arial"/>
                      <w:color w:val="000000"/>
                      <w:sz w:val="16"/>
                      <w:szCs w:val="16"/>
                    </w:rPr>
                    <w:t xml:space="preserve"> on a device display</w:t>
                  </w:r>
                </w:p>
              </w:tc>
            </w:tr>
            <w:tr w:rsidR="004B08F9" w:rsidRPr="00161007" w14:paraId="7C83ACD8" w14:textId="77777777" w:rsidTr="00956732">
              <w:trPr>
                <w:ins w:id="261" w:author="Author"/>
              </w:trPr>
              <w:tc>
                <w:tcPr>
                  <w:tcW w:w="946" w:type="pct"/>
                  <w:tcBorders>
                    <w:top w:val="single" w:sz="4" w:space="0" w:color="auto"/>
                  </w:tcBorders>
                </w:tcPr>
                <w:p w14:paraId="136E9A51" w14:textId="6A25AFBA" w:rsidR="004B08F9" w:rsidRPr="005C7F06" w:rsidRDefault="004B08F9" w:rsidP="00956732">
                  <w:pPr>
                    <w:widowControl w:val="0"/>
                    <w:autoSpaceDE w:val="0"/>
                    <w:autoSpaceDN w:val="0"/>
                    <w:adjustRightInd w:val="0"/>
                    <w:spacing w:before="60" w:after="60" w:line="240" w:lineRule="auto"/>
                    <w:rPr>
                      <w:ins w:id="262" w:author="Author"/>
                      <w:rFonts w:ascii="Arial" w:hAnsi="Arial" w:cs="Arial"/>
                      <w:color w:val="000000"/>
                      <w:sz w:val="16"/>
                      <w:szCs w:val="16"/>
                      <w:rPrChange w:id="263" w:author="Author">
                        <w:rPr>
                          <w:ins w:id="264" w:author="Author"/>
                          <w:rFonts w:ascii="Arial" w:hAnsi="Arial" w:cs="Arial"/>
                          <w:b/>
                          <w:color w:val="000000"/>
                          <w:sz w:val="16"/>
                          <w:szCs w:val="16"/>
                        </w:rPr>
                      </w:rPrChange>
                    </w:rPr>
                  </w:pPr>
                  <w:ins w:id="265" w:author="Author">
                    <w:r w:rsidRPr="005C7F06">
                      <w:rPr>
                        <w:rFonts w:ascii="Arial" w:hAnsi="Arial" w:cs="Arial"/>
                        <w:color w:val="000000"/>
                        <w:sz w:val="16"/>
                        <w:szCs w:val="16"/>
                        <w:rPrChange w:id="266" w:author="Author">
                          <w:rPr>
                            <w:rFonts w:ascii="Arial" w:hAnsi="Arial" w:cs="Arial"/>
                            <w:b/>
                            <w:color w:val="000000"/>
                            <w:sz w:val="16"/>
                            <w:szCs w:val="16"/>
                          </w:rPr>
                        </w:rPrChange>
                      </w:rPr>
                      <w:t>@anyAttribute</w:t>
                    </w:r>
                  </w:ins>
                </w:p>
              </w:tc>
              <w:tc>
                <w:tcPr>
                  <w:tcW w:w="1106" w:type="pct"/>
                  <w:tcBorders>
                    <w:top w:val="single" w:sz="4" w:space="0" w:color="auto"/>
                  </w:tcBorders>
                </w:tcPr>
                <w:p w14:paraId="1522DCC3" w14:textId="77777777" w:rsidR="004B08F9" w:rsidRDefault="004B08F9" w:rsidP="00956732">
                  <w:pPr>
                    <w:widowControl w:val="0"/>
                    <w:autoSpaceDE w:val="0"/>
                    <w:autoSpaceDN w:val="0"/>
                    <w:adjustRightInd w:val="0"/>
                    <w:spacing w:before="60" w:after="60" w:line="240" w:lineRule="auto"/>
                    <w:rPr>
                      <w:ins w:id="267" w:author="Author"/>
                      <w:rFonts w:ascii="Arial" w:hAnsi="Arial" w:cs="Arial"/>
                      <w:b/>
                      <w:bCs/>
                      <w:color w:val="000000"/>
                      <w:sz w:val="16"/>
                      <w:szCs w:val="16"/>
                    </w:rPr>
                  </w:pPr>
                </w:p>
              </w:tc>
              <w:tc>
                <w:tcPr>
                  <w:tcW w:w="491" w:type="pct"/>
                  <w:tcBorders>
                    <w:top w:val="single" w:sz="4" w:space="0" w:color="auto"/>
                  </w:tcBorders>
                </w:tcPr>
                <w:p w14:paraId="757BD551" w14:textId="77777777" w:rsidR="004B08F9" w:rsidRDefault="004B08F9" w:rsidP="00956732">
                  <w:pPr>
                    <w:widowControl w:val="0"/>
                    <w:autoSpaceDE w:val="0"/>
                    <w:autoSpaceDN w:val="0"/>
                    <w:adjustRightInd w:val="0"/>
                    <w:spacing w:before="60" w:after="60" w:line="240" w:lineRule="auto"/>
                    <w:rPr>
                      <w:ins w:id="268" w:author="Author"/>
                      <w:rFonts w:ascii="Arial" w:hAnsi="Arial" w:cs="Arial"/>
                      <w:color w:val="000000"/>
                      <w:sz w:val="16"/>
                      <w:szCs w:val="16"/>
                    </w:rPr>
                  </w:pPr>
                </w:p>
              </w:tc>
              <w:tc>
                <w:tcPr>
                  <w:tcW w:w="441" w:type="pct"/>
                  <w:tcBorders>
                    <w:top w:val="single" w:sz="4" w:space="0" w:color="auto"/>
                  </w:tcBorders>
                </w:tcPr>
                <w:p w14:paraId="2AB37246" w14:textId="77777777" w:rsidR="004B08F9" w:rsidRPr="00161007" w:rsidRDefault="004B08F9" w:rsidP="00956732">
                  <w:pPr>
                    <w:widowControl w:val="0"/>
                    <w:autoSpaceDE w:val="0"/>
                    <w:autoSpaceDN w:val="0"/>
                    <w:adjustRightInd w:val="0"/>
                    <w:spacing w:before="60" w:after="60" w:line="240" w:lineRule="auto"/>
                    <w:rPr>
                      <w:ins w:id="269" w:author="Author"/>
                      <w:rFonts w:ascii="Arial" w:hAnsi="Arial" w:cs="Arial"/>
                      <w:color w:val="000000"/>
                      <w:sz w:val="16"/>
                      <w:szCs w:val="16"/>
                    </w:rPr>
                  </w:pPr>
                </w:p>
              </w:tc>
              <w:tc>
                <w:tcPr>
                  <w:tcW w:w="371" w:type="pct"/>
                  <w:tcBorders>
                    <w:top w:val="single" w:sz="4" w:space="0" w:color="auto"/>
                  </w:tcBorders>
                </w:tcPr>
                <w:p w14:paraId="4133A5FF" w14:textId="77777777" w:rsidR="004B08F9" w:rsidRPr="00161007" w:rsidRDefault="004B08F9" w:rsidP="00956732">
                  <w:pPr>
                    <w:widowControl w:val="0"/>
                    <w:autoSpaceDE w:val="0"/>
                    <w:autoSpaceDN w:val="0"/>
                    <w:adjustRightInd w:val="0"/>
                    <w:spacing w:before="60" w:after="60" w:line="240" w:lineRule="auto"/>
                    <w:rPr>
                      <w:ins w:id="270" w:author="Author"/>
                      <w:rFonts w:ascii="Arial" w:hAnsi="Arial" w:cs="Arial"/>
                      <w:color w:val="000000"/>
                      <w:sz w:val="16"/>
                      <w:szCs w:val="16"/>
                    </w:rPr>
                  </w:pPr>
                </w:p>
              </w:tc>
              <w:tc>
                <w:tcPr>
                  <w:tcW w:w="1646" w:type="pct"/>
                  <w:tcBorders>
                    <w:top w:val="single" w:sz="4" w:space="0" w:color="auto"/>
                  </w:tcBorders>
                </w:tcPr>
                <w:p w14:paraId="7573F4CF" w14:textId="77777777" w:rsidR="004B08F9" w:rsidRDefault="004B08F9" w:rsidP="00956732">
                  <w:pPr>
                    <w:widowControl w:val="0"/>
                    <w:autoSpaceDE w:val="0"/>
                    <w:autoSpaceDN w:val="0"/>
                    <w:adjustRightInd w:val="0"/>
                    <w:spacing w:before="60" w:after="60" w:line="240" w:lineRule="auto"/>
                    <w:rPr>
                      <w:ins w:id="271" w:author="Author"/>
                      <w:rFonts w:ascii="Arial" w:hAnsi="Arial" w:cs="Arial"/>
                      <w:color w:val="000000"/>
                      <w:sz w:val="16"/>
                      <w:szCs w:val="16"/>
                    </w:rPr>
                  </w:pPr>
                </w:p>
              </w:tc>
            </w:tr>
          </w:tbl>
          <w:p w14:paraId="104A181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40B88402" w14:textId="77777777" w:rsidTr="00B266EC">
        <w:tc>
          <w:tcPr>
            <w:tcW w:w="500" w:type="pct"/>
            <w:tcBorders>
              <w:top w:val="single" w:sz="4" w:space="0" w:color="auto"/>
              <w:left w:val="single" w:sz="4" w:space="0" w:color="auto"/>
              <w:bottom w:val="single" w:sz="4" w:space="0" w:color="auto"/>
              <w:right w:val="single" w:sz="4" w:space="0" w:color="auto"/>
            </w:tcBorders>
          </w:tcPr>
          <w:p w14:paraId="66A3477D" w14:textId="037095FF"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5000" w:type="pct"/>
              <w:tblLook w:val="0000" w:firstRow="0" w:lastRow="0" w:firstColumn="0" w:lastColumn="0" w:noHBand="0" w:noVBand="0"/>
            </w:tblPr>
            <w:tblGrid>
              <w:gridCol w:w="1017"/>
              <w:gridCol w:w="1345"/>
              <w:gridCol w:w="807"/>
              <w:gridCol w:w="728"/>
              <w:gridCol w:w="608"/>
              <w:gridCol w:w="1713"/>
              <w:gridCol w:w="1979"/>
            </w:tblGrid>
            <w:tr w:rsidR="00D839E1" w:rsidRPr="00161007" w14:paraId="3498D3FA" w14:textId="58100A58" w:rsidTr="00EC5B54">
              <w:tc>
                <w:tcPr>
                  <w:tcW w:w="620" w:type="pct"/>
                </w:tcPr>
                <w:p w14:paraId="1136FE74"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820" w:type="pct"/>
                </w:tcPr>
                <w:p w14:paraId="05CC5F11"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3" w:type="pct"/>
                </w:tcPr>
                <w:p w14:paraId="0C67C820"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047528E7"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1DAEDF04"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045" w:type="pct"/>
                </w:tcPr>
                <w:p w14:paraId="58AE5FAA" w14:textId="77777777" w:rsidR="00D839E1" w:rsidRPr="00161007" w:rsidRDefault="00D839E1"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c>
                <w:tcPr>
                  <w:tcW w:w="1209" w:type="pct"/>
                </w:tcPr>
                <w:p w14:paraId="7A69B6D2"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p>
              </w:tc>
            </w:tr>
            <w:tr w:rsidR="00D839E1" w:rsidRPr="00161007" w14:paraId="625AAAD9" w14:textId="449782DC" w:rsidTr="00EC5B54">
              <w:tc>
                <w:tcPr>
                  <w:tcW w:w="620" w:type="pct"/>
                </w:tcPr>
                <w:p w14:paraId="6608E1C7" w14:textId="0FE4E66A" w:rsidR="00D839E1" w:rsidRPr="00EC5B54" w:rsidRDefault="00D839E1" w:rsidP="00B266EC">
                  <w:pPr>
                    <w:widowControl w:val="0"/>
                    <w:autoSpaceDE w:val="0"/>
                    <w:autoSpaceDN w:val="0"/>
                    <w:adjustRightInd w:val="0"/>
                    <w:spacing w:before="60" w:after="60" w:line="240" w:lineRule="auto"/>
                    <w:rPr>
                      <w:rFonts w:ascii="Arial" w:hAnsi="Arial" w:cs="Arial"/>
                      <w:b/>
                      <w:color w:val="808080"/>
                      <w:sz w:val="16"/>
                      <w:szCs w:val="16"/>
                    </w:rPr>
                  </w:pPr>
                  <w:r w:rsidRPr="00EC5B54">
                    <w:rPr>
                      <w:rFonts w:ascii="Arial" w:hAnsi="Arial" w:cs="Arial"/>
                      <w:b/>
                      <w:color w:val="000000"/>
                      <w:sz w:val="16"/>
                      <w:szCs w:val="16"/>
                    </w:rPr>
                    <w:t>composite</w:t>
                  </w:r>
                </w:p>
              </w:tc>
              <w:tc>
                <w:tcPr>
                  <w:tcW w:w="820" w:type="pct"/>
                </w:tcPr>
                <w:p w14:paraId="7DCA85D3" w14:textId="2635DDC1"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r w:rsidRPr="00EC5B54">
                    <w:rPr>
                      <w:rFonts w:ascii="Arial" w:hAnsi="Arial" w:cs="Arial"/>
                      <w:b/>
                      <w:bCs/>
                      <w:color w:val="000000"/>
                      <w:sz w:val="16"/>
                      <w:szCs w:val="16"/>
                    </w:rPr>
                    <w:t>CT_Composite</w:t>
                  </w:r>
                </w:p>
              </w:tc>
              <w:tc>
                <w:tcPr>
                  <w:tcW w:w="490" w:type="pct"/>
                </w:tcPr>
                <w:p w14:paraId="5D7CFD7D"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000000"/>
                      <w:sz w:val="16"/>
                      <w:szCs w:val="16"/>
                    </w:rPr>
                    <w:t>required</w:t>
                  </w:r>
                </w:p>
              </w:tc>
              <w:tc>
                <w:tcPr>
                  <w:tcW w:w="444" w:type="pct"/>
                </w:tcPr>
                <w:p w14:paraId="1F159EC5"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p>
              </w:tc>
              <w:tc>
                <w:tcPr>
                  <w:tcW w:w="371" w:type="pct"/>
                </w:tcPr>
                <w:p w14:paraId="1B78B6CC"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p>
              </w:tc>
              <w:tc>
                <w:tcPr>
                  <w:tcW w:w="1045" w:type="pct"/>
                </w:tcPr>
                <w:p w14:paraId="010971AD"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p>
              </w:tc>
              <w:tc>
                <w:tcPr>
                  <w:tcW w:w="1209" w:type="pct"/>
                </w:tcPr>
                <w:p w14:paraId="03841368" w14:textId="77777777" w:rsidR="00D839E1" w:rsidRPr="00161007" w:rsidRDefault="00D839E1" w:rsidP="00B266EC">
                  <w:pPr>
                    <w:widowControl w:val="0"/>
                    <w:autoSpaceDE w:val="0"/>
                    <w:autoSpaceDN w:val="0"/>
                    <w:adjustRightInd w:val="0"/>
                    <w:spacing w:before="60" w:after="60" w:line="240" w:lineRule="auto"/>
                    <w:rPr>
                      <w:rFonts w:ascii="Arial" w:hAnsi="Arial" w:cs="Arial"/>
                      <w:color w:val="808080"/>
                      <w:sz w:val="16"/>
                      <w:szCs w:val="16"/>
                    </w:rPr>
                  </w:pPr>
                </w:p>
              </w:tc>
            </w:tr>
          </w:tbl>
          <w:p w14:paraId="20FA6319"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p>
        </w:tc>
      </w:tr>
    </w:tbl>
    <w:p w14:paraId="2F20D833" w14:textId="77777777" w:rsidR="00B266EC" w:rsidRDefault="00B266EC" w:rsidP="001F7DCC"/>
    <w:p w14:paraId="15F7B57C" w14:textId="122EF95B" w:rsidR="00363EFB" w:rsidRDefault="00602776" w:rsidP="001F7DCC">
      <w:r>
        <w:t xml:space="preserve">A &lt;compositematerials&gt; element acts as a container for composite materials. The order of these elements forms an implicit 0-based index that is referenced by other elements, such as the &lt;object&gt; and &lt;triangle&gt; elements. A producer MAY define multiple &lt;compositematerials&gt; containers, for instance by grouping mixtures </w:t>
      </w:r>
      <w:r w:rsidR="0094248C">
        <w:t>of different materials</w:t>
      </w:r>
      <w:r w:rsidR="001F7DCC">
        <w:t>.</w:t>
      </w:r>
    </w:p>
    <w:p w14:paraId="6B86394B" w14:textId="4C9C0FB9" w:rsidR="00E22759" w:rsidRDefault="00363EFB" w:rsidP="00E22759">
      <w:r>
        <w:t xml:space="preserve">The &lt;compositematerials&gt; element defines materials derived by mixing 2 or more base materials in defined ratios. This collective mixture is referred to as a </w:t>
      </w:r>
      <w:r w:rsidRPr="001B45E9">
        <w:rPr>
          <w:rStyle w:val="Glossary"/>
        </w:rPr>
        <w:t>composite material</w:t>
      </w:r>
      <w:r>
        <w:t>. The matid attribute specifies the material group that all constituents are from, which MUST be a &lt;basematerials&gt; group. The matindices attribute specifies the indices of the materials to mix.</w:t>
      </w:r>
      <w:bookmarkStart w:id="272" w:name="_Toc416448848"/>
      <w:bookmarkStart w:id="273" w:name="_Toc416460220"/>
      <w:bookmarkStart w:id="274" w:name="_Toc416448849"/>
      <w:bookmarkStart w:id="275" w:name="_Toc416460221"/>
      <w:bookmarkStart w:id="276" w:name="_Toc416448850"/>
      <w:bookmarkStart w:id="277" w:name="_Toc416460222"/>
      <w:bookmarkStart w:id="278" w:name="_Toc416448851"/>
      <w:bookmarkStart w:id="279" w:name="_Toc416460223"/>
      <w:bookmarkEnd w:id="272"/>
      <w:bookmarkEnd w:id="273"/>
      <w:bookmarkEnd w:id="274"/>
      <w:bookmarkEnd w:id="275"/>
      <w:bookmarkEnd w:id="276"/>
      <w:bookmarkEnd w:id="277"/>
      <w:bookmarkEnd w:id="278"/>
      <w:bookmarkEnd w:id="279"/>
    </w:p>
    <w:p w14:paraId="4A741600" w14:textId="385EBAD3" w:rsidR="007C0339" w:rsidRPr="00D06C66" w:rsidRDefault="00956732" w:rsidP="00956732">
      <w:pPr>
        <w:keepNext/>
      </w:pPr>
      <w:r>
        <w:lastRenderedPageBreak/>
        <w:t>The displayproperties</w:t>
      </w:r>
      <w:r w:rsidR="00BA49BF">
        <w:t>id</w:t>
      </w:r>
      <w:r>
        <w:t xml:space="preserve"> attribute references a &lt;displayproperties&gt; group containing additional properties that describe how best to display the material when previewing a mesh with this material</w:t>
      </w:r>
      <w:r w:rsidR="007C0339">
        <w:t xml:space="preserve"> on a device display</w:t>
      </w:r>
      <w:r>
        <w:t>.</w:t>
      </w:r>
      <w:r w:rsidR="007C0339">
        <w:t xml:space="preserve"> For more information, refer to Chapter 7: Display Properties Overview.</w:t>
      </w:r>
    </w:p>
    <w:p w14:paraId="1A140AB2" w14:textId="77777777" w:rsidR="00956732" w:rsidRDefault="00956732" w:rsidP="00E22759">
      <w:r>
        <w:t xml:space="preserve"> </w:t>
      </w:r>
    </w:p>
    <w:p w14:paraId="16B72002" w14:textId="28757969" w:rsidR="00E22759" w:rsidRPr="00C31EA1" w:rsidRDefault="00E22759" w:rsidP="00C31EA1">
      <w:pPr>
        <w:pStyle w:val="Heading2"/>
        <w:numPr>
          <w:ilvl w:val="1"/>
          <w:numId w:val="24"/>
        </w:numPr>
      </w:pPr>
      <w:bookmarkStart w:id="280" w:name="_Toc416462086"/>
      <w:bookmarkStart w:id="281" w:name="_Toc417309096"/>
      <w:bookmarkStart w:id="282" w:name="_Toc494990400"/>
      <w:bookmarkStart w:id="283" w:name="_Toc494990511"/>
      <w:bookmarkStart w:id="284" w:name="_Toc417309097"/>
      <w:bookmarkStart w:id="285" w:name="_Toc520719634"/>
      <w:bookmarkEnd w:id="280"/>
      <w:bookmarkEnd w:id="281"/>
      <w:bookmarkEnd w:id="282"/>
      <w:bookmarkEnd w:id="283"/>
      <w:r>
        <w:t>Composite</w:t>
      </w:r>
      <w:bookmarkEnd w:id="284"/>
      <w:bookmarkEnd w:id="285"/>
    </w:p>
    <w:p w14:paraId="050671D4" w14:textId="1750ED95" w:rsidR="001F7DCC" w:rsidRPr="00E22759" w:rsidRDefault="001F7DCC" w:rsidP="00E56EF9">
      <w:pPr>
        <w:keepNext/>
      </w:pPr>
      <w:r>
        <w:t xml:space="preserve">Element </w:t>
      </w:r>
      <w:r w:rsidRPr="001F33F1">
        <w:rPr>
          <w:b/>
        </w:rPr>
        <w:t>&lt;</w:t>
      </w:r>
      <w:r>
        <w:rPr>
          <w:b/>
        </w:rPr>
        <w:t>composite</w:t>
      </w:r>
      <w:r w:rsidRPr="001F33F1">
        <w:rPr>
          <w:b/>
        </w:rPr>
        <w:t>&gt;</w:t>
      </w:r>
    </w:p>
    <w:tbl>
      <w:tblPr>
        <w:tblW w:w="4999" w:type="pct"/>
        <w:tblLook w:val="0000" w:firstRow="0" w:lastRow="0" w:firstColumn="0" w:lastColumn="0" w:noHBand="0" w:noVBand="0"/>
      </w:tblPr>
      <w:tblGrid>
        <w:gridCol w:w="935"/>
        <w:gridCol w:w="8413"/>
      </w:tblGrid>
      <w:tr w:rsidR="001F7DCC" w:rsidRPr="00161007" w14:paraId="61F2B7BA" w14:textId="77777777">
        <w:tc>
          <w:tcPr>
            <w:tcW w:w="500" w:type="pct"/>
            <w:tcBorders>
              <w:top w:val="single" w:sz="4" w:space="0" w:color="auto"/>
              <w:left w:val="single" w:sz="4" w:space="0" w:color="auto"/>
              <w:bottom w:val="single" w:sz="4" w:space="0" w:color="auto"/>
              <w:right w:val="single" w:sz="4" w:space="0" w:color="auto"/>
            </w:tcBorders>
          </w:tcPr>
          <w:p w14:paraId="63498BB5" w14:textId="5E82CDA3" w:rsidR="001F7DCC" w:rsidRPr="00161007" w:rsidRDefault="00924AA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w:t>
            </w:r>
            <w:r w:rsidR="001F7DCC" w:rsidRPr="00161007">
              <w:rPr>
                <w:rFonts w:ascii="Arial" w:hAnsi="Arial" w:cs="Arial"/>
                <w:color w:val="808080"/>
                <w:sz w:val="16"/>
                <w:szCs w:val="16"/>
              </w:rPr>
              <w:t>iagram</w:t>
            </w:r>
          </w:p>
        </w:tc>
        <w:tc>
          <w:tcPr>
            <w:tcW w:w="4500" w:type="pct"/>
            <w:tcBorders>
              <w:top w:val="single" w:sz="4" w:space="0" w:color="auto"/>
              <w:left w:val="single" w:sz="4" w:space="0" w:color="auto"/>
              <w:bottom w:val="single" w:sz="4" w:space="0" w:color="auto"/>
              <w:right w:val="single" w:sz="4" w:space="0" w:color="auto"/>
            </w:tcBorders>
          </w:tcPr>
          <w:p w14:paraId="178199B7" w14:textId="40E782EA" w:rsidR="001F7DCC" w:rsidRPr="00161007" w:rsidRDefault="00834FE7" w:rsidP="00B24332">
            <w:pPr>
              <w:widowControl w:val="0"/>
              <w:autoSpaceDE w:val="0"/>
              <w:autoSpaceDN w:val="0"/>
              <w:adjustRightInd w:val="0"/>
              <w:spacing w:before="75" w:after="75" w:line="240" w:lineRule="auto"/>
              <w:rPr>
                <w:rFonts w:ascii="Arial" w:hAnsi="Arial" w:cs="Arial"/>
                <w:sz w:val="24"/>
                <w:szCs w:val="24"/>
              </w:rPr>
            </w:pPr>
            <w:r>
              <w:t xml:space="preserve"> </w:t>
            </w:r>
            <w:r>
              <w:rPr>
                <w:noProof/>
              </w:rPr>
              <w:drawing>
                <wp:inline distT="0" distB="0" distL="0" distR="0" wp14:anchorId="7A6241F4" wp14:editId="06D8F983">
                  <wp:extent cx="3264408" cy="896112"/>
                  <wp:effectExtent l="0" t="0" r="0" b="0"/>
                  <wp:docPr id="21" name="Picture 21"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p>
        </w:tc>
      </w:tr>
      <w:tr w:rsidR="001F7DCC" w:rsidRPr="00161007" w14:paraId="7741174D" w14:textId="77777777">
        <w:tc>
          <w:tcPr>
            <w:tcW w:w="500" w:type="pct"/>
            <w:tcBorders>
              <w:top w:val="single" w:sz="4" w:space="0" w:color="auto"/>
              <w:left w:val="single" w:sz="4" w:space="0" w:color="auto"/>
              <w:bottom w:val="single" w:sz="4" w:space="0" w:color="auto"/>
              <w:right w:val="single" w:sz="4" w:space="0" w:color="auto"/>
            </w:tcBorders>
          </w:tcPr>
          <w:p w14:paraId="377F47E4"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33"/>
              <w:gridCol w:w="1919"/>
              <w:gridCol w:w="804"/>
              <w:gridCol w:w="723"/>
              <w:gridCol w:w="608"/>
              <w:gridCol w:w="2908"/>
              <w:tblGridChange w:id="286">
                <w:tblGrid>
                  <w:gridCol w:w="1168"/>
                  <w:gridCol w:w="65"/>
                  <w:gridCol w:w="1876"/>
                  <w:gridCol w:w="43"/>
                  <w:gridCol w:w="762"/>
                  <w:gridCol w:w="42"/>
                  <w:gridCol w:w="681"/>
                  <w:gridCol w:w="42"/>
                  <w:gridCol w:w="566"/>
                  <w:gridCol w:w="42"/>
                  <w:gridCol w:w="2908"/>
                </w:tblGrid>
              </w:tblGridChange>
            </w:tblGrid>
            <w:tr w:rsidR="001F7DCC" w:rsidRPr="00161007" w14:paraId="69FD40D7" w14:textId="77777777">
              <w:trPr>
                <w:trHeight w:val="358"/>
              </w:trPr>
              <w:tc>
                <w:tcPr>
                  <w:tcW w:w="713" w:type="pct"/>
                </w:tcPr>
                <w:p w14:paraId="28F5D032" w14:textId="4EA3367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
                <w:p w14:paraId="7940C3E2" w14:textId="7BEA21B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44A7BE5F" w14:textId="352D4B1C"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723F135B" w14:textId="1B8B7F9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78D689E2" w14:textId="776DAF10"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
                <w:p w14:paraId="59749ECF"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990A12" w:rsidRPr="00161007" w14:paraId="55DD836C" w14:textId="77777777" w:rsidTr="005C7F06">
              <w:tblPrEx>
                <w:tblW w:w="4999" w:type="pct"/>
                <w:tblLook w:val="0000" w:firstRow="0" w:lastRow="0" w:firstColumn="0" w:lastColumn="0" w:noHBand="0" w:noVBand="0"/>
                <w:tblPrExChange w:id="287" w:author="Author">
                  <w:tblPrEx>
                    <w:tblW w:w="4999" w:type="pct"/>
                    <w:tblLook w:val="0000" w:firstRow="0" w:lastRow="0" w:firstColumn="0" w:lastColumn="0" w:noHBand="0" w:noVBand="0"/>
                  </w:tblPrEx>
                </w:tblPrExChange>
              </w:tblPrEx>
              <w:trPr>
                <w:trHeight w:val="790"/>
                <w:trPrChange w:id="288" w:author="Author">
                  <w:trPr>
                    <w:trHeight w:val="790"/>
                  </w:trPr>
                </w:trPrChange>
              </w:trPr>
              <w:tc>
                <w:tcPr>
                  <w:tcW w:w="713" w:type="pct"/>
                  <w:tcPrChange w:id="289" w:author="Author">
                    <w:tcPr>
                      <w:tcW w:w="713" w:type="pct"/>
                      <w:tcBorders>
                        <w:bottom w:val="single" w:sz="4" w:space="0" w:color="auto"/>
                      </w:tcBorders>
                    </w:tcPr>
                  </w:tcPrChange>
                </w:tcPr>
                <w:p w14:paraId="33AD698C" w14:textId="264B1528" w:rsidR="00990A12" w:rsidRPr="00EC5B54" w:rsidRDefault="004B08F9" w:rsidP="00B24332">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V</w:t>
                  </w:r>
                  <w:r w:rsidR="00990A12" w:rsidRPr="00EC5B54">
                    <w:rPr>
                      <w:rFonts w:ascii="Arial" w:hAnsi="Arial" w:cs="Arial"/>
                      <w:b/>
                      <w:color w:val="000000"/>
                      <w:sz w:val="16"/>
                      <w:szCs w:val="16"/>
                    </w:rPr>
                    <w:t>alues</w:t>
                  </w:r>
                </w:p>
              </w:tc>
              <w:tc>
                <w:tcPr>
                  <w:tcW w:w="1184" w:type="pct"/>
                  <w:tcPrChange w:id="290" w:author="Author">
                    <w:tcPr>
                      <w:tcW w:w="1184" w:type="pct"/>
                      <w:gridSpan w:val="2"/>
                      <w:tcBorders>
                        <w:bottom w:val="single" w:sz="4" w:space="0" w:color="auto"/>
                      </w:tcBorders>
                    </w:tcPr>
                  </w:tcPrChange>
                </w:tcPr>
                <w:p w14:paraId="1EB6F9DA" w14:textId="50D0FA32" w:rsidR="00990A12" w:rsidRDefault="0023772C"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ST_Numbers</w:t>
                  </w:r>
                </w:p>
              </w:tc>
              <w:tc>
                <w:tcPr>
                  <w:tcW w:w="491" w:type="pct"/>
                  <w:tcPrChange w:id="291" w:author="Author">
                    <w:tcPr>
                      <w:tcW w:w="491" w:type="pct"/>
                      <w:gridSpan w:val="2"/>
                      <w:tcBorders>
                        <w:bottom w:val="single" w:sz="4" w:space="0" w:color="auto"/>
                      </w:tcBorders>
                    </w:tcPr>
                  </w:tcPrChange>
                </w:tcPr>
                <w:p w14:paraId="6C9BD970" w14:textId="77777777" w:rsidR="00990A12" w:rsidRDefault="00990A12"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PrChange w:id="292" w:author="Author">
                    <w:tcPr>
                      <w:tcW w:w="441" w:type="pct"/>
                      <w:gridSpan w:val="2"/>
                      <w:tcBorders>
                        <w:bottom w:val="single" w:sz="4" w:space="0" w:color="auto"/>
                      </w:tcBorders>
                    </w:tcPr>
                  </w:tcPrChange>
                </w:tcPr>
                <w:p w14:paraId="31F19533"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PrChange w:id="293" w:author="Author">
                    <w:tcPr>
                      <w:tcW w:w="371" w:type="pct"/>
                      <w:gridSpan w:val="2"/>
                      <w:tcBorders>
                        <w:bottom w:val="single" w:sz="4" w:space="0" w:color="auto"/>
                      </w:tcBorders>
                    </w:tcPr>
                  </w:tcPrChange>
                </w:tcPr>
                <w:p w14:paraId="1BF59494"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1800" w:type="pct"/>
                  <w:tcPrChange w:id="294" w:author="Author">
                    <w:tcPr>
                      <w:tcW w:w="1800" w:type="pct"/>
                      <w:gridSpan w:val="2"/>
                      <w:tcBorders>
                        <w:bottom w:val="single" w:sz="4" w:space="0" w:color="auto"/>
                      </w:tcBorders>
                    </w:tcPr>
                  </w:tcPrChange>
                </w:tcPr>
                <w:p w14:paraId="3751BD72" w14:textId="20B28365" w:rsidR="00990A12" w:rsidRPr="001E1953" w:rsidRDefault="00990A12" w:rsidP="00B24332">
                  <w:pPr>
                    <w:widowControl w:val="0"/>
                    <w:autoSpaceDE w:val="0"/>
                    <w:autoSpaceDN w:val="0"/>
                    <w:adjustRightInd w:val="0"/>
                    <w:spacing w:before="60" w:after="60" w:line="240" w:lineRule="auto"/>
                  </w:pPr>
                  <w:r>
                    <w:rPr>
                      <w:rFonts w:ascii="Arial" w:hAnsi="Arial" w:cs="Arial"/>
                      <w:color w:val="000000"/>
                      <w:sz w:val="16"/>
                      <w:szCs w:val="16"/>
                    </w:rPr>
                    <w:t xml:space="preserve">A space-delimited list of ST_Number values between </w:t>
                  </w:r>
                  <w:r w:rsidR="001E1953">
                    <w:rPr>
                      <w:rFonts w:ascii="Arial" w:hAnsi="Arial" w:cs="Arial"/>
                      <w:color w:val="000000"/>
                      <w:sz w:val="16"/>
                      <w:szCs w:val="16"/>
                    </w:rPr>
                    <w:t xml:space="preserve">0 and 1, inclusive representing the </w:t>
                  </w:r>
                  <w:r w:rsidR="005B304C">
                    <w:rPr>
                      <w:rFonts w:ascii="Arial" w:hAnsi="Arial" w:cs="Arial"/>
                      <w:color w:val="000000"/>
                      <w:sz w:val="16"/>
                      <w:szCs w:val="16"/>
                    </w:rPr>
                    <w:t>fraction of the material constituents, respectively.</w:t>
                  </w:r>
                </w:p>
              </w:tc>
            </w:tr>
            <w:tr w:rsidR="004B08F9" w:rsidRPr="00161007" w14:paraId="1B3C52AC" w14:textId="77777777" w:rsidTr="005C7F06">
              <w:tblPrEx>
                <w:tblW w:w="4999" w:type="pct"/>
                <w:tblLook w:val="0000" w:firstRow="0" w:lastRow="0" w:firstColumn="0" w:lastColumn="0" w:noHBand="0" w:noVBand="0"/>
                <w:tblPrExChange w:id="295" w:author="Author">
                  <w:tblPrEx>
                    <w:tblW w:w="4999" w:type="pct"/>
                    <w:tblLook w:val="0000" w:firstRow="0" w:lastRow="0" w:firstColumn="0" w:lastColumn="0" w:noHBand="0" w:noVBand="0"/>
                  </w:tblPrEx>
                </w:tblPrExChange>
              </w:tblPrEx>
              <w:trPr>
                <w:trHeight w:val="288"/>
                <w:ins w:id="296" w:author="Author"/>
                <w:trPrChange w:id="297" w:author="Author">
                  <w:trPr>
                    <w:trHeight w:val="790"/>
                  </w:trPr>
                </w:trPrChange>
              </w:trPr>
              <w:tc>
                <w:tcPr>
                  <w:tcW w:w="713" w:type="pct"/>
                  <w:tcBorders>
                    <w:bottom w:val="single" w:sz="4" w:space="0" w:color="auto"/>
                  </w:tcBorders>
                  <w:tcPrChange w:id="298" w:author="Author">
                    <w:tcPr>
                      <w:tcW w:w="713" w:type="pct"/>
                      <w:gridSpan w:val="2"/>
                      <w:tcBorders>
                        <w:bottom w:val="single" w:sz="4" w:space="0" w:color="auto"/>
                      </w:tcBorders>
                    </w:tcPr>
                  </w:tcPrChange>
                </w:tcPr>
                <w:p w14:paraId="2E639939" w14:textId="6796E332" w:rsidR="004B08F9" w:rsidRPr="005C7F06" w:rsidRDefault="004B08F9" w:rsidP="00B24332">
                  <w:pPr>
                    <w:widowControl w:val="0"/>
                    <w:autoSpaceDE w:val="0"/>
                    <w:autoSpaceDN w:val="0"/>
                    <w:adjustRightInd w:val="0"/>
                    <w:spacing w:before="60" w:after="60" w:line="240" w:lineRule="auto"/>
                    <w:rPr>
                      <w:ins w:id="299" w:author="Author"/>
                      <w:rFonts w:ascii="Arial" w:hAnsi="Arial" w:cs="Arial"/>
                      <w:color w:val="000000"/>
                      <w:sz w:val="16"/>
                      <w:szCs w:val="16"/>
                      <w:rPrChange w:id="300" w:author="Author">
                        <w:rPr>
                          <w:ins w:id="301" w:author="Author"/>
                          <w:rFonts w:ascii="Arial" w:hAnsi="Arial" w:cs="Arial"/>
                          <w:b/>
                          <w:color w:val="000000"/>
                          <w:sz w:val="16"/>
                          <w:szCs w:val="16"/>
                        </w:rPr>
                      </w:rPrChange>
                    </w:rPr>
                  </w:pPr>
                  <w:ins w:id="302" w:author="Author">
                    <w:r w:rsidRPr="005C7F06">
                      <w:rPr>
                        <w:rFonts w:ascii="Arial" w:hAnsi="Arial" w:cs="Arial"/>
                        <w:color w:val="000000"/>
                        <w:sz w:val="16"/>
                        <w:szCs w:val="16"/>
                        <w:rPrChange w:id="303" w:author="Author">
                          <w:rPr>
                            <w:rFonts w:ascii="Arial" w:hAnsi="Arial" w:cs="Arial"/>
                            <w:b/>
                            <w:color w:val="000000"/>
                            <w:sz w:val="16"/>
                            <w:szCs w:val="16"/>
                          </w:rPr>
                        </w:rPrChange>
                      </w:rPr>
                      <w:t>@anyAttribute</w:t>
                    </w:r>
                  </w:ins>
                </w:p>
              </w:tc>
              <w:tc>
                <w:tcPr>
                  <w:tcW w:w="1184" w:type="pct"/>
                  <w:tcBorders>
                    <w:bottom w:val="single" w:sz="4" w:space="0" w:color="auto"/>
                  </w:tcBorders>
                  <w:tcPrChange w:id="304" w:author="Author">
                    <w:tcPr>
                      <w:tcW w:w="1184" w:type="pct"/>
                      <w:gridSpan w:val="2"/>
                      <w:tcBorders>
                        <w:bottom w:val="single" w:sz="4" w:space="0" w:color="auto"/>
                      </w:tcBorders>
                    </w:tcPr>
                  </w:tcPrChange>
                </w:tcPr>
                <w:p w14:paraId="3DF9D8BA" w14:textId="77777777" w:rsidR="004B08F9" w:rsidRDefault="004B08F9" w:rsidP="00B24332">
                  <w:pPr>
                    <w:widowControl w:val="0"/>
                    <w:autoSpaceDE w:val="0"/>
                    <w:autoSpaceDN w:val="0"/>
                    <w:adjustRightInd w:val="0"/>
                    <w:spacing w:before="60" w:after="60" w:line="240" w:lineRule="auto"/>
                    <w:rPr>
                      <w:ins w:id="305" w:author="Author"/>
                      <w:rFonts w:ascii="Arial" w:hAnsi="Arial" w:cs="Arial"/>
                      <w:b/>
                      <w:bCs/>
                      <w:color w:val="000000"/>
                      <w:sz w:val="16"/>
                      <w:szCs w:val="16"/>
                    </w:rPr>
                  </w:pPr>
                </w:p>
              </w:tc>
              <w:tc>
                <w:tcPr>
                  <w:tcW w:w="491" w:type="pct"/>
                  <w:tcBorders>
                    <w:bottom w:val="single" w:sz="4" w:space="0" w:color="auto"/>
                  </w:tcBorders>
                  <w:tcPrChange w:id="306" w:author="Author">
                    <w:tcPr>
                      <w:tcW w:w="491" w:type="pct"/>
                      <w:gridSpan w:val="2"/>
                      <w:tcBorders>
                        <w:bottom w:val="single" w:sz="4" w:space="0" w:color="auto"/>
                      </w:tcBorders>
                    </w:tcPr>
                  </w:tcPrChange>
                </w:tcPr>
                <w:p w14:paraId="34FC3A2D" w14:textId="77777777" w:rsidR="004B08F9" w:rsidRDefault="004B08F9" w:rsidP="00B24332">
                  <w:pPr>
                    <w:widowControl w:val="0"/>
                    <w:autoSpaceDE w:val="0"/>
                    <w:autoSpaceDN w:val="0"/>
                    <w:adjustRightInd w:val="0"/>
                    <w:spacing w:before="60" w:after="60" w:line="240" w:lineRule="auto"/>
                    <w:rPr>
                      <w:ins w:id="307" w:author="Author"/>
                      <w:rFonts w:ascii="Arial" w:hAnsi="Arial" w:cs="Arial"/>
                      <w:color w:val="000000"/>
                      <w:sz w:val="16"/>
                      <w:szCs w:val="16"/>
                    </w:rPr>
                  </w:pPr>
                </w:p>
              </w:tc>
              <w:tc>
                <w:tcPr>
                  <w:tcW w:w="441" w:type="pct"/>
                  <w:tcBorders>
                    <w:bottom w:val="single" w:sz="4" w:space="0" w:color="auto"/>
                  </w:tcBorders>
                  <w:tcPrChange w:id="308" w:author="Author">
                    <w:tcPr>
                      <w:tcW w:w="441" w:type="pct"/>
                      <w:gridSpan w:val="2"/>
                      <w:tcBorders>
                        <w:bottom w:val="single" w:sz="4" w:space="0" w:color="auto"/>
                      </w:tcBorders>
                    </w:tcPr>
                  </w:tcPrChange>
                </w:tcPr>
                <w:p w14:paraId="4B50ABAF" w14:textId="77777777" w:rsidR="004B08F9" w:rsidRPr="00161007" w:rsidRDefault="004B08F9" w:rsidP="00B24332">
                  <w:pPr>
                    <w:widowControl w:val="0"/>
                    <w:autoSpaceDE w:val="0"/>
                    <w:autoSpaceDN w:val="0"/>
                    <w:adjustRightInd w:val="0"/>
                    <w:spacing w:before="60" w:after="60" w:line="240" w:lineRule="auto"/>
                    <w:rPr>
                      <w:ins w:id="309" w:author="Author"/>
                      <w:rFonts w:ascii="Arial" w:hAnsi="Arial" w:cs="Arial"/>
                      <w:color w:val="000000"/>
                      <w:sz w:val="16"/>
                      <w:szCs w:val="16"/>
                    </w:rPr>
                  </w:pPr>
                </w:p>
              </w:tc>
              <w:tc>
                <w:tcPr>
                  <w:tcW w:w="371" w:type="pct"/>
                  <w:tcBorders>
                    <w:bottom w:val="single" w:sz="4" w:space="0" w:color="auto"/>
                  </w:tcBorders>
                  <w:tcPrChange w:id="310" w:author="Author">
                    <w:tcPr>
                      <w:tcW w:w="371" w:type="pct"/>
                      <w:gridSpan w:val="2"/>
                      <w:tcBorders>
                        <w:bottom w:val="single" w:sz="4" w:space="0" w:color="auto"/>
                      </w:tcBorders>
                    </w:tcPr>
                  </w:tcPrChange>
                </w:tcPr>
                <w:p w14:paraId="70D74285" w14:textId="77777777" w:rsidR="004B08F9" w:rsidRPr="00161007" w:rsidRDefault="004B08F9" w:rsidP="00B24332">
                  <w:pPr>
                    <w:widowControl w:val="0"/>
                    <w:autoSpaceDE w:val="0"/>
                    <w:autoSpaceDN w:val="0"/>
                    <w:adjustRightInd w:val="0"/>
                    <w:spacing w:before="60" w:after="60" w:line="240" w:lineRule="auto"/>
                    <w:rPr>
                      <w:ins w:id="311" w:author="Author"/>
                      <w:rFonts w:ascii="Arial" w:hAnsi="Arial" w:cs="Arial"/>
                      <w:color w:val="000000"/>
                      <w:sz w:val="16"/>
                      <w:szCs w:val="16"/>
                    </w:rPr>
                  </w:pPr>
                </w:p>
              </w:tc>
              <w:tc>
                <w:tcPr>
                  <w:tcW w:w="1800" w:type="pct"/>
                  <w:tcBorders>
                    <w:bottom w:val="single" w:sz="4" w:space="0" w:color="auto"/>
                  </w:tcBorders>
                  <w:tcPrChange w:id="312" w:author="Author">
                    <w:tcPr>
                      <w:tcW w:w="1800" w:type="pct"/>
                      <w:tcBorders>
                        <w:bottom w:val="single" w:sz="4" w:space="0" w:color="auto"/>
                      </w:tcBorders>
                    </w:tcPr>
                  </w:tcPrChange>
                </w:tcPr>
                <w:p w14:paraId="0D1FE261" w14:textId="77777777" w:rsidR="004B08F9" w:rsidRDefault="004B08F9" w:rsidP="00B24332">
                  <w:pPr>
                    <w:widowControl w:val="0"/>
                    <w:autoSpaceDE w:val="0"/>
                    <w:autoSpaceDN w:val="0"/>
                    <w:adjustRightInd w:val="0"/>
                    <w:spacing w:before="60" w:after="60" w:line="240" w:lineRule="auto"/>
                    <w:rPr>
                      <w:ins w:id="313" w:author="Author"/>
                      <w:rFonts w:ascii="Arial" w:hAnsi="Arial" w:cs="Arial"/>
                      <w:color w:val="000000"/>
                      <w:sz w:val="16"/>
                      <w:szCs w:val="16"/>
                    </w:rPr>
                  </w:pPr>
                </w:p>
              </w:tc>
            </w:tr>
          </w:tbl>
          <w:p w14:paraId="2E07AB3D"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1727E481" w14:textId="77777777" w:rsidR="005B304C" w:rsidRDefault="00363EFB" w:rsidP="005B304C">
      <w:pPr>
        <w:spacing w:before="120"/>
      </w:pPr>
      <w:r>
        <w:t>The &lt;composite&gt; element defines a</w:t>
      </w:r>
      <w:r w:rsidR="005B304C">
        <w:t xml:space="preserve"> values attribute</w:t>
      </w:r>
      <w:r w:rsidR="0094248C">
        <w:t>,</w:t>
      </w:r>
      <w:r>
        <w:t xml:space="preserve"> which</w:t>
      </w:r>
      <w:r w:rsidR="005B304C">
        <w:t xml:space="preserve"> specifies the proportion of the overall mixture for each material. If the sum of the values is greater than zero, consumers MUST divide each value by the sum of the values of all constituent value attributes to apply the correct proportion for each material. If the sum of all constituent value attributes is zero, each value MUST be treated as 1.0 divided by the number of constituent elements.</w:t>
      </w:r>
    </w:p>
    <w:p w14:paraId="2453EBED" w14:textId="7C1B25E1" w:rsidR="00E63498" w:rsidRDefault="00E63498" w:rsidP="005B304C">
      <w:pPr>
        <w:spacing w:before="120"/>
      </w:pPr>
      <w:r>
        <w:t>If the values list is shorter than the matindices list, consumers MUST use a default value of zero for unspecified values. Extra values MUST be ignored.</w:t>
      </w:r>
    </w:p>
    <w:p w14:paraId="0EA5EC6C" w14:textId="25320639" w:rsidR="00EA0C5A" w:rsidRDefault="009F2E88" w:rsidP="00EA0C5A">
      <w:pPr>
        <w:spacing w:before="120"/>
      </w:pPr>
      <w:r>
        <w:t>To</w:t>
      </w:r>
      <w:r w:rsidR="00EA0C5A">
        <w:t xml:space="preserve"> avoid integer overflows, a composite group MUST contain less than 2^31 composites.</w:t>
      </w:r>
    </w:p>
    <w:p w14:paraId="7578BCEE" w14:textId="6CB9A4F8" w:rsidR="00A8382B" w:rsidRDefault="00A8382B" w:rsidP="00681026">
      <w:pPr>
        <w:pStyle w:val="Heading1"/>
        <w:numPr>
          <w:ilvl w:val="0"/>
          <w:numId w:val="24"/>
        </w:numPr>
      </w:pPr>
      <w:bookmarkStart w:id="314" w:name="_Toc495065098"/>
      <w:bookmarkStart w:id="315" w:name="_Toc417309098"/>
      <w:bookmarkStart w:id="316" w:name="_Toc520719635"/>
      <w:bookmarkEnd w:id="314"/>
      <w:r>
        <w:lastRenderedPageBreak/>
        <w:t>Multi-</w:t>
      </w:r>
      <w:r w:rsidR="007C5B48">
        <w:t>Properties</w:t>
      </w:r>
      <w:bookmarkEnd w:id="315"/>
      <w:bookmarkEnd w:id="316"/>
    </w:p>
    <w:p w14:paraId="33F4DF96" w14:textId="77777777" w:rsidR="00CC25D3" w:rsidRPr="00FB72C0" w:rsidRDefault="00CC25D3" w:rsidP="00CC25D3">
      <w:pPr>
        <w:keepNext/>
      </w:pPr>
      <w:r>
        <w:t xml:space="preserve">Element </w:t>
      </w:r>
      <w:r w:rsidRPr="001F33F1">
        <w:rPr>
          <w:b/>
        </w:rPr>
        <w:t>&lt;</w:t>
      </w:r>
      <w:r w:rsidR="007C5B48">
        <w:rPr>
          <w:b/>
        </w:rPr>
        <w:t>multiproperties</w:t>
      </w:r>
      <w:r w:rsidRPr="001F33F1">
        <w:rPr>
          <w:b/>
        </w:rPr>
        <w:t>&gt;</w:t>
      </w:r>
    </w:p>
    <w:tbl>
      <w:tblPr>
        <w:tblW w:w="4999" w:type="pct"/>
        <w:tblLook w:val="0000" w:firstRow="0" w:lastRow="0" w:firstColumn="0" w:lastColumn="0" w:noHBand="0" w:noVBand="0"/>
      </w:tblPr>
      <w:tblGrid>
        <w:gridCol w:w="935"/>
        <w:gridCol w:w="8413"/>
      </w:tblGrid>
      <w:tr w:rsidR="00CC25D3" w:rsidRPr="00161007" w14:paraId="773EC85B" w14:textId="77777777" w:rsidTr="00B266EC">
        <w:tc>
          <w:tcPr>
            <w:tcW w:w="500" w:type="pct"/>
            <w:tcBorders>
              <w:top w:val="single" w:sz="4" w:space="0" w:color="auto"/>
              <w:left w:val="single" w:sz="4" w:space="0" w:color="auto"/>
              <w:bottom w:val="single" w:sz="4" w:space="0" w:color="auto"/>
              <w:right w:val="single" w:sz="4" w:space="0" w:color="auto"/>
            </w:tcBorders>
          </w:tcPr>
          <w:p w14:paraId="54325156" w14:textId="2C4F41A7" w:rsidR="00CC25D3" w:rsidRPr="00161007" w:rsidRDefault="00924AA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w:t>
            </w:r>
            <w:r w:rsidR="00CC25D3" w:rsidRPr="00161007">
              <w:rPr>
                <w:rFonts w:ascii="Arial" w:hAnsi="Arial" w:cs="Arial"/>
                <w:color w:val="808080"/>
                <w:sz w:val="16"/>
                <w:szCs w:val="16"/>
              </w:rPr>
              <w:t>iagram</w:t>
            </w:r>
          </w:p>
        </w:tc>
        <w:tc>
          <w:tcPr>
            <w:tcW w:w="4500" w:type="pct"/>
            <w:tcBorders>
              <w:top w:val="single" w:sz="4" w:space="0" w:color="auto"/>
              <w:left w:val="single" w:sz="4" w:space="0" w:color="auto"/>
              <w:bottom w:val="single" w:sz="4" w:space="0" w:color="auto"/>
              <w:right w:val="single" w:sz="4" w:space="0" w:color="auto"/>
            </w:tcBorders>
          </w:tcPr>
          <w:p w14:paraId="296733E6" w14:textId="0BB2650B" w:rsidR="00CC25D3"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r w:rsidR="006C0FF2">
              <w:t xml:space="preserve"> </w:t>
            </w:r>
            <w:r w:rsidR="000C0C28">
              <w:rPr>
                <w:noProof/>
              </w:rPr>
              <w:drawing>
                <wp:inline distT="0" distB="0" distL="0" distR="0" wp14:anchorId="128CD35F" wp14:editId="3F959E8E">
                  <wp:extent cx="36766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019300"/>
                          </a:xfrm>
                          <a:prstGeom prst="rect">
                            <a:avLst/>
                          </a:prstGeom>
                        </pic:spPr>
                      </pic:pic>
                    </a:graphicData>
                  </a:graphic>
                </wp:inline>
              </w:drawing>
            </w:r>
          </w:p>
        </w:tc>
      </w:tr>
      <w:tr w:rsidR="00CC25D3" w:rsidRPr="00161007" w14:paraId="715C187D" w14:textId="77777777" w:rsidTr="00B266EC">
        <w:tc>
          <w:tcPr>
            <w:tcW w:w="500" w:type="pct"/>
            <w:tcBorders>
              <w:top w:val="single" w:sz="4" w:space="0" w:color="auto"/>
              <w:left w:val="single" w:sz="4" w:space="0" w:color="auto"/>
              <w:bottom w:val="single" w:sz="4" w:space="0" w:color="auto"/>
              <w:right w:val="single" w:sz="4" w:space="0" w:color="auto"/>
            </w:tcBorders>
          </w:tcPr>
          <w:p w14:paraId="3E99480A"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10"/>
              <w:gridCol w:w="1890"/>
              <w:gridCol w:w="804"/>
              <w:gridCol w:w="732"/>
              <w:gridCol w:w="608"/>
              <w:gridCol w:w="2851"/>
            </w:tblGrid>
            <w:tr w:rsidR="00CC25D3" w:rsidRPr="00161007" w14:paraId="0B9AFB36" w14:textId="77777777" w:rsidTr="00273DCA">
              <w:tc>
                <w:tcPr>
                  <w:tcW w:w="752" w:type="pct"/>
                </w:tcPr>
                <w:p w14:paraId="196D8093" w14:textId="057A69E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
                <w:p w14:paraId="18EA522F" w14:textId="77F2E635"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705F9330" w14:textId="298B9740"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1D9E8888" w14:textId="69E9B906"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65E8990E" w14:textId="3BC25784"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
                <w:p w14:paraId="27448B2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7ED3D1C7" w14:textId="77777777" w:rsidTr="00273DCA">
              <w:tc>
                <w:tcPr>
                  <w:tcW w:w="752" w:type="pct"/>
                  <w:tcBorders>
                    <w:bottom w:val="single" w:sz="4" w:space="0" w:color="auto"/>
                  </w:tcBorders>
                </w:tcPr>
                <w:p w14:paraId="53A40841" w14:textId="03250730" w:rsidR="00CC25D3" w:rsidRPr="00EC5B54" w:rsidRDefault="00CC25D3"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171" w:type="pct"/>
                  <w:tcBorders>
                    <w:bottom w:val="single" w:sz="4" w:space="0" w:color="auto"/>
                  </w:tcBorders>
                </w:tcPr>
                <w:p w14:paraId="56DD83F2" w14:textId="45FD20F2"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
                <w:p w14:paraId="0B1BCF0E" w14:textId="190FAE3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
                <w:p w14:paraId="44E31464" w14:textId="3CE9A1A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56922508" w14:textId="0397B69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bottom w:val="single" w:sz="4" w:space="0" w:color="auto"/>
                  </w:tcBorders>
                </w:tcPr>
                <w:p w14:paraId="3FA3828B" w14:textId="0DFFA175" w:rsidR="00CC25D3" w:rsidRPr="00161007" w:rsidRDefault="00CC25D3"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DFCB784" w14:textId="77777777" w:rsidTr="00273DCA">
              <w:tc>
                <w:tcPr>
                  <w:tcW w:w="752" w:type="pct"/>
                  <w:tcBorders>
                    <w:top w:val="single" w:sz="4" w:space="0" w:color="auto"/>
                    <w:bottom w:val="single" w:sz="4" w:space="0" w:color="auto"/>
                  </w:tcBorders>
                </w:tcPr>
                <w:p w14:paraId="1F23C3D8" w14:textId="6E2002ED" w:rsidR="00072A93" w:rsidRPr="00EC5B54" w:rsidRDefault="0080289E" w:rsidP="00B24332">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p</w:t>
                  </w:r>
                  <w:r w:rsidR="00072A93" w:rsidRPr="00EC5B54">
                    <w:rPr>
                      <w:rFonts w:ascii="Arial" w:hAnsi="Arial" w:cs="Arial"/>
                      <w:b/>
                      <w:color w:val="000000"/>
                      <w:sz w:val="16"/>
                      <w:szCs w:val="16"/>
                    </w:rPr>
                    <w:t>ids</w:t>
                  </w:r>
                </w:p>
              </w:tc>
              <w:tc>
                <w:tcPr>
                  <w:tcW w:w="1171" w:type="pct"/>
                  <w:tcBorders>
                    <w:top w:val="single" w:sz="4" w:space="0" w:color="auto"/>
                    <w:bottom w:val="single" w:sz="4" w:space="0" w:color="auto"/>
                  </w:tcBorders>
                </w:tcPr>
                <w:p w14:paraId="3A1CF562" w14:textId="7AF13EC5" w:rsidR="00072A93" w:rsidRPr="00161007" w:rsidRDefault="003B2B51" w:rsidP="00B24332">
                  <w:pPr>
                    <w:widowControl w:val="0"/>
                    <w:autoSpaceDE w:val="0"/>
                    <w:autoSpaceDN w:val="0"/>
                    <w:adjustRightInd w:val="0"/>
                    <w:spacing w:before="60" w:after="60" w:line="240" w:lineRule="auto"/>
                    <w:rPr>
                      <w:rFonts w:ascii="Arial" w:hAnsi="Arial" w:cs="Arial"/>
                      <w:sz w:val="24"/>
                      <w:szCs w:val="24"/>
                    </w:rPr>
                  </w:pPr>
                  <w:r w:rsidRPr="003B2B51">
                    <w:rPr>
                      <w:rFonts w:ascii="Arial" w:hAnsi="Arial" w:cs="Arial"/>
                      <w:b/>
                      <w:bCs/>
                      <w:color w:val="000000"/>
                      <w:sz w:val="16"/>
                      <w:szCs w:val="16"/>
                    </w:rPr>
                    <w:t>ST_ResourceI</w:t>
                  </w:r>
                  <w:r w:rsidR="00FF239F">
                    <w:rPr>
                      <w:rFonts w:ascii="Arial" w:hAnsi="Arial" w:cs="Arial"/>
                      <w:b/>
                      <w:bCs/>
                      <w:color w:val="000000"/>
                      <w:sz w:val="16"/>
                      <w:szCs w:val="16"/>
                    </w:rPr>
                    <w:t>Ds</w:t>
                  </w:r>
                </w:p>
              </w:tc>
              <w:tc>
                <w:tcPr>
                  <w:tcW w:w="491" w:type="pct"/>
                  <w:tcBorders>
                    <w:top w:val="single" w:sz="4" w:space="0" w:color="auto"/>
                    <w:bottom w:val="single" w:sz="4" w:space="0" w:color="auto"/>
                  </w:tcBorders>
                </w:tcPr>
                <w:p w14:paraId="03FE881F" w14:textId="0B3AB78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
                <w:p w14:paraId="56B8C6BB" w14:textId="19D44CE7"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09ACD9FD" w14:textId="3E2B8728"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bottom w:val="single" w:sz="4" w:space="0" w:color="auto"/>
                  </w:tcBorders>
                </w:tcPr>
                <w:p w14:paraId="47338185" w14:textId="09654B5F" w:rsidR="00072A93" w:rsidRPr="00A15CB6" w:rsidRDefault="00072A93" w:rsidP="00CC25D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space-delimited list of ST_ResourceID </w:t>
                  </w:r>
                  <w:r w:rsidR="0080289E">
                    <w:rPr>
                      <w:rFonts w:ascii="Arial" w:hAnsi="Arial" w:cs="Arial"/>
                      <w:color w:val="000000"/>
                      <w:sz w:val="16"/>
                      <w:szCs w:val="16"/>
                    </w:rPr>
                    <w:t xml:space="preserve">values representing the property group of each </w:t>
                  </w:r>
                  <w:r>
                    <w:rPr>
                      <w:rFonts w:ascii="Arial" w:hAnsi="Arial" w:cs="Arial"/>
                      <w:color w:val="000000"/>
                      <w:sz w:val="16"/>
                      <w:szCs w:val="16"/>
                    </w:rPr>
                    <w:t>constituent.</w:t>
                  </w:r>
                </w:p>
              </w:tc>
            </w:tr>
            <w:tr w:rsidR="00273DCA" w:rsidRPr="00161007" w14:paraId="7CB5C3C0" w14:textId="77777777" w:rsidTr="00273DCA">
              <w:tc>
                <w:tcPr>
                  <w:tcW w:w="752" w:type="pct"/>
                  <w:tcBorders>
                    <w:top w:val="single" w:sz="4" w:space="0" w:color="auto"/>
                    <w:bottom w:val="single" w:sz="4" w:space="0" w:color="auto"/>
                  </w:tcBorders>
                </w:tcPr>
                <w:p w14:paraId="25CB3FFE" w14:textId="08B16A87" w:rsidR="00273DCA" w:rsidRPr="00EC5B54" w:rsidRDefault="00273DCA" w:rsidP="00273DCA">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blendmethod</w:t>
                  </w:r>
                  <w:r w:rsidR="00AD18BD">
                    <w:rPr>
                      <w:rFonts w:ascii="Arial" w:hAnsi="Arial" w:cs="Arial"/>
                      <w:b/>
                      <w:color w:val="000000"/>
                      <w:sz w:val="16"/>
                      <w:szCs w:val="16"/>
                    </w:rPr>
                    <w:t>s</w:t>
                  </w:r>
                </w:p>
              </w:tc>
              <w:tc>
                <w:tcPr>
                  <w:tcW w:w="1171" w:type="pct"/>
                  <w:tcBorders>
                    <w:top w:val="single" w:sz="4" w:space="0" w:color="auto"/>
                    <w:bottom w:val="single" w:sz="4" w:space="0" w:color="auto"/>
                  </w:tcBorders>
                </w:tcPr>
                <w:p w14:paraId="0162A960" w14:textId="710C2F8B" w:rsidR="00273DCA" w:rsidRPr="003B2B51" w:rsidRDefault="00273DCA" w:rsidP="00273DCA">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ST_BlendMethod</w:t>
                  </w:r>
                  <w:r w:rsidR="0091518A">
                    <w:rPr>
                      <w:rFonts w:ascii="Arial" w:hAnsi="Arial" w:cs="Arial"/>
                      <w:b/>
                      <w:bCs/>
                      <w:color w:val="000000"/>
                      <w:sz w:val="16"/>
                      <w:szCs w:val="16"/>
                    </w:rPr>
                    <w:t>s</w:t>
                  </w:r>
                </w:p>
              </w:tc>
              <w:tc>
                <w:tcPr>
                  <w:tcW w:w="491" w:type="pct"/>
                  <w:tcBorders>
                    <w:top w:val="single" w:sz="4" w:space="0" w:color="auto"/>
                    <w:bottom w:val="single" w:sz="4" w:space="0" w:color="auto"/>
                  </w:tcBorders>
                </w:tcPr>
                <w:p w14:paraId="410880E5" w14:textId="2E8A2E7B" w:rsidR="00273DCA" w:rsidRPr="00161007" w:rsidRDefault="00273DCA" w:rsidP="00273DC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optional</w:t>
                  </w:r>
                </w:p>
              </w:tc>
              <w:tc>
                <w:tcPr>
                  <w:tcW w:w="441" w:type="pct"/>
                  <w:tcBorders>
                    <w:top w:val="single" w:sz="4" w:space="0" w:color="auto"/>
                    <w:bottom w:val="single" w:sz="4" w:space="0" w:color="auto"/>
                  </w:tcBorders>
                </w:tcPr>
                <w:p w14:paraId="7E45B3CB" w14:textId="0D625C4C" w:rsidR="00273DCA" w:rsidRPr="00161007" w:rsidRDefault="00273DCA" w:rsidP="00273DCA">
                  <w:pPr>
                    <w:widowControl w:val="0"/>
                    <w:autoSpaceDE w:val="0"/>
                    <w:autoSpaceDN w:val="0"/>
                    <w:adjustRightInd w:val="0"/>
                    <w:spacing w:before="60" w:after="60" w:line="240" w:lineRule="auto"/>
                    <w:rPr>
                      <w:rFonts w:ascii="Arial" w:hAnsi="Arial" w:cs="Arial"/>
                      <w:sz w:val="24"/>
                      <w:szCs w:val="24"/>
                    </w:rPr>
                  </w:pPr>
                  <w:del w:id="317" w:author="Author">
                    <w:r w:rsidDel="00FF4EC0">
                      <w:rPr>
                        <w:rFonts w:ascii="Arial" w:hAnsi="Arial" w:cs="Arial"/>
                        <w:color w:val="000000"/>
                        <w:sz w:val="16"/>
                        <w:szCs w:val="16"/>
                      </w:rPr>
                      <w:delText>add</w:delText>
                    </w:r>
                  </w:del>
                  <w:ins w:id="318" w:author="Author">
                    <w:r w:rsidR="00FF4EC0">
                      <w:rPr>
                        <w:rFonts w:ascii="Arial" w:hAnsi="Arial" w:cs="Arial"/>
                        <w:color w:val="000000"/>
                        <w:sz w:val="16"/>
                        <w:szCs w:val="16"/>
                      </w:rPr>
                      <w:t>mix</w:t>
                    </w:r>
                  </w:ins>
                </w:p>
              </w:tc>
              <w:tc>
                <w:tcPr>
                  <w:tcW w:w="371" w:type="pct"/>
                  <w:tcBorders>
                    <w:top w:val="single" w:sz="4" w:space="0" w:color="auto"/>
                    <w:bottom w:val="single" w:sz="4" w:space="0" w:color="auto"/>
                  </w:tcBorders>
                </w:tcPr>
                <w:p w14:paraId="530F7FE9" w14:textId="77777777" w:rsidR="00273DCA" w:rsidRPr="00161007" w:rsidRDefault="00273DCA" w:rsidP="00273DCA">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bottom w:val="single" w:sz="4" w:space="0" w:color="auto"/>
                  </w:tcBorders>
                </w:tcPr>
                <w:p w14:paraId="14AAEF94" w14:textId="6BE84F90" w:rsidR="00273DCA" w:rsidRDefault="00273DCA" w:rsidP="00273DC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Defines the list of equation(s) to use when blending each layer with the previous layer: </w:t>
                  </w:r>
                  <w:del w:id="319" w:author="Author">
                    <w:r w:rsidRPr="00EC5B54" w:rsidDel="00FF4EC0">
                      <w:rPr>
                        <w:rFonts w:ascii="Arial" w:hAnsi="Arial" w:cs="Arial"/>
                        <w:color w:val="000000"/>
                        <w:sz w:val="16"/>
                        <w:szCs w:val="16"/>
                      </w:rPr>
                      <w:delText>add</w:delText>
                    </w:r>
                    <w:r w:rsidRPr="007024E0" w:rsidDel="00FF4EC0">
                      <w:rPr>
                        <w:rFonts w:ascii="Arial" w:hAnsi="Arial" w:cs="Arial"/>
                        <w:color w:val="000000"/>
                        <w:sz w:val="16"/>
                        <w:szCs w:val="16"/>
                      </w:rPr>
                      <w:delText xml:space="preserve"> </w:delText>
                    </w:r>
                  </w:del>
                  <w:ins w:id="320" w:author="Author">
                    <w:r w:rsidR="00FF4EC0">
                      <w:rPr>
                        <w:rFonts w:ascii="Arial" w:hAnsi="Arial" w:cs="Arial"/>
                        <w:color w:val="000000"/>
                        <w:sz w:val="16"/>
                        <w:szCs w:val="16"/>
                      </w:rPr>
                      <w:t>“mix”</w:t>
                    </w:r>
                    <w:r w:rsidR="00FF4EC0" w:rsidRPr="007024E0">
                      <w:rPr>
                        <w:rFonts w:ascii="Arial" w:hAnsi="Arial" w:cs="Arial"/>
                        <w:color w:val="000000"/>
                        <w:sz w:val="16"/>
                        <w:szCs w:val="16"/>
                      </w:rPr>
                      <w:t xml:space="preserve"> </w:t>
                    </w:r>
                  </w:ins>
                  <w:r w:rsidRPr="007024E0">
                    <w:rPr>
                      <w:rFonts w:ascii="Arial" w:hAnsi="Arial" w:cs="Arial"/>
                      <w:color w:val="000000"/>
                      <w:sz w:val="16"/>
                      <w:szCs w:val="16"/>
                    </w:rPr>
                    <w:t xml:space="preserve">or </w:t>
                  </w:r>
                  <w:ins w:id="321" w:author="Author">
                    <w:r w:rsidR="00FF4EC0">
                      <w:rPr>
                        <w:rFonts w:ascii="Arial" w:hAnsi="Arial" w:cs="Arial"/>
                        <w:color w:val="000000"/>
                        <w:sz w:val="16"/>
                        <w:szCs w:val="16"/>
                      </w:rPr>
                      <w:t>“</w:t>
                    </w:r>
                  </w:ins>
                  <w:r w:rsidRPr="00EC5B54">
                    <w:rPr>
                      <w:rFonts w:ascii="Arial" w:hAnsi="Arial" w:cs="Arial"/>
                      <w:color w:val="000000"/>
                      <w:sz w:val="16"/>
                      <w:szCs w:val="16"/>
                    </w:rPr>
                    <w:t>multiply</w:t>
                  </w:r>
                  <w:ins w:id="322" w:author="Author">
                    <w:r w:rsidR="00FF4EC0">
                      <w:rPr>
                        <w:rFonts w:ascii="Arial" w:hAnsi="Arial" w:cs="Arial"/>
                        <w:color w:val="000000"/>
                        <w:sz w:val="16"/>
                        <w:szCs w:val="16"/>
                      </w:rPr>
                      <w:t>”</w:t>
                    </w:r>
                  </w:ins>
                  <w:r w:rsidR="00DC2DF4">
                    <w:rPr>
                      <w:rFonts w:ascii="Arial" w:hAnsi="Arial" w:cs="Arial"/>
                      <w:color w:val="000000"/>
                      <w:sz w:val="16"/>
                      <w:szCs w:val="16"/>
                    </w:rPr>
                    <w:t xml:space="preserve">. </w:t>
                  </w:r>
                  <w:r w:rsidR="00B85AEB">
                    <w:rPr>
                      <w:rFonts w:ascii="Arial" w:hAnsi="Arial" w:cs="Arial"/>
                      <w:color w:val="000000"/>
                      <w:sz w:val="16"/>
                      <w:szCs w:val="16"/>
                    </w:rPr>
                    <w:t>One value should be specified for each layer minus the first layer which is ignored.</w:t>
                  </w:r>
                </w:p>
              </w:tc>
            </w:tr>
            <w:tr w:rsidR="00273DCA" w:rsidRPr="00161007" w14:paraId="42AA222E" w14:textId="77777777" w:rsidTr="00273DCA">
              <w:tc>
                <w:tcPr>
                  <w:tcW w:w="752" w:type="pct"/>
                  <w:tcBorders>
                    <w:top w:val="single" w:sz="4" w:space="0" w:color="auto"/>
                  </w:tcBorders>
                </w:tcPr>
                <w:p w14:paraId="1CFE3042" w14:textId="77072228" w:rsidR="00273DCA" w:rsidRDefault="00273DCA" w:rsidP="00273DC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@anyAttribute</w:t>
                  </w:r>
                </w:p>
              </w:tc>
              <w:tc>
                <w:tcPr>
                  <w:tcW w:w="1171" w:type="pct"/>
                  <w:tcBorders>
                    <w:top w:val="single" w:sz="4" w:space="0" w:color="auto"/>
                  </w:tcBorders>
                </w:tcPr>
                <w:p w14:paraId="5E8E153D" w14:textId="77777777" w:rsidR="00273DCA" w:rsidRPr="003B2B51" w:rsidRDefault="00273DCA" w:rsidP="00273DCA">
                  <w:pPr>
                    <w:widowControl w:val="0"/>
                    <w:autoSpaceDE w:val="0"/>
                    <w:autoSpaceDN w:val="0"/>
                    <w:adjustRightInd w:val="0"/>
                    <w:spacing w:before="60" w:after="60" w:line="240" w:lineRule="auto"/>
                    <w:rPr>
                      <w:rFonts w:ascii="Arial" w:hAnsi="Arial" w:cs="Arial"/>
                      <w:b/>
                      <w:bCs/>
                      <w:color w:val="000000"/>
                      <w:sz w:val="16"/>
                      <w:szCs w:val="16"/>
                    </w:rPr>
                  </w:pPr>
                </w:p>
              </w:tc>
              <w:tc>
                <w:tcPr>
                  <w:tcW w:w="491" w:type="pct"/>
                  <w:tcBorders>
                    <w:top w:val="single" w:sz="4" w:space="0" w:color="auto"/>
                  </w:tcBorders>
                </w:tcPr>
                <w:p w14:paraId="0BD1A705" w14:textId="77777777" w:rsidR="00273DCA" w:rsidRPr="00161007" w:rsidRDefault="00273DCA" w:rsidP="00273DCA">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050126D7" w14:textId="77777777" w:rsidR="00273DCA" w:rsidRPr="00161007" w:rsidRDefault="00273DCA" w:rsidP="00273DC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
                <w:p w14:paraId="183BA62D" w14:textId="77777777" w:rsidR="00273DCA" w:rsidRPr="00161007" w:rsidRDefault="00273DCA" w:rsidP="00273DCA">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tcBorders>
                </w:tcPr>
                <w:p w14:paraId="4362DC4C" w14:textId="77777777" w:rsidR="00273DCA" w:rsidRDefault="00273DCA" w:rsidP="00273DCA">
                  <w:pPr>
                    <w:widowControl w:val="0"/>
                    <w:autoSpaceDE w:val="0"/>
                    <w:autoSpaceDN w:val="0"/>
                    <w:adjustRightInd w:val="0"/>
                    <w:spacing w:before="60" w:after="60" w:line="240" w:lineRule="auto"/>
                    <w:rPr>
                      <w:rFonts w:ascii="Arial" w:hAnsi="Arial" w:cs="Arial"/>
                      <w:color w:val="000000"/>
                      <w:sz w:val="16"/>
                      <w:szCs w:val="16"/>
                    </w:rPr>
                  </w:pPr>
                </w:p>
              </w:tc>
            </w:tr>
          </w:tbl>
          <w:p w14:paraId="0319018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040487B4" w14:textId="77777777" w:rsidTr="00B266EC">
        <w:tc>
          <w:tcPr>
            <w:tcW w:w="500" w:type="pct"/>
            <w:tcBorders>
              <w:top w:val="single" w:sz="4" w:space="0" w:color="auto"/>
              <w:left w:val="single" w:sz="4" w:space="0" w:color="auto"/>
              <w:bottom w:val="single" w:sz="4" w:space="0" w:color="auto"/>
              <w:right w:val="single" w:sz="4" w:space="0" w:color="auto"/>
            </w:tcBorders>
          </w:tcPr>
          <w:p w14:paraId="0DABA6F0" w14:textId="4144212F"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890"/>
              <w:gridCol w:w="810"/>
              <w:gridCol w:w="723"/>
              <w:gridCol w:w="628"/>
              <w:gridCol w:w="2853"/>
            </w:tblGrid>
            <w:tr w:rsidR="00B266EC" w:rsidRPr="00161007" w14:paraId="7C73C24A" w14:textId="77777777" w:rsidTr="00EC5B54">
              <w:tc>
                <w:tcPr>
                  <w:tcW w:w="788" w:type="pct"/>
                </w:tcPr>
                <w:p w14:paraId="6DB9E6DB"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53" w:type="pct"/>
                </w:tcPr>
                <w:p w14:paraId="0FDA5726"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4" w:type="pct"/>
                </w:tcPr>
                <w:p w14:paraId="464DFC62"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38D8228E"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83" w:type="pct"/>
                </w:tcPr>
                <w:p w14:paraId="56B26B17"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42" w:type="pct"/>
                </w:tcPr>
                <w:p w14:paraId="15C33277" w14:textId="77777777" w:rsidR="00B266EC" w:rsidRPr="00161007" w:rsidRDefault="00B266EC" w:rsidP="00B266E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B266EC" w:rsidRPr="00161007" w14:paraId="3289DEA5" w14:textId="77777777" w:rsidTr="00EC5B54">
              <w:tc>
                <w:tcPr>
                  <w:tcW w:w="788" w:type="pct"/>
                </w:tcPr>
                <w:p w14:paraId="7FF18086" w14:textId="3FF48443" w:rsidR="00B266EC" w:rsidRPr="00EC5B54" w:rsidRDefault="008C3B25" w:rsidP="00B266EC">
                  <w:pPr>
                    <w:widowControl w:val="0"/>
                    <w:autoSpaceDE w:val="0"/>
                    <w:autoSpaceDN w:val="0"/>
                    <w:adjustRightInd w:val="0"/>
                    <w:spacing w:before="60" w:after="60" w:line="240" w:lineRule="auto"/>
                    <w:rPr>
                      <w:rFonts w:ascii="Arial" w:hAnsi="Arial" w:cs="Arial"/>
                      <w:b/>
                      <w:color w:val="808080"/>
                      <w:sz w:val="16"/>
                      <w:szCs w:val="16"/>
                    </w:rPr>
                  </w:pPr>
                  <w:r w:rsidRPr="00EC5B54">
                    <w:rPr>
                      <w:rFonts w:ascii="Arial" w:hAnsi="Arial" w:cs="Arial"/>
                      <w:b/>
                      <w:color w:val="000000"/>
                      <w:sz w:val="16"/>
                      <w:szCs w:val="16"/>
                    </w:rPr>
                    <w:t>multi</w:t>
                  </w:r>
                </w:p>
              </w:tc>
              <w:tc>
                <w:tcPr>
                  <w:tcW w:w="1153" w:type="pct"/>
                </w:tcPr>
                <w:p w14:paraId="6EDC8764" w14:textId="0D42EF21" w:rsidR="00B266EC" w:rsidRPr="00EC5B54" w:rsidRDefault="00B266EC" w:rsidP="00B266EC">
                  <w:pPr>
                    <w:widowControl w:val="0"/>
                    <w:autoSpaceDE w:val="0"/>
                    <w:autoSpaceDN w:val="0"/>
                    <w:adjustRightInd w:val="0"/>
                    <w:spacing w:before="60" w:after="60" w:line="240" w:lineRule="auto"/>
                    <w:rPr>
                      <w:rFonts w:ascii="Arial" w:hAnsi="Arial" w:cs="Arial"/>
                      <w:b/>
                      <w:color w:val="808080"/>
                      <w:sz w:val="16"/>
                      <w:szCs w:val="16"/>
                    </w:rPr>
                  </w:pPr>
                  <w:r w:rsidRPr="00EC5B54">
                    <w:rPr>
                      <w:rFonts w:ascii="Arial" w:hAnsi="Arial" w:cs="Arial"/>
                      <w:b/>
                      <w:color w:val="000000"/>
                      <w:sz w:val="16"/>
                      <w:szCs w:val="16"/>
                    </w:rPr>
                    <w:t>CT_</w:t>
                  </w:r>
                  <w:r w:rsidR="008C3B25" w:rsidRPr="00EC5B54">
                    <w:rPr>
                      <w:rFonts w:ascii="Arial" w:hAnsi="Arial" w:cs="Arial"/>
                      <w:b/>
                      <w:color w:val="000000"/>
                      <w:sz w:val="16"/>
                      <w:szCs w:val="16"/>
                    </w:rPr>
                    <w:t>Multi</w:t>
                  </w:r>
                </w:p>
              </w:tc>
              <w:tc>
                <w:tcPr>
                  <w:tcW w:w="494" w:type="pct"/>
                </w:tcPr>
                <w:p w14:paraId="1D430B21"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000000"/>
                      <w:sz w:val="16"/>
                      <w:szCs w:val="16"/>
                    </w:rPr>
                    <w:t>required</w:t>
                  </w:r>
                </w:p>
              </w:tc>
              <w:tc>
                <w:tcPr>
                  <w:tcW w:w="441" w:type="pct"/>
                </w:tcPr>
                <w:p w14:paraId="300EB7F2"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p>
              </w:tc>
              <w:tc>
                <w:tcPr>
                  <w:tcW w:w="383" w:type="pct"/>
                </w:tcPr>
                <w:p w14:paraId="3FB39947"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p>
              </w:tc>
              <w:tc>
                <w:tcPr>
                  <w:tcW w:w="1742" w:type="pct"/>
                </w:tcPr>
                <w:p w14:paraId="680C14E1"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p>
              </w:tc>
            </w:tr>
          </w:tbl>
          <w:p w14:paraId="0D2FF632" w14:textId="77777777" w:rsidR="00B266EC" w:rsidRPr="00161007" w:rsidRDefault="00B266EC" w:rsidP="00B266EC">
            <w:pPr>
              <w:widowControl w:val="0"/>
              <w:autoSpaceDE w:val="0"/>
              <w:autoSpaceDN w:val="0"/>
              <w:adjustRightInd w:val="0"/>
              <w:spacing w:before="60" w:after="60" w:line="240" w:lineRule="auto"/>
              <w:rPr>
                <w:rFonts w:ascii="Arial" w:hAnsi="Arial" w:cs="Arial"/>
                <w:color w:val="808080"/>
                <w:sz w:val="16"/>
                <w:szCs w:val="16"/>
              </w:rPr>
            </w:pPr>
          </w:p>
        </w:tc>
      </w:tr>
    </w:tbl>
    <w:p w14:paraId="183A1C90" w14:textId="77777777" w:rsidR="00B266EC" w:rsidRDefault="00B266EC" w:rsidP="00E22759"/>
    <w:p w14:paraId="1EDFDDBB" w14:textId="74C6A8EB" w:rsidR="00B02795" w:rsidRPr="00FF4EC0" w:rsidRDefault="00B02795">
      <w:pPr>
        <w:ind w:left="720"/>
        <w:rPr>
          <w:ins w:id="323" w:author="Author"/>
          <w:rPrChange w:id="324" w:author="Author">
            <w:rPr>
              <w:ins w:id="325" w:author="Author"/>
              <w:color w:val="0070C0"/>
            </w:rPr>
          </w:rPrChange>
        </w:rPr>
      </w:pPr>
      <w:ins w:id="326" w:author="Author">
        <w:r w:rsidRPr="00FF4EC0">
          <w:rPr>
            <w:rPrChange w:id="327" w:author="Author">
              <w:rPr>
                <w:color w:val="0070C0"/>
              </w:rPr>
            </w:rPrChange>
          </w:rPr>
          <w:t xml:space="preserve">A &lt;multiproperties&gt; element acts as a container for </w:t>
        </w:r>
        <w:del w:id="328" w:author="Author">
          <w:r w:rsidRPr="00FF4EC0" w:rsidDel="00332106">
            <w:rPr>
              <w:rPrChange w:id="329" w:author="Author">
                <w:rPr>
                  <w:color w:val="0070C0"/>
                </w:rPr>
              </w:rPrChange>
            </w:rPr>
            <w:delText>multiple layers of properties</w:delText>
          </w:r>
        </w:del>
        <w:r w:rsidR="00332106">
          <w:t>&lt;multi&gt; elements</w:t>
        </w:r>
        <w:r w:rsidRPr="00FF4EC0">
          <w:rPr>
            <w:rPrChange w:id="330" w:author="Author">
              <w:rPr>
                <w:color w:val="0070C0"/>
              </w:rPr>
            </w:rPrChange>
          </w:rPr>
          <w:t xml:space="preserve">. The order of these </w:t>
        </w:r>
        <w:del w:id="331" w:author="Author">
          <w:r w:rsidRPr="00FF4EC0" w:rsidDel="00332106">
            <w:rPr>
              <w:rPrChange w:id="332" w:author="Author">
                <w:rPr>
                  <w:color w:val="0070C0"/>
                </w:rPr>
              </w:rPrChange>
            </w:rPr>
            <w:delText>pids</w:delText>
          </w:r>
        </w:del>
        <w:r w:rsidR="00332106">
          <w:t>elements</w:t>
        </w:r>
        <w:r w:rsidRPr="00FF4EC0">
          <w:rPr>
            <w:rPrChange w:id="333" w:author="Author">
              <w:rPr>
                <w:color w:val="0070C0"/>
              </w:rPr>
            </w:rPrChange>
          </w:rPr>
          <w:t xml:space="preserve"> forms an implicit 0-based index that is referenced by other elements, such as the &lt;object&gt; and &lt;triangle&gt; elements. The pids list MUST NOT contain more than one reference to a material (base or composite). The pids list MUST NOT contain more than one reference to a colorgroup (for performance reasons). The pids list MUST NOT contain any references to a multiproperties. A producer MAY define multiple &lt;multiproperties&gt; containers, for instance to layer textures in a different order or to specify a different material.</w:t>
        </w:r>
      </w:ins>
    </w:p>
    <w:p w14:paraId="6B84C53A" w14:textId="55909F0C" w:rsidR="00B02795" w:rsidRPr="00FF4EC0" w:rsidRDefault="00B02795">
      <w:pPr>
        <w:ind w:left="720"/>
        <w:rPr>
          <w:ins w:id="334" w:author="Author"/>
          <w:rPrChange w:id="335" w:author="Author">
            <w:rPr>
              <w:ins w:id="336" w:author="Author"/>
              <w:color w:val="0070C0"/>
            </w:rPr>
          </w:rPrChange>
        </w:rPr>
      </w:pPr>
      <w:ins w:id="337" w:author="Author">
        <w:r w:rsidRPr="00FF4EC0">
          <w:rPr>
            <w:rPrChange w:id="338" w:author="Author">
              <w:rPr>
                <w:color w:val="0070C0"/>
              </w:rPr>
            </w:rPrChange>
          </w:rPr>
          <w:t>A material, if included, MUST be positioned as the first layer</w:t>
        </w:r>
        <w:del w:id="339" w:author="Author">
          <w:r w:rsidRPr="00FF4EC0" w:rsidDel="00332106">
            <w:rPr>
              <w:rPrChange w:id="340" w:author="Author">
                <w:rPr>
                  <w:color w:val="0070C0"/>
                </w:rPr>
              </w:rPrChange>
            </w:rPr>
            <w:delText xml:space="preserve"> (0-based index)</w:delText>
          </w:r>
        </w:del>
        <w:r w:rsidRPr="00FF4EC0">
          <w:rPr>
            <w:rPrChange w:id="341" w:author="Author">
              <w:rPr>
                <w:color w:val="0070C0"/>
              </w:rPr>
            </w:rPrChange>
          </w:rPr>
          <w:t>, with color information – texture or colors, in subsequent layers. This arrangement describes the composition of an object by defining the “shell” on top of which the other layers in the multi-properties are blended.</w:t>
        </w:r>
      </w:ins>
    </w:p>
    <w:p w14:paraId="150293C9" w14:textId="16AED3CD" w:rsidR="00B02795" w:rsidRPr="00FF4EC0" w:rsidRDefault="00B02795">
      <w:pPr>
        <w:ind w:left="720"/>
        <w:rPr>
          <w:ins w:id="342" w:author="Author"/>
          <w:rPrChange w:id="343" w:author="Author">
            <w:rPr>
              <w:ins w:id="344" w:author="Author"/>
              <w:color w:val="0070C0"/>
            </w:rPr>
          </w:rPrChange>
        </w:rPr>
      </w:pPr>
      <w:ins w:id="345" w:author="Author">
        <w:r w:rsidRPr="00FF4EC0">
          <w:rPr>
            <w:rPrChange w:id="346" w:author="Author">
              <w:rPr>
                <w:color w:val="0070C0"/>
              </w:rPr>
            </w:rPrChange>
          </w:rPr>
          <w:lastRenderedPageBreak/>
          <w:t xml:space="preserve">First, the properties are independently sampled and linearly interpolated on a triangle, then layered using the order specified within the </w:t>
        </w:r>
        <w:del w:id="347" w:author="Author">
          <w:r w:rsidRPr="00FF4EC0" w:rsidDel="00332106">
            <w:rPr>
              <w:rPrChange w:id="348" w:author="Author">
                <w:rPr>
                  <w:color w:val="0070C0"/>
                </w:rPr>
              </w:rPrChange>
            </w:rPr>
            <w:delText>&lt;multiproperty&gt; element</w:delText>
          </w:r>
        </w:del>
        <w:r w:rsidR="00332106">
          <w:t>pids attribute</w:t>
        </w:r>
        <w:r w:rsidRPr="00FF4EC0">
          <w:rPr>
            <w:rPrChange w:id="349" w:author="Author">
              <w:rPr>
                <w:color w:val="0070C0"/>
              </w:rPr>
            </w:rPrChange>
          </w:rPr>
          <w:t>. To determine the resulting color, the individual contributions of all layers are accumulated by considering their opacity and blending mode. When a layer is processed, it is blended with the already accumulated result of previous blending operations, forming a new accumulated value. For each blending mode, two equations are provided. One is used to accumulate RGB color and the second one is used to accumulate opacity</w:t>
        </w:r>
        <w:r w:rsidRPr="00FF4EC0">
          <w:rPr>
            <w:rPrChange w:id="350" w:author="Author">
              <w:rPr>
                <w:color w:val="1F497D"/>
              </w:rPr>
            </w:rPrChange>
          </w:rPr>
          <w:t>.</w:t>
        </w:r>
      </w:ins>
    </w:p>
    <w:p w14:paraId="6746F03B" w14:textId="5CAACFAF" w:rsidR="00B02795" w:rsidRPr="00FF4EC0" w:rsidRDefault="00B02795">
      <w:pPr>
        <w:spacing w:before="120"/>
        <w:ind w:left="720"/>
        <w:rPr>
          <w:ins w:id="351" w:author="Author"/>
          <w:rPrChange w:id="352" w:author="Author">
            <w:rPr>
              <w:ins w:id="353" w:author="Author"/>
              <w:color w:val="0070C0"/>
            </w:rPr>
          </w:rPrChange>
        </w:rPr>
        <w:pPrChange w:id="354" w:author="Author">
          <w:pPr>
            <w:ind w:left="720"/>
          </w:pPr>
        </w:pPrChange>
      </w:pPr>
      <w:ins w:id="355" w:author="Author">
        <w:r w:rsidRPr="00FF4EC0">
          <w:rPr>
            <w:rPrChange w:id="356" w:author="Author">
              <w:rPr>
                <w:color w:val="0070C0"/>
              </w:rPr>
            </w:rPrChange>
          </w:rPr>
          <w:t>The blendmethods attribute allows the producer to specify the equation to use when blending the colors between two layers. The blendmethods attribute provides a list of “</w:t>
        </w:r>
        <w:r w:rsidRPr="00FF4EC0">
          <w:rPr>
            <w:rPrChange w:id="357" w:author="Author">
              <w:rPr>
                <w:color w:val="FF0000"/>
              </w:rPr>
            </w:rPrChange>
          </w:rPr>
          <w:t>mix</w:t>
        </w:r>
        <w:r w:rsidRPr="00FF4EC0">
          <w:rPr>
            <w:rPrChange w:id="358" w:author="Author">
              <w:rPr>
                <w:color w:val="0070C0"/>
              </w:rPr>
            </w:rPrChange>
          </w:rPr>
          <w:t>” or “multiply” values associated with each layer in the group describing how to be blended with the previous layer results. The first layer MUST be omitted. If there are more layers than blendmethods values + 1 specified in the list, “</w:t>
        </w:r>
        <w:r w:rsidRPr="00FF4EC0">
          <w:rPr>
            <w:rPrChange w:id="359" w:author="Author">
              <w:rPr>
                <w:color w:val="FF0000"/>
              </w:rPr>
            </w:rPrChange>
          </w:rPr>
          <w:t>mix</w:t>
        </w:r>
        <w:r w:rsidRPr="00FF4EC0">
          <w:rPr>
            <w:rPrChange w:id="360" w:author="Author">
              <w:rPr>
                <w:color w:val="0070C0"/>
              </w:rPr>
            </w:rPrChange>
          </w:rPr>
          <w:t>” is assumed to be the default operation. There MUST NOT be more blendmethods than layers – 1.</w:t>
        </w:r>
      </w:ins>
    </w:p>
    <w:p w14:paraId="311B20DA" w14:textId="0047E8BF" w:rsidR="00B02795" w:rsidRDefault="00B02795">
      <w:pPr>
        <w:ind w:left="720"/>
        <w:rPr>
          <w:ins w:id="361" w:author="Author"/>
        </w:rPr>
      </w:pPr>
      <w:ins w:id="362" w:author="Author">
        <w:r w:rsidRPr="00FF4EC0">
          <w:rPr>
            <w:rPrChange w:id="363" w:author="Author">
              <w:rPr>
                <w:color w:val="0070C0"/>
              </w:rPr>
            </w:rPrChange>
          </w:rPr>
          <w:t>The initial accumulated alpha value</w:t>
        </w:r>
        <w:r w:rsidRPr="00FF4EC0">
          <w:rPr>
            <w:rPrChange w:id="364" w:author="Author">
              <w:rPr>
                <w:color w:val="FF0000"/>
              </w:rPr>
            </w:rPrChange>
          </w:rPr>
          <w:t>, as well as the first layer opacity,</w:t>
        </w:r>
        <w:r w:rsidRPr="00FF4EC0">
          <w:rPr>
            <w:rPrChange w:id="365" w:author="Author">
              <w:rPr>
                <w:color w:val="0070C0"/>
              </w:rPr>
            </w:rPrChange>
          </w:rPr>
          <w:t xml:space="preserve"> is assumed to be #FF (fully opaque). The initial accumulated RGB value is copied from the first layer and the process of blending starts with the 2</w:t>
        </w:r>
        <w:r w:rsidRPr="00FF4EC0">
          <w:rPr>
            <w:rPrChange w:id="366" w:author="Author">
              <w:rPr>
                <w:color w:val="0070C0"/>
                <w:vertAlign w:val="superscript"/>
              </w:rPr>
            </w:rPrChange>
          </w:rPr>
          <w:t>nd</w:t>
        </w:r>
        <w:r w:rsidRPr="00FF4EC0">
          <w:rPr>
            <w:rPrChange w:id="367" w:author="Author">
              <w:rPr>
                <w:color w:val="0070C0"/>
              </w:rPr>
            </w:rPrChange>
          </w:rPr>
          <w:t xml:space="preserve"> layer and continues until all subsequent layers are processed.</w:t>
        </w:r>
      </w:ins>
    </w:p>
    <w:p w14:paraId="78C81752" w14:textId="5569916D" w:rsidR="00B02795" w:rsidRPr="00FF4EC0" w:rsidRDefault="00B02795" w:rsidP="00B02795">
      <w:pPr>
        <w:spacing w:after="240"/>
        <w:ind w:left="720"/>
        <w:rPr>
          <w:ins w:id="368" w:author="Author"/>
          <w:rPrChange w:id="369" w:author="Author">
            <w:rPr>
              <w:ins w:id="370" w:author="Author"/>
              <w:color w:val="0070C0"/>
            </w:rPr>
          </w:rPrChange>
        </w:rPr>
      </w:pPr>
      <w:ins w:id="371" w:author="Author">
        <w:r w:rsidRPr="00FF4EC0">
          <w:rPr>
            <w:rPrChange w:id="372" w:author="Author">
              <w:rPr>
                <w:color w:val="0070C0"/>
              </w:rPr>
            </w:rPrChange>
          </w:rPr>
          <w:t>If the first layer contains a material with translucent display</w:t>
        </w:r>
        <w:r w:rsidR="00332106" w:rsidRPr="00332106">
          <w:t xml:space="preserve"> </w:t>
        </w:r>
        <w:r w:rsidR="00332106" w:rsidRPr="00FF3D83">
          <w:t>property</w:t>
        </w:r>
        <w:r w:rsidR="00332106" w:rsidRPr="00902542">
          <w:rPr>
            <w:rPrChange w:id="373" w:author="Author">
              <w:rPr>
                <w:color w:val="FF0000"/>
              </w:rPr>
            </w:rPrChange>
          </w:rPr>
          <w:t>, base material</w:t>
        </w:r>
        <w:r w:rsidR="00332106" w:rsidRPr="00902542">
          <w:rPr>
            <w:rPrChange w:id="374" w:author="Author">
              <w:rPr>
                <w:color w:val="FF0000"/>
              </w:rPr>
            </w:rPrChange>
          </w:rPr>
          <w:t>,</w:t>
        </w:r>
        <w:r w:rsidR="00332106" w:rsidRPr="00902542">
          <w:rPr>
            <w:rPrChange w:id="375" w:author="Author">
              <w:rPr>
                <w:color w:val="FF0000"/>
              </w:rPr>
            </w:rPrChange>
          </w:rPr>
          <w:t xml:space="preserve"> or composite material</w:t>
        </w:r>
        <w:del w:id="376" w:author="Author">
          <w:r w:rsidRPr="00FF4EC0" w:rsidDel="00332106">
            <w:rPr>
              <w:rPrChange w:id="377" w:author="Author">
                <w:rPr>
                  <w:color w:val="0070C0"/>
                </w:rPr>
              </w:rPrChange>
            </w:rPr>
            <w:delText xml:space="preserve"> property</w:delText>
          </w:r>
        </w:del>
        <w:r w:rsidRPr="00FF4EC0">
          <w:rPr>
            <w:rPrChange w:id="378" w:author="Author">
              <w:rPr>
                <w:color w:val="0070C0"/>
              </w:rPr>
            </w:rPrChange>
          </w:rPr>
          <w:t>, it is skipped (including the first entry in the &lt;blendmethods&gt; list). The 2</w:t>
        </w:r>
        <w:r w:rsidRPr="00FF4EC0">
          <w:rPr>
            <w:rPrChange w:id="379" w:author="Author">
              <w:rPr>
                <w:color w:val="0070C0"/>
                <w:vertAlign w:val="superscript"/>
              </w:rPr>
            </w:rPrChange>
          </w:rPr>
          <w:t>nd</w:t>
        </w:r>
        <w:r w:rsidRPr="00FF4EC0">
          <w:rPr>
            <w:rPrChange w:id="380" w:author="Author">
              <w:rPr>
                <w:color w:val="0070C0"/>
              </w:rPr>
            </w:rPrChange>
          </w:rPr>
          <w:t xml:space="preserve"> layer’s RGB is used to initialize the accumulated RGB color and alpha is initialized depending on the blending mode:</w:t>
        </w:r>
      </w:ins>
    </w:p>
    <w:p w14:paraId="2F33939C" w14:textId="77777777" w:rsidR="00B02795" w:rsidRPr="00FF4EC0" w:rsidRDefault="00B02795" w:rsidP="00B02795">
      <w:pPr>
        <w:pStyle w:val="ListParagraph"/>
        <w:numPr>
          <w:ilvl w:val="0"/>
          <w:numId w:val="48"/>
        </w:numPr>
        <w:spacing w:after="0" w:line="240" w:lineRule="auto"/>
        <w:ind w:left="1440"/>
        <w:contextualSpacing w:val="0"/>
        <w:rPr>
          <w:ins w:id="381" w:author="Author"/>
          <w:rPrChange w:id="382" w:author="Author">
            <w:rPr>
              <w:ins w:id="383" w:author="Author"/>
              <w:color w:val="0070C0"/>
            </w:rPr>
          </w:rPrChange>
        </w:rPr>
      </w:pPr>
      <w:ins w:id="384" w:author="Author">
        <w:r w:rsidRPr="00FF4EC0">
          <w:rPr>
            <w:rPrChange w:id="385" w:author="Author">
              <w:rPr>
                <w:color w:val="0070C0"/>
              </w:rPr>
            </w:rPrChange>
          </w:rPr>
          <w:t>#FF (fully opaque) for “multiply” blending mode.</w:t>
        </w:r>
      </w:ins>
    </w:p>
    <w:p w14:paraId="68B29406" w14:textId="77777777" w:rsidR="00B02795" w:rsidRPr="00FF4EC0" w:rsidRDefault="00B02795" w:rsidP="00B02795">
      <w:pPr>
        <w:pStyle w:val="ListParagraph"/>
        <w:numPr>
          <w:ilvl w:val="0"/>
          <w:numId w:val="48"/>
        </w:numPr>
        <w:spacing w:after="240" w:line="240" w:lineRule="auto"/>
        <w:ind w:left="1440"/>
        <w:contextualSpacing w:val="0"/>
        <w:rPr>
          <w:ins w:id="386" w:author="Author"/>
          <w:rPrChange w:id="387" w:author="Author">
            <w:rPr>
              <w:ins w:id="388" w:author="Author"/>
              <w:color w:val="0070C0"/>
            </w:rPr>
          </w:rPrChange>
        </w:rPr>
      </w:pPr>
      <w:ins w:id="389" w:author="Author">
        <w:r w:rsidRPr="00FF4EC0">
          <w:rPr>
            <w:rPrChange w:id="390" w:author="Author">
              <w:rPr>
                <w:color w:val="0070C0"/>
              </w:rPr>
            </w:rPrChange>
          </w:rPr>
          <w:t>2</w:t>
        </w:r>
        <w:r w:rsidRPr="00FF4EC0">
          <w:rPr>
            <w:rPrChange w:id="391" w:author="Author">
              <w:rPr>
                <w:color w:val="0070C0"/>
                <w:vertAlign w:val="superscript"/>
              </w:rPr>
            </w:rPrChange>
          </w:rPr>
          <w:t>nd</w:t>
        </w:r>
        <w:r w:rsidRPr="00FF4EC0">
          <w:rPr>
            <w:rPrChange w:id="392" w:author="Author">
              <w:rPr>
                <w:color w:val="0070C0"/>
              </w:rPr>
            </w:rPrChange>
          </w:rPr>
          <w:t xml:space="preserve"> layer’s actual alpha for “</w:t>
        </w:r>
        <w:r w:rsidRPr="00FF4EC0">
          <w:rPr>
            <w:rPrChange w:id="393" w:author="Author">
              <w:rPr>
                <w:color w:val="FF0000"/>
              </w:rPr>
            </w:rPrChange>
          </w:rPr>
          <w:t>mix</w:t>
        </w:r>
        <w:r w:rsidRPr="00FF4EC0">
          <w:rPr>
            <w:rPrChange w:id="394" w:author="Author">
              <w:rPr>
                <w:color w:val="0070C0"/>
              </w:rPr>
            </w:rPrChange>
          </w:rPr>
          <w:t>” blending mode.</w:t>
        </w:r>
      </w:ins>
    </w:p>
    <w:p w14:paraId="718D9F68" w14:textId="550B6E1A" w:rsidR="00B02795" w:rsidRPr="00FF4EC0" w:rsidRDefault="00B02795">
      <w:pPr>
        <w:ind w:left="720"/>
        <w:rPr>
          <w:ins w:id="395" w:author="Author"/>
          <w:rPrChange w:id="396" w:author="Author">
            <w:rPr>
              <w:ins w:id="397" w:author="Author"/>
              <w:color w:val="0070C0"/>
            </w:rPr>
          </w:rPrChange>
        </w:rPr>
        <w:pPrChange w:id="398" w:author="Author">
          <w:pPr>
            <w:pStyle w:val="ListParagraph"/>
          </w:pPr>
        </w:pPrChange>
      </w:pPr>
      <w:ins w:id="399" w:author="Author">
        <w:r w:rsidRPr="00FF4EC0">
          <w:rPr>
            <w:rPrChange w:id="400" w:author="Author">
              <w:rPr>
                <w:color w:val="0070C0"/>
              </w:rPr>
            </w:rPrChange>
          </w:rPr>
          <w:t>Blending starts with the 3</w:t>
        </w:r>
        <w:r w:rsidRPr="00FF4EC0">
          <w:rPr>
            <w:rPrChange w:id="401" w:author="Author">
              <w:rPr>
                <w:color w:val="0070C0"/>
                <w:vertAlign w:val="superscript"/>
              </w:rPr>
            </w:rPrChange>
          </w:rPr>
          <w:t>rd</w:t>
        </w:r>
        <w:r w:rsidRPr="00FF4EC0">
          <w:rPr>
            <w:rPrChange w:id="402" w:author="Author">
              <w:rPr>
                <w:color w:val="0070C0"/>
              </w:rPr>
            </w:rPrChange>
          </w:rPr>
          <w:t xml:space="preserve"> layer, in this case. Once the blend is determined, the resulting RGB color is applied to </w:t>
        </w:r>
        <w:r w:rsidR="00332106">
          <w:t xml:space="preserve">the </w:t>
        </w:r>
        <w:del w:id="403" w:author="Author">
          <w:r w:rsidRPr="00FF4EC0" w:rsidDel="00332106">
            <w:rPr>
              <w:rPrChange w:id="404" w:author="Author">
                <w:rPr>
                  <w:color w:val="0070C0"/>
                </w:rPr>
              </w:rPrChange>
            </w:rPr>
            <w:delText>translucent surface</w:delText>
          </w:r>
        </w:del>
        <w:r w:rsidR="00332106">
          <w:t>material</w:t>
        </w:r>
        <w:r w:rsidRPr="00FF4EC0">
          <w:rPr>
            <w:rPrChange w:id="405" w:author="Author">
              <w:rPr>
                <w:color w:val="0070C0"/>
              </w:rPr>
            </w:rPrChange>
          </w:rPr>
          <w:t xml:space="preserve"> specified in the first layer using the accumulated alpha value as</w:t>
        </w:r>
        <w:r w:rsidRPr="00FF4EC0">
          <w:rPr>
            <w:rPrChange w:id="406" w:author="Author">
              <w:rPr>
                <w:color w:val="1F497D"/>
              </w:rPr>
            </w:rPrChange>
          </w:rPr>
          <w:t xml:space="preserve"> </w:t>
        </w:r>
        <w:r w:rsidRPr="00FF4EC0">
          <w:rPr>
            <w:rPrChange w:id="407" w:author="Author">
              <w:rPr>
                <w:color w:val="FF0000"/>
              </w:rPr>
            </w:rPrChange>
          </w:rPr>
          <w:t>opacity</w:t>
        </w:r>
        <w:r w:rsidRPr="00FF4EC0">
          <w:rPr>
            <w:rPrChange w:id="408" w:author="Author">
              <w:rPr>
                <w:color w:val="1F497D"/>
              </w:rPr>
            </w:rPrChange>
          </w:rPr>
          <w:t>.</w:t>
        </w:r>
      </w:ins>
    </w:p>
    <w:p w14:paraId="09EE713B" w14:textId="32BC63A8" w:rsidR="00B02795" w:rsidRPr="00FF4EC0" w:rsidRDefault="00B02795">
      <w:pPr>
        <w:pStyle w:val="ListParagraph"/>
        <w:rPr>
          <w:ins w:id="409" w:author="Author"/>
          <w:rPrChange w:id="410" w:author="Author">
            <w:rPr>
              <w:ins w:id="411" w:author="Author"/>
              <w:color w:val="0070C0"/>
            </w:rPr>
          </w:rPrChange>
        </w:rPr>
        <w:pPrChange w:id="412" w:author="Author">
          <w:pPr>
            <w:ind w:left="720"/>
          </w:pPr>
        </w:pPrChange>
      </w:pPr>
      <w:ins w:id="413" w:author="Author">
        <w:r w:rsidRPr="00FF4EC0">
          <w:rPr>
            <w:rPrChange w:id="414" w:author="Author">
              <w:rPr>
                <w:color w:val="0070C0"/>
              </w:rPr>
            </w:rPrChange>
          </w:rPr>
          <w:t>For example, if</w:t>
        </w:r>
        <w:r w:rsidRPr="00FF4EC0">
          <w:rPr>
            <w:rPrChange w:id="415" w:author="Author">
              <w:rPr>
                <w:color w:val="1F497D"/>
              </w:rPr>
            </w:rPrChange>
          </w:rPr>
          <w:t xml:space="preserve"> </w:t>
        </w:r>
        <w:r w:rsidRPr="00FF4EC0">
          <w:rPr>
            <w:rPrChange w:id="416" w:author="Author">
              <w:rPr>
                <w:color w:val="FF0000"/>
              </w:rPr>
            </w:rPrChange>
          </w:rPr>
          <w:t>the accumulated alpha value</w:t>
        </w:r>
        <w:r w:rsidRPr="00FF4EC0">
          <w:rPr>
            <w:rPrChange w:id="417" w:author="Author">
              <w:rPr>
                <w:color w:val="0070C0"/>
              </w:rPr>
            </w:rPrChange>
          </w:rPr>
          <w:t xml:space="preserve"> indicates 50% </w:t>
        </w:r>
        <w:r w:rsidRPr="00FF4EC0">
          <w:rPr>
            <w:rPrChange w:id="418" w:author="Author">
              <w:rPr>
                <w:color w:val="FF0000"/>
              </w:rPr>
            </w:rPrChange>
          </w:rPr>
          <w:t>opacity</w:t>
        </w:r>
        <w:r w:rsidRPr="00FF4EC0">
          <w:rPr>
            <w:rPrChange w:id="419" w:author="Author">
              <w:rPr>
                <w:color w:val="0070C0"/>
              </w:rPr>
            </w:rPrChange>
          </w:rPr>
          <w:t>, it implies that color is applied in such way that 50% of the underlying surface shows through.</w:t>
        </w:r>
      </w:ins>
    </w:p>
    <w:p w14:paraId="4AF7223C" w14:textId="3F49959F" w:rsidR="00B02795" w:rsidRPr="00FF4EC0" w:rsidRDefault="00B02795">
      <w:pPr>
        <w:ind w:left="720"/>
        <w:rPr>
          <w:ins w:id="420" w:author="Author"/>
          <w:rPrChange w:id="421" w:author="Author">
            <w:rPr>
              <w:ins w:id="422" w:author="Author"/>
              <w:color w:val="0070C0"/>
            </w:rPr>
          </w:rPrChange>
        </w:rPr>
        <w:pPrChange w:id="423" w:author="Author">
          <w:pPr>
            <w:ind w:left="1440"/>
          </w:pPr>
        </w:pPrChange>
      </w:pPr>
      <w:ins w:id="424" w:author="Author">
        <w:r w:rsidRPr="00FF4EC0">
          <w:rPr>
            <w:rPrChange w:id="425" w:author="Author">
              <w:rPr>
                <w:color w:val="0070C0"/>
              </w:rPr>
            </w:rPrChange>
          </w:rPr>
          <w:t>Linear “</w:t>
        </w:r>
        <w:r w:rsidRPr="00FF4EC0">
          <w:rPr>
            <w:rPrChange w:id="426" w:author="Author">
              <w:rPr>
                <w:color w:val="FF0000"/>
              </w:rPr>
            </w:rPrChange>
          </w:rPr>
          <w:t>mix</w:t>
        </w:r>
        <w:r w:rsidRPr="00FF4EC0">
          <w:rPr>
            <w:rPrChange w:id="427" w:author="Author">
              <w:rPr>
                <w:color w:val="0070C0"/>
              </w:rPr>
            </w:rPrChange>
          </w:rPr>
          <w:t>” interpolation would be represented as:</w:t>
        </w:r>
      </w:ins>
    </w:p>
    <w:p w14:paraId="05E943FF" w14:textId="77777777" w:rsidR="00B02795" w:rsidRPr="00FF4EC0" w:rsidRDefault="00B02795" w:rsidP="00B02795">
      <w:pPr>
        <w:ind w:left="1440"/>
        <w:rPr>
          <w:ins w:id="428" w:author="Author"/>
          <w:i/>
          <w:rPrChange w:id="429" w:author="Author">
            <w:rPr>
              <w:ins w:id="430" w:author="Author"/>
              <w:color w:val="0070C0"/>
            </w:rPr>
          </w:rPrChange>
        </w:rPr>
      </w:pPr>
      <w:ins w:id="431" w:author="Author">
        <w:r w:rsidRPr="00FF4EC0">
          <w:rPr>
            <w:i/>
            <w:rPrChange w:id="432" w:author="Author">
              <w:rPr>
                <w:color w:val="0070C0"/>
              </w:rPr>
            </w:rPrChange>
          </w:rPr>
          <w:t>accumulatedColor.rgb = newLayer.rgb * newLayer.a + accumulatedColor.rgb * (1 – newLayer.a)</w:t>
        </w:r>
      </w:ins>
    </w:p>
    <w:p w14:paraId="64923411" w14:textId="1E1C5084" w:rsidR="00B02795" w:rsidRPr="00FF4EC0" w:rsidRDefault="00B02795">
      <w:pPr>
        <w:ind w:left="1440"/>
        <w:rPr>
          <w:ins w:id="433" w:author="Author"/>
          <w:i/>
          <w:rPrChange w:id="434" w:author="Author">
            <w:rPr>
              <w:ins w:id="435" w:author="Author"/>
              <w:color w:val="0070C0"/>
            </w:rPr>
          </w:rPrChange>
        </w:rPr>
      </w:pPr>
      <w:ins w:id="436" w:author="Author">
        <w:r w:rsidRPr="00FF4EC0">
          <w:rPr>
            <w:i/>
            <w:rPrChange w:id="437" w:author="Author">
              <w:rPr>
                <w:color w:val="0070C0"/>
              </w:rPr>
            </w:rPrChange>
          </w:rPr>
          <w:t>accumulatedColor.a = newLayer.a + accumulatedColor.a * (1 – newLayer.a)</w:t>
        </w:r>
      </w:ins>
    </w:p>
    <w:p w14:paraId="6C7C872C" w14:textId="7F8EA351" w:rsidR="00B02795" w:rsidRPr="00FF4EC0" w:rsidRDefault="00B02795">
      <w:pPr>
        <w:ind w:firstLine="720"/>
        <w:rPr>
          <w:ins w:id="438" w:author="Author"/>
          <w:rPrChange w:id="439" w:author="Author">
            <w:rPr>
              <w:ins w:id="440" w:author="Author"/>
              <w:color w:val="0070C0"/>
            </w:rPr>
          </w:rPrChange>
        </w:rPr>
        <w:pPrChange w:id="441" w:author="Author">
          <w:pPr>
            <w:ind w:left="1440"/>
          </w:pPr>
        </w:pPrChange>
      </w:pPr>
      <w:ins w:id="442" w:author="Author">
        <w:r w:rsidRPr="00FF4EC0">
          <w:rPr>
            <w:rPrChange w:id="443" w:author="Author">
              <w:rPr>
                <w:color w:val="0070C0"/>
              </w:rPr>
            </w:rPrChange>
          </w:rPr>
          <w:t>Multiplication would be represented as:</w:t>
        </w:r>
      </w:ins>
    </w:p>
    <w:p w14:paraId="005AA4FD" w14:textId="77777777" w:rsidR="00B02795" w:rsidRPr="00FF4EC0" w:rsidRDefault="00B02795" w:rsidP="00B02795">
      <w:pPr>
        <w:ind w:left="1440"/>
        <w:rPr>
          <w:ins w:id="444" w:author="Author"/>
          <w:i/>
          <w:rPrChange w:id="445" w:author="Author">
            <w:rPr>
              <w:ins w:id="446" w:author="Author"/>
              <w:color w:val="0070C0"/>
            </w:rPr>
          </w:rPrChange>
        </w:rPr>
      </w:pPr>
      <w:ins w:id="447" w:author="Author">
        <w:r w:rsidRPr="00FF4EC0">
          <w:rPr>
            <w:i/>
            <w:rPrChange w:id="448" w:author="Author">
              <w:rPr>
                <w:color w:val="0070C0"/>
              </w:rPr>
            </w:rPrChange>
          </w:rPr>
          <w:t>accumulatedColor.rgb = newLayer.rgb * accumulatedColor.rgb</w:t>
        </w:r>
      </w:ins>
    </w:p>
    <w:p w14:paraId="0EE5EAD0" w14:textId="1EFD8972" w:rsidR="00B02795" w:rsidRPr="00FF4EC0" w:rsidRDefault="00B02795">
      <w:pPr>
        <w:ind w:left="1440"/>
        <w:rPr>
          <w:ins w:id="449" w:author="Author"/>
          <w:i/>
          <w:rPrChange w:id="450" w:author="Author">
            <w:rPr>
              <w:ins w:id="451" w:author="Author"/>
            </w:rPr>
          </w:rPrChange>
        </w:rPr>
        <w:pPrChange w:id="452" w:author="Author">
          <w:pPr/>
        </w:pPrChange>
      </w:pPr>
      <w:ins w:id="453" w:author="Author">
        <w:r w:rsidRPr="00FF4EC0">
          <w:rPr>
            <w:i/>
            <w:rPrChange w:id="454" w:author="Author">
              <w:rPr>
                <w:color w:val="0070C0"/>
              </w:rPr>
            </w:rPrChange>
          </w:rPr>
          <w:t>accumulatedColor.a = newLayer.a * accumulatedColor.a</w:t>
        </w:r>
      </w:ins>
    </w:p>
    <w:p w14:paraId="0484411E" w14:textId="58A2E98E" w:rsidR="00B02795" w:rsidRPr="00FF4EC0" w:rsidRDefault="00B02795">
      <w:pPr>
        <w:ind w:left="720"/>
        <w:rPr>
          <w:ins w:id="455" w:author="Author"/>
        </w:rPr>
        <w:pPrChange w:id="456" w:author="Author">
          <w:pPr/>
        </w:pPrChange>
      </w:pPr>
      <w:ins w:id="457" w:author="Author">
        <w:r w:rsidRPr="00FF4EC0">
          <w:rPr>
            <w:rPrChange w:id="458" w:author="Author">
              <w:rPr>
                <w:color w:val="0070C0"/>
              </w:rPr>
            </w:rPrChange>
          </w:rPr>
          <w:lastRenderedPageBreak/>
          <w:t>Note: Users coming from a Graphic Arts background who prefer color blending to be performed in sRGB or any other color space are advised to perform the composition in a 2D imaging application and then apply the blended 2D textures to an object.</w:t>
        </w:r>
      </w:ins>
    </w:p>
    <w:p w14:paraId="2CC8657B" w14:textId="1300C11F" w:rsidR="00B02795" w:rsidRPr="00FF4EC0" w:rsidRDefault="00B02795">
      <w:pPr>
        <w:ind w:left="720"/>
        <w:rPr>
          <w:ins w:id="459" w:author="Author"/>
          <w:rPrChange w:id="460" w:author="Author">
            <w:rPr>
              <w:ins w:id="461" w:author="Author"/>
              <w:color w:val="0070C0"/>
            </w:rPr>
          </w:rPrChange>
        </w:rPr>
      </w:pPr>
      <w:ins w:id="462" w:author="Author">
        <w:r w:rsidRPr="00FF4EC0">
          <w:rPr>
            <w:rPrChange w:id="463" w:author="Author">
              <w:rPr>
                <w:color w:val="0070C0"/>
              </w:rPr>
            </w:rPrChange>
          </w:rPr>
          <w:t>Consider the following example:</w:t>
        </w:r>
      </w:ins>
    </w:p>
    <w:p w14:paraId="1EE9DD80" w14:textId="77777777" w:rsidR="00B02795" w:rsidRPr="00FF4EC0" w:rsidRDefault="00B02795" w:rsidP="00B02795">
      <w:pPr>
        <w:ind w:left="720"/>
        <w:rPr>
          <w:ins w:id="464" w:author="Author"/>
          <w:rPrChange w:id="465" w:author="Author">
            <w:rPr>
              <w:ins w:id="466" w:author="Author"/>
              <w:color w:val="0070C0"/>
            </w:rPr>
          </w:rPrChange>
        </w:rPr>
      </w:pPr>
      <w:ins w:id="467" w:author="Author">
        <w:r w:rsidRPr="00FF4EC0">
          <w:rPr>
            <w:rPrChange w:id="468" w:author="Author">
              <w:rPr>
                <w:color w:val="0070C0"/>
              </w:rPr>
            </w:rPrChange>
          </w:rPr>
          <w:t>We want to apply this texture containing alpha channel values indicating transparency (grey color) to &lt;triangle&gt; elements.</w:t>
        </w:r>
      </w:ins>
    </w:p>
    <w:p w14:paraId="0CE34BB9" w14:textId="4EF1084A" w:rsidR="00B02795" w:rsidRPr="00FF4EC0" w:rsidRDefault="00B02795" w:rsidP="00B02795">
      <w:pPr>
        <w:ind w:left="720"/>
        <w:rPr>
          <w:ins w:id="469" w:author="Author"/>
          <w:rPrChange w:id="470" w:author="Author">
            <w:rPr>
              <w:ins w:id="471" w:author="Author"/>
              <w:color w:val="0070C0"/>
            </w:rPr>
          </w:rPrChange>
        </w:rPr>
      </w:pPr>
      <w:ins w:id="472" w:author="Author">
        <w:r w:rsidRPr="00FF4EC0">
          <w:rPr>
            <w:noProof/>
            <w:rPrChange w:id="473" w:author="Author">
              <w:rPr>
                <w:noProof/>
                <w:color w:val="0070C0"/>
              </w:rPr>
            </w:rPrChange>
          </w:rPr>
          <w:drawing>
            <wp:inline distT="0" distB="0" distL="0" distR="0" wp14:anchorId="6C6DB6FC" wp14:editId="32004202">
              <wp:extent cx="723900" cy="723900"/>
              <wp:effectExtent l="0" t="0" r="0" b="0"/>
              <wp:docPr id="16" name="Picture 16" descr="cid:image002.jpg@01D42A5C.FDBE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42A5C.FDBE933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ins>
    </w:p>
    <w:p w14:paraId="06DCB1FB" w14:textId="77777777" w:rsidR="00B02795" w:rsidRPr="00FF4EC0" w:rsidRDefault="00B02795" w:rsidP="00B02795">
      <w:pPr>
        <w:ind w:left="720"/>
        <w:rPr>
          <w:ins w:id="474" w:author="Author"/>
          <w:rPrChange w:id="475" w:author="Author">
            <w:rPr>
              <w:ins w:id="476" w:author="Author"/>
              <w:color w:val="0070C0"/>
            </w:rPr>
          </w:rPrChange>
        </w:rPr>
      </w:pPr>
      <w:ins w:id="477" w:author="Author">
        <w:r w:rsidRPr="00FF4EC0">
          <w:rPr>
            <w:rPrChange w:id="478" w:author="Author">
              <w:rPr>
                <w:color w:val="0070C0"/>
              </w:rPr>
            </w:rPrChange>
          </w:rPr>
          <w:t>The result should look like this (a 3MF sample is provided in Appendix C.2.):</w:t>
        </w:r>
      </w:ins>
    </w:p>
    <w:p w14:paraId="5BA49F62" w14:textId="1C8BA8EC" w:rsidR="00B02795" w:rsidRPr="00FF4EC0" w:rsidRDefault="00B02795" w:rsidP="00B02795">
      <w:pPr>
        <w:ind w:left="720"/>
        <w:rPr>
          <w:ins w:id="479" w:author="Author"/>
          <w:rPrChange w:id="480" w:author="Author">
            <w:rPr>
              <w:ins w:id="481" w:author="Author"/>
              <w:color w:val="0070C0"/>
            </w:rPr>
          </w:rPrChange>
        </w:rPr>
      </w:pPr>
      <w:ins w:id="482" w:author="Author">
        <w:r w:rsidRPr="00FF4EC0">
          <w:rPr>
            <w:noProof/>
            <w:rPrChange w:id="483" w:author="Author">
              <w:rPr>
                <w:noProof/>
                <w:color w:val="0070C0"/>
              </w:rPr>
            </w:rPrChange>
          </w:rPr>
          <w:drawing>
            <wp:inline distT="0" distB="0" distL="0" distR="0" wp14:anchorId="4811CFC4" wp14:editId="43BF4A21">
              <wp:extent cx="1143000" cy="1143000"/>
              <wp:effectExtent l="0" t="0" r="0" b="0"/>
              <wp:docPr id="14" name="Picture 14" descr="cid:image003.jpg@01D42A5C.FDBE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42A5C.FDBE933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ins>
    </w:p>
    <w:p w14:paraId="55834B17" w14:textId="77777777" w:rsidR="00B02795" w:rsidRPr="00FF4EC0" w:rsidRDefault="00B02795" w:rsidP="00B02795">
      <w:pPr>
        <w:ind w:left="720"/>
        <w:rPr>
          <w:ins w:id="484" w:author="Author"/>
          <w:rPrChange w:id="485" w:author="Author">
            <w:rPr>
              <w:ins w:id="486" w:author="Author"/>
              <w:color w:val="0070C0"/>
            </w:rPr>
          </w:rPrChange>
        </w:rPr>
      </w:pPr>
      <w:ins w:id="487" w:author="Author">
        <w:r w:rsidRPr="00FF4EC0">
          <w:rPr>
            <w:rPrChange w:id="488" w:author="Author">
              <w:rPr>
                <w:color w:val="0070C0"/>
              </w:rPr>
            </w:rPrChange>
          </w:rPr>
          <w:t>And not like this:</w:t>
        </w:r>
      </w:ins>
    </w:p>
    <w:p w14:paraId="28E49F0D" w14:textId="7516C4BA" w:rsidR="00B02795" w:rsidRPr="00FF4EC0" w:rsidRDefault="00B02795" w:rsidP="00B02795">
      <w:pPr>
        <w:ind w:left="720"/>
        <w:rPr>
          <w:ins w:id="489" w:author="Author"/>
          <w:rPrChange w:id="490" w:author="Author">
            <w:rPr>
              <w:ins w:id="491" w:author="Author"/>
              <w:color w:val="0070C0"/>
            </w:rPr>
          </w:rPrChange>
        </w:rPr>
      </w:pPr>
      <w:ins w:id="492" w:author="Author">
        <w:r w:rsidRPr="00FF4EC0">
          <w:rPr>
            <w:noProof/>
            <w:rPrChange w:id="493" w:author="Author">
              <w:rPr>
                <w:noProof/>
                <w:color w:val="0070C0"/>
              </w:rPr>
            </w:rPrChange>
          </w:rPr>
          <w:drawing>
            <wp:inline distT="0" distB="0" distL="0" distR="0" wp14:anchorId="6E5C7388" wp14:editId="4129A11E">
              <wp:extent cx="1143000" cy="1143000"/>
              <wp:effectExtent l="0" t="0" r="0" b="0"/>
              <wp:docPr id="13" name="Picture 13" descr="cid:image004.jpg@01D42A5C.FDBE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42A5C.FDBE933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ins>
    </w:p>
    <w:p w14:paraId="65B68C90" w14:textId="77777777" w:rsidR="00B02795" w:rsidRPr="00FF4EC0" w:rsidRDefault="00B02795" w:rsidP="00B02795">
      <w:pPr>
        <w:spacing w:after="240"/>
        <w:ind w:left="720"/>
        <w:rPr>
          <w:ins w:id="494" w:author="Author"/>
          <w:rPrChange w:id="495" w:author="Author">
            <w:rPr>
              <w:ins w:id="496" w:author="Author"/>
              <w:color w:val="0070C0"/>
            </w:rPr>
          </w:rPrChange>
        </w:rPr>
      </w:pPr>
      <w:ins w:id="497" w:author="Author">
        <w:r w:rsidRPr="00FF4EC0">
          <w:rPr>
            <w:rPrChange w:id="498" w:author="Author">
              <w:rPr>
                <w:color w:val="0070C0"/>
              </w:rPr>
            </w:rPrChange>
          </w:rPr>
          <w:t>To achieve this affect, multi-properties will be used where the first layer contains material with a translucent displayproperties. The underlying material MAY be rendered translucent to allow underlying model material to “show through” transparent areas. The subsequent layers, which can be of any type, are then blended according to the method described above.</w:t>
        </w:r>
      </w:ins>
    </w:p>
    <w:p w14:paraId="2B980950" w14:textId="2659A886" w:rsidR="00B02795" w:rsidRPr="00FF4EC0" w:rsidRDefault="00B02795">
      <w:pPr>
        <w:ind w:left="720"/>
        <w:rPr>
          <w:ins w:id="499" w:author="Author"/>
          <w:rPrChange w:id="500" w:author="Author">
            <w:rPr>
              <w:ins w:id="501" w:author="Author"/>
              <w:color w:val="0070C0"/>
            </w:rPr>
          </w:rPrChange>
        </w:rPr>
      </w:pPr>
      <w:ins w:id="502" w:author="Author">
        <w:r w:rsidRPr="00FF4EC0">
          <w:rPr>
            <w:rPrChange w:id="503" w:author="Author">
              <w:rPr>
                <w:color w:val="0070C0"/>
              </w:rPr>
            </w:rPrChange>
          </w:rPr>
          <w:t>For example, assume a second layer is blended on top of the first layer containing a color value with a 50% alpha.</w:t>
        </w:r>
      </w:ins>
    </w:p>
    <w:p w14:paraId="4F00CC80" w14:textId="3941A4BD" w:rsidR="00B02795" w:rsidRPr="00FF4EC0" w:rsidRDefault="00B02795">
      <w:pPr>
        <w:ind w:left="720"/>
        <w:rPr>
          <w:ins w:id="504" w:author="Author"/>
          <w:rPrChange w:id="505" w:author="Author">
            <w:rPr>
              <w:ins w:id="506" w:author="Author"/>
              <w:color w:val="0070C0"/>
            </w:rPr>
          </w:rPrChange>
        </w:rPr>
      </w:pPr>
      <w:ins w:id="507" w:author="Author">
        <w:r w:rsidRPr="00FF4EC0">
          <w:rPr>
            <w:rPrChange w:id="508" w:author="Author">
              <w:rPr>
                <w:color w:val="0070C0"/>
              </w:rPr>
            </w:rPrChange>
          </w:rPr>
          <w:t xml:space="preserve">A display renderer easily determines the translucent surface color based on object’s attenuation, thickness and background lighting. Whatever color that turns out to be is blended with 1st layer’s color in a separate rendering pass. </w:t>
        </w:r>
      </w:ins>
    </w:p>
    <w:p w14:paraId="09DE1E23" w14:textId="66432725" w:rsidR="00B02795" w:rsidRPr="00FF4EC0" w:rsidRDefault="00B02795">
      <w:pPr>
        <w:ind w:left="720"/>
        <w:rPr>
          <w:ins w:id="509" w:author="Author"/>
          <w:rPrChange w:id="510" w:author="Author">
            <w:rPr>
              <w:ins w:id="511" w:author="Author"/>
              <w:color w:val="0070C0"/>
            </w:rPr>
          </w:rPrChange>
        </w:rPr>
      </w:pPr>
      <w:ins w:id="512" w:author="Author">
        <w:r w:rsidRPr="00FF4EC0">
          <w:rPr>
            <w:rPrChange w:id="513" w:author="Author">
              <w:rPr>
                <w:color w:val="0070C0"/>
              </w:rPr>
            </w:rPrChange>
          </w:rPr>
          <w:lastRenderedPageBreak/>
          <w:t xml:space="preserve">It is different for a 3d printer. If we apply opaque color over a transparent layer, the result depends on what we mean by 50% alpha. If we blend two opaque colors, it’s easy to determine their average and apply paint because it’s still opaque. </w:t>
        </w:r>
      </w:ins>
    </w:p>
    <w:p w14:paraId="37F9A282" w14:textId="0FD7D641" w:rsidR="00B02795" w:rsidRPr="00FF4EC0" w:rsidRDefault="00B02795">
      <w:pPr>
        <w:ind w:left="720"/>
        <w:rPr>
          <w:ins w:id="514" w:author="Author"/>
          <w:rPrChange w:id="515" w:author="Author">
            <w:rPr>
              <w:ins w:id="516" w:author="Author"/>
              <w:color w:val="0070C0"/>
            </w:rPr>
          </w:rPrChange>
        </w:rPr>
      </w:pPr>
      <w:ins w:id="517" w:author="Author">
        <w:r w:rsidRPr="00FF4EC0">
          <w:rPr>
            <w:rPrChange w:id="518" w:author="Author">
              <w:rPr>
                <w:color w:val="0070C0"/>
              </w:rPr>
            </w:rPrChange>
          </w:rPr>
          <w:t xml:space="preserve">In this case, the alpha channel MUST describe color opacity. Fully opaque alpha means that the underlying translucent surface doesn’t show through. Zero alpha means that the underlying surface fully shows through. 50% alpha allows 50% of background light to pass. </w:t>
        </w:r>
      </w:ins>
    </w:p>
    <w:p w14:paraId="7EDC2938" w14:textId="77777777" w:rsidR="00B02795" w:rsidRPr="00FF4EC0" w:rsidRDefault="00B02795" w:rsidP="00B02795">
      <w:pPr>
        <w:spacing w:after="240"/>
        <w:ind w:left="720"/>
        <w:rPr>
          <w:ins w:id="519" w:author="Author"/>
          <w:rPrChange w:id="520" w:author="Author">
            <w:rPr>
              <w:ins w:id="521" w:author="Author"/>
              <w:color w:val="0070C0"/>
            </w:rPr>
          </w:rPrChange>
        </w:rPr>
      </w:pPr>
      <w:ins w:id="522" w:author="Author">
        <w:r w:rsidRPr="00FF4EC0">
          <w:rPr>
            <w:rPrChange w:id="523" w:author="Author">
              <w:rPr>
                <w:color w:val="0070C0"/>
              </w:rPr>
            </w:rPrChange>
          </w:rPr>
          <w:t>Imagine the surface as a set of infinitesimally small micro-facets, half of the facets would be covered in fully opaque paint and the other half would show through. Like spray paint which only has half the normal throttle. This behavior is fully consistent with the display renderer described above and it works for standard blending mode.</w:t>
        </w:r>
      </w:ins>
    </w:p>
    <w:p w14:paraId="5F263AEF" w14:textId="61B88A27" w:rsidR="00B02795" w:rsidRDefault="00B02795" w:rsidP="00B02795">
      <w:pPr>
        <w:ind w:left="720"/>
        <w:rPr>
          <w:ins w:id="524" w:author="Author"/>
        </w:rPr>
      </w:pPr>
      <w:ins w:id="525" w:author="Author">
        <w:r w:rsidRPr="00FF4EC0">
          <w:rPr>
            <w:rPrChange w:id="526" w:author="Author">
              <w:rPr>
                <w:color w:val="0070C0"/>
              </w:rPr>
            </w:rPrChange>
          </w:rPr>
          <w:t>When physically printing, a material and display properties MAY be ignored. But when rendering on screen, the display color and display properties SHOULD be blended to provide a realistic preview.</w:t>
        </w:r>
      </w:ins>
    </w:p>
    <w:p w14:paraId="7F98DECB" w14:textId="77777777" w:rsidR="00FF4EC0" w:rsidRPr="00FF4EC0" w:rsidRDefault="00FF4EC0" w:rsidP="00B02795">
      <w:pPr>
        <w:ind w:left="720"/>
        <w:rPr>
          <w:ins w:id="527" w:author="Author"/>
          <w:rPrChange w:id="528" w:author="Author">
            <w:rPr>
              <w:ins w:id="529" w:author="Author"/>
              <w:color w:val="0070C0"/>
            </w:rPr>
          </w:rPrChange>
        </w:rPr>
      </w:pPr>
    </w:p>
    <w:p w14:paraId="12F870C4" w14:textId="1607E6E4" w:rsidR="00CC25D3" w:rsidDel="00B02795" w:rsidRDefault="00CC25D3" w:rsidP="00E22759">
      <w:pPr>
        <w:rPr>
          <w:del w:id="530" w:author="Author"/>
        </w:rPr>
      </w:pPr>
      <w:del w:id="531" w:author="Author">
        <w:r w:rsidDel="00B02795">
          <w:delText>A &lt;multi</w:delText>
        </w:r>
        <w:r w:rsidR="007C5B48" w:rsidDel="00B02795">
          <w:delText>properties</w:delText>
        </w:r>
        <w:r w:rsidDel="00B02795">
          <w:delText xml:space="preserve">&gt; element acts as a container for </w:delText>
        </w:r>
        <w:r w:rsidR="00BA49BF" w:rsidDel="00B02795">
          <w:delText>multiple layers of properties</w:delText>
        </w:r>
        <w:r w:rsidDel="00B02795">
          <w:delText xml:space="preserve">. The order of these </w:delText>
        </w:r>
        <w:r w:rsidR="000F114F" w:rsidDel="00B02795">
          <w:delText>pids</w:delText>
        </w:r>
        <w:r w:rsidDel="00B02795">
          <w:delText xml:space="preserve"> forms an implicit 0-based index that is referenced by other elements, such as the &lt;object&gt; and &lt;triangle&gt; elements.</w:delText>
        </w:r>
        <w:r w:rsidR="0080289E" w:rsidDel="00B02795">
          <w:delText xml:space="preserve"> The pids list </w:delText>
        </w:r>
        <w:r w:rsidR="001775DF" w:rsidDel="00B02795">
          <w:delText>MUST NOT contain more than one</w:delText>
        </w:r>
        <w:r w:rsidR="0080289E" w:rsidDel="00B02795">
          <w:delText xml:space="preserve"> reference to a </w:delText>
        </w:r>
        <w:r w:rsidR="00924AAC" w:rsidDel="00B02795">
          <w:delText xml:space="preserve">material (base or </w:delText>
        </w:r>
        <w:r w:rsidR="00F87068" w:rsidDel="00B02795">
          <w:delText>composite</w:delText>
        </w:r>
        <w:r w:rsidR="00924AAC" w:rsidDel="00B02795">
          <w:delText>)</w:delText>
        </w:r>
        <w:r w:rsidR="00D103CE" w:rsidDel="00B02795">
          <w:delText>. T</w:delText>
        </w:r>
        <w:r w:rsidR="001775DF" w:rsidDel="00B02795">
          <w:delText xml:space="preserve">he pids list MUST NOT contain </w:delText>
        </w:r>
        <w:r w:rsidR="00E83FEC" w:rsidDel="00B02795">
          <w:delText xml:space="preserve">more than one reference to a </w:delText>
        </w:r>
        <w:r w:rsidR="00772DFE" w:rsidDel="00B02795">
          <w:delText>colorgroup (for performance reasons). The pids list MUST NOT contain any references to a multiproperties</w:delText>
        </w:r>
        <w:r w:rsidR="00795FDB" w:rsidDel="00B02795">
          <w:delText xml:space="preserve">. </w:delText>
        </w:r>
        <w:r w:rsidDel="00B02795">
          <w:delText>A producer MAY define multiple &lt;</w:delText>
        </w:r>
        <w:r w:rsidR="007C5B48" w:rsidDel="00B02795">
          <w:delText>multiproperties</w:delText>
        </w:r>
        <w:r w:rsidDel="00B02795">
          <w:delText xml:space="preserve">&gt; containers, for instance </w:delText>
        </w:r>
        <w:r w:rsidR="001B2B02" w:rsidDel="00B02795">
          <w:delText>to layer textures in a different order</w:delText>
        </w:r>
        <w:r w:rsidR="0080289E" w:rsidDel="00B02795">
          <w:delText xml:space="preserve"> or to specify a differen</w:delText>
        </w:r>
        <w:r w:rsidR="00B576AA" w:rsidDel="00B02795">
          <w:delText>t</w:delText>
        </w:r>
        <w:r w:rsidR="0080289E" w:rsidDel="00B02795">
          <w:delText xml:space="preserve"> material.</w:delText>
        </w:r>
        <w:bookmarkStart w:id="532" w:name="_Toc416448854"/>
        <w:bookmarkStart w:id="533" w:name="_Toc416460226"/>
        <w:bookmarkEnd w:id="532"/>
        <w:bookmarkEnd w:id="533"/>
      </w:del>
    </w:p>
    <w:p w14:paraId="717B0BE8" w14:textId="3DCBF43E" w:rsidR="00B576AA" w:rsidDel="00B02795" w:rsidRDefault="00B576AA" w:rsidP="00B576AA">
      <w:pPr>
        <w:rPr>
          <w:del w:id="534" w:author="Author"/>
        </w:rPr>
      </w:pPr>
      <w:bookmarkStart w:id="535" w:name="_Hlk520370552"/>
      <w:del w:id="536" w:author="Author">
        <w:r w:rsidDel="00B02795">
          <w:delText>A material, if included, MUST be positioned as the first layer</w:delText>
        </w:r>
        <w:r w:rsidR="00772DFE" w:rsidDel="00B02795">
          <w:delText xml:space="preserve"> (0-based index)</w:delText>
        </w:r>
        <w:r w:rsidDel="00B02795">
          <w:delText>, with color information – texture or colors, in subsequent layers. This arrangement describes the composition of an object by defining the “shell” on top of which the other layers in the multi-properties are blended.</w:delText>
        </w:r>
      </w:del>
    </w:p>
    <w:p w14:paraId="14EC6631" w14:textId="7E9E0D00" w:rsidR="00E94639" w:rsidDel="00B02795" w:rsidRDefault="0051286B" w:rsidP="00D615D1">
      <w:pPr>
        <w:spacing w:before="120"/>
        <w:rPr>
          <w:ins w:id="537" w:author="Author"/>
          <w:del w:id="538" w:author="Author"/>
        </w:rPr>
      </w:pPr>
      <w:bookmarkStart w:id="539" w:name="_Hlk520821532"/>
      <w:del w:id="540" w:author="Author">
        <w:r w:rsidDel="00B02795">
          <w:delText xml:space="preserve">If the first layer is a material and further </w:delText>
        </w:r>
      </w:del>
      <w:ins w:id="541" w:author="Author">
        <w:del w:id="542" w:author="Author">
          <w:r w:rsidR="00E94639" w:rsidDel="00B02795">
            <w:delText xml:space="preserve">additional </w:delText>
          </w:r>
        </w:del>
      </w:ins>
      <w:del w:id="543" w:author="Author">
        <w:r w:rsidDel="00B02795">
          <w:delText>layers contain a color property indicating transparency, then it is up to the Consumer to determine the base color</w:delText>
        </w:r>
        <w:r w:rsidR="006F6837" w:rsidDel="00B02795">
          <w:delText xml:space="preserve"> the subsequent layers are blended with.</w:delText>
        </w:r>
      </w:del>
      <w:ins w:id="544" w:author="Author">
        <w:del w:id="545" w:author="Author">
          <w:r w:rsidR="00E94639" w:rsidDel="00B02795">
            <w:delText xml:space="preserve"> The intent is that the </w:delText>
          </w:r>
          <w:r w:rsidR="009D436D" w:rsidDel="00B02795">
            <w:delText xml:space="preserve">first-layer material </w:delText>
          </w:r>
          <w:r w:rsidR="00E94639" w:rsidDel="00B02795">
            <w:delText>describes the</w:delText>
          </w:r>
          <w:r w:rsidR="009D436D" w:rsidDel="00B02795">
            <w:delText xml:space="preserve"> physical</w:delText>
          </w:r>
          <w:r w:rsidR="00E94639" w:rsidDel="00B02795">
            <w:delText xml:space="preserve"> material </w:delText>
          </w:r>
          <w:r w:rsidR="00DC2F49" w:rsidDel="00B02795">
            <w:delText xml:space="preserve">that additional </w:delText>
          </w:r>
          <w:r w:rsidR="00E94639" w:rsidDel="00B02795">
            <w:delText xml:space="preserve">color </w:delText>
          </w:r>
          <w:r w:rsidR="00DC2F49" w:rsidDel="00B02795">
            <w:delText xml:space="preserve">layers </w:delText>
          </w:r>
          <w:r w:rsidR="00E94639" w:rsidDel="00B02795">
            <w:delText xml:space="preserve">will be applied to. If the </w:delText>
          </w:r>
          <w:r w:rsidR="009D436D" w:rsidDel="00B02795">
            <w:delText>first-layer</w:delText>
          </w:r>
          <w:r w:rsidR="00E94639" w:rsidDel="00B02795">
            <w:delText xml:space="preserve"> material inclu</w:delText>
          </w:r>
          <w:r w:rsidR="00DC2F49" w:rsidDel="00B02795">
            <w:delText>des translucent or transparency</w:delText>
          </w:r>
          <w:r w:rsidR="009D436D" w:rsidDel="00B02795">
            <w:delText xml:space="preserve"> properties</w:delText>
          </w:r>
          <w:r w:rsidR="00E94639" w:rsidDel="00B02795">
            <w:delText>, it is</w:delText>
          </w:r>
          <w:r w:rsidR="00DC2F49" w:rsidDel="00B02795">
            <w:delText xml:space="preserve"> assumed that further color layers that also indicate transparency will blend for a translucent affect. The alpha value of further color layers can be thought of as </w:delText>
          </w:r>
          <w:r w:rsidR="009D436D" w:rsidDel="00B02795">
            <w:delText>color</w:delText>
          </w:r>
          <w:r w:rsidR="00DC2F49" w:rsidDel="00B02795">
            <w:delText xml:space="preserve"> density of paint applied to the underlying material. For example, if a color layer indicates </w:delText>
          </w:r>
          <w:r w:rsidR="00DC2F49" w:rsidRPr="000D3B73" w:rsidDel="00B02795">
            <w:rPr>
              <w:rPrChange w:id="546" w:author="Author">
                <w:rPr>
                  <w:color w:val="1F497D"/>
                </w:rPr>
              </w:rPrChange>
            </w:rPr>
            <w:delText xml:space="preserve">50% alpha, it implies that paint is </w:delText>
          </w:r>
          <w:r w:rsidR="009D436D" w:rsidDel="00B02795">
            <w:delText>applied</w:delText>
          </w:r>
          <w:r w:rsidR="00DC2F49" w:rsidRPr="000D3B73" w:rsidDel="00B02795">
            <w:rPr>
              <w:rPrChange w:id="547" w:author="Author">
                <w:rPr>
                  <w:color w:val="1F497D"/>
                </w:rPr>
              </w:rPrChange>
            </w:rPr>
            <w:delText xml:space="preserve"> in such way that 50% of the underlying surface shows through.</w:delText>
          </w:r>
        </w:del>
      </w:ins>
    </w:p>
    <w:p w14:paraId="1C01D7BA" w14:textId="22E5BFF7" w:rsidR="0051286B" w:rsidDel="00B02795" w:rsidRDefault="00E94639" w:rsidP="00D615D1">
      <w:pPr>
        <w:spacing w:before="120"/>
        <w:rPr>
          <w:del w:id="548" w:author="Author"/>
        </w:rPr>
      </w:pPr>
      <w:ins w:id="549" w:author="Author">
        <w:del w:id="550" w:author="Author">
          <w:r w:rsidRPr="00E94639" w:rsidDel="00B02795">
            <w:rPr>
              <w:rFonts w:eastAsia="Times New Roman"/>
            </w:rPr>
            <w:delText xml:space="preserve"> </w:delText>
          </w:r>
          <w:r w:rsidDel="00B02795">
            <w:rPr>
              <w:rFonts w:eastAsia="Times New Roman"/>
            </w:rPr>
            <w:delText>If there is no material layer, the transparency in the first layer SHOULD be ignored and treated as opaque.</w:delText>
          </w:r>
        </w:del>
      </w:ins>
    </w:p>
    <w:bookmarkEnd w:id="535"/>
    <w:bookmarkEnd w:id="539"/>
    <w:p w14:paraId="60FF714F" w14:textId="7245F014" w:rsidR="00273DCA" w:rsidDel="00B02795" w:rsidRDefault="00273DCA" w:rsidP="00273DCA">
      <w:pPr>
        <w:spacing w:before="120"/>
        <w:rPr>
          <w:del w:id="551" w:author="Author"/>
        </w:rPr>
      </w:pPr>
      <w:del w:id="552" w:author="Author">
        <w:r w:rsidDel="00B02795">
          <w:delText>The blendmethod</w:delText>
        </w:r>
        <w:r w:rsidR="0051286B" w:rsidDel="00B02795">
          <w:delText>s</w:delText>
        </w:r>
        <w:r w:rsidDel="00B02795">
          <w:delText xml:space="preserve"> attribute allows the </w:delText>
        </w:r>
        <w:r w:rsidR="00646311" w:rsidDel="00B02795">
          <w:delText>P</w:delText>
        </w:r>
        <w:r w:rsidDel="00B02795">
          <w:delText>roducer to specify the equation to use when blending the colors between</w:delText>
        </w:r>
        <w:r w:rsidR="00646311" w:rsidDel="00B02795">
          <w:delText xml:space="preserve"> two</w:delText>
        </w:r>
        <w:r w:rsidDel="00B02795">
          <w:delText xml:space="preserve"> layers. The blendmethod</w:delText>
        </w:r>
        <w:r w:rsidR="00AD18BD" w:rsidDel="00B02795">
          <w:delText>s</w:delText>
        </w:r>
        <w:r w:rsidR="00A852A7" w:rsidDel="00B02795">
          <w:delText xml:space="preserve"> </w:delText>
        </w:r>
        <w:r w:rsidR="0051286B" w:rsidDel="00B02795">
          <w:delText>attribute</w:delText>
        </w:r>
        <w:r w:rsidR="00A852A7" w:rsidDel="00B02795">
          <w:delText xml:space="preserve"> provides</w:delText>
        </w:r>
        <w:r w:rsidDel="00B02795">
          <w:delText xml:space="preserve"> a list of “add” or “multipl</w:delText>
        </w:r>
        <w:r w:rsidR="0051286B" w:rsidDel="00B02795">
          <w:delText>y”</w:delText>
        </w:r>
        <w:r w:rsidDel="00B02795">
          <w:delText xml:space="preserve"> values associated with each layer in the group</w:delText>
        </w:r>
        <w:r w:rsidR="00646311" w:rsidDel="00B02795">
          <w:delText xml:space="preserve"> describing how to be blended with the previous layer results</w:delText>
        </w:r>
        <w:r w:rsidR="00A852A7" w:rsidDel="00B02795">
          <w:delText>. The</w:delText>
        </w:r>
        <w:r w:rsidDel="00B02795">
          <w:delText xml:space="preserve"> first layer </w:delText>
        </w:r>
        <w:r w:rsidR="00A852A7" w:rsidDel="00B02795">
          <w:delText xml:space="preserve">MUST be </w:delText>
        </w:r>
        <w:r w:rsidDel="00B02795">
          <w:delText>omitted.</w:delText>
        </w:r>
        <w:r w:rsidR="00A852A7" w:rsidDel="00B02795">
          <w:delText xml:space="preserve"> </w:delText>
        </w:r>
        <w:r w:rsidR="00AD18BD" w:rsidDel="00B02795">
          <w:delText>If there are more layers than blendmethod</w:delText>
        </w:r>
        <w:r w:rsidR="00A852A7" w:rsidDel="00B02795">
          <w:delText>s</w:delText>
        </w:r>
        <w:r w:rsidR="00AD18BD" w:rsidDel="00B02795">
          <w:delText xml:space="preserve"> values + 1 specified in the list</w:delText>
        </w:r>
        <w:r w:rsidDel="00B02795">
          <w:delText>, “add” is assumed to be the default operation</w:delText>
        </w:r>
        <w:r w:rsidR="0051286B" w:rsidDel="00B02795">
          <w:delText>.</w:delText>
        </w:r>
        <w:r w:rsidR="00646311" w:rsidDel="00B02795">
          <w:delText xml:space="preserve"> There MUST NOT be more blendmethods than layers – 1.</w:delText>
        </w:r>
      </w:del>
    </w:p>
    <w:p w14:paraId="42DC47F4" w14:textId="5444468E" w:rsidR="00924AAC" w:rsidDel="00B02795" w:rsidRDefault="00072779" w:rsidP="00072779">
      <w:pPr>
        <w:rPr>
          <w:del w:id="553" w:author="Author"/>
        </w:rPr>
      </w:pPr>
      <w:del w:id="554" w:author="Author">
        <w:r w:rsidRPr="00EC5B54" w:rsidDel="00B02795">
          <w:delText>For example, this can be used for layering 2D textures and colors over a base material or adding independent material properties defined in other extensions.</w:delText>
        </w:r>
      </w:del>
    </w:p>
    <w:p w14:paraId="1613559E" w14:textId="738D2060" w:rsidR="00072779" w:rsidRPr="00EC5B54" w:rsidDel="00B02795" w:rsidRDefault="00072779" w:rsidP="00072779">
      <w:pPr>
        <w:rPr>
          <w:del w:id="555" w:author="Author"/>
        </w:rPr>
      </w:pPr>
      <w:del w:id="556" w:author="Author">
        <w:r w:rsidRPr="00EC5B54" w:rsidDel="00B02795">
          <w:delText xml:space="preserve">In the case of layering colored </w:delText>
        </w:r>
        <w:r w:rsidR="003A6E2E" w:rsidRPr="00EC5B54" w:rsidDel="00B02795">
          <w:delText>properties</w:delText>
        </w:r>
        <w:r w:rsidRPr="00EC5B54" w:rsidDel="00B02795">
          <w:delText>, colorgroup and texture2dgroup are handled the same way. First, they are independently sampled and interpolated on a triangle, then they are layered, starting from the first one in the list, using their alpha values to control transparency to the colors below, according to the following</w:delText>
        </w:r>
        <w:r w:rsidR="00FC6987" w:rsidRPr="00EC5B54" w:rsidDel="00B02795">
          <w:delText xml:space="preserve"> equation</w:delText>
        </w:r>
        <w:r w:rsidRPr="00EC5B54" w:rsidDel="00B02795">
          <w:delText>:</w:delText>
        </w:r>
      </w:del>
    </w:p>
    <w:p w14:paraId="084DEC17" w14:textId="652FEC0D" w:rsidR="00FC6987" w:rsidRPr="00EC5B54" w:rsidDel="00B02795" w:rsidRDefault="00FC6987" w:rsidP="00FC6987">
      <w:pPr>
        <w:rPr>
          <w:del w:id="557" w:author="Author"/>
        </w:rPr>
      </w:pPr>
      <m:oMathPara>
        <m:oMath>
          <m:r>
            <w:del w:id="558" w:author="Author">
              <w:rPr>
                <w:rFonts w:ascii="Cambria Math" w:hAnsi="Cambria Math"/>
              </w:rPr>
              <m:t>output</m:t>
            </w:del>
          </m:r>
          <m:r>
            <w:del w:id="559" w:author="Author">
              <m:rPr>
                <m:sty m:val="p"/>
              </m:rPr>
              <w:rPr>
                <w:rFonts w:ascii="Cambria Math" w:hAnsi="Cambria Math"/>
              </w:rPr>
              <m:t xml:space="preserve"> = </m:t>
            </w:del>
          </m:r>
          <m:r>
            <w:del w:id="560" w:author="Author">
              <w:rPr>
                <w:rFonts w:ascii="Cambria Math" w:hAnsi="Cambria Math"/>
              </w:rPr>
              <m:t>sourceColor</m:t>
            </w:del>
          </m:r>
          <m:r>
            <w:del w:id="561" w:author="Author">
              <m:rPr>
                <m:sty m:val="p"/>
              </m:rPr>
              <w:rPr>
                <w:rFonts w:ascii="Cambria Math" w:hAnsi="Cambria Math"/>
              </w:rPr>
              <m:t xml:space="preserve"> * </m:t>
            </w:del>
          </m:r>
          <m:r>
            <w:del w:id="562" w:author="Author">
              <w:rPr>
                <w:rFonts w:ascii="Cambria Math" w:hAnsi="Cambria Math"/>
              </w:rPr>
              <m:t>sourceFactor</m:t>
            </w:del>
          </m:r>
          <m:r>
            <w:del w:id="563" w:author="Author">
              <m:rPr>
                <m:sty m:val="p"/>
              </m:rPr>
              <w:rPr>
                <w:rFonts w:ascii="Cambria Math" w:hAnsi="Cambria Math"/>
              </w:rPr>
              <m:t xml:space="preserve"> + </m:t>
            </w:del>
          </m:r>
          <m:r>
            <w:del w:id="564" w:author="Author">
              <w:rPr>
                <w:rFonts w:ascii="Cambria Math" w:hAnsi="Cambria Math"/>
              </w:rPr>
              <m:t>destinationColor</m:t>
            </w:del>
          </m:r>
          <m:r>
            <w:del w:id="565" w:author="Author">
              <m:rPr>
                <m:sty m:val="p"/>
              </m:rPr>
              <w:rPr>
                <w:rFonts w:ascii="Cambria Math" w:hAnsi="Cambria Math"/>
              </w:rPr>
              <m:t xml:space="preserve"> * </m:t>
            </w:del>
          </m:r>
          <m:r>
            <w:del w:id="566" w:author="Author">
              <w:rPr>
                <w:rFonts w:ascii="Cambria Math" w:hAnsi="Cambria Math"/>
              </w:rPr>
              <m:t>destinationFactor</m:t>
            </w:del>
          </m:r>
        </m:oMath>
      </m:oMathPara>
    </w:p>
    <w:p w14:paraId="3066DE63" w14:textId="0A676553" w:rsidR="00FC6987" w:rsidRPr="00EC5B54" w:rsidDel="00B02795" w:rsidRDefault="00FC6987" w:rsidP="00FC6987">
      <w:pPr>
        <w:rPr>
          <w:del w:id="567" w:author="Author"/>
        </w:rPr>
      </w:pPr>
      <w:del w:id="568" w:author="Author">
        <w:r w:rsidRPr="00EC5B54" w:rsidDel="00B02795">
          <w:delText>Where:</w:delText>
        </w:r>
      </w:del>
    </w:p>
    <w:p w14:paraId="219A1725" w14:textId="45A6F540" w:rsidR="00FC6987" w:rsidRPr="00EC5B54" w:rsidDel="00B02795" w:rsidRDefault="00FC6987" w:rsidP="00EC5B54">
      <w:pPr>
        <w:ind w:left="288"/>
        <w:rPr>
          <w:del w:id="569" w:author="Author"/>
        </w:rPr>
      </w:pPr>
      <w:del w:id="570" w:author="Author">
        <w:r w:rsidRPr="00EC5B54" w:rsidDel="00B02795">
          <w:delText xml:space="preserve">sourceFactor is one of </w:delText>
        </w:r>
        <w:r w:rsidR="004514EA" w:rsidRPr="00EC5B54" w:rsidDel="00B02795">
          <w:delText>the following</w:delText>
        </w:r>
        <w:r w:rsidRPr="00EC5B54" w:rsidDel="00B02795">
          <w:delText xml:space="preserve"> options</w:delText>
        </w:r>
      </w:del>
    </w:p>
    <w:p w14:paraId="2F76A382" w14:textId="071115B8" w:rsidR="00FC6987" w:rsidRPr="00EC5B54" w:rsidDel="00B02795" w:rsidRDefault="00FC6987" w:rsidP="00EC5B54">
      <w:pPr>
        <w:numPr>
          <w:ilvl w:val="0"/>
          <w:numId w:val="40"/>
        </w:numPr>
        <w:spacing w:after="0" w:line="240" w:lineRule="auto"/>
        <w:ind w:left="1008"/>
        <w:rPr>
          <w:del w:id="571" w:author="Author"/>
        </w:rPr>
      </w:pPr>
      <w:del w:id="572" w:author="Author">
        <w:r w:rsidRPr="00EC5B54" w:rsidDel="00B02795">
          <w:delText>sourceColor alpha channel (opacity)</w:delText>
        </w:r>
      </w:del>
    </w:p>
    <w:p w14:paraId="756B8D7C" w14:textId="45D8542B" w:rsidR="00FC6987" w:rsidRPr="00EC5B54" w:rsidDel="00B02795" w:rsidRDefault="00FC6987" w:rsidP="00EC5B54">
      <w:pPr>
        <w:numPr>
          <w:ilvl w:val="0"/>
          <w:numId w:val="40"/>
        </w:numPr>
        <w:spacing w:after="0" w:line="240" w:lineRule="auto"/>
        <w:ind w:left="1008"/>
        <w:rPr>
          <w:del w:id="573" w:author="Author"/>
        </w:rPr>
      </w:pPr>
      <w:del w:id="574" w:author="Author">
        <w:r w:rsidRPr="00EC5B54" w:rsidDel="00B02795">
          <w:delText>destinationColor</w:delText>
        </w:r>
      </w:del>
    </w:p>
    <w:p w14:paraId="3A1FD764" w14:textId="1721DDD9" w:rsidR="00FC6987" w:rsidRPr="00EC5B54" w:rsidDel="00B02795" w:rsidRDefault="00FC6987" w:rsidP="00EC5B54">
      <w:pPr>
        <w:ind w:left="576"/>
        <w:rPr>
          <w:del w:id="575" w:author="Author"/>
        </w:rPr>
      </w:pPr>
    </w:p>
    <w:p w14:paraId="7296EF37" w14:textId="4163F988" w:rsidR="00FC6987" w:rsidRPr="00EC5B54" w:rsidDel="00B02795" w:rsidRDefault="00FC6987" w:rsidP="00EC5B54">
      <w:pPr>
        <w:ind w:left="288"/>
        <w:rPr>
          <w:del w:id="576" w:author="Author"/>
        </w:rPr>
      </w:pPr>
      <w:del w:id="577" w:author="Author">
        <w:r w:rsidRPr="00EC5B54" w:rsidDel="00B02795">
          <w:delText xml:space="preserve">destinationFactor is one of </w:delText>
        </w:r>
      </w:del>
    </w:p>
    <w:p w14:paraId="236413A8" w14:textId="4FC8AEE1" w:rsidR="00FC6987" w:rsidRPr="00EC5B54" w:rsidDel="00B02795" w:rsidRDefault="00FC6987" w:rsidP="00EC5B54">
      <w:pPr>
        <w:numPr>
          <w:ilvl w:val="0"/>
          <w:numId w:val="40"/>
        </w:numPr>
        <w:spacing w:after="0" w:line="240" w:lineRule="auto"/>
        <w:ind w:left="1008"/>
        <w:rPr>
          <w:del w:id="578" w:author="Author"/>
        </w:rPr>
      </w:pPr>
      <w:del w:id="579" w:author="Author">
        <w:r w:rsidRPr="00EC5B54" w:rsidDel="00B02795">
          <w:delText>the inverse of sourceColor alpha channel (1 - opacity)</w:delText>
        </w:r>
      </w:del>
    </w:p>
    <w:p w14:paraId="0C5E37D7" w14:textId="068E486E" w:rsidR="00FC6987" w:rsidRPr="00EC5B54" w:rsidDel="00B02795" w:rsidRDefault="00FC6987" w:rsidP="00EC5B54">
      <w:pPr>
        <w:numPr>
          <w:ilvl w:val="0"/>
          <w:numId w:val="40"/>
        </w:numPr>
        <w:spacing w:after="0" w:line="240" w:lineRule="auto"/>
        <w:ind w:left="1008"/>
        <w:rPr>
          <w:del w:id="580" w:author="Author"/>
        </w:rPr>
      </w:pPr>
      <w:del w:id="581" w:author="Author">
        <w:r w:rsidRPr="00EC5B54" w:rsidDel="00B02795">
          <w:delText>zero</w:delText>
        </w:r>
        <w:r w:rsidRPr="00EC5B54" w:rsidDel="00B02795">
          <w:br/>
        </w:r>
      </w:del>
    </w:p>
    <w:p w14:paraId="6167B48A" w14:textId="6001256A" w:rsidR="00FC6987" w:rsidRPr="00EC5B54" w:rsidDel="00B02795" w:rsidRDefault="00607596">
      <w:pPr>
        <w:rPr>
          <w:del w:id="582" w:author="Author"/>
        </w:rPr>
      </w:pPr>
      <w:del w:id="583" w:author="Author">
        <w:r w:rsidDel="00B02795">
          <w:delText>Linear “add”</w:delText>
        </w:r>
        <w:r w:rsidR="00FC6987" w:rsidRPr="00EC5B54" w:rsidDel="00B02795">
          <w:delText xml:space="preserve"> interpolation would be represented as:</w:delText>
        </w:r>
      </w:del>
    </w:p>
    <w:p w14:paraId="4980812F" w14:textId="32F47A43" w:rsidR="00FC6987" w:rsidRPr="00EC5B54" w:rsidDel="00B02795" w:rsidRDefault="00FC6987">
      <w:pPr>
        <w:rPr>
          <w:del w:id="584" w:author="Author"/>
        </w:rPr>
      </w:pPr>
      <m:oMathPara>
        <m:oMath>
          <m:r>
            <w:del w:id="585" w:author="Author">
              <m:rPr>
                <m:sty m:val="p"/>
              </m:rPr>
              <w:rPr>
                <w:rFonts w:ascii="Cambria Math" w:hAnsi="Cambria Math"/>
              </w:rPr>
              <m:t xml:space="preserve">              </m:t>
            </w:del>
          </m:r>
          <m:r>
            <w:del w:id="586" w:author="Author">
              <w:rPr>
                <w:rFonts w:ascii="Cambria Math" w:hAnsi="Cambria Math"/>
              </w:rPr>
              <m:t>output</m:t>
            </w:del>
          </m:r>
          <m:r>
            <w:del w:id="587" w:author="Author">
              <m:rPr>
                <m:sty m:val="p"/>
              </m:rPr>
              <w:rPr>
                <w:rFonts w:ascii="Cambria Math" w:hAnsi="Cambria Math"/>
              </w:rPr>
              <m:t xml:space="preserve"> = </m:t>
            </w:del>
          </m:r>
          <m:r>
            <w:del w:id="588" w:author="Author">
              <w:rPr>
                <w:rFonts w:ascii="Cambria Math" w:hAnsi="Cambria Math"/>
              </w:rPr>
              <m:t>sourceColor</m:t>
            </w:del>
          </m:r>
          <m:r>
            <w:del w:id="589" w:author="Author">
              <m:rPr>
                <m:sty m:val="p"/>
              </m:rPr>
              <w:rPr>
                <w:rFonts w:ascii="Cambria Math" w:hAnsi="Cambria Math"/>
              </w:rPr>
              <m:t xml:space="preserve"> * </m:t>
            </w:del>
          </m:r>
          <m:r>
            <w:del w:id="590" w:author="Author">
              <w:rPr>
                <w:rFonts w:ascii="Cambria Math" w:hAnsi="Cambria Math"/>
              </w:rPr>
              <m:t>opacity</m:t>
            </w:del>
          </m:r>
          <m:r>
            <w:del w:id="591" w:author="Author">
              <m:rPr>
                <m:sty m:val="p"/>
              </m:rPr>
              <w:rPr>
                <w:rFonts w:ascii="Cambria Math" w:hAnsi="Cambria Math"/>
              </w:rPr>
              <m:t xml:space="preserve"> + </m:t>
            </w:del>
          </m:r>
          <m:r>
            <w:del w:id="592" w:author="Author">
              <w:rPr>
                <w:rFonts w:ascii="Cambria Math" w:hAnsi="Cambria Math"/>
              </w:rPr>
              <m:t>destinationColor</m:t>
            </w:del>
          </m:r>
          <m:r>
            <w:del w:id="593" w:author="Author">
              <m:rPr>
                <m:sty m:val="p"/>
              </m:rPr>
              <w:rPr>
                <w:rFonts w:ascii="Cambria Math" w:hAnsi="Cambria Math"/>
              </w:rPr>
              <m:t xml:space="preserve"> * (1 – </m:t>
            </w:del>
          </m:r>
          <m:r>
            <w:del w:id="594" w:author="Author">
              <w:rPr>
                <w:rFonts w:ascii="Cambria Math" w:hAnsi="Cambria Math"/>
              </w:rPr>
              <m:t>opacity</m:t>
            </w:del>
          </m:r>
          <m:r>
            <w:del w:id="595" w:author="Author">
              <m:rPr>
                <m:sty m:val="p"/>
              </m:rPr>
              <w:rPr>
                <w:rFonts w:ascii="Cambria Math" w:hAnsi="Cambria Math"/>
              </w:rPr>
              <m:t>)</m:t>
            </w:del>
          </m:r>
        </m:oMath>
      </m:oMathPara>
    </w:p>
    <w:p w14:paraId="3C01C18C" w14:textId="5E03173A" w:rsidR="00FC6987" w:rsidRPr="00EC5B54" w:rsidDel="00B02795" w:rsidRDefault="00FC6987">
      <w:pPr>
        <w:rPr>
          <w:del w:id="596" w:author="Author"/>
        </w:rPr>
      </w:pPr>
      <w:del w:id="597" w:author="Author">
        <w:r w:rsidRPr="00EC5B54" w:rsidDel="00B02795">
          <w:delText>Multiplication would be represented as:</w:delText>
        </w:r>
      </w:del>
    </w:p>
    <w:p w14:paraId="638AD46A" w14:textId="5DC8E7CD" w:rsidR="00FC6987" w:rsidRPr="00EC5B54" w:rsidDel="00B02795" w:rsidRDefault="00FC6987">
      <w:pPr>
        <w:rPr>
          <w:del w:id="598" w:author="Author"/>
        </w:rPr>
      </w:pPr>
      <m:oMathPara>
        <m:oMath>
          <m:r>
            <w:del w:id="599" w:author="Author">
              <m:rPr>
                <m:sty m:val="p"/>
              </m:rPr>
              <w:rPr>
                <w:rFonts w:ascii="Cambria Math" w:hAnsi="Cambria Math"/>
              </w:rPr>
              <m:t xml:space="preserve">              </m:t>
            </w:del>
          </m:r>
          <m:r>
            <w:del w:id="600" w:author="Author">
              <w:rPr>
                <w:rFonts w:ascii="Cambria Math" w:hAnsi="Cambria Math"/>
              </w:rPr>
              <m:t>output</m:t>
            </w:del>
          </m:r>
          <m:r>
            <w:del w:id="601" w:author="Author">
              <m:rPr>
                <m:sty m:val="p"/>
              </m:rPr>
              <w:rPr>
                <w:rFonts w:ascii="Cambria Math" w:hAnsi="Cambria Math"/>
              </w:rPr>
              <m:t xml:space="preserve"> = </m:t>
            </w:del>
          </m:r>
          <m:r>
            <w:del w:id="602" w:author="Author">
              <w:rPr>
                <w:rFonts w:ascii="Cambria Math" w:hAnsi="Cambria Math"/>
              </w:rPr>
              <m:t>sourceColor</m:t>
            </w:del>
          </m:r>
          <m:r>
            <w:del w:id="603" w:author="Author">
              <m:rPr>
                <m:sty m:val="p"/>
              </m:rPr>
              <w:rPr>
                <w:rFonts w:ascii="Cambria Math" w:hAnsi="Cambria Math"/>
              </w:rPr>
              <m:t xml:space="preserve"> * </m:t>
            </w:del>
          </m:r>
          <m:r>
            <w:del w:id="604" w:author="Author">
              <w:rPr>
                <w:rFonts w:ascii="Cambria Math" w:hAnsi="Cambria Math"/>
              </w:rPr>
              <m:t>destinationColor</m:t>
            </w:del>
          </m:r>
        </m:oMath>
      </m:oMathPara>
    </w:p>
    <w:p w14:paraId="65C179B6" w14:textId="3D05A10C" w:rsidR="004514EA" w:rsidRPr="00EC5B54" w:rsidDel="00B02795" w:rsidRDefault="004514EA" w:rsidP="00072779">
      <w:pPr>
        <w:rPr>
          <w:del w:id="605" w:author="Author"/>
        </w:rPr>
      </w:pPr>
      <w:del w:id="606" w:author="Author">
        <w:r w:rsidRPr="00EC5B54" w:rsidDel="00B02795">
          <w:delText xml:space="preserve">And the choice of </w:delText>
        </w:r>
        <w:r w:rsidR="00607596" w:rsidDel="00B02795">
          <w:delText>“</w:delText>
        </w:r>
        <w:r w:rsidR="00A379EC" w:rsidDel="00B02795">
          <w:delText>add</w:delText>
        </w:r>
        <w:r w:rsidR="00607596" w:rsidDel="00B02795">
          <w:delText>”</w:delText>
        </w:r>
        <w:r w:rsidRPr="00EC5B54" w:rsidDel="00B02795">
          <w:delText xml:space="preserve"> or </w:delText>
        </w:r>
        <w:r w:rsidR="00607596" w:rsidDel="00B02795">
          <w:delText>“</w:delText>
        </w:r>
        <w:r w:rsidR="00A379EC" w:rsidDel="00B02795">
          <w:delText>multiply</w:delText>
        </w:r>
        <w:r w:rsidR="00607596" w:rsidDel="00B02795">
          <w:delText>”</w:delText>
        </w:r>
        <w:r w:rsidRPr="00EC5B54" w:rsidDel="00B02795">
          <w:delText xml:space="preserve"> is determined by the optional “blendmethod</w:delText>
        </w:r>
        <w:r w:rsidR="00AD18BD" w:rsidDel="00B02795">
          <w:delText>s</w:delText>
        </w:r>
        <w:r w:rsidRPr="00EC5B54" w:rsidDel="00B02795">
          <w:delText>” attribute on the associated &lt;multi&gt; layer.</w:delText>
        </w:r>
      </w:del>
    </w:p>
    <w:p w14:paraId="5F7C7664" w14:textId="54D96A7D" w:rsidR="006D4847" w:rsidDel="00B02795" w:rsidRDefault="0098064B" w:rsidP="00072779">
      <w:pPr>
        <w:rPr>
          <w:del w:id="607" w:author="Author"/>
        </w:rPr>
      </w:pPr>
      <w:del w:id="608" w:author="Author">
        <w:r w:rsidDel="00B02795">
          <w:delText>Blending</w:delText>
        </w:r>
        <w:r w:rsidR="006D4847" w:rsidDel="00B02795">
          <w:delText xml:space="preserve"> operations should be performed in linear RGB space. Thus, the inverse color component transfer function needs to be applied to each component of the source and destination color. In Computer Graphics blending operations are typically performed in linear RGB space. </w:delText>
        </w:r>
      </w:del>
    </w:p>
    <w:p w14:paraId="0A890EBD" w14:textId="6094E209" w:rsidR="00EE3FB3" w:rsidDel="00B02795" w:rsidRDefault="006D4847" w:rsidP="00072779">
      <w:pPr>
        <w:rPr>
          <w:del w:id="609" w:author="Author"/>
        </w:rPr>
      </w:pPr>
      <w:del w:id="610" w:author="Author">
        <w:r w:rsidDel="00B02795">
          <w:delText>Note: Users coming from a Graphic Arts background who prefer color blending to be performed in sRGB or any other color space are advised to perform the composition in a 2D imaging application and then apply the blended 2D textures to an object.</w:delText>
        </w:r>
      </w:del>
    </w:p>
    <w:p w14:paraId="2F044DE7" w14:textId="4DE574A0" w:rsidR="00980842" w:rsidRPr="00EC5B54" w:rsidDel="00B02795" w:rsidRDefault="00980842" w:rsidP="00072779">
      <w:pPr>
        <w:rPr>
          <w:del w:id="611" w:author="Author"/>
          <w:b/>
        </w:rPr>
      </w:pPr>
      <w:del w:id="612" w:author="Author">
        <w:r w:rsidDel="00B02795">
          <w:rPr>
            <w:b/>
          </w:rPr>
          <w:br/>
        </w:r>
        <w:r w:rsidRPr="00EC5B54" w:rsidDel="00B02795">
          <w:rPr>
            <w:b/>
          </w:rPr>
          <w:delText>Representing translucent objects</w:delText>
        </w:r>
      </w:del>
    </w:p>
    <w:p w14:paraId="2FB38992" w14:textId="19D751D0" w:rsidR="00FA6CFC" w:rsidRPr="00314D81" w:rsidDel="00B02795" w:rsidRDefault="003F7146" w:rsidP="00FA6CFC">
      <w:pPr>
        <w:rPr>
          <w:del w:id="613" w:author="Author"/>
        </w:rPr>
      </w:pPr>
      <w:del w:id="614" w:author="Author">
        <w:r w:rsidRPr="00EC5B54" w:rsidDel="00B02795">
          <w:delText xml:space="preserve">If the intent is to convey a translucent effect to the object, then the first layer (layer 0) </w:delText>
        </w:r>
        <w:r w:rsidR="0043004E" w:rsidRPr="00EC5B54" w:rsidDel="00B02795">
          <w:delText>MUST</w:delText>
        </w:r>
        <w:r w:rsidRPr="00EC5B54" w:rsidDel="00B02795">
          <w:delText xml:space="preserve"> </w:delText>
        </w:r>
        <w:r w:rsidR="00D8481F" w:rsidRPr="00EC5B54" w:rsidDel="00B02795">
          <w:delText>be</w:delText>
        </w:r>
        <w:r w:rsidRPr="00EC5B54" w:rsidDel="00B02795">
          <w:delText xml:space="preserve"> a base material with translucent display properties.</w:delText>
        </w:r>
        <w:r w:rsidR="0043004E" w:rsidRPr="00EC5B54" w:rsidDel="00B02795">
          <w:delText xml:space="preserve"> Th</w:delText>
        </w:r>
        <w:r w:rsidR="00504FE0" w:rsidRPr="00EC5B54" w:rsidDel="00B02795">
          <w:delText>is describes</w:delText>
        </w:r>
        <w:r w:rsidR="0043004E" w:rsidRPr="00EC5B54" w:rsidDel="00B02795">
          <w:delText xml:space="preserve"> a translucent “shell” on top of which the other layers </w:delText>
        </w:r>
        <w:r w:rsidR="00B66C16" w:rsidRPr="00EC5B54" w:rsidDel="00B02795">
          <w:delText xml:space="preserve">in the multi-properties </w:delText>
        </w:r>
        <w:r w:rsidR="0043004E" w:rsidRPr="00EC5B54" w:rsidDel="00B02795">
          <w:delText xml:space="preserve">are </w:delText>
        </w:r>
        <w:r w:rsidR="00B66C16" w:rsidRPr="00EC5B54" w:rsidDel="00B02795">
          <w:delText>blended</w:delText>
        </w:r>
        <w:r w:rsidR="0043004E" w:rsidRPr="00EC5B54" w:rsidDel="00B02795">
          <w:delText>.</w:delText>
        </w:r>
        <w:r w:rsidR="00B66C16" w:rsidRPr="00EC5B54" w:rsidDel="00B02795">
          <w:delText xml:space="preserve"> </w:delText>
        </w:r>
        <w:r w:rsidR="00FA6CFC" w:rsidRPr="00314D81" w:rsidDel="00B02795">
          <w:delText xml:space="preserve">In this case, all such triangles MUST </w:delText>
        </w:r>
        <w:r w:rsidR="00FA6CFC" w:rsidDel="00B02795">
          <w:delText>share</w:delText>
        </w:r>
        <w:r w:rsidR="00FA6CFC" w:rsidRPr="00314D81" w:rsidDel="00B02795">
          <w:delText xml:space="preserve"> the same translucent </w:delText>
        </w:r>
        <w:r w:rsidR="00FA6CFC" w:rsidDel="00B02795">
          <w:delText>displaypropertiesid</w:delText>
        </w:r>
        <w:r w:rsidR="00FA6CFC" w:rsidRPr="00314D81" w:rsidDel="00B02795">
          <w:delText xml:space="preserve">. </w:delText>
        </w:r>
      </w:del>
    </w:p>
    <w:p w14:paraId="0C8CC790" w14:textId="306C2558" w:rsidR="00072779" w:rsidRPr="00EC5B54" w:rsidDel="00B02795" w:rsidRDefault="00072779" w:rsidP="00072779">
      <w:pPr>
        <w:rPr>
          <w:del w:id="615" w:author="Author"/>
        </w:rPr>
      </w:pPr>
      <w:del w:id="616" w:author="Author">
        <w:r w:rsidRPr="00EC5B54" w:rsidDel="00B02795">
          <w:delText>Consider the following example:</w:delText>
        </w:r>
      </w:del>
    </w:p>
    <w:p w14:paraId="0FD09CC2" w14:textId="545EC7C5" w:rsidR="00072779" w:rsidRPr="00EC5B54" w:rsidDel="00B02795" w:rsidRDefault="00072779" w:rsidP="00072779">
      <w:pPr>
        <w:rPr>
          <w:del w:id="617" w:author="Author"/>
        </w:rPr>
      </w:pPr>
      <w:del w:id="618" w:author="Author">
        <w:r w:rsidRPr="00EC5B54" w:rsidDel="00B02795">
          <w:delText>We want to apply this texture containing alpha channel values indicating transparency (grey color) to &lt;triangle&gt; elements.</w:delText>
        </w:r>
      </w:del>
    </w:p>
    <w:p w14:paraId="511A6FDB" w14:textId="77DB5C51" w:rsidR="00072779" w:rsidRPr="00EC5B54" w:rsidDel="00B02795" w:rsidRDefault="00072779" w:rsidP="00072779">
      <w:pPr>
        <w:rPr>
          <w:del w:id="619" w:author="Author"/>
        </w:rPr>
      </w:pPr>
      <w:del w:id="620" w:author="Author">
        <w:r w:rsidRPr="00EC5B54" w:rsidDel="00B02795">
          <w:rPr>
            <w:noProof/>
          </w:rPr>
          <w:drawing>
            <wp:inline distT="0" distB="0" distL="0" distR="0" wp14:anchorId="44C9B4F4" wp14:editId="092FBFF2">
              <wp:extent cx="723900" cy="723900"/>
              <wp:effectExtent l="0" t="0" r="0" b="0"/>
              <wp:docPr id="3" name="Picture 3" descr="cid:image001.jpg@01D3D66B.E394C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1.jpg@01D3D66B.E394C960"/>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del>
    </w:p>
    <w:p w14:paraId="7E41F2EE" w14:textId="1BFEACD7" w:rsidR="00072779" w:rsidRPr="00EC5B54" w:rsidDel="00B02795" w:rsidRDefault="00385C4A" w:rsidP="00072779">
      <w:pPr>
        <w:rPr>
          <w:del w:id="621" w:author="Author"/>
        </w:rPr>
      </w:pPr>
      <w:del w:id="622" w:author="Author">
        <w:r w:rsidRPr="00EC5B54" w:rsidDel="00B02795">
          <w:delText>T</w:delText>
        </w:r>
        <w:r w:rsidR="00072779" w:rsidRPr="00EC5B54" w:rsidDel="00B02795">
          <w:delText>he result</w:delText>
        </w:r>
        <w:r w:rsidRPr="00EC5B54" w:rsidDel="00B02795">
          <w:delText xml:space="preserve"> should</w:delText>
        </w:r>
        <w:r w:rsidR="00072779" w:rsidRPr="00EC5B54" w:rsidDel="00B02795">
          <w:delText xml:space="preserve"> look like this</w:delText>
        </w:r>
        <w:r w:rsidR="003F7146" w:rsidRPr="00EC5B54" w:rsidDel="00B02795">
          <w:delText xml:space="preserve"> (a 3MF sample is provided in Appendix C.2.):</w:delText>
        </w:r>
      </w:del>
    </w:p>
    <w:p w14:paraId="43119483" w14:textId="7C808BAE" w:rsidR="00072779" w:rsidRPr="00EC5B54" w:rsidDel="00B02795" w:rsidRDefault="00072779" w:rsidP="00072779">
      <w:pPr>
        <w:rPr>
          <w:del w:id="623" w:author="Author"/>
        </w:rPr>
      </w:pPr>
      <w:del w:id="624" w:author="Author">
        <w:r w:rsidRPr="00EC5B54" w:rsidDel="00B02795">
          <w:rPr>
            <w:noProof/>
          </w:rPr>
          <w:drawing>
            <wp:inline distT="0" distB="0" distL="0" distR="0" wp14:anchorId="07E36F73" wp14:editId="3B373BA9">
              <wp:extent cx="1143000" cy="1143000"/>
              <wp:effectExtent l="0" t="0" r="0" b="0"/>
              <wp:docPr id="4" name="Picture 4" descr="cid:image002.jpg@01D3D66B.E394C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2.jpg@01D3D66B.E394C960"/>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del>
    </w:p>
    <w:p w14:paraId="147B4FC4" w14:textId="229593B5" w:rsidR="00072779" w:rsidRPr="00EC5B54" w:rsidDel="00B02795" w:rsidRDefault="00072779" w:rsidP="00072779">
      <w:pPr>
        <w:rPr>
          <w:del w:id="625" w:author="Author"/>
        </w:rPr>
      </w:pPr>
      <w:del w:id="626" w:author="Author">
        <w:r w:rsidRPr="00EC5B54" w:rsidDel="00B02795">
          <w:delText>And not like this:</w:delText>
        </w:r>
      </w:del>
    </w:p>
    <w:p w14:paraId="59AFD470" w14:textId="257D4819" w:rsidR="00072779" w:rsidRPr="00EC5B54" w:rsidDel="00B02795" w:rsidRDefault="00072779" w:rsidP="00072779">
      <w:pPr>
        <w:rPr>
          <w:del w:id="627" w:author="Author"/>
        </w:rPr>
      </w:pPr>
      <w:del w:id="628" w:author="Author">
        <w:r w:rsidRPr="00EC5B54" w:rsidDel="00B02795">
          <w:rPr>
            <w:noProof/>
          </w:rPr>
          <w:drawing>
            <wp:inline distT="0" distB="0" distL="0" distR="0" wp14:anchorId="50F894AA" wp14:editId="6B6C2887">
              <wp:extent cx="1143000" cy="1143000"/>
              <wp:effectExtent l="0" t="0" r="0" b="0"/>
              <wp:docPr id="5" name="Picture 5" descr="cid:image003.jpg@01D3D66B.E394C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3.jpg@01D3D66B.E394C960"/>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del>
    </w:p>
    <w:p w14:paraId="1F132AD9" w14:textId="45099940" w:rsidR="00385C4A" w:rsidRPr="00EC5B54" w:rsidDel="00B02795" w:rsidRDefault="000D3B73" w:rsidP="00072779">
      <w:pPr>
        <w:rPr>
          <w:del w:id="629" w:author="Author"/>
        </w:rPr>
      </w:pPr>
      <w:ins w:id="630" w:author="Author">
        <w:del w:id="631" w:author="Author">
          <w:r w:rsidDel="00B02795">
            <w:delText xml:space="preserve">To achieve this affect, multi-properties will be used where </w:delText>
          </w:r>
        </w:del>
      </w:ins>
      <w:del w:id="632" w:author="Author">
        <w:r w:rsidR="00385C4A" w:rsidRPr="00EC5B54" w:rsidDel="00B02795">
          <w:delText xml:space="preserve">If the first layer contains </w:delText>
        </w:r>
      </w:del>
      <w:ins w:id="633" w:author="Author">
        <w:del w:id="634" w:author="Author">
          <w:r w:rsidR="009D436D" w:rsidDel="00B02795">
            <w:delText xml:space="preserve">material with a </w:delText>
          </w:r>
        </w:del>
      </w:ins>
      <w:del w:id="635" w:author="Author">
        <w:r w:rsidR="00FA6CFC" w:rsidRPr="006C592F" w:rsidDel="00B02795">
          <w:delText>translucent display propert</w:delText>
        </w:r>
      </w:del>
      <w:ins w:id="636" w:author="Author">
        <w:del w:id="637" w:author="Author">
          <w:r w:rsidDel="00B02795">
            <w:delText>ies</w:delText>
          </w:r>
        </w:del>
      </w:ins>
      <w:del w:id="638" w:author="Author">
        <w:r w:rsidR="00FA6CFC" w:rsidRPr="006C592F" w:rsidDel="00B02795">
          <w:delText>ies</w:delText>
        </w:r>
        <w:r w:rsidR="00FA6CFC" w:rsidDel="00B02795">
          <w:delText xml:space="preserve"> and the associated </w:delText>
        </w:r>
      </w:del>
      <w:ins w:id="639" w:author="Author">
        <w:del w:id="640" w:author="Author">
          <w:r w:rsidDel="00B02795">
            <w:delText>display</w:delText>
          </w:r>
        </w:del>
      </w:ins>
      <w:del w:id="641" w:author="Author">
        <w:r w:rsidR="00FA6CFC" w:rsidDel="00B02795">
          <w:delText>color contains alpha channel indicating transparency</w:delText>
        </w:r>
      </w:del>
      <w:ins w:id="642" w:author="Author">
        <w:del w:id="643" w:author="Author">
          <w:r w:rsidDel="00B02795">
            <w:delText>.</w:delText>
          </w:r>
        </w:del>
      </w:ins>
      <w:del w:id="644" w:author="Author">
        <w:r w:rsidR="00385C4A" w:rsidRPr="00EC5B54" w:rsidDel="00B02795">
          <w:delText xml:space="preserve">, the </w:delText>
        </w:r>
      </w:del>
      <w:ins w:id="645" w:author="Author">
        <w:del w:id="646" w:author="Author">
          <w:r w:rsidDel="00B02795">
            <w:delText>T</w:delText>
          </w:r>
          <w:r w:rsidRPr="00EC5B54" w:rsidDel="00B02795">
            <w:delText xml:space="preserve">he </w:delText>
          </w:r>
        </w:del>
      </w:ins>
      <w:del w:id="647" w:author="Author">
        <w:r w:rsidR="00385C4A" w:rsidRPr="00EC5B54" w:rsidDel="00B02795">
          <w:delText>underlying material MAY be rendered translucent to allow underlying model material to “show through” transparent areas. The subsequent layers, which can be of any type, are then blended according to the method described above.</w:delText>
        </w:r>
      </w:del>
    </w:p>
    <w:p w14:paraId="6983D5DA" w14:textId="600DD084" w:rsidR="007B4032" w:rsidRPr="00EC5B54" w:rsidDel="00B02795" w:rsidRDefault="00FA6CFC" w:rsidP="007B4032">
      <w:pPr>
        <w:rPr>
          <w:del w:id="648" w:author="Author"/>
        </w:rPr>
      </w:pPr>
      <w:del w:id="649" w:author="Author">
        <w:r w:rsidDel="00B02795">
          <w:delText>For example, a</w:delText>
        </w:r>
        <w:r w:rsidR="007B4032" w:rsidRPr="00EC5B54" w:rsidDel="00B02795">
          <w:delText>ssum</w:delText>
        </w:r>
        <w:r w:rsidRPr="00EC5B54" w:rsidDel="00B02795">
          <w:delText>e</w:delText>
        </w:r>
        <w:r w:rsidR="007B4032" w:rsidRPr="00EC5B54" w:rsidDel="00B02795">
          <w:delText xml:space="preserve"> </w:delText>
        </w:r>
        <w:r w:rsidR="0051286B" w:rsidDel="00B02795">
          <w:delText>a</w:delText>
        </w:r>
        <w:r w:rsidR="007B4032" w:rsidRPr="00EC5B54" w:rsidDel="00B02795">
          <w:delText xml:space="preserve"> </w:delText>
        </w:r>
        <w:r w:rsidR="0051286B" w:rsidDel="00B02795">
          <w:delText xml:space="preserve">second </w:delText>
        </w:r>
        <w:r w:rsidR="007B4032" w:rsidRPr="00EC5B54" w:rsidDel="00B02795">
          <w:delText xml:space="preserve">layer is blended on top of </w:delText>
        </w:r>
        <w:r w:rsidDel="00B02795">
          <w:delText xml:space="preserve">the </w:delText>
        </w:r>
        <w:r w:rsidR="0051286B" w:rsidDel="00B02795">
          <w:delText>first</w:delText>
        </w:r>
        <w:r w:rsidR="007B4032" w:rsidRPr="00EC5B54" w:rsidDel="00B02795">
          <w:delText xml:space="preserve"> layer </w:delText>
        </w:r>
        <w:r w:rsidDel="00B02795">
          <w:delText>containing a color value with a</w:delText>
        </w:r>
        <w:r w:rsidR="007B4032" w:rsidRPr="00EC5B54" w:rsidDel="00B02795">
          <w:delText xml:space="preserve"> 50% alpha.</w:delText>
        </w:r>
      </w:del>
    </w:p>
    <w:p w14:paraId="01B00176" w14:textId="68C5D632" w:rsidR="007B4032" w:rsidRPr="00EC5B54" w:rsidDel="00B02795" w:rsidRDefault="007B4032" w:rsidP="007B4032">
      <w:pPr>
        <w:spacing w:after="0" w:line="240" w:lineRule="auto"/>
        <w:rPr>
          <w:del w:id="650" w:author="Author"/>
        </w:rPr>
      </w:pPr>
      <w:del w:id="651" w:author="Author">
        <w:r w:rsidRPr="00EC5B54" w:rsidDel="00B02795">
          <w:delText xml:space="preserve">A display renderer </w:delText>
        </w:r>
        <w:r w:rsidR="00FA6CFC" w:rsidDel="00B02795">
          <w:delText xml:space="preserve">easily </w:delText>
        </w:r>
        <w:r w:rsidRPr="00EC5B54" w:rsidDel="00B02795">
          <w:delText xml:space="preserve">determines the translucent surface color based on object’s attenuation, thickness and background lighting. Whatever color that turns out to be is averaged </w:delText>
        </w:r>
      </w:del>
      <w:ins w:id="652" w:author="Author">
        <w:del w:id="653" w:author="Author">
          <w:r w:rsidR="000D3B73" w:rsidDel="00B02795">
            <w:delText>blended</w:delText>
          </w:r>
          <w:r w:rsidR="000D3B73" w:rsidRPr="00EC5B54" w:rsidDel="00B02795">
            <w:delText xml:space="preserve"> </w:delText>
          </w:r>
        </w:del>
      </w:ins>
      <w:del w:id="654" w:author="Author">
        <w:r w:rsidRPr="00EC5B54" w:rsidDel="00B02795">
          <w:delText xml:space="preserve">with 1st layer’s color in a separate rendering pass. </w:delText>
        </w:r>
      </w:del>
    </w:p>
    <w:p w14:paraId="5834C99B" w14:textId="08B72DC2" w:rsidR="007B4032" w:rsidDel="00B02795" w:rsidRDefault="007B4032" w:rsidP="006C592F">
      <w:pPr>
        <w:spacing w:after="0" w:line="240" w:lineRule="auto"/>
        <w:rPr>
          <w:del w:id="655" w:author="Author"/>
          <w:rFonts w:eastAsiaTheme="minorHAnsi"/>
          <w:color w:val="00B0F0"/>
        </w:rPr>
      </w:pPr>
    </w:p>
    <w:p w14:paraId="7C2732EC" w14:textId="5334F0AB" w:rsidR="007B4032" w:rsidRPr="00EC5B54" w:rsidDel="00B02795" w:rsidRDefault="00FA6CFC" w:rsidP="007B4032">
      <w:pPr>
        <w:spacing w:after="0" w:line="240" w:lineRule="auto"/>
        <w:rPr>
          <w:del w:id="656" w:author="Author"/>
        </w:rPr>
      </w:pPr>
      <w:del w:id="657" w:author="Author">
        <w:r w:rsidRPr="00EC5B54" w:rsidDel="00B02795">
          <w:delText>It is different f</w:delText>
        </w:r>
        <w:r w:rsidR="007B4032" w:rsidRPr="00EC5B54" w:rsidDel="00B02795">
          <w:delText>or a 3d printer</w:delText>
        </w:r>
        <w:r w:rsidRPr="00EC5B54" w:rsidDel="00B02795">
          <w:delText>.</w:delText>
        </w:r>
        <w:r w:rsidR="007B4032" w:rsidRPr="00EC5B54" w:rsidDel="00B02795">
          <w:delText xml:space="preserve"> </w:delText>
        </w:r>
        <w:r w:rsidRPr="00EC5B54" w:rsidDel="00B02795">
          <w:delText>I</w:delText>
        </w:r>
        <w:r w:rsidR="007B4032" w:rsidRPr="00EC5B54" w:rsidDel="00B02795">
          <w:delText xml:space="preserve">f we apply opaque color over a transparent layer, the result depends on what we mean by 50% alpha. If we blend two opaque colors, it’s easy to determine their average and apply paint because it’s still opaque. </w:delText>
        </w:r>
      </w:del>
    </w:p>
    <w:p w14:paraId="06D982FF" w14:textId="3101AE62" w:rsidR="007B4032" w:rsidDel="00B02795" w:rsidRDefault="007B4032" w:rsidP="006C592F">
      <w:pPr>
        <w:spacing w:after="0" w:line="240" w:lineRule="auto"/>
        <w:rPr>
          <w:del w:id="658" w:author="Author"/>
          <w:rFonts w:eastAsia="Times New Roman"/>
          <w:color w:val="00B0F0"/>
        </w:rPr>
      </w:pPr>
    </w:p>
    <w:p w14:paraId="37B62618" w14:textId="54B3AA68" w:rsidR="000D62CF" w:rsidDel="00B02795" w:rsidRDefault="007B4032">
      <w:pPr>
        <w:spacing w:after="0" w:line="240" w:lineRule="auto"/>
        <w:rPr>
          <w:del w:id="659" w:author="Author"/>
        </w:rPr>
      </w:pPr>
      <w:del w:id="660" w:author="Author">
        <w:r w:rsidRPr="00EC5B54" w:rsidDel="00B02795">
          <w:delText xml:space="preserve">In this case, </w:delText>
        </w:r>
        <w:r w:rsidR="00FA6CFC" w:rsidRPr="00EC5B54" w:rsidDel="00B02795">
          <w:delText xml:space="preserve">the </w:delText>
        </w:r>
        <w:r w:rsidRPr="00EC5B54" w:rsidDel="00B02795">
          <w:delText xml:space="preserve">alpha </w:delText>
        </w:r>
        <w:r w:rsidR="00FA6CFC" w:rsidRPr="00EC5B54" w:rsidDel="00B02795">
          <w:delText xml:space="preserve">channel </w:delText>
        </w:r>
        <w:r w:rsidR="000D62CF" w:rsidDel="00B02795">
          <w:delText>MUST</w:delText>
        </w:r>
        <w:r w:rsidR="00FA6CFC" w:rsidRPr="00EC5B54" w:rsidDel="00B02795">
          <w:delText xml:space="preserve"> </w:delText>
        </w:r>
        <w:r w:rsidRPr="00EC5B54" w:rsidDel="00B02795">
          <w:delText xml:space="preserve">describe </w:delText>
        </w:r>
        <w:r w:rsidR="000D62CF" w:rsidDel="00B02795">
          <w:delText>color opacity</w:delText>
        </w:r>
        <w:r w:rsidRPr="00EC5B54" w:rsidDel="00B02795">
          <w:delText>. Fully opaque alpha means that the underlying translucent surface doesn’t show through. Zero alpha means that the underlying surface fully shows through. 50% alpha allows 50% of background light to pass.</w:delText>
        </w:r>
        <w:r w:rsidR="000D62CF" w:rsidDel="00B02795">
          <w:delText xml:space="preserve"> </w:delText>
        </w:r>
      </w:del>
    </w:p>
    <w:p w14:paraId="732D9EB7" w14:textId="0B9D3B37" w:rsidR="000D62CF" w:rsidDel="00B02795" w:rsidRDefault="000D62CF">
      <w:pPr>
        <w:spacing w:after="0" w:line="240" w:lineRule="auto"/>
        <w:rPr>
          <w:del w:id="661" w:author="Author"/>
        </w:rPr>
      </w:pPr>
    </w:p>
    <w:p w14:paraId="471EDBCB" w14:textId="5A871D3A" w:rsidR="007B4032" w:rsidDel="00B02795" w:rsidRDefault="007B4032" w:rsidP="00EC5B54">
      <w:pPr>
        <w:spacing w:after="0" w:line="240" w:lineRule="auto"/>
        <w:rPr>
          <w:del w:id="662" w:author="Author"/>
        </w:rPr>
      </w:pPr>
      <w:del w:id="663" w:author="Author">
        <w:r w:rsidRPr="00EC5B54" w:rsidDel="00B02795">
          <w:delText>Imagine the surface as a set of infinitesimally small micro-facets, half of the facets would be covered in fully opaque paint and the other half would show through. Like spray paint which only has half the normal throttle. This behavior is fully consistent with the display renderer described above and it works for standard blending mode.</w:delText>
        </w:r>
        <w:r w:rsidR="00057EA3" w:rsidDel="00B02795">
          <w:br/>
        </w:r>
      </w:del>
    </w:p>
    <w:p w14:paraId="4BC11537" w14:textId="1A1BAB73" w:rsidR="00FA6CFC" w:rsidDel="00B02795" w:rsidRDefault="00FA6CFC" w:rsidP="00FA6CFC">
      <w:pPr>
        <w:rPr>
          <w:del w:id="664" w:author="Author"/>
        </w:rPr>
      </w:pPr>
      <w:bookmarkStart w:id="665" w:name="_Hlk514145556"/>
      <w:del w:id="666" w:author="Author">
        <w:r w:rsidRPr="00314D81" w:rsidDel="00B02795">
          <w:delText xml:space="preserve">When physically printing, a material </w:delText>
        </w:r>
        <w:r w:rsidR="000D62CF" w:rsidDel="00B02795">
          <w:delText>a</w:delText>
        </w:r>
        <w:r w:rsidRPr="00314D81" w:rsidDel="00B02795">
          <w:delText xml:space="preserve">nd display properties </w:delText>
        </w:r>
        <w:r w:rsidDel="00B02795">
          <w:delText>MAY</w:delText>
        </w:r>
        <w:r w:rsidRPr="00314D81" w:rsidDel="00B02795">
          <w:delText xml:space="preserve"> be ignored. But when rendering on screen, the display color and display properties </w:delText>
        </w:r>
        <w:r w:rsidDel="00B02795">
          <w:delText>SHOULD</w:delText>
        </w:r>
        <w:r w:rsidRPr="00314D81" w:rsidDel="00B02795">
          <w:delText xml:space="preserve"> be blended to provide a realistic preview.</w:delText>
        </w:r>
      </w:del>
    </w:p>
    <w:bookmarkEnd w:id="665"/>
    <w:p w14:paraId="274E2D25" w14:textId="328D2914" w:rsidR="00D8481F" w:rsidRPr="00EC5B54" w:rsidDel="00B02795" w:rsidRDefault="00D8481F" w:rsidP="00072779">
      <w:pPr>
        <w:rPr>
          <w:del w:id="667" w:author="Author"/>
        </w:rPr>
      </w:pPr>
    </w:p>
    <w:p w14:paraId="4721DBC2" w14:textId="55418329" w:rsidR="002156F5" w:rsidRDefault="00CC25D3" w:rsidP="00EC5B54">
      <w:pPr>
        <w:pStyle w:val="Heading2"/>
        <w:numPr>
          <w:ilvl w:val="1"/>
          <w:numId w:val="24"/>
        </w:numPr>
      </w:pPr>
      <w:bookmarkStart w:id="668" w:name="_Toc513815291"/>
      <w:bookmarkStart w:id="669" w:name="_Toc514146124"/>
      <w:bookmarkStart w:id="670" w:name="_Toc416448855"/>
      <w:bookmarkStart w:id="671" w:name="_Toc416460227"/>
      <w:bookmarkStart w:id="672" w:name="_Toc416448856"/>
      <w:bookmarkStart w:id="673" w:name="_Toc416460228"/>
      <w:bookmarkStart w:id="674" w:name="_Toc416448857"/>
      <w:bookmarkStart w:id="675" w:name="_Toc416460229"/>
      <w:bookmarkStart w:id="676" w:name="_Toc416461984"/>
      <w:bookmarkStart w:id="677" w:name="_Toc416462014"/>
      <w:bookmarkStart w:id="678" w:name="_Toc416462089"/>
      <w:bookmarkStart w:id="679" w:name="_Toc417309099"/>
      <w:bookmarkStart w:id="680" w:name="_Toc494990403"/>
      <w:bookmarkStart w:id="681" w:name="_Toc494990514"/>
      <w:bookmarkStart w:id="682" w:name="_Toc417309100"/>
      <w:bookmarkStart w:id="683" w:name="_Toc520719636"/>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t>Multi</w:t>
      </w:r>
      <w:bookmarkEnd w:id="682"/>
      <w:bookmarkEnd w:id="683"/>
    </w:p>
    <w:p w14:paraId="5DE07D54" w14:textId="031E9409" w:rsidR="00CC25D3" w:rsidRPr="001F7DCC" w:rsidRDefault="00CC25D3" w:rsidP="002C45B2">
      <w:pPr>
        <w:keepNext/>
        <w:rPr>
          <w:b/>
        </w:rPr>
      </w:pPr>
      <w:r>
        <w:t xml:space="preserve">Element </w:t>
      </w:r>
      <w:r w:rsidRPr="001F33F1">
        <w:rPr>
          <w:b/>
        </w:rPr>
        <w:t>&lt;</w:t>
      </w:r>
      <w:r>
        <w:rPr>
          <w:b/>
        </w:rPr>
        <w:t>multi</w:t>
      </w:r>
      <w:r w:rsidRPr="001F33F1">
        <w:rPr>
          <w:b/>
        </w:rPr>
        <w:t>&gt;</w:t>
      </w:r>
    </w:p>
    <w:tbl>
      <w:tblPr>
        <w:tblW w:w="4999" w:type="pct"/>
        <w:tblLook w:val="0000" w:firstRow="0" w:lastRow="0" w:firstColumn="0" w:lastColumn="0" w:noHBand="0" w:noVBand="0"/>
      </w:tblPr>
      <w:tblGrid>
        <w:gridCol w:w="935"/>
        <w:gridCol w:w="8413"/>
      </w:tblGrid>
      <w:tr w:rsidR="00CC25D3" w:rsidRPr="00161007" w14:paraId="0A4B68F5" w14:textId="77777777">
        <w:tc>
          <w:tcPr>
            <w:tcW w:w="500" w:type="pct"/>
            <w:tcBorders>
              <w:top w:val="single" w:sz="4" w:space="0" w:color="auto"/>
              <w:left w:val="single" w:sz="4" w:space="0" w:color="auto"/>
              <w:bottom w:val="single" w:sz="4" w:space="0" w:color="auto"/>
              <w:right w:val="single" w:sz="4" w:space="0" w:color="auto"/>
            </w:tcBorders>
          </w:tcPr>
          <w:p w14:paraId="0834E127" w14:textId="77777777" w:rsidR="00CC25D3" w:rsidRPr="00161007" w:rsidRDefault="00CC25D3" w:rsidP="002C45B2">
            <w:pPr>
              <w:keepNext/>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FAE3C47" w14:textId="13396847" w:rsidR="00CC25D3" w:rsidRPr="00161007" w:rsidRDefault="00805F15" w:rsidP="002C45B2">
            <w:pPr>
              <w:keepNext/>
              <w:widowControl w:val="0"/>
              <w:autoSpaceDE w:val="0"/>
              <w:autoSpaceDN w:val="0"/>
              <w:adjustRightInd w:val="0"/>
              <w:spacing w:before="75" w:after="75" w:line="240" w:lineRule="auto"/>
              <w:rPr>
                <w:rFonts w:ascii="Arial" w:hAnsi="Arial" w:cs="Arial"/>
                <w:sz w:val="24"/>
                <w:szCs w:val="24"/>
              </w:rPr>
            </w:pPr>
            <w:r>
              <w:t xml:space="preserve"> </w:t>
            </w:r>
            <w:r w:rsidR="000C0C28">
              <w:rPr>
                <w:noProof/>
              </w:rPr>
              <w:drawing>
                <wp:inline distT="0" distB="0" distL="0" distR="0" wp14:anchorId="21597163" wp14:editId="7F5F941D">
                  <wp:extent cx="32289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975" cy="1143000"/>
                          </a:xfrm>
                          <a:prstGeom prst="rect">
                            <a:avLst/>
                          </a:prstGeom>
                        </pic:spPr>
                      </pic:pic>
                    </a:graphicData>
                  </a:graphic>
                </wp:inline>
              </w:drawing>
            </w:r>
          </w:p>
        </w:tc>
      </w:tr>
      <w:tr w:rsidR="00CC25D3" w:rsidRPr="00161007" w14:paraId="2E628542" w14:textId="77777777">
        <w:tc>
          <w:tcPr>
            <w:tcW w:w="500" w:type="pct"/>
            <w:tcBorders>
              <w:top w:val="single" w:sz="4" w:space="0" w:color="auto"/>
              <w:left w:val="single" w:sz="4" w:space="0" w:color="auto"/>
              <w:bottom w:val="single" w:sz="4" w:space="0" w:color="auto"/>
              <w:right w:val="single" w:sz="4" w:space="0" w:color="auto"/>
            </w:tcBorders>
          </w:tcPr>
          <w:p w14:paraId="0A06278B"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33"/>
              <w:gridCol w:w="1918"/>
              <w:gridCol w:w="805"/>
              <w:gridCol w:w="723"/>
              <w:gridCol w:w="608"/>
              <w:gridCol w:w="2908"/>
            </w:tblGrid>
            <w:tr w:rsidR="00CC25D3" w:rsidRPr="00161007" w14:paraId="3E2E4834" w14:textId="77777777" w:rsidTr="0051286B">
              <w:trPr>
                <w:trHeight w:val="358"/>
              </w:trPr>
              <w:tc>
                <w:tcPr>
                  <w:tcW w:w="752" w:type="pct"/>
                </w:tcPr>
                <w:p w14:paraId="2927BD3D" w14:textId="23307EFD"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
                <w:p w14:paraId="74939A69" w14:textId="4B7ACCAA"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
                <w:p w14:paraId="5D979266" w14:textId="713BAF3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
                <w:p w14:paraId="1AD82E65" w14:textId="46BBC586"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72789C46" w14:textId="7E41435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
                <w:p w14:paraId="1810237E"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47F5B4CF" w14:textId="77777777" w:rsidTr="0051286B">
              <w:trPr>
                <w:trHeight w:val="790"/>
              </w:trPr>
              <w:tc>
                <w:tcPr>
                  <w:tcW w:w="752" w:type="pct"/>
                  <w:tcBorders>
                    <w:bottom w:val="single" w:sz="4" w:space="0" w:color="auto"/>
                  </w:tcBorders>
                </w:tcPr>
                <w:p w14:paraId="1094CBE9" w14:textId="63F90753" w:rsidR="00CC25D3" w:rsidRPr="00EC5B54" w:rsidRDefault="0080289E" w:rsidP="00C31EA1">
                  <w:pPr>
                    <w:keepNext/>
                    <w:keepLines/>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p</w:t>
                  </w:r>
                  <w:r w:rsidR="00CC25D3" w:rsidRPr="00EC5B54">
                    <w:rPr>
                      <w:rFonts w:ascii="Arial" w:hAnsi="Arial" w:cs="Arial"/>
                      <w:b/>
                      <w:color w:val="000000"/>
                      <w:sz w:val="16"/>
                      <w:szCs w:val="16"/>
                    </w:rPr>
                    <w:t>indices</w:t>
                  </w:r>
                </w:p>
              </w:tc>
              <w:tc>
                <w:tcPr>
                  <w:tcW w:w="1171" w:type="pct"/>
                  <w:tcBorders>
                    <w:bottom w:val="single" w:sz="4" w:space="0" w:color="auto"/>
                  </w:tcBorders>
                </w:tcPr>
                <w:p w14:paraId="375F5507" w14:textId="3DB63EA0" w:rsidR="00CC25D3" w:rsidRPr="00161007" w:rsidRDefault="0006371E" w:rsidP="00C31EA1">
                  <w:pPr>
                    <w:keepNext/>
                    <w:keepLines/>
                    <w:widowControl w:val="0"/>
                    <w:autoSpaceDE w:val="0"/>
                    <w:autoSpaceDN w:val="0"/>
                    <w:adjustRightInd w:val="0"/>
                    <w:spacing w:before="60" w:after="60" w:line="240" w:lineRule="auto"/>
                    <w:rPr>
                      <w:rFonts w:ascii="Arial" w:hAnsi="Arial" w:cs="Arial"/>
                      <w:b/>
                      <w:bCs/>
                      <w:color w:val="000000"/>
                      <w:sz w:val="16"/>
                      <w:szCs w:val="16"/>
                    </w:rPr>
                  </w:pPr>
                  <w:r w:rsidRPr="0006371E">
                    <w:rPr>
                      <w:rFonts w:ascii="Arial" w:hAnsi="Arial" w:cs="Arial"/>
                      <w:b/>
                      <w:bCs/>
                      <w:color w:val="000000"/>
                      <w:sz w:val="16"/>
                      <w:szCs w:val="16"/>
                    </w:rPr>
                    <w:t>ST_ResourceIndices</w:t>
                  </w:r>
                </w:p>
              </w:tc>
              <w:tc>
                <w:tcPr>
                  <w:tcW w:w="491" w:type="pct"/>
                  <w:tcBorders>
                    <w:bottom w:val="single" w:sz="4" w:space="0" w:color="auto"/>
                  </w:tcBorders>
                </w:tcPr>
                <w:p w14:paraId="5F4DCDE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bottom w:val="single" w:sz="4" w:space="0" w:color="auto"/>
                  </w:tcBorders>
                </w:tcPr>
                <w:p w14:paraId="46E0E10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
                <w:p w14:paraId="3C256F4F"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1774" w:type="pct"/>
                  <w:tcBorders>
                    <w:bottom w:val="single" w:sz="4" w:space="0" w:color="auto"/>
                  </w:tcBorders>
                </w:tcPr>
                <w:p w14:paraId="032BF229" w14:textId="493F9F89" w:rsidR="00CC25D3"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w:t>
                  </w:r>
                  <w:r w:rsidR="0080289E">
                    <w:rPr>
                      <w:rFonts w:ascii="Arial" w:hAnsi="Arial" w:cs="Arial"/>
                      <w:color w:val="000000"/>
                      <w:sz w:val="16"/>
                      <w:szCs w:val="16"/>
                    </w:rPr>
                    <w:t>urceIndex values of the</w:t>
                  </w:r>
                  <w:r>
                    <w:rPr>
                      <w:rFonts w:ascii="Arial" w:hAnsi="Arial" w:cs="Arial"/>
                      <w:color w:val="000000"/>
                      <w:sz w:val="16"/>
                      <w:szCs w:val="16"/>
                    </w:rPr>
                    <w:t xml:space="preserve"> constituents</w:t>
                  </w:r>
                </w:p>
              </w:tc>
            </w:tr>
            <w:tr w:rsidR="00CE68A1" w:rsidRPr="00161007" w14:paraId="7321C758" w14:textId="77777777" w:rsidTr="0051286B">
              <w:trPr>
                <w:trHeight w:val="395"/>
              </w:trPr>
              <w:tc>
                <w:tcPr>
                  <w:tcW w:w="752" w:type="pct"/>
                  <w:tcBorders>
                    <w:top w:val="single" w:sz="4" w:space="0" w:color="auto"/>
                  </w:tcBorders>
                </w:tcPr>
                <w:p w14:paraId="78ECCD64" w14:textId="0D267570" w:rsidR="00CE68A1" w:rsidRPr="00EC5B54" w:rsidRDefault="00CE68A1" w:rsidP="00C31EA1">
                  <w:pPr>
                    <w:keepNext/>
                    <w:keepLines/>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@anyAttribute</w:t>
                  </w:r>
                </w:p>
              </w:tc>
              <w:tc>
                <w:tcPr>
                  <w:tcW w:w="1171" w:type="pct"/>
                  <w:tcBorders>
                    <w:top w:val="single" w:sz="4" w:space="0" w:color="auto"/>
                  </w:tcBorders>
                </w:tcPr>
                <w:p w14:paraId="2F906D97" w14:textId="77777777" w:rsidR="00CE68A1" w:rsidRPr="00EC5B54" w:rsidRDefault="00CE68A1" w:rsidP="00C31EA1">
                  <w:pPr>
                    <w:keepNext/>
                    <w:keepLines/>
                    <w:widowControl w:val="0"/>
                    <w:autoSpaceDE w:val="0"/>
                    <w:autoSpaceDN w:val="0"/>
                    <w:adjustRightInd w:val="0"/>
                    <w:spacing w:before="60" w:after="60" w:line="240" w:lineRule="auto"/>
                    <w:rPr>
                      <w:rFonts w:ascii="Arial" w:hAnsi="Arial" w:cs="Arial"/>
                      <w:bCs/>
                      <w:color w:val="000000"/>
                      <w:sz w:val="16"/>
                      <w:szCs w:val="16"/>
                    </w:rPr>
                  </w:pPr>
                </w:p>
              </w:tc>
              <w:tc>
                <w:tcPr>
                  <w:tcW w:w="491" w:type="pct"/>
                  <w:tcBorders>
                    <w:top w:val="single" w:sz="4" w:space="0" w:color="auto"/>
                  </w:tcBorders>
                </w:tcPr>
                <w:p w14:paraId="52C901DC" w14:textId="77777777" w:rsidR="00CE68A1" w:rsidRDefault="00CE68A1"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0459441F" w14:textId="77777777" w:rsidR="00CE68A1" w:rsidDel="0052513E" w:rsidRDefault="00CE68A1"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6F96FBA7" w14:textId="77777777" w:rsidR="00CE68A1" w:rsidRPr="00161007" w:rsidRDefault="00CE68A1"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1774" w:type="pct"/>
                  <w:tcBorders>
                    <w:top w:val="single" w:sz="4" w:space="0" w:color="auto"/>
                  </w:tcBorders>
                </w:tcPr>
                <w:p w14:paraId="0E411DD2" w14:textId="77777777" w:rsidR="00CE68A1" w:rsidRDefault="00CE68A1"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r>
          </w:tbl>
          <w:p w14:paraId="38263F98"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p>
        </w:tc>
      </w:tr>
    </w:tbl>
    <w:p w14:paraId="144FC35A" w14:textId="77777777" w:rsidR="00072779" w:rsidRDefault="00072779" w:rsidP="00EA0C5A">
      <w:pPr>
        <w:spacing w:before="120"/>
        <w:rPr>
          <w:color w:val="548235"/>
        </w:rPr>
      </w:pPr>
    </w:p>
    <w:p w14:paraId="4BBBED6B" w14:textId="0E5FEB15" w:rsidR="00EA0C5A" w:rsidRDefault="00E63498" w:rsidP="00EA0C5A">
      <w:pPr>
        <w:spacing w:before="120"/>
      </w:pPr>
      <w:r>
        <w:t>If the pindices list is shorter than the pids list, consumers MUST use a default index of zero for any unspecified pindices. Extra pindices MUST be ignored.</w:t>
      </w:r>
      <w:r w:rsidR="00534F6D">
        <w:t xml:space="preserve"> </w:t>
      </w:r>
      <w:r w:rsidR="009F2E88">
        <w:t>To</w:t>
      </w:r>
      <w:r w:rsidR="00EA0C5A">
        <w:t xml:space="preserve"> avoid integer overflows, a multi proper</w:t>
      </w:r>
      <w:r w:rsidR="00A641C0">
        <w:t>ty</w:t>
      </w:r>
      <w:r w:rsidR="00EA0C5A">
        <w:t xml:space="preserve"> group MUST contain less than 2^31 elements.</w:t>
      </w:r>
    </w:p>
    <w:p w14:paraId="7D519DD8" w14:textId="4298EDC0" w:rsidR="00084C59" w:rsidRDefault="00084C59" w:rsidP="00681026">
      <w:pPr>
        <w:pStyle w:val="Heading1"/>
        <w:numPr>
          <w:ilvl w:val="0"/>
          <w:numId w:val="24"/>
        </w:numPr>
      </w:pPr>
      <w:bookmarkStart w:id="684" w:name="_Toc347418354"/>
      <w:bookmarkStart w:id="685" w:name="_Toc347496235"/>
      <w:bookmarkStart w:id="686" w:name="_Toc350870316"/>
      <w:bookmarkStart w:id="687" w:name="_Toc351679815"/>
      <w:bookmarkStart w:id="688" w:name="_Toc351853450"/>
      <w:bookmarkStart w:id="689" w:name="_Toc351854766"/>
      <w:bookmarkStart w:id="690" w:name="_Toc351854844"/>
      <w:bookmarkStart w:id="691" w:name="_Toc351905432"/>
      <w:bookmarkStart w:id="692" w:name="_Toc351911560"/>
      <w:bookmarkStart w:id="693" w:name="_Toc351911635"/>
      <w:bookmarkStart w:id="694" w:name="_Toc351918727"/>
      <w:bookmarkStart w:id="695" w:name="_Toc351918916"/>
      <w:bookmarkStart w:id="696" w:name="_Toc352578809"/>
      <w:bookmarkStart w:id="697" w:name="_Toc352687372"/>
      <w:bookmarkStart w:id="698" w:name="_Toc352691258"/>
      <w:bookmarkStart w:id="699" w:name="_Toc355442286"/>
      <w:bookmarkStart w:id="700" w:name="_Toc355442438"/>
      <w:bookmarkStart w:id="701" w:name="_Toc355449879"/>
      <w:bookmarkStart w:id="702" w:name="_Toc355543721"/>
      <w:bookmarkStart w:id="703" w:name="_Toc355543798"/>
      <w:bookmarkStart w:id="704" w:name="_Toc355554433"/>
      <w:bookmarkStart w:id="705" w:name="_Toc355554509"/>
      <w:bookmarkStart w:id="706" w:name="_Toc355616513"/>
      <w:bookmarkStart w:id="707" w:name="_Toc355616594"/>
      <w:bookmarkStart w:id="708" w:name="_Toc355618055"/>
      <w:bookmarkStart w:id="709" w:name="_Toc355620016"/>
      <w:bookmarkStart w:id="710" w:name="_Toc355620246"/>
      <w:bookmarkStart w:id="711" w:name="_Toc355629572"/>
      <w:bookmarkStart w:id="712" w:name="_Toc360525144"/>
      <w:bookmarkStart w:id="713" w:name="_Toc364798987"/>
      <w:bookmarkStart w:id="714" w:name="_Toc364982949"/>
      <w:bookmarkStart w:id="715" w:name="_Toc372578348"/>
      <w:bookmarkStart w:id="716" w:name="_Toc372578430"/>
      <w:bookmarkStart w:id="717" w:name="_Toc372678436"/>
      <w:bookmarkStart w:id="718" w:name="_Toc384049285"/>
      <w:bookmarkStart w:id="719" w:name="_Toc384049579"/>
      <w:bookmarkStart w:id="720" w:name="_Toc402522854"/>
      <w:bookmarkStart w:id="721" w:name="_Toc495065101"/>
      <w:bookmarkStart w:id="722" w:name="_Toc417309101"/>
      <w:bookmarkStart w:id="723" w:name="_Toc520719638"/>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lastRenderedPageBreak/>
        <w:t>Texture</w:t>
      </w:r>
      <w:bookmarkEnd w:id="722"/>
      <w:r w:rsidR="0094595F">
        <w:t xml:space="preserve"> 2d</w:t>
      </w:r>
      <w:bookmarkEnd w:id="723"/>
    </w:p>
    <w:p w14:paraId="3F216978" w14:textId="77777777" w:rsidR="00084C59" w:rsidRPr="00383060" w:rsidRDefault="00084C59" w:rsidP="00084C59">
      <w:pPr>
        <w:keepNext/>
      </w:pPr>
      <w:r>
        <w:t xml:space="preserve">Element </w:t>
      </w:r>
      <w:r w:rsidRPr="001F33F1">
        <w:rPr>
          <w:b/>
        </w:rPr>
        <w:t>&lt;</w:t>
      </w:r>
      <w:r>
        <w:rPr>
          <w:b/>
        </w:rPr>
        <w:t>texture</w:t>
      </w:r>
      <w:r w:rsidR="00E443A2">
        <w:rPr>
          <w:b/>
        </w:rPr>
        <w:t>2d</w:t>
      </w:r>
      <w:r w:rsidRPr="001F33F1">
        <w:rPr>
          <w:b/>
        </w:rPr>
        <w:t>&gt;</w:t>
      </w:r>
    </w:p>
    <w:tbl>
      <w:tblPr>
        <w:tblW w:w="5117" w:type="pct"/>
        <w:tblLook w:val="0000" w:firstRow="0" w:lastRow="0" w:firstColumn="0" w:lastColumn="0" w:noHBand="0" w:noVBand="0"/>
      </w:tblPr>
      <w:tblGrid>
        <w:gridCol w:w="875"/>
        <w:gridCol w:w="8705"/>
      </w:tblGrid>
      <w:tr w:rsidR="00084C59" w:rsidRPr="00C417AC" w14:paraId="6B0490DD" w14:textId="77777777" w:rsidTr="002C45B2">
        <w:tc>
          <w:tcPr>
            <w:tcW w:w="562" w:type="pct"/>
            <w:tcBorders>
              <w:top w:val="single" w:sz="4" w:space="0" w:color="auto"/>
              <w:left w:val="single" w:sz="4" w:space="0" w:color="auto"/>
              <w:bottom w:val="single" w:sz="4" w:space="0" w:color="auto"/>
              <w:right w:val="single" w:sz="4" w:space="0" w:color="auto"/>
            </w:tcBorders>
          </w:tcPr>
          <w:p w14:paraId="7FD80020" w14:textId="77777777" w:rsidR="00084C59" w:rsidRPr="00C417AC" w:rsidRDefault="00084C59" w:rsidP="00084C59">
            <w:pPr>
              <w:widowControl w:val="0"/>
              <w:autoSpaceDE w:val="0"/>
              <w:autoSpaceDN w:val="0"/>
              <w:adjustRightInd w:val="0"/>
              <w:spacing w:before="75" w:after="75" w:line="240" w:lineRule="auto"/>
              <w:jc w:val="right"/>
              <w:rPr>
                <w:rFonts w:ascii="Arial" w:hAnsi="Arial" w:cs="Arial"/>
                <w:sz w:val="24"/>
                <w:szCs w:val="24"/>
              </w:rPr>
            </w:pPr>
            <w:r w:rsidRPr="00C417AC">
              <w:rPr>
                <w:rFonts w:ascii="Arial" w:hAnsi="Arial" w:cs="Arial"/>
                <w:color w:val="808080"/>
                <w:sz w:val="16"/>
                <w:szCs w:val="16"/>
              </w:rPr>
              <w:t>diagram</w:t>
            </w:r>
          </w:p>
        </w:tc>
        <w:tc>
          <w:tcPr>
            <w:tcW w:w="4438" w:type="pct"/>
            <w:tcBorders>
              <w:top w:val="single" w:sz="4" w:space="0" w:color="auto"/>
              <w:left w:val="single" w:sz="4" w:space="0" w:color="auto"/>
              <w:bottom w:val="single" w:sz="4" w:space="0" w:color="auto"/>
              <w:right w:val="single" w:sz="4" w:space="0" w:color="auto"/>
            </w:tcBorders>
          </w:tcPr>
          <w:p w14:paraId="1C89BC2B" w14:textId="0265D793" w:rsidR="00084C59" w:rsidRPr="00C417AC" w:rsidRDefault="00CE68A1" w:rsidP="00084C59">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A1BFEE8" wp14:editId="6F0EC1A7">
                  <wp:extent cx="324802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8025" cy="2600325"/>
                          </a:xfrm>
                          <a:prstGeom prst="rect">
                            <a:avLst/>
                          </a:prstGeom>
                        </pic:spPr>
                      </pic:pic>
                    </a:graphicData>
                  </a:graphic>
                </wp:inline>
              </w:drawing>
            </w:r>
          </w:p>
        </w:tc>
      </w:tr>
      <w:tr w:rsidR="00084C59" w:rsidRPr="00C417AC" w14:paraId="7ABC016B" w14:textId="77777777" w:rsidTr="002C45B2">
        <w:tc>
          <w:tcPr>
            <w:tcW w:w="562" w:type="pct"/>
            <w:tcBorders>
              <w:top w:val="single" w:sz="4" w:space="0" w:color="auto"/>
              <w:left w:val="single" w:sz="4" w:space="0" w:color="auto"/>
              <w:bottom w:val="single" w:sz="4" w:space="0" w:color="auto"/>
              <w:right w:val="single" w:sz="4" w:space="0" w:color="auto"/>
            </w:tcBorders>
          </w:tcPr>
          <w:p w14:paraId="293666EC" w14:textId="77777777" w:rsidR="00084C59" w:rsidRPr="00C417AC" w:rsidRDefault="00084C59" w:rsidP="00084C59">
            <w:pPr>
              <w:widowControl w:val="0"/>
              <w:autoSpaceDE w:val="0"/>
              <w:autoSpaceDN w:val="0"/>
              <w:adjustRightInd w:val="0"/>
              <w:spacing w:before="60" w:after="60" w:line="240" w:lineRule="auto"/>
              <w:jc w:val="right"/>
              <w:rPr>
                <w:rFonts w:ascii="Arial" w:hAnsi="Arial" w:cs="Arial"/>
                <w:sz w:val="24"/>
                <w:szCs w:val="24"/>
              </w:rPr>
            </w:pPr>
            <w:bookmarkStart w:id="724" w:name="_Hlk504998611"/>
            <w:r w:rsidRPr="00C417AC">
              <w:rPr>
                <w:rFonts w:ascii="Arial" w:hAnsi="Arial" w:cs="Arial"/>
                <w:color w:val="808080"/>
                <w:sz w:val="16"/>
                <w:szCs w:val="16"/>
              </w:rPr>
              <w:t>attributes</w:t>
            </w:r>
          </w:p>
        </w:tc>
        <w:tc>
          <w:tcPr>
            <w:tcW w:w="4438" w:type="pct"/>
            <w:tcBorders>
              <w:top w:val="single" w:sz="4" w:space="0" w:color="auto"/>
              <w:left w:val="single" w:sz="4" w:space="0" w:color="auto"/>
              <w:bottom w:val="single" w:sz="4" w:space="0" w:color="auto"/>
              <w:right w:val="single" w:sz="4" w:space="0" w:color="auto"/>
            </w:tcBorders>
          </w:tcPr>
          <w:tbl>
            <w:tblPr>
              <w:tblW w:w="8489" w:type="dxa"/>
              <w:tblLook w:val="0000" w:firstRow="0" w:lastRow="0" w:firstColumn="0" w:lastColumn="0" w:noHBand="0" w:noVBand="0"/>
            </w:tblPr>
            <w:tblGrid>
              <w:gridCol w:w="1551"/>
              <w:gridCol w:w="1889"/>
              <w:gridCol w:w="885"/>
              <w:gridCol w:w="761"/>
              <w:gridCol w:w="666"/>
              <w:gridCol w:w="2737"/>
            </w:tblGrid>
            <w:tr w:rsidR="00084C59" w:rsidRPr="00C417AC" w14:paraId="23FA17BD" w14:textId="77777777" w:rsidTr="0070428A">
              <w:tc>
                <w:tcPr>
                  <w:tcW w:w="914" w:type="pct"/>
                </w:tcPr>
                <w:p w14:paraId="2717304C" w14:textId="5D2D400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Name</w:t>
                  </w:r>
                </w:p>
              </w:tc>
              <w:tc>
                <w:tcPr>
                  <w:tcW w:w="1113" w:type="pct"/>
                </w:tcPr>
                <w:p w14:paraId="3FA48ECE" w14:textId="3E0DBED8"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Type</w:t>
                  </w:r>
                </w:p>
              </w:tc>
              <w:tc>
                <w:tcPr>
                  <w:tcW w:w="521" w:type="pct"/>
                </w:tcPr>
                <w:p w14:paraId="27073B58" w14:textId="4D73B61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Use</w:t>
                  </w:r>
                </w:p>
              </w:tc>
              <w:tc>
                <w:tcPr>
                  <w:tcW w:w="448" w:type="pct"/>
                </w:tcPr>
                <w:p w14:paraId="5B7C75E2" w14:textId="4B4FFCE5"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Default</w:t>
                  </w:r>
                </w:p>
              </w:tc>
              <w:tc>
                <w:tcPr>
                  <w:tcW w:w="392" w:type="pct"/>
                </w:tcPr>
                <w:p w14:paraId="50C353EA" w14:textId="2D5D4BB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Fixed</w:t>
                  </w:r>
                </w:p>
              </w:tc>
              <w:tc>
                <w:tcPr>
                  <w:tcW w:w="1612" w:type="pct"/>
                </w:tcPr>
                <w:p w14:paraId="707718AA"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Annotation</w:t>
                  </w:r>
                </w:p>
              </w:tc>
            </w:tr>
            <w:tr w:rsidR="00084C59" w:rsidRPr="00C417AC" w14:paraId="3F8785A7" w14:textId="77777777" w:rsidTr="0070428A">
              <w:tc>
                <w:tcPr>
                  <w:tcW w:w="914" w:type="pct"/>
                  <w:tcBorders>
                    <w:bottom w:val="single" w:sz="4" w:space="0" w:color="auto"/>
                  </w:tcBorders>
                </w:tcPr>
                <w:p w14:paraId="4C6D6961" w14:textId="3B3807D4" w:rsidR="00084C59" w:rsidRPr="00EC5B54" w:rsidRDefault="00084C59" w:rsidP="00084C59">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113" w:type="pct"/>
                  <w:tcBorders>
                    <w:bottom w:val="single" w:sz="4" w:space="0" w:color="auto"/>
                  </w:tcBorders>
                </w:tcPr>
                <w:p w14:paraId="1C707F2A" w14:textId="77777777" w:rsidR="00084C59" w:rsidRPr="00EC5B54" w:rsidRDefault="00A15CB6" w:rsidP="00084C59">
                  <w:pPr>
                    <w:widowControl w:val="0"/>
                    <w:autoSpaceDE w:val="0"/>
                    <w:autoSpaceDN w:val="0"/>
                    <w:adjustRightInd w:val="0"/>
                    <w:spacing w:before="60" w:after="60" w:line="240" w:lineRule="auto"/>
                    <w:rPr>
                      <w:rFonts w:ascii="Arial" w:hAnsi="Arial" w:cs="Arial"/>
                      <w:b/>
                      <w:sz w:val="24"/>
                      <w:szCs w:val="24"/>
                    </w:rPr>
                  </w:pPr>
                  <w:r w:rsidRPr="008508DC">
                    <w:rPr>
                      <w:rFonts w:ascii="Arial" w:hAnsi="Arial" w:cs="Arial"/>
                      <w:b/>
                      <w:bCs/>
                      <w:color w:val="000000"/>
                      <w:sz w:val="16"/>
                      <w:szCs w:val="16"/>
                    </w:rPr>
                    <w:t>ST_ResourceID</w:t>
                  </w:r>
                  <w:r w:rsidR="00084C59" w:rsidRPr="00EC5B54">
                    <w:rPr>
                      <w:rFonts w:ascii="Arial" w:hAnsi="Arial" w:cs="Arial"/>
                      <w:b/>
                      <w:color w:val="000000"/>
                      <w:sz w:val="16"/>
                      <w:szCs w:val="16"/>
                    </w:rPr>
                    <w:t xml:space="preserve">  </w:t>
                  </w:r>
                </w:p>
              </w:tc>
              <w:tc>
                <w:tcPr>
                  <w:tcW w:w="521" w:type="pct"/>
                  <w:tcBorders>
                    <w:bottom w:val="single" w:sz="4" w:space="0" w:color="auto"/>
                  </w:tcBorders>
                </w:tcPr>
                <w:p w14:paraId="22CB2854" w14:textId="1D2B61BD"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bottom w:val="single" w:sz="4" w:space="0" w:color="auto"/>
                  </w:tcBorders>
                </w:tcPr>
                <w:p w14:paraId="66D6EF96" w14:textId="0504918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bottom w:val="single" w:sz="4" w:space="0" w:color="auto"/>
                  </w:tcBorders>
                </w:tcPr>
                <w:p w14:paraId="5EB23BDC" w14:textId="72E9D9A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bottom w:val="single" w:sz="4" w:space="0" w:color="auto"/>
                  </w:tcBorders>
                </w:tcPr>
                <w:p w14:paraId="76AF561D" w14:textId="77777777" w:rsidR="00084C59" w:rsidRPr="00C417AC" w:rsidRDefault="00FD4C2A" w:rsidP="00084C59">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a unique identifier for this texture resource.</w:t>
                  </w:r>
                </w:p>
              </w:tc>
            </w:tr>
            <w:tr w:rsidR="00084C59" w:rsidRPr="00C417AC" w14:paraId="2C329B99" w14:textId="77777777" w:rsidTr="0070428A">
              <w:tc>
                <w:tcPr>
                  <w:tcW w:w="914" w:type="pct"/>
                  <w:tcBorders>
                    <w:top w:val="single" w:sz="4" w:space="0" w:color="auto"/>
                    <w:bottom w:val="single" w:sz="4" w:space="0" w:color="auto"/>
                  </w:tcBorders>
                </w:tcPr>
                <w:p w14:paraId="4D1F3FE5" w14:textId="2FB77FF4" w:rsidR="00084C59" w:rsidRPr="00EC5B54" w:rsidRDefault="005C3948" w:rsidP="00084C59">
                  <w:pPr>
                    <w:widowControl w:val="0"/>
                    <w:tabs>
                      <w:tab w:val="left" w:pos="855"/>
                    </w:tabs>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path</w:t>
                  </w:r>
                </w:p>
              </w:tc>
              <w:tc>
                <w:tcPr>
                  <w:tcW w:w="1113" w:type="pct"/>
                  <w:tcBorders>
                    <w:top w:val="single" w:sz="4" w:space="0" w:color="auto"/>
                    <w:bottom w:val="single" w:sz="4" w:space="0" w:color="auto"/>
                  </w:tcBorders>
                </w:tcPr>
                <w:p w14:paraId="42E30111" w14:textId="77777777" w:rsidR="00084C59" w:rsidRPr="00EC5B54" w:rsidRDefault="005C3948" w:rsidP="00084C59">
                  <w:pPr>
                    <w:widowControl w:val="0"/>
                    <w:autoSpaceDE w:val="0"/>
                    <w:autoSpaceDN w:val="0"/>
                    <w:adjustRightInd w:val="0"/>
                    <w:spacing w:before="60" w:after="60" w:line="240" w:lineRule="auto"/>
                    <w:rPr>
                      <w:rFonts w:ascii="Arial" w:hAnsi="Arial" w:cs="Arial"/>
                      <w:b/>
                      <w:sz w:val="24"/>
                      <w:szCs w:val="24"/>
                    </w:rPr>
                  </w:pPr>
                  <w:r w:rsidRPr="008508DC">
                    <w:rPr>
                      <w:rFonts w:ascii="Arial" w:hAnsi="Arial" w:cs="Arial"/>
                      <w:b/>
                      <w:bCs/>
                      <w:color w:val="000000"/>
                      <w:sz w:val="16"/>
                      <w:szCs w:val="16"/>
                    </w:rPr>
                    <w:t>ST_UriReference</w:t>
                  </w:r>
                  <w:r w:rsidR="00084C59" w:rsidRPr="00EC5B54">
                    <w:rPr>
                      <w:rFonts w:ascii="Arial" w:hAnsi="Arial" w:cs="Arial"/>
                      <w:b/>
                      <w:color w:val="000000"/>
                      <w:sz w:val="16"/>
                      <w:szCs w:val="16"/>
                    </w:rPr>
                    <w:t xml:space="preserve">  </w:t>
                  </w:r>
                </w:p>
              </w:tc>
              <w:tc>
                <w:tcPr>
                  <w:tcW w:w="521" w:type="pct"/>
                  <w:tcBorders>
                    <w:top w:val="single" w:sz="4" w:space="0" w:color="auto"/>
                    <w:bottom w:val="single" w:sz="4" w:space="0" w:color="auto"/>
                  </w:tcBorders>
                </w:tcPr>
                <w:p w14:paraId="19ACD0F4" w14:textId="190E91E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top w:val="single" w:sz="4" w:space="0" w:color="auto"/>
                    <w:bottom w:val="single" w:sz="4" w:space="0" w:color="auto"/>
                  </w:tcBorders>
                </w:tcPr>
                <w:p w14:paraId="15D8EA13" w14:textId="7F722D3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top w:val="single" w:sz="4" w:space="0" w:color="auto"/>
                    <w:bottom w:val="single" w:sz="4" w:space="0" w:color="auto"/>
                  </w:tcBorders>
                </w:tcPr>
                <w:p w14:paraId="3D988EAE" w14:textId="4BE7924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
                <w:p w14:paraId="20A67065" w14:textId="77777777" w:rsidR="00084C59" w:rsidRPr="00C417AC" w:rsidRDefault="00F663F9" w:rsidP="005C394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w:t>
                  </w:r>
                  <w:r w:rsidR="005C3948">
                    <w:rPr>
                      <w:rFonts w:ascii="Arial" w:hAnsi="Arial" w:cs="Arial"/>
                      <w:color w:val="000000"/>
                      <w:sz w:val="16"/>
                      <w:szCs w:val="16"/>
                    </w:rPr>
                    <w:t>part name of</w:t>
                  </w:r>
                  <w:r>
                    <w:rPr>
                      <w:rFonts w:ascii="Arial" w:hAnsi="Arial" w:cs="Arial"/>
                      <w:color w:val="000000"/>
                      <w:sz w:val="16"/>
                      <w:szCs w:val="16"/>
                    </w:rPr>
                    <w:t xml:space="preserve"> the texture data.</w:t>
                  </w:r>
                </w:p>
              </w:tc>
            </w:tr>
            <w:tr w:rsidR="00FD4C2A" w:rsidRPr="00C417AC" w14:paraId="5A5EAE3C" w14:textId="77777777" w:rsidTr="0070428A">
              <w:tc>
                <w:tcPr>
                  <w:tcW w:w="914" w:type="pct"/>
                  <w:tcBorders>
                    <w:top w:val="single" w:sz="4" w:space="0" w:color="auto"/>
                    <w:bottom w:val="single" w:sz="4" w:space="0" w:color="auto"/>
                  </w:tcBorders>
                </w:tcPr>
                <w:p w14:paraId="2C880C4F" w14:textId="77777777" w:rsidR="00FD4C2A" w:rsidRPr="00EC5B54" w:rsidRDefault="00FD4C2A" w:rsidP="00084C59">
                  <w:pPr>
                    <w:widowControl w:val="0"/>
                    <w:tabs>
                      <w:tab w:val="left" w:pos="1035"/>
                    </w:tabs>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contenttype</w:t>
                  </w:r>
                </w:p>
              </w:tc>
              <w:tc>
                <w:tcPr>
                  <w:tcW w:w="1113" w:type="pct"/>
                  <w:tcBorders>
                    <w:top w:val="single" w:sz="4" w:space="0" w:color="auto"/>
                    <w:bottom w:val="single" w:sz="4" w:space="0" w:color="auto"/>
                  </w:tcBorders>
                </w:tcPr>
                <w:p w14:paraId="7A4CF05D" w14:textId="77777777" w:rsidR="00FD4C2A" w:rsidRPr="008508DC" w:rsidRDefault="00FD4C2A"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ST_ContentType</w:t>
                  </w:r>
                </w:p>
              </w:tc>
              <w:tc>
                <w:tcPr>
                  <w:tcW w:w="521" w:type="pct"/>
                  <w:tcBorders>
                    <w:top w:val="single" w:sz="4" w:space="0" w:color="auto"/>
                    <w:bottom w:val="single" w:sz="4" w:space="0" w:color="auto"/>
                  </w:tcBorders>
                </w:tcPr>
                <w:p w14:paraId="74AE0C6E" w14:textId="77777777" w:rsidR="00FD4C2A" w:rsidRPr="00C417AC" w:rsidRDefault="00E04ACE"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w:t>
                  </w:r>
                  <w:r w:rsidR="00FD4C2A">
                    <w:rPr>
                      <w:rFonts w:ascii="Arial" w:hAnsi="Arial" w:cs="Arial"/>
                      <w:color w:val="000000"/>
                      <w:sz w:val="16"/>
                      <w:szCs w:val="16"/>
                    </w:rPr>
                    <w:t>equired</w:t>
                  </w:r>
                </w:p>
              </w:tc>
              <w:tc>
                <w:tcPr>
                  <w:tcW w:w="448" w:type="pct"/>
                  <w:tcBorders>
                    <w:top w:val="single" w:sz="4" w:space="0" w:color="auto"/>
                    <w:bottom w:val="single" w:sz="4" w:space="0" w:color="auto"/>
                  </w:tcBorders>
                </w:tcPr>
                <w:p w14:paraId="541FC07C"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392" w:type="pct"/>
                  <w:tcBorders>
                    <w:top w:val="single" w:sz="4" w:space="0" w:color="auto"/>
                    <w:bottom w:val="single" w:sz="4" w:space="0" w:color="auto"/>
                  </w:tcBorders>
                </w:tcPr>
                <w:p w14:paraId="61283DDF"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
                <w:p w14:paraId="5FDA7245" w14:textId="77777777" w:rsidR="00FD4C2A" w:rsidRPr="00C417AC" w:rsidRDefault="00FD4C2A" w:rsidP="007356D6">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content type of the </w:t>
                  </w:r>
                  <w:r w:rsidR="00397812">
                    <w:rPr>
                      <w:rFonts w:ascii="Arial" w:hAnsi="Arial" w:cs="Arial"/>
                      <w:color w:val="000000"/>
                      <w:sz w:val="16"/>
                      <w:szCs w:val="16"/>
                    </w:rPr>
                    <w:t>2D Texture</w:t>
                  </w:r>
                  <w:r>
                    <w:rPr>
                      <w:rFonts w:ascii="Arial" w:hAnsi="Arial" w:cs="Arial"/>
                      <w:color w:val="000000"/>
                      <w:sz w:val="16"/>
                      <w:szCs w:val="16"/>
                    </w:rPr>
                    <w:t xml:space="preserve"> part referenced by the </w:t>
                  </w:r>
                  <w:r w:rsidR="00E04ACE">
                    <w:rPr>
                      <w:rFonts w:ascii="Arial" w:hAnsi="Arial" w:cs="Arial"/>
                      <w:color w:val="000000"/>
                      <w:sz w:val="16"/>
                      <w:szCs w:val="16"/>
                    </w:rPr>
                    <w:t>path</w:t>
                  </w:r>
                  <w:r>
                    <w:rPr>
                      <w:rFonts w:ascii="Arial" w:hAnsi="Arial" w:cs="Arial"/>
                      <w:color w:val="000000"/>
                      <w:sz w:val="16"/>
                      <w:szCs w:val="16"/>
                    </w:rPr>
                    <w:t xml:space="preserve"> attribu</w:t>
                  </w:r>
                  <w:r w:rsidR="007356D6">
                    <w:rPr>
                      <w:rFonts w:ascii="Arial" w:hAnsi="Arial" w:cs="Arial"/>
                      <w:color w:val="000000"/>
                      <w:sz w:val="16"/>
                      <w:szCs w:val="16"/>
                    </w:rPr>
                    <w:t>te. Valid values are image/jpeg and</w:t>
                  </w:r>
                  <w:r w:rsidR="00284E57">
                    <w:rPr>
                      <w:rFonts w:ascii="Arial" w:hAnsi="Arial" w:cs="Arial"/>
                      <w:color w:val="000000"/>
                      <w:sz w:val="16"/>
                      <w:szCs w:val="16"/>
                    </w:rPr>
                    <w:t xml:space="preserve"> image/png.</w:t>
                  </w:r>
                </w:p>
              </w:tc>
            </w:tr>
            <w:tr w:rsidR="00084C59" w:rsidRPr="00C417AC" w14:paraId="73B3D465" w14:textId="77777777" w:rsidTr="0070428A">
              <w:tc>
                <w:tcPr>
                  <w:tcW w:w="914" w:type="pct"/>
                  <w:tcBorders>
                    <w:top w:val="single" w:sz="4" w:space="0" w:color="auto"/>
                    <w:bottom w:val="single" w:sz="4" w:space="0" w:color="auto"/>
                  </w:tcBorders>
                </w:tcPr>
                <w:p w14:paraId="5EEBCB13" w14:textId="0350F19A" w:rsidR="00084C59" w:rsidRPr="00EC5B54" w:rsidRDefault="00FD4C2A" w:rsidP="00084C59">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tiles</w:t>
                  </w:r>
                  <w:r w:rsidR="00084C59" w:rsidRPr="00EC5B54">
                    <w:rPr>
                      <w:rFonts w:ascii="Arial" w:hAnsi="Arial" w:cs="Arial"/>
                      <w:b/>
                      <w:color w:val="000000"/>
                      <w:sz w:val="16"/>
                      <w:szCs w:val="16"/>
                    </w:rPr>
                    <w:t>tyle</w:t>
                  </w:r>
                  <w:r w:rsidR="00343C05" w:rsidRPr="00EC5B54">
                    <w:rPr>
                      <w:rFonts w:ascii="Arial" w:hAnsi="Arial" w:cs="Arial"/>
                      <w:b/>
                      <w:color w:val="000000"/>
                      <w:sz w:val="16"/>
                      <w:szCs w:val="16"/>
                    </w:rPr>
                    <w:t>u</w:t>
                  </w:r>
                </w:p>
              </w:tc>
              <w:tc>
                <w:tcPr>
                  <w:tcW w:w="1113" w:type="pct"/>
                  <w:tcBorders>
                    <w:top w:val="single" w:sz="4" w:space="0" w:color="auto"/>
                    <w:bottom w:val="single" w:sz="4" w:space="0" w:color="auto"/>
                  </w:tcBorders>
                </w:tcPr>
                <w:p w14:paraId="16DA8AC5" w14:textId="77777777" w:rsidR="00084C59" w:rsidRPr="00EC5B54" w:rsidRDefault="00084C59" w:rsidP="00084C59">
                  <w:pPr>
                    <w:widowControl w:val="0"/>
                    <w:autoSpaceDE w:val="0"/>
                    <w:autoSpaceDN w:val="0"/>
                    <w:adjustRightInd w:val="0"/>
                    <w:spacing w:before="60" w:after="60" w:line="240" w:lineRule="auto"/>
                    <w:rPr>
                      <w:rFonts w:ascii="Arial" w:hAnsi="Arial" w:cs="Arial"/>
                      <w:b/>
                      <w:sz w:val="24"/>
                      <w:szCs w:val="24"/>
                    </w:rPr>
                  </w:pPr>
                  <w:r w:rsidRPr="008508DC">
                    <w:rPr>
                      <w:rFonts w:ascii="Arial" w:hAnsi="Arial" w:cs="Arial"/>
                      <w:b/>
                      <w:bCs/>
                      <w:color w:val="000000"/>
                      <w:sz w:val="16"/>
                      <w:szCs w:val="16"/>
                    </w:rPr>
                    <w:t>ST_TileStyle</w:t>
                  </w:r>
                  <w:r w:rsidRPr="00EC5B54">
                    <w:rPr>
                      <w:rFonts w:ascii="Arial" w:hAnsi="Arial" w:cs="Arial"/>
                      <w:b/>
                      <w:color w:val="000000"/>
                      <w:sz w:val="16"/>
                      <w:szCs w:val="16"/>
                    </w:rPr>
                    <w:t xml:space="preserve">  </w:t>
                  </w:r>
                </w:p>
              </w:tc>
              <w:tc>
                <w:tcPr>
                  <w:tcW w:w="521" w:type="pct"/>
                  <w:tcBorders>
                    <w:top w:val="single" w:sz="4" w:space="0" w:color="auto"/>
                    <w:bottom w:val="single" w:sz="4" w:space="0" w:color="auto"/>
                  </w:tcBorders>
                </w:tcPr>
                <w:p w14:paraId="590A6C80" w14:textId="609A46B6"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448" w:type="pct"/>
                  <w:tcBorders>
                    <w:top w:val="single" w:sz="4" w:space="0" w:color="auto"/>
                    <w:bottom w:val="single" w:sz="4" w:space="0" w:color="auto"/>
                  </w:tcBorders>
                </w:tcPr>
                <w:p w14:paraId="7FF14888" w14:textId="05EF0F57" w:rsidR="00084C59" w:rsidRPr="00C417AC" w:rsidRDefault="007D2E19" w:rsidP="00863B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wrap</w:t>
                  </w:r>
                </w:p>
              </w:tc>
              <w:tc>
                <w:tcPr>
                  <w:tcW w:w="392" w:type="pct"/>
                  <w:tcBorders>
                    <w:top w:val="single" w:sz="4" w:space="0" w:color="auto"/>
                    <w:bottom w:val="single" w:sz="4" w:space="0" w:color="auto"/>
                  </w:tcBorders>
                </w:tcPr>
                <w:p w14:paraId="66788808" w14:textId="532B5BD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
                <w:p w14:paraId="39079A36" w14:textId="6976B485" w:rsidR="00084C59" w:rsidRPr="00C417AC" w:rsidRDefault="00566EA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how tiling should occur in </w:t>
                  </w:r>
                  <w:r w:rsidR="003A1401">
                    <w:rPr>
                      <w:rFonts w:ascii="Arial" w:hAnsi="Arial" w:cs="Arial"/>
                      <w:color w:val="000000"/>
                      <w:sz w:val="16"/>
                      <w:szCs w:val="16"/>
                    </w:rPr>
                    <w:t xml:space="preserve">the </w:t>
                  </w:r>
                  <w:r w:rsidR="00343C05">
                    <w:rPr>
                      <w:rFonts w:ascii="Arial" w:hAnsi="Arial" w:cs="Arial"/>
                      <w:color w:val="000000"/>
                      <w:sz w:val="16"/>
                      <w:szCs w:val="16"/>
                    </w:rPr>
                    <w:t>u</w:t>
                  </w:r>
                  <w:r w:rsidR="003A1401">
                    <w:rPr>
                      <w:rFonts w:ascii="Arial" w:hAnsi="Arial" w:cs="Arial"/>
                      <w:color w:val="000000"/>
                      <w:sz w:val="16"/>
                      <w:szCs w:val="16"/>
                    </w:rPr>
                    <w:t xml:space="preserve"> axi</w:t>
                  </w:r>
                  <w:r>
                    <w:rPr>
                      <w:rFonts w:ascii="Arial" w:hAnsi="Arial" w:cs="Arial"/>
                      <w:color w:val="000000"/>
                      <w:sz w:val="16"/>
                      <w:szCs w:val="16"/>
                    </w:rPr>
                    <w:t xml:space="preserve">s in order to fill the overall requested area. Valid values are </w:t>
                  </w:r>
                  <w:r w:rsidR="007D2E19">
                    <w:rPr>
                      <w:rFonts w:ascii="Arial" w:hAnsi="Arial" w:cs="Arial"/>
                      <w:color w:val="000000"/>
                      <w:sz w:val="16"/>
                      <w:szCs w:val="16"/>
                    </w:rPr>
                    <w:t>wrap, mirror, clamp</w:t>
                  </w:r>
                  <w:r w:rsidR="003652CA">
                    <w:rPr>
                      <w:rFonts w:ascii="Arial" w:hAnsi="Arial" w:cs="Arial"/>
                      <w:color w:val="000000"/>
                      <w:sz w:val="16"/>
                      <w:szCs w:val="16"/>
                    </w:rPr>
                    <w:t>, none</w:t>
                  </w:r>
                  <w:r w:rsidR="003A1401">
                    <w:rPr>
                      <w:rFonts w:ascii="Arial" w:hAnsi="Arial" w:cs="Arial"/>
                      <w:color w:val="000000"/>
                      <w:sz w:val="16"/>
                      <w:szCs w:val="16"/>
                    </w:rPr>
                    <w:t xml:space="preserve">. </w:t>
                  </w:r>
                </w:p>
              </w:tc>
            </w:tr>
            <w:tr w:rsidR="003A1401" w:rsidRPr="00C417AC" w14:paraId="2D323A95" w14:textId="77777777" w:rsidTr="0070428A">
              <w:tc>
                <w:tcPr>
                  <w:tcW w:w="914" w:type="pct"/>
                  <w:tcBorders>
                    <w:top w:val="single" w:sz="4" w:space="0" w:color="auto"/>
                    <w:bottom w:val="single" w:sz="4" w:space="0" w:color="auto"/>
                  </w:tcBorders>
                </w:tcPr>
                <w:p w14:paraId="54E80B2B" w14:textId="77777777" w:rsidR="003A1401" w:rsidRPr="00EC5B54" w:rsidRDefault="003A1401" w:rsidP="00084C59">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tilestyle</w:t>
                  </w:r>
                  <w:r w:rsidR="00343C05" w:rsidRPr="00EC5B54">
                    <w:rPr>
                      <w:rFonts w:ascii="Arial" w:hAnsi="Arial" w:cs="Arial"/>
                      <w:b/>
                      <w:color w:val="000000"/>
                      <w:sz w:val="16"/>
                      <w:szCs w:val="16"/>
                    </w:rPr>
                    <w:t>v</w:t>
                  </w:r>
                </w:p>
              </w:tc>
              <w:tc>
                <w:tcPr>
                  <w:tcW w:w="1113" w:type="pct"/>
                  <w:tcBorders>
                    <w:top w:val="single" w:sz="4" w:space="0" w:color="auto"/>
                    <w:bottom w:val="single" w:sz="4" w:space="0" w:color="auto"/>
                  </w:tcBorders>
                </w:tcPr>
                <w:p w14:paraId="650160C9" w14:textId="77777777" w:rsidR="003A1401" w:rsidRPr="008508DC" w:rsidRDefault="003A1401"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ST_TileStyle</w:t>
                  </w:r>
                </w:p>
              </w:tc>
              <w:tc>
                <w:tcPr>
                  <w:tcW w:w="521" w:type="pct"/>
                  <w:tcBorders>
                    <w:top w:val="single" w:sz="4" w:space="0" w:color="auto"/>
                    <w:bottom w:val="single" w:sz="4" w:space="0" w:color="auto"/>
                  </w:tcBorders>
                </w:tcPr>
                <w:p w14:paraId="00EAFC01"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
                <w:p w14:paraId="51D264F0" w14:textId="7FAF9185" w:rsidR="003A1401" w:rsidRPr="00C417AC" w:rsidRDefault="007D2E19"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wrap</w:t>
                  </w:r>
                </w:p>
              </w:tc>
              <w:tc>
                <w:tcPr>
                  <w:tcW w:w="392" w:type="pct"/>
                  <w:tcBorders>
                    <w:top w:val="single" w:sz="4" w:space="0" w:color="auto"/>
                    <w:bottom w:val="single" w:sz="4" w:space="0" w:color="auto"/>
                  </w:tcBorders>
                </w:tcPr>
                <w:p w14:paraId="0F773C5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
                <w:p w14:paraId="6C525275" w14:textId="46E3429E" w:rsidR="003A1401" w:rsidRDefault="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how tiling should occur in the </w:t>
                  </w:r>
                  <w:r w:rsidR="00343C05">
                    <w:rPr>
                      <w:rFonts w:ascii="Arial" w:hAnsi="Arial" w:cs="Arial"/>
                      <w:color w:val="000000"/>
                      <w:sz w:val="16"/>
                      <w:szCs w:val="16"/>
                    </w:rPr>
                    <w:t>v</w:t>
                  </w:r>
                  <w:r>
                    <w:rPr>
                      <w:rFonts w:ascii="Arial" w:hAnsi="Arial" w:cs="Arial"/>
                      <w:color w:val="000000"/>
                      <w:sz w:val="16"/>
                      <w:szCs w:val="16"/>
                    </w:rPr>
                    <w:t xml:space="preserve"> axis in order to fill the overall reque</w:t>
                  </w:r>
                  <w:r w:rsidR="0081151B">
                    <w:rPr>
                      <w:rFonts w:ascii="Arial" w:hAnsi="Arial" w:cs="Arial"/>
                      <w:color w:val="000000"/>
                      <w:sz w:val="16"/>
                      <w:szCs w:val="16"/>
                    </w:rPr>
                    <w:t xml:space="preserve">sted area. Valid values are </w:t>
                  </w:r>
                  <w:r w:rsidR="007D2E19">
                    <w:rPr>
                      <w:rFonts w:ascii="Arial" w:hAnsi="Arial" w:cs="Arial"/>
                      <w:color w:val="000000"/>
                      <w:sz w:val="16"/>
                      <w:szCs w:val="16"/>
                    </w:rPr>
                    <w:t>wrap, mirror, clamp</w:t>
                  </w:r>
                  <w:r w:rsidR="003652CA">
                    <w:rPr>
                      <w:rFonts w:ascii="Arial" w:hAnsi="Arial" w:cs="Arial"/>
                      <w:color w:val="000000"/>
                      <w:sz w:val="16"/>
                      <w:szCs w:val="16"/>
                    </w:rPr>
                    <w:t>, none</w:t>
                  </w:r>
                  <w:r>
                    <w:rPr>
                      <w:rFonts w:ascii="Arial" w:hAnsi="Arial" w:cs="Arial"/>
                      <w:color w:val="000000"/>
                      <w:sz w:val="16"/>
                      <w:szCs w:val="16"/>
                    </w:rPr>
                    <w:t xml:space="preserve">. </w:t>
                  </w:r>
                </w:p>
              </w:tc>
            </w:tr>
            <w:tr w:rsidR="003A1401" w:rsidRPr="00C417AC" w14:paraId="2C2B767F" w14:textId="77777777" w:rsidTr="00EC5B54">
              <w:tc>
                <w:tcPr>
                  <w:tcW w:w="914" w:type="pct"/>
                  <w:tcBorders>
                    <w:top w:val="single" w:sz="4" w:space="0" w:color="auto"/>
                    <w:bottom w:val="single" w:sz="4" w:space="0" w:color="auto"/>
                  </w:tcBorders>
                </w:tcPr>
                <w:p w14:paraId="7AFE2524" w14:textId="1AF1329F" w:rsidR="003A1401" w:rsidRPr="00EC5B54" w:rsidRDefault="00291E07" w:rsidP="003A1401">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filter</w:t>
                  </w:r>
                </w:p>
              </w:tc>
              <w:tc>
                <w:tcPr>
                  <w:tcW w:w="1113" w:type="pct"/>
                  <w:tcBorders>
                    <w:top w:val="single" w:sz="4" w:space="0" w:color="auto"/>
                    <w:bottom w:val="single" w:sz="4" w:space="0" w:color="auto"/>
                  </w:tcBorders>
                </w:tcPr>
                <w:p w14:paraId="02E3CD11" w14:textId="7B47F2EB" w:rsidR="003A1401" w:rsidRPr="008508DC" w:rsidRDefault="00810FE6"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ST_Filter</w:t>
                  </w:r>
                </w:p>
              </w:tc>
              <w:tc>
                <w:tcPr>
                  <w:tcW w:w="521" w:type="pct"/>
                  <w:tcBorders>
                    <w:top w:val="single" w:sz="4" w:space="0" w:color="auto"/>
                    <w:bottom w:val="single" w:sz="4" w:space="0" w:color="auto"/>
                  </w:tcBorders>
                </w:tcPr>
                <w:p w14:paraId="783EC9BB"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
                <w:p w14:paraId="1BCE12DC" w14:textId="6092B677" w:rsidR="003A1401" w:rsidRPr="00C417AC" w:rsidRDefault="00810FE6"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auto</w:t>
                  </w:r>
                </w:p>
              </w:tc>
              <w:tc>
                <w:tcPr>
                  <w:tcW w:w="392" w:type="pct"/>
                  <w:tcBorders>
                    <w:top w:val="single" w:sz="4" w:space="0" w:color="auto"/>
                    <w:bottom w:val="single" w:sz="4" w:space="0" w:color="auto"/>
                  </w:tcBorders>
                </w:tcPr>
                <w:p w14:paraId="4BB6392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
                <w:p w14:paraId="28BB1543" w14:textId="322FCEC3" w:rsidR="003A1401" w:rsidRDefault="00810FE6" w:rsidP="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texture filter to apply when scaling the source texture.  Allowed values are “auto”, “linear”, “nearest”</w:t>
                  </w:r>
                </w:p>
              </w:tc>
            </w:tr>
            <w:tr w:rsidR="00543B5A" w:rsidRPr="00C417AC" w14:paraId="7442CE59" w14:textId="77777777" w:rsidTr="0070428A">
              <w:tc>
                <w:tcPr>
                  <w:tcW w:w="914" w:type="pct"/>
                  <w:tcBorders>
                    <w:top w:val="single" w:sz="4" w:space="0" w:color="auto"/>
                  </w:tcBorders>
                </w:tcPr>
                <w:p w14:paraId="504289DF" w14:textId="6D5AF184" w:rsidR="00543B5A" w:rsidRDefault="00543B5A" w:rsidP="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@anyAttribute</w:t>
                  </w:r>
                </w:p>
              </w:tc>
              <w:tc>
                <w:tcPr>
                  <w:tcW w:w="1113" w:type="pct"/>
                  <w:tcBorders>
                    <w:top w:val="single" w:sz="4" w:space="0" w:color="auto"/>
                  </w:tcBorders>
                </w:tcPr>
                <w:p w14:paraId="23B014A4" w14:textId="77777777" w:rsidR="00543B5A" w:rsidRDefault="00543B5A" w:rsidP="00084C59">
                  <w:pPr>
                    <w:widowControl w:val="0"/>
                    <w:autoSpaceDE w:val="0"/>
                    <w:autoSpaceDN w:val="0"/>
                    <w:adjustRightInd w:val="0"/>
                    <w:spacing w:before="60" w:after="60" w:line="240" w:lineRule="auto"/>
                    <w:rPr>
                      <w:rFonts w:ascii="Arial" w:hAnsi="Arial" w:cs="Arial"/>
                      <w:b/>
                      <w:bCs/>
                      <w:color w:val="000000"/>
                      <w:sz w:val="16"/>
                      <w:szCs w:val="16"/>
                    </w:rPr>
                  </w:pPr>
                </w:p>
              </w:tc>
              <w:tc>
                <w:tcPr>
                  <w:tcW w:w="521" w:type="pct"/>
                  <w:tcBorders>
                    <w:top w:val="single" w:sz="4" w:space="0" w:color="auto"/>
                  </w:tcBorders>
                </w:tcPr>
                <w:p w14:paraId="3514AF3F" w14:textId="77777777" w:rsidR="00543B5A" w:rsidRPr="00C417AC" w:rsidRDefault="00543B5A"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tcBorders>
                </w:tcPr>
                <w:p w14:paraId="7593CB4A" w14:textId="77777777" w:rsidR="00543B5A" w:rsidRDefault="00543B5A" w:rsidP="00084C59">
                  <w:pPr>
                    <w:widowControl w:val="0"/>
                    <w:autoSpaceDE w:val="0"/>
                    <w:autoSpaceDN w:val="0"/>
                    <w:adjustRightInd w:val="0"/>
                    <w:spacing w:before="60" w:after="60" w:line="240" w:lineRule="auto"/>
                    <w:rPr>
                      <w:rFonts w:ascii="Arial" w:hAnsi="Arial" w:cs="Arial"/>
                      <w:color w:val="000000"/>
                      <w:sz w:val="16"/>
                      <w:szCs w:val="16"/>
                    </w:rPr>
                  </w:pPr>
                </w:p>
              </w:tc>
              <w:tc>
                <w:tcPr>
                  <w:tcW w:w="392" w:type="pct"/>
                  <w:tcBorders>
                    <w:top w:val="single" w:sz="4" w:space="0" w:color="auto"/>
                  </w:tcBorders>
                </w:tcPr>
                <w:p w14:paraId="41EADA0E" w14:textId="77777777" w:rsidR="00543B5A" w:rsidRPr="00C417AC" w:rsidRDefault="00543B5A"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tcBorders>
                </w:tcPr>
                <w:p w14:paraId="69BC34CF" w14:textId="77777777" w:rsidR="00543B5A" w:rsidRDefault="00543B5A" w:rsidP="003A1401">
                  <w:pPr>
                    <w:widowControl w:val="0"/>
                    <w:autoSpaceDE w:val="0"/>
                    <w:autoSpaceDN w:val="0"/>
                    <w:adjustRightInd w:val="0"/>
                    <w:spacing w:before="60" w:after="60" w:line="240" w:lineRule="auto"/>
                    <w:rPr>
                      <w:rFonts w:ascii="Arial" w:hAnsi="Arial" w:cs="Arial"/>
                      <w:color w:val="000000"/>
                      <w:sz w:val="16"/>
                      <w:szCs w:val="16"/>
                    </w:rPr>
                  </w:pPr>
                </w:p>
              </w:tc>
            </w:tr>
          </w:tbl>
          <w:p w14:paraId="1A6DA0BC"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r>
    </w:tbl>
    <w:bookmarkEnd w:id="724"/>
    <w:p w14:paraId="7721002E" w14:textId="28025D4D" w:rsidR="00612CFD" w:rsidRDefault="003A1401" w:rsidP="00EC5B54">
      <w:pPr>
        <w:spacing w:before="120"/>
      </w:pPr>
      <w:r>
        <w:t xml:space="preserve">A </w:t>
      </w:r>
      <w:r w:rsidR="00FD23B2">
        <w:rPr>
          <w:rStyle w:val="Glossary"/>
        </w:rPr>
        <w:t>2D t</w:t>
      </w:r>
      <w:r w:rsidRPr="00BC3F6A">
        <w:rPr>
          <w:rStyle w:val="Glossary"/>
        </w:rPr>
        <w:t>exture resource</w:t>
      </w:r>
      <w:r>
        <w:t xml:space="preserve"> provides </w:t>
      </w:r>
      <w:r w:rsidR="00393A20">
        <w:t>information</w:t>
      </w:r>
      <w:r>
        <w:t xml:space="preserve"> about </w:t>
      </w:r>
      <w:r w:rsidRPr="00BC3F6A">
        <w:rPr>
          <w:rStyle w:val="Glossary"/>
        </w:rPr>
        <w:t>texture</w:t>
      </w:r>
      <w:r>
        <w:t xml:space="preserve"> image data, found via </w:t>
      </w:r>
      <w:r w:rsidR="005C3948">
        <w:t xml:space="preserve">the provided path reference, which MUST also be the target of a </w:t>
      </w:r>
      <w:r w:rsidR="00FD23B2">
        <w:t>3</w:t>
      </w:r>
      <w:r w:rsidR="00397812">
        <w:t>D Texture</w:t>
      </w:r>
      <w:r w:rsidR="005C3948">
        <w:t xml:space="preserve"> relationship</w:t>
      </w:r>
      <w:r>
        <w:t xml:space="preserve"> from the 3D Model part. </w:t>
      </w:r>
    </w:p>
    <w:p w14:paraId="57C2AF29" w14:textId="1F5E138E" w:rsidR="00612CFD" w:rsidRDefault="00612CFD" w:rsidP="00612CFD">
      <w:pPr>
        <w:jc w:val="both"/>
      </w:pPr>
      <w:r>
        <w:t>The following table shows the logical interpretation of possible input pixel layouts. The meaning of symbols is as follows: R – red, G – green, B – blue, A – alpha, Y – grayscale.</w:t>
      </w:r>
    </w:p>
    <w:p w14:paraId="62C6A909" w14:textId="507608FA" w:rsidR="00612CFD" w:rsidRDefault="00612CFD" w:rsidP="00612CFD">
      <w:pPr>
        <w:jc w:val="both"/>
      </w:pPr>
      <w:r>
        <w:t xml:space="preserve">For example, if the specification says that a certain value is sampled from the texture’s R </w:t>
      </w:r>
      <w:r w:rsidR="00886CAD">
        <w:t>channel,</w:t>
      </w:r>
      <w:r>
        <w:t xml:space="preserve"> but the referenced texture is only monochromatic</w:t>
      </w:r>
      <w:r w:rsidR="00886CAD">
        <w:t xml:space="preserve"> then </w:t>
      </w:r>
      <w:r>
        <w:t xml:space="preserve">grayscale channel is interpreted as </w:t>
      </w:r>
      <w:r w:rsidR="00886CAD">
        <w:t xml:space="preserve">the </w:t>
      </w:r>
      <w:r>
        <w:t xml:space="preserve">R color channel. </w:t>
      </w:r>
      <w:r>
        <w:lastRenderedPageBreak/>
        <w:t>Similarly, color values sampled from a monochromatic texture are interpreted as if all R, G, B color channels shared the same grayscale value.</w:t>
      </w:r>
    </w:p>
    <w:tbl>
      <w:tblPr>
        <w:tblStyle w:val="TableGrid"/>
        <w:tblW w:w="0" w:type="auto"/>
        <w:tblLook w:val="04A0" w:firstRow="1" w:lastRow="0" w:firstColumn="1" w:lastColumn="0" w:noHBand="0" w:noVBand="1"/>
      </w:tblPr>
      <w:tblGrid>
        <w:gridCol w:w="1870"/>
        <w:gridCol w:w="1870"/>
        <w:gridCol w:w="1870"/>
        <w:gridCol w:w="1870"/>
        <w:gridCol w:w="1870"/>
      </w:tblGrid>
      <w:tr w:rsidR="00612CFD" w14:paraId="55926355" w14:textId="77777777" w:rsidTr="00612CFD">
        <w:tc>
          <w:tcPr>
            <w:tcW w:w="1870" w:type="dxa"/>
          </w:tcPr>
          <w:p w14:paraId="7A4FA2BF" w14:textId="77777777" w:rsidR="00612CFD" w:rsidRPr="004568CF" w:rsidRDefault="00612CFD" w:rsidP="00612CFD">
            <w:pPr>
              <w:rPr>
                <w:b/>
              </w:rPr>
            </w:pPr>
            <w:r w:rsidRPr="004568CF">
              <w:rPr>
                <w:b/>
              </w:rPr>
              <w:t>Input pixel layout</w:t>
            </w:r>
          </w:p>
        </w:tc>
        <w:tc>
          <w:tcPr>
            <w:tcW w:w="7480" w:type="dxa"/>
            <w:gridSpan w:val="4"/>
          </w:tcPr>
          <w:p w14:paraId="5C23697A" w14:textId="77777777" w:rsidR="00612CFD" w:rsidRPr="004568CF" w:rsidRDefault="00612CFD" w:rsidP="00612CFD">
            <w:pPr>
              <w:jc w:val="center"/>
              <w:rPr>
                <w:b/>
              </w:rPr>
            </w:pPr>
            <w:r>
              <w:rPr>
                <w:b/>
              </w:rPr>
              <w:t>Logical i</w:t>
            </w:r>
            <w:r w:rsidRPr="004568CF">
              <w:rPr>
                <w:b/>
              </w:rPr>
              <w:t>nterpretation as a RGBA value</w:t>
            </w:r>
          </w:p>
        </w:tc>
      </w:tr>
      <w:tr w:rsidR="00612CFD" w14:paraId="4F00D587" w14:textId="77777777" w:rsidTr="00612CFD">
        <w:tc>
          <w:tcPr>
            <w:tcW w:w="1870" w:type="dxa"/>
          </w:tcPr>
          <w:p w14:paraId="6BF990F0" w14:textId="77777777" w:rsidR="00612CFD" w:rsidRDefault="00612CFD" w:rsidP="00612CFD">
            <w:pPr>
              <w:jc w:val="center"/>
            </w:pPr>
            <w:r>
              <w:t>RGBA*</w:t>
            </w:r>
          </w:p>
        </w:tc>
        <w:tc>
          <w:tcPr>
            <w:tcW w:w="1870" w:type="dxa"/>
          </w:tcPr>
          <w:p w14:paraId="603A37F4" w14:textId="77777777" w:rsidR="00612CFD" w:rsidRDefault="00612CFD" w:rsidP="00612CFD">
            <w:pPr>
              <w:jc w:val="center"/>
            </w:pPr>
            <w:r>
              <w:t>R</w:t>
            </w:r>
          </w:p>
        </w:tc>
        <w:tc>
          <w:tcPr>
            <w:tcW w:w="1870" w:type="dxa"/>
          </w:tcPr>
          <w:p w14:paraId="348173B8" w14:textId="77777777" w:rsidR="00612CFD" w:rsidRDefault="00612CFD" w:rsidP="00612CFD">
            <w:pPr>
              <w:jc w:val="center"/>
            </w:pPr>
            <w:r>
              <w:t>G</w:t>
            </w:r>
          </w:p>
        </w:tc>
        <w:tc>
          <w:tcPr>
            <w:tcW w:w="1870" w:type="dxa"/>
          </w:tcPr>
          <w:p w14:paraId="654118C8" w14:textId="77777777" w:rsidR="00612CFD" w:rsidRDefault="00612CFD" w:rsidP="00612CFD">
            <w:pPr>
              <w:jc w:val="center"/>
            </w:pPr>
            <w:r>
              <w:t>B</w:t>
            </w:r>
          </w:p>
        </w:tc>
        <w:tc>
          <w:tcPr>
            <w:tcW w:w="1870" w:type="dxa"/>
          </w:tcPr>
          <w:p w14:paraId="0D60A0AD" w14:textId="77777777" w:rsidR="00612CFD" w:rsidRDefault="00612CFD" w:rsidP="00612CFD">
            <w:pPr>
              <w:jc w:val="center"/>
            </w:pPr>
            <w:r>
              <w:t>A</w:t>
            </w:r>
          </w:p>
        </w:tc>
      </w:tr>
      <w:tr w:rsidR="00612CFD" w14:paraId="0C7F15F5" w14:textId="77777777" w:rsidTr="00612CFD">
        <w:tc>
          <w:tcPr>
            <w:tcW w:w="1870" w:type="dxa"/>
          </w:tcPr>
          <w:p w14:paraId="6E0C7D39" w14:textId="77777777" w:rsidR="00612CFD" w:rsidRDefault="00612CFD" w:rsidP="00612CFD">
            <w:pPr>
              <w:jc w:val="center"/>
            </w:pPr>
            <w:r>
              <w:t>RGB</w:t>
            </w:r>
          </w:p>
        </w:tc>
        <w:tc>
          <w:tcPr>
            <w:tcW w:w="1870" w:type="dxa"/>
          </w:tcPr>
          <w:p w14:paraId="702CE419" w14:textId="77777777" w:rsidR="00612CFD" w:rsidRDefault="00612CFD" w:rsidP="00612CFD">
            <w:pPr>
              <w:jc w:val="center"/>
            </w:pPr>
            <w:r>
              <w:t>R</w:t>
            </w:r>
          </w:p>
        </w:tc>
        <w:tc>
          <w:tcPr>
            <w:tcW w:w="1870" w:type="dxa"/>
          </w:tcPr>
          <w:p w14:paraId="05377E9C" w14:textId="77777777" w:rsidR="00612CFD" w:rsidRDefault="00612CFD" w:rsidP="00612CFD">
            <w:pPr>
              <w:jc w:val="center"/>
            </w:pPr>
            <w:r>
              <w:t>G</w:t>
            </w:r>
          </w:p>
        </w:tc>
        <w:tc>
          <w:tcPr>
            <w:tcW w:w="1870" w:type="dxa"/>
          </w:tcPr>
          <w:p w14:paraId="3D00CCF6" w14:textId="77777777" w:rsidR="00612CFD" w:rsidRDefault="00612CFD" w:rsidP="00612CFD">
            <w:pPr>
              <w:jc w:val="center"/>
            </w:pPr>
            <w:r>
              <w:t>B</w:t>
            </w:r>
          </w:p>
        </w:tc>
        <w:tc>
          <w:tcPr>
            <w:tcW w:w="1870" w:type="dxa"/>
          </w:tcPr>
          <w:p w14:paraId="62C3CC3C" w14:textId="77777777" w:rsidR="00612CFD" w:rsidRDefault="00612CFD" w:rsidP="00612CFD">
            <w:pPr>
              <w:jc w:val="center"/>
            </w:pPr>
            <w:r>
              <w:t>#FF</w:t>
            </w:r>
          </w:p>
        </w:tc>
      </w:tr>
      <w:tr w:rsidR="00612CFD" w14:paraId="736D0656" w14:textId="77777777" w:rsidTr="00612CFD">
        <w:tc>
          <w:tcPr>
            <w:tcW w:w="1870" w:type="dxa"/>
          </w:tcPr>
          <w:p w14:paraId="027A0AA9" w14:textId="77777777" w:rsidR="00612CFD" w:rsidRDefault="00612CFD" w:rsidP="00612CFD">
            <w:pPr>
              <w:jc w:val="center"/>
            </w:pPr>
            <w:r>
              <w:t>YA*</w:t>
            </w:r>
          </w:p>
        </w:tc>
        <w:tc>
          <w:tcPr>
            <w:tcW w:w="1870" w:type="dxa"/>
          </w:tcPr>
          <w:p w14:paraId="1EF7A0C8" w14:textId="77777777" w:rsidR="00612CFD" w:rsidRDefault="00612CFD" w:rsidP="00612CFD">
            <w:pPr>
              <w:jc w:val="center"/>
            </w:pPr>
            <w:r>
              <w:t>Y</w:t>
            </w:r>
          </w:p>
        </w:tc>
        <w:tc>
          <w:tcPr>
            <w:tcW w:w="1870" w:type="dxa"/>
          </w:tcPr>
          <w:p w14:paraId="1CDFD2A8" w14:textId="77777777" w:rsidR="00612CFD" w:rsidRDefault="00612CFD" w:rsidP="00612CFD">
            <w:pPr>
              <w:jc w:val="center"/>
            </w:pPr>
            <w:r>
              <w:t>Y</w:t>
            </w:r>
          </w:p>
        </w:tc>
        <w:tc>
          <w:tcPr>
            <w:tcW w:w="1870" w:type="dxa"/>
          </w:tcPr>
          <w:p w14:paraId="51A131C6" w14:textId="77777777" w:rsidR="00612CFD" w:rsidRDefault="00612CFD" w:rsidP="00612CFD">
            <w:pPr>
              <w:jc w:val="center"/>
            </w:pPr>
            <w:r>
              <w:t>Y</w:t>
            </w:r>
          </w:p>
        </w:tc>
        <w:tc>
          <w:tcPr>
            <w:tcW w:w="1870" w:type="dxa"/>
          </w:tcPr>
          <w:p w14:paraId="2FFF625B" w14:textId="77777777" w:rsidR="00612CFD" w:rsidRDefault="00612CFD" w:rsidP="00612CFD">
            <w:pPr>
              <w:jc w:val="center"/>
            </w:pPr>
            <w:r>
              <w:t>A</w:t>
            </w:r>
          </w:p>
        </w:tc>
      </w:tr>
      <w:tr w:rsidR="00612CFD" w14:paraId="074A19F2" w14:textId="77777777" w:rsidTr="00612CFD">
        <w:tc>
          <w:tcPr>
            <w:tcW w:w="1870" w:type="dxa"/>
          </w:tcPr>
          <w:p w14:paraId="389903CF" w14:textId="77777777" w:rsidR="00612CFD" w:rsidRDefault="00612CFD" w:rsidP="00612CFD">
            <w:pPr>
              <w:jc w:val="center"/>
            </w:pPr>
            <w:r>
              <w:t>Y</w:t>
            </w:r>
          </w:p>
        </w:tc>
        <w:tc>
          <w:tcPr>
            <w:tcW w:w="1870" w:type="dxa"/>
          </w:tcPr>
          <w:p w14:paraId="6133EBB2" w14:textId="77777777" w:rsidR="00612CFD" w:rsidRDefault="00612CFD" w:rsidP="00612CFD">
            <w:pPr>
              <w:jc w:val="center"/>
            </w:pPr>
            <w:r w:rsidRPr="004C5426">
              <w:t>Y</w:t>
            </w:r>
          </w:p>
        </w:tc>
        <w:tc>
          <w:tcPr>
            <w:tcW w:w="1870" w:type="dxa"/>
          </w:tcPr>
          <w:p w14:paraId="1FE60127" w14:textId="77777777" w:rsidR="00612CFD" w:rsidRDefault="00612CFD" w:rsidP="00612CFD">
            <w:pPr>
              <w:jc w:val="center"/>
            </w:pPr>
            <w:r w:rsidRPr="004C5426">
              <w:t>Y</w:t>
            </w:r>
          </w:p>
        </w:tc>
        <w:tc>
          <w:tcPr>
            <w:tcW w:w="1870" w:type="dxa"/>
          </w:tcPr>
          <w:p w14:paraId="55C707D0" w14:textId="77777777" w:rsidR="00612CFD" w:rsidRDefault="00612CFD" w:rsidP="00612CFD">
            <w:pPr>
              <w:jc w:val="center"/>
            </w:pPr>
            <w:r w:rsidRPr="004C5426">
              <w:t>Y</w:t>
            </w:r>
          </w:p>
        </w:tc>
        <w:tc>
          <w:tcPr>
            <w:tcW w:w="1870" w:type="dxa"/>
          </w:tcPr>
          <w:p w14:paraId="4F839DD0" w14:textId="77777777" w:rsidR="00612CFD" w:rsidRDefault="00612CFD" w:rsidP="00612CFD">
            <w:pPr>
              <w:jc w:val="center"/>
            </w:pPr>
            <w:r>
              <w:t>#FF</w:t>
            </w:r>
          </w:p>
        </w:tc>
      </w:tr>
    </w:tbl>
    <w:p w14:paraId="40D2032D" w14:textId="77777777" w:rsidR="00612CFD" w:rsidRPr="00025365" w:rsidRDefault="00612CFD" w:rsidP="00612CFD">
      <w:pPr>
        <w:rPr>
          <w:i/>
        </w:rPr>
      </w:pPr>
      <w:r w:rsidRPr="00025365">
        <w:rPr>
          <w:i/>
        </w:rPr>
        <w:t>* These pixel layouts are only supported by the PNG format.</w:t>
      </w:r>
    </w:p>
    <w:p w14:paraId="53D099E8" w14:textId="13B6FD4A" w:rsidR="00612CFD" w:rsidRDefault="00612CFD" w:rsidP="00612CFD">
      <w:pPr>
        <w:spacing w:before="120"/>
      </w:pPr>
      <w:r>
        <w:t xml:space="preserve">If there is no alpha channel present in the texture, the default value #FF </w:t>
      </w:r>
      <w:r w:rsidR="009F2E88">
        <w:t>SHOULD</w:t>
      </w:r>
      <w:r>
        <w:t xml:space="preserve"> be used. Unless specified otherwise, alpha channel is assumed to be in linear space while color and grayscale channels are assumed to be in sRGB color space. </w:t>
      </w:r>
      <w:r w:rsidR="009A3D8A">
        <w:t>Texture filtering should be performed in sRGB, but a</w:t>
      </w:r>
      <w:r>
        <w:t xml:space="preserve"> client SHOULD perform conversion to linear </w:t>
      </w:r>
      <w:r w:rsidR="007D77E7">
        <w:t>RGB</w:t>
      </w:r>
      <w:r>
        <w:t xml:space="preserve"> </w:t>
      </w:r>
      <w:r w:rsidRPr="00EC5B54">
        <w:t>(</w:t>
      </w:r>
      <w:r w:rsidR="00501A8D" w:rsidRPr="00EC5B54">
        <w:t>see Chapter 1.2.</w:t>
      </w:r>
      <w:r w:rsidRPr="00EC5B54">
        <w:t>)</w:t>
      </w:r>
      <w:r>
        <w:t xml:space="preserve"> before linear operations such as multi property blending take place.</w:t>
      </w:r>
    </w:p>
    <w:p w14:paraId="310F6439" w14:textId="6EFBBBB8" w:rsidR="00612CFD" w:rsidRDefault="00612CFD" w:rsidP="00612CFD">
      <w:pPr>
        <w:spacing w:before="120"/>
      </w:pPr>
      <w:r>
        <w:t>The box attribute was DEPRECATED in version 1.2. Producers SHOULD NOT generate it and consumer SHOULD ignore it.</w:t>
      </w:r>
    </w:p>
    <w:p w14:paraId="2C0CA6EE" w14:textId="2FB49893" w:rsidR="00343C05" w:rsidRDefault="00886CAD" w:rsidP="003A1401">
      <w:pPr>
        <w:spacing w:before="120"/>
      </w:pPr>
      <w:r>
        <w:rPr>
          <w:b/>
        </w:rPr>
        <w:t>t</w:t>
      </w:r>
      <w:r w:rsidRPr="00EC5B54">
        <w:rPr>
          <w:b/>
        </w:rPr>
        <w:t>ilestyleu, tilestylev</w:t>
      </w:r>
      <w:r>
        <w:t xml:space="preserve"> - </w:t>
      </w:r>
      <w:r w:rsidR="00343C05">
        <w:t xml:space="preserve">The tile style of </w:t>
      </w:r>
      <w:r w:rsidR="007D2E19">
        <w:t>wrap</w:t>
      </w:r>
      <w:r w:rsidR="00343C05">
        <w:t xml:space="preserve"> essentially means that the same texture </w:t>
      </w:r>
      <w:r w:rsidR="009F2E88">
        <w:t xml:space="preserve">SHOULD </w:t>
      </w:r>
      <w:r w:rsidR="00343C05">
        <w:t>be repeated in the specified axis (both in the positive and</w:t>
      </w:r>
      <w:r w:rsidR="0081151B">
        <w:t xml:space="preserve"> negative directions), for the</w:t>
      </w:r>
      <w:r w:rsidR="00343C05">
        <w:t xml:space="preserve"> axis value. The tile style of </w:t>
      </w:r>
      <w:r w:rsidR="007D2E19">
        <w:t>mirror</w:t>
      </w:r>
      <w:r w:rsidR="00343C05">
        <w:t xml:space="preserve"> means that each time the texture width</w:t>
      </w:r>
      <w:r w:rsidR="00767AC6">
        <w:t xml:space="preserve"> or</w:t>
      </w:r>
      <w:r w:rsidR="00343C05">
        <w:t xml:space="preserve"> height is exceeded, the next repetition of the texture </w:t>
      </w:r>
      <w:r w:rsidR="009F2E88">
        <w:t xml:space="preserve">SHOULD </w:t>
      </w:r>
      <w:r w:rsidR="00343C05">
        <w:t xml:space="preserve">be reflected across a plane </w:t>
      </w:r>
      <w:r w:rsidR="00464638">
        <w:t xml:space="preserve">perpendicular </w:t>
      </w:r>
      <w:r w:rsidR="00343C05">
        <w:t>to the axis in question.</w:t>
      </w:r>
      <w:r w:rsidR="0081151B">
        <w:t xml:space="preserve"> The tile style of clamp</w:t>
      </w:r>
      <w:r w:rsidR="00464638">
        <w:t xml:space="preserve"> means all </w:t>
      </w:r>
      <w:r w:rsidR="004A0CF4">
        <w:t xml:space="preserve">Texture 2D Coordinates </w:t>
      </w:r>
      <w:r w:rsidR="00464638">
        <w:t xml:space="preserve">outside of the range zero to one will be assigned the color </w:t>
      </w:r>
      <w:r w:rsidR="0081151B">
        <w:t>of the nearest edge pixel</w:t>
      </w:r>
      <w:r w:rsidR="00464638">
        <w:t>.</w:t>
      </w:r>
      <w:r w:rsidR="003652CA" w:rsidRPr="003652CA">
        <w:t xml:space="preserve"> </w:t>
      </w:r>
      <w:r w:rsidR="003652CA">
        <w:t>The tile style of none means that all Texture 2D Coordinates outside the range zero to one will be assigned the color of the default object color. If the default object color is not defined the choice for the color is left to the consumer.</w:t>
      </w:r>
    </w:p>
    <w:p w14:paraId="6B3B92F7" w14:textId="512EBF1B" w:rsidR="00612CFD" w:rsidRDefault="004A0CF4" w:rsidP="003A1401">
      <w:pPr>
        <w:spacing w:before="120"/>
      </w:pPr>
      <w:r>
        <w:t>The only supported content types are JPEG and PNG, as more specifically specified in the 3MF core spec</w:t>
      </w:r>
      <w:r w:rsidR="00141581">
        <w:t xml:space="preserve"> under the Thumbnails section.</w:t>
      </w:r>
    </w:p>
    <w:p w14:paraId="6BBCA98E" w14:textId="34B2F1D4" w:rsidR="00810FE6" w:rsidRDefault="00DC6F34" w:rsidP="003A1401">
      <w:pPr>
        <w:spacing w:before="120"/>
      </w:pPr>
      <w:bookmarkStart w:id="725" w:name="_Hlk504998621"/>
      <w:r>
        <w:rPr>
          <w:b/>
        </w:rPr>
        <w:t>filter</w:t>
      </w:r>
      <w:r w:rsidR="00886CAD">
        <w:t xml:space="preserve"> - </w:t>
      </w:r>
      <w:r w:rsidR="007D4BA6">
        <w:t xml:space="preserve">The </w:t>
      </w:r>
      <w:r w:rsidR="002C45B2">
        <w:t>p</w:t>
      </w:r>
      <w:r w:rsidR="007D4BA6">
        <w:t xml:space="preserve">roducer MAY require the use of a specific filter type by specifying either </w:t>
      </w:r>
      <w:r w:rsidR="007D4BA6" w:rsidRPr="00805F15">
        <w:t>“linear”</w:t>
      </w:r>
      <w:r w:rsidR="007D4BA6">
        <w:t xml:space="preserve"> for </w:t>
      </w:r>
      <w:r w:rsidR="000A0382">
        <w:t>bi</w:t>
      </w:r>
      <w:r w:rsidR="007D4BA6">
        <w:t xml:space="preserve">linear interpolation or </w:t>
      </w:r>
      <w:r w:rsidR="007D4BA6" w:rsidRPr="00805F15">
        <w:t>“nearest”</w:t>
      </w:r>
      <w:r w:rsidR="007D4BA6">
        <w:t xml:space="preserve"> for nearest neighbor interpolation. </w:t>
      </w:r>
      <w:r w:rsidR="00805F15">
        <w:t xml:space="preserve">The </w:t>
      </w:r>
      <w:r w:rsidR="002C45B2">
        <w:t>p</w:t>
      </w:r>
      <w:r w:rsidR="00805F15">
        <w:t xml:space="preserve">roducer SHOULD use </w:t>
      </w:r>
      <w:r w:rsidR="00805F15" w:rsidRPr="00805F15">
        <w:t>“auto”</w:t>
      </w:r>
      <w:r w:rsidR="00805F15">
        <w:t xml:space="preserve"> to indicate to the </w:t>
      </w:r>
      <w:r w:rsidR="002C45B2">
        <w:t>c</w:t>
      </w:r>
      <w:r w:rsidR="00805F15">
        <w:t xml:space="preserve">onsumer to use the highest quality filter available. </w:t>
      </w:r>
      <w:r w:rsidR="003A38E8">
        <w:t>If</w:t>
      </w:r>
      <w:r w:rsidR="003A38E8" w:rsidRPr="00805F15">
        <w:t xml:space="preserve"> source texture</w:t>
      </w:r>
      <w:r w:rsidR="003A38E8">
        <w:t xml:space="preserve"> is scaled with the model, the specified filter type MUST be applied to the scaling operation</w:t>
      </w:r>
      <w:r w:rsidR="003A38E8" w:rsidRPr="00805F15">
        <w:t xml:space="preserve">. </w:t>
      </w:r>
      <w:r w:rsidR="00805F15">
        <w:t>The default value is “auto”.</w:t>
      </w:r>
    </w:p>
    <w:bookmarkEnd w:id="725"/>
    <w:p w14:paraId="7D532339" w14:textId="342243F4" w:rsidR="00612CFD" w:rsidRDefault="00612CFD" w:rsidP="00612CFD">
      <w:pPr>
        <w:spacing w:before="120"/>
      </w:pPr>
      <w:r>
        <w:t xml:space="preserve">The following example shows how the filter MUST </w:t>
      </w:r>
      <w:r w:rsidR="00D8481F">
        <w:t>be</w:t>
      </w:r>
      <w:r>
        <w:t xml:space="preserve"> applied to the texture. Figure 6-1 shows an example of a small texture which is tiled by vertically mirroring and horizontally wrapping. It illustrates that that the texture pixels are located at the center of each cell.</w:t>
      </w:r>
      <w:r w:rsidR="007D77E7">
        <w:t xml:space="preserve"> All the filter operations should be performed in sRGB.</w:t>
      </w:r>
    </w:p>
    <w:p w14:paraId="797B4A60" w14:textId="77777777" w:rsidR="00612CFD" w:rsidRDefault="00612CFD" w:rsidP="00612CFD">
      <w:pPr>
        <w:pStyle w:val="Caption"/>
        <w:outlineLvl w:val="9"/>
      </w:pPr>
      <w:r>
        <w:lastRenderedPageBreak/>
        <w:t xml:space="preserve">Figure 6-1:  </w:t>
      </w:r>
      <w:r w:rsidRPr="00A82798">
        <w:t>The image and tiling used as example, showing where the texture pixels are located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34D0D3EF" w14:textId="77777777" w:rsidTr="00612CFD">
        <w:tc>
          <w:tcPr>
            <w:tcW w:w="4675" w:type="dxa"/>
          </w:tcPr>
          <w:p w14:paraId="09E12AB5" w14:textId="77777777" w:rsidR="00612CFD" w:rsidRDefault="00612CFD" w:rsidP="00612CFD">
            <w:pPr>
              <w:autoSpaceDE w:val="0"/>
              <w:autoSpaceDN w:val="0"/>
              <w:adjustRightInd w:val="0"/>
              <w:rPr>
                <w:rFonts w:ascii="LMRoman10-Regular" w:eastAsiaTheme="minorHAnsi" w:hAnsi="LMRoman10-Regular" w:cs="LMRoman10-Regular"/>
                <w:sz w:val="20"/>
                <w:szCs w:val="20"/>
              </w:rPr>
            </w:pPr>
            <w:r w:rsidRPr="00404F06">
              <w:rPr>
                <w:noProof/>
              </w:rPr>
              <w:drawing>
                <wp:inline distT="0" distB="0" distL="0" distR="0" wp14:anchorId="3D61A8BA" wp14:editId="6692CC6C">
                  <wp:extent cx="2895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c>
          <w:tcPr>
            <w:tcW w:w="4675" w:type="dxa"/>
          </w:tcPr>
          <w:p w14:paraId="1E300F8A" w14:textId="77777777" w:rsidR="00612CFD" w:rsidRDefault="00612CFD" w:rsidP="00612CFD">
            <w:pPr>
              <w:autoSpaceDE w:val="0"/>
              <w:autoSpaceDN w:val="0"/>
              <w:adjustRightInd w:val="0"/>
              <w:rPr>
                <w:rFonts w:ascii="LMRoman10-Regular" w:eastAsiaTheme="minorHAnsi" w:hAnsi="LMRoman10-Regular" w:cs="LMRoman10-Regular"/>
                <w:sz w:val="20"/>
                <w:szCs w:val="20"/>
              </w:rPr>
            </w:pPr>
            <w:r>
              <w:rPr>
                <w:noProof/>
              </w:rPr>
              <w:drawing>
                <wp:inline distT="0" distB="0" distL="0" distR="0" wp14:anchorId="28B937CF" wp14:editId="649EBB3E">
                  <wp:extent cx="2889504" cy="2889504"/>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9504" cy="2889504"/>
                          </a:xfrm>
                          <a:prstGeom prst="rect">
                            <a:avLst/>
                          </a:prstGeom>
                        </pic:spPr>
                      </pic:pic>
                    </a:graphicData>
                  </a:graphic>
                </wp:inline>
              </w:drawing>
            </w:r>
          </w:p>
        </w:tc>
      </w:tr>
      <w:tr w:rsidR="00612CFD" w14:paraId="724D89D4" w14:textId="77777777" w:rsidTr="00612CFD">
        <w:tc>
          <w:tcPr>
            <w:tcW w:w="4675" w:type="dxa"/>
          </w:tcPr>
          <w:p w14:paraId="4A5F5782" w14:textId="77777777" w:rsidR="00612CFD" w:rsidRDefault="00612CFD" w:rsidP="00612CFD">
            <w:pPr>
              <w:autoSpaceDE w:val="0"/>
              <w:autoSpaceDN w:val="0"/>
              <w:adjustRightInd w:val="0"/>
              <w:rPr>
                <w:rFonts w:ascii="LMRoman10-Regular" w:eastAsiaTheme="minorHAnsi" w:hAnsi="LMRoman10-Regular" w:cs="LMRoman10-Regular"/>
                <w:sz w:val="20"/>
                <w:szCs w:val="20"/>
              </w:rPr>
            </w:pPr>
            <w:r>
              <w:rPr>
                <w:rFonts w:ascii="LMRoman10-Regular" w:eastAsiaTheme="minorHAnsi" w:hAnsi="LMRoman10-Regular" w:cs="LMRoman10-Regular"/>
                <w:sz w:val="20"/>
                <w:szCs w:val="20"/>
              </w:rPr>
              <w:t xml:space="preserve">(a) Original 3 </w:t>
            </w:r>
            <w:r>
              <w:rPr>
                <w:rFonts w:ascii="LMMathSymbols10-Regular" w:eastAsiaTheme="minorHAnsi" w:hAnsi="LMMathSymbols10-Regular" w:cs="LMMathSymbols10-Regular"/>
                <w:sz w:val="20"/>
                <w:szCs w:val="20"/>
              </w:rPr>
              <w:t xml:space="preserve">× </w:t>
            </w:r>
            <w:r>
              <w:rPr>
                <w:rFonts w:ascii="LMRoman10-Regular" w:eastAsiaTheme="minorHAnsi" w:hAnsi="LMRoman10-Regular" w:cs="LMRoman10-Regular"/>
                <w:sz w:val="20"/>
                <w:szCs w:val="20"/>
              </w:rPr>
              <w:t>2 image. Texture coordinates (in red)</w:t>
            </w:r>
          </w:p>
          <w:p w14:paraId="46ACEE58" w14:textId="77777777" w:rsidR="00612CFD" w:rsidRDefault="00612CFD" w:rsidP="00612CFD">
            <w:pPr>
              <w:autoSpaceDE w:val="0"/>
              <w:autoSpaceDN w:val="0"/>
              <w:adjustRightInd w:val="0"/>
              <w:rPr>
                <w:rFonts w:ascii="LMRoman10-Regular" w:eastAsiaTheme="minorHAnsi" w:hAnsi="LMRoman10-Regular" w:cs="LMRoman10-Regular"/>
                <w:sz w:val="20"/>
                <w:szCs w:val="20"/>
              </w:rPr>
            </w:pPr>
            <w:r>
              <w:rPr>
                <w:rFonts w:ascii="LMRoman10-Regular" w:eastAsiaTheme="minorHAnsi" w:hAnsi="LMRoman10-Regular" w:cs="LMRoman10-Regular"/>
                <w:sz w:val="20"/>
                <w:szCs w:val="20"/>
              </w:rPr>
              <w:t>have the origin at the bottom-left corner of the image</w:t>
            </w:r>
          </w:p>
          <w:p w14:paraId="734070D2" w14:textId="77777777" w:rsidR="00612CFD" w:rsidRDefault="00612CFD" w:rsidP="00612CFD">
            <w:pPr>
              <w:autoSpaceDE w:val="0"/>
              <w:autoSpaceDN w:val="0"/>
              <w:adjustRightInd w:val="0"/>
              <w:rPr>
                <w:rFonts w:ascii="LMRoman10-Regular" w:eastAsiaTheme="minorHAnsi" w:hAnsi="LMRoman10-Regular" w:cs="LMRoman10-Regular"/>
                <w:sz w:val="20"/>
                <w:szCs w:val="20"/>
              </w:rPr>
            </w:pPr>
            <w:r>
              <w:rPr>
                <w:rFonts w:ascii="LMRoman10-Regular" w:eastAsiaTheme="minorHAnsi" w:hAnsi="LMRoman10-Regular" w:cs="LMRoman10-Regular"/>
                <w:sz w:val="20"/>
                <w:szCs w:val="20"/>
              </w:rPr>
              <w:t>and point (1</w:t>
            </w:r>
            <w:r>
              <w:rPr>
                <w:rFonts w:ascii="LMMathItalic10-Regular" w:eastAsiaTheme="minorHAnsi" w:hAnsi="LMMathItalic10-Regular" w:cs="LMMathItalic10-Regular"/>
                <w:i/>
                <w:iCs/>
                <w:sz w:val="20"/>
                <w:szCs w:val="20"/>
              </w:rPr>
              <w:t xml:space="preserve">, </w:t>
            </w:r>
            <w:r>
              <w:rPr>
                <w:rFonts w:ascii="LMRoman10-Regular" w:eastAsiaTheme="minorHAnsi" w:hAnsi="LMRoman10-Regular" w:cs="LMRoman10-Regular"/>
                <w:sz w:val="20"/>
                <w:szCs w:val="20"/>
              </w:rPr>
              <w:t>1) at the top-right corner. Coordinates</w:t>
            </w:r>
          </w:p>
          <w:p w14:paraId="0A3513BD" w14:textId="77777777" w:rsidR="00612CFD" w:rsidRDefault="00612CFD" w:rsidP="00612CFD">
            <w:pPr>
              <w:autoSpaceDE w:val="0"/>
              <w:autoSpaceDN w:val="0"/>
              <w:adjustRightInd w:val="0"/>
            </w:pPr>
            <w:r>
              <w:rPr>
                <w:rFonts w:ascii="LMRoman10-Regular" w:eastAsiaTheme="minorHAnsi" w:hAnsi="LMRoman10-Regular" w:cs="LMRoman10-Regular"/>
                <w:sz w:val="20"/>
                <w:szCs w:val="20"/>
              </w:rPr>
              <w:t>in black indicate the standard pixel coordinates in the source image.</w:t>
            </w:r>
          </w:p>
        </w:tc>
        <w:tc>
          <w:tcPr>
            <w:tcW w:w="4675" w:type="dxa"/>
          </w:tcPr>
          <w:p w14:paraId="3142FF6B" w14:textId="77777777" w:rsidR="00612CFD" w:rsidRDefault="00612CFD" w:rsidP="00612CFD">
            <w:pPr>
              <w:autoSpaceDE w:val="0"/>
              <w:autoSpaceDN w:val="0"/>
              <w:adjustRightInd w:val="0"/>
            </w:pPr>
            <w:r>
              <w:rPr>
                <w:rFonts w:ascii="LMRoman10-Regular" w:eastAsiaTheme="minorHAnsi" w:hAnsi="LMRoman10-Regular" w:cs="LMRoman10-Regular"/>
                <w:sz w:val="20"/>
                <w:szCs w:val="20"/>
              </w:rPr>
              <w:t xml:space="preserve">(b) Tiled image with </w:t>
            </w:r>
            <w:r>
              <w:rPr>
                <w:rFonts w:ascii="LMMono10-Regular" w:eastAsiaTheme="minorHAnsi" w:hAnsi="LMMono10-Regular" w:cs="LMMono10-Regular"/>
                <w:sz w:val="20"/>
                <w:szCs w:val="20"/>
              </w:rPr>
              <w:t xml:space="preserve">tilestyleu=WRAP </w:t>
            </w:r>
            <w:r>
              <w:rPr>
                <w:rFonts w:ascii="LMRoman10-Regular" w:eastAsiaTheme="minorHAnsi" w:hAnsi="LMRoman10-Regular" w:cs="LMRoman10-Regular"/>
                <w:sz w:val="20"/>
                <w:szCs w:val="20"/>
              </w:rPr>
              <w:t xml:space="preserve">and </w:t>
            </w:r>
            <w:r>
              <w:rPr>
                <w:rFonts w:ascii="LMMono10-Regular" w:eastAsiaTheme="minorHAnsi" w:hAnsi="LMMono10-Regular" w:cs="LMMono10-Regular"/>
                <w:sz w:val="20"/>
                <w:szCs w:val="20"/>
              </w:rPr>
              <w:t>tilestylev=MIRROR</w:t>
            </w:r>
            <w:r w:rsidRPr="00D97E23">
              <w:rPr>
                <w:rFonts w:ascii="LMRoman10-Regular" w:eastAsiaTheme="minorHAnsi" w:hAnsi="LMRoman10-Regular" w:cs="LMRoman10-Regular"/>
                <w:sz w:val="20"/>
                <w:szCs w:val="20"/>
              </w:rPr>
              <w:t xml:space="preserve">. </w:t>
            </w:r>
            <w:r w:rsidRPr="00747A1F">
              <w:rPr>
                <w:rFonts w:ascii="LMRoman10-Regular" w:eastAsiaTheme="minorHAnsi" w:hAnsi="LMRoman10-Regular" w:cs="LMRoman10-Regular"/>
                <w:sz w:val="20"/>
                <w:szCs w:val="20"/>
              </w:rPr>
              <w:t>It defines the colors at dimensionless points centered in each pixel; colors elsewhere are defined by the assigned filters</w:t>
            </w:r>
          </w:p>
        </w:tc>
      </w:tr>
    </w:tbl>
    <w:p w14:paraId="23AD81AE" w14:textId="77777777" w:rsidR="00612CFD" w:rsidRDefault="00612CFD" w:rsidP="00612CFD">
      <w:pPr>
        <w:rPr>
          <w:rFonts w:ascii="LMRoman10-Regular" w:eastAsiaTheme="minorHAnsi" w:hAnsi="LMRoman10-Regular" w:cs="LMRoman10-Regular"/>
        </w:rPr>
      </w:pPr>
    </w:p>
    <w:p w14:paraId="5254A6D5" w14:textId="77777777" w:rsidR="00612CFD" w:rsidRDefault="00612CFD" w:rsidP="00426EBB">
      <w:pPr>
        <w:rPr>
          <w:rFonts w:eastAsiaTheme="minorHAnsi"/>
        </w:rPr>
      </w:pPr>
      <w:r>
        <w:rPr>
          <w:rFonts w:eastAsiaTheme="minorHAnsi"/>
        </w:rPr>
        <w:t>Finally, Figure 6-2 shows the nearest and the linear filters output by filling the cells.</w:t>
      </w:r>
    </w:p>
    <w:p w14:paraId="1491232E" w14:textId="77777777" w:rsidR="00612CFD" w:rsidRPr="00426EBB" w:rsidRDefault="00612CFD" w:rsidP="00426EBB">
      <w:pPr>
        <w:rPr>
          <w:rFonts w:eastAsiaTheme="minorHAnsi"/>
          <w:i/>
          <w:sz w:val="20"/>
          <w:szCs w:val="20"/>
        </w:rPr>
      </w:pPr>
      <w:r w:rsidRPr="00426EBB">
        <w:rPr>
          <w:i/>
          <w:sz w:val="20"/>
          <w:szCs w:val="20"/>
        </w:rPr>
        <w:t>Figure 6-2:  Texture filtering of a 3 x 2 image (Figure 1a) with tilestyleu=WRAP and tilestylev=MIRROR.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49AD16E2" w14:textId="77777777" w:rsidTr="00612CFD">
        <w:tc>
          <w:tcPr>
            <w:tcW w:w="4680" w:type="dxa"/>
          </w:tcPr>
          <w:p w14:paraId="1EFF6179" w14:textId="77777777" w:rsidR="00612CFD" w:rsidRDefault="00612CFD" w:rsidP="00426EBB">
            <w:pPr>
              <w:rPr>
                <w:rFonts w:eastAsiaTheme="minorHAnsi"/>
                <w:sz w:val="20"/>
                <w:szCs w:val="20"/>
              </w:rPr>
            </w:pPr>
            <w:r w:rsidRPr="00551A9A">
              <w:rPr>
                <w:rFonts w:eastAsiaTheme="minorHAnsi"/>
                <w:noProof/>
              </w:rPr>
              <w:drawing>
                <wp:inline distT="0" distB="0" distL="0" distR="0" wp14:anchorId="38821875" wp14:editId="71F11FA9">
                  <wp:extent cx="295275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c>
          <w:tcPr>
            <w:tcW w:w="4680" w:type="dxa"/>
          </w:tcPr>
          <w:p w14:paraId="464B168E" w14:textId="77777777" w:rsidR="00612CFD" w:rsidRDefault="00612CFD" w:rsidP="00426EBB">
            <w:pPr>
              <w:rPr>
                <w:rFonts w:eastAsiaTheme="minorHAnsi"/>
                <w:sz w:val="20"/>
                <w:szCs w:val="20"/>
              </w:rPr>
            </w:pPr>
            <w:r w:rsidRPr="00551A9A">
              <w:rPr>
                <w:rFonts w:eastAsiaTheme="minorHAnsi"/>
                <w:noProof/>
              </w:rPr>
              <w:drawing>
                <wp:inline distT="0" distB="0" distL="0" distR="0" wp14:anchorId="4A588A75" wp14:editId="41C49248">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tc>
      </w:tr>
      <w:tr w:rsidR="00612CFD" w14:paraId="01480D53" w14:textId="77777777" w:rsidTr="00612CFD">
        <w:tc>
          <w:tcPr>
            <w:tcW w:w="4680" w:type="dxa"/>
          </w:tcPr>
          <w:p w14:paraId="1053B904" w14:textId="77777777" w:rsidR="00612CFD" w:rsidRDefault="00612CFD" w:rsidP="00426EBB">
            <w:pPr>
              <w:rPr>
                <w:rFonts w:eastAsiaTheme="minorHAnsi"/>
                <w:sz w:val="20"/>
                <w:szCs w:val="20"/>
              </w:rPr>
            </w:pPr>
            <w:r>
              <w:rPr>
                <w:rFonts w:eastAsiaTheme="minorHAnsi"/>
                <w:sz w:val="20"/>
                <w:szCs w:val="20"/>
              </w:rPr>
              <w:t>(a)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MathSymbols10-Regular" w:eastAsiaTheme="minorHAnsi" w:hAnsi="LMMathSymbols10-Regular" w:cs="LMMathSymbols10-Regular"/>
                <w:sz w:val="20"/>
                <w:szCs w:val="20"/>
              </w:rPr>
              <w:t xml:space="preserve"> </w:t>
            </w:r>
            <w:r>
              <w:rPr>
                <w:rFonts w:eastAsiaTheme="minorHAnsi"/>
                <w:sz w:val="20"/>
                <w:szCs w:val="20"/>
              </w:rPr>
              <w:t>to their color</w:t>
            </w:r>
          </w:p>
          <w:p w14:paraId="76ED8AEB" w14:textId="77777777" w:rsidR="00612CFD" w:rsidRDefault="00612CFD" w:rsidP="00426EBB">
            <w:r>
              <w:rPr>
                <w:rFonts w:eastAsiaTheme="minorHAnsi"/>
                <w:sz w:val="20"/>
                <w:szCs w:val="20"/>
              </w:rPr>
              <w:t>using nearest neighbor interpolation.</w:t>
            </w:r>
          </w:p>
        </w:tc>
        <w:tc>
          <w:tcPr>
            <w:tcW w:w="4680" w:type="dxa"/>
          </w:tcPr>
          <w:p w14:paraId="11F7499E" w14:textId="77777777" w:rsidR="00612CFD" w:rsidRDefault="00612CFD" w:rsidP="00426EBB">
            <w:pPr>
              <w:rPr>
                <w:rFonts w:eastAsiaTheme="minorHAnsi"/>
                <w:sz w:val="20"/>
                <w:szCs w:val="20"/>
              </w:rPr>
            </w:pPr>
            <w:r>
              <w:rPr>
                <w:rFonts w:eastAsiaTheme="minorHAnsi"/>
                <w:sz w:val="20"/>
                <w:szCs w:val="20"/>
              </w:rPr>
              <w:t>(b)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Roman7-Regular" w:eastAsiaTheme="minorHAnsi" w:hAnsi="LMRoman7-Regular" w:cs="LMRoman7-Regular"/>
                <w:sz w:val="14"/>
                <w:szCs w:val="14"/>
              </w:rPr>
              <w:t xml:space="preserve"> </w:t>
            </w:r>
            <w:r>
              <w:rPr>
                <w:rFonts w:eastAsiaTheme="minorHAnsi"/>
                <w:sz w:val="20"/>
                <w:szCs w:val="20"/>
              </w:rPr>
              <w:t>to their color</w:t>
            </w:r>
          </w:p>
          <w:p w14:paraId="56CFE9C5" w14:textId="77777777" w:rsidR="00612CFD" w:rsidRDefault="00612CFD" w:rsidP="00426EBB">
            <w:r>
              <w:rPr>
                <w:rFonts w:eastAsiaTheme="minorHAnsi"/>
                <w:sz w:val="20"/>
                <w:szCs w:val="20"/>
              </w:rPr>
              <w:t>using (bi)linear interpolation</w:t>
            </w:r>
          </w:p>
        </w:tc>
      </w:tr>
      <w:tr w:rsidR="00612CFD" w14:paraId="2A37E53A" w14:textId="77777777" w:rsidTr="00612CFD">
        <w:tc>
          <w:tcPr>
            <w:tcW w:w="4680" w:type="dxa"/>
          </w:tcPr>
          <w:p w14:paraId="4433EC10" w14:textId="77777777" w:rsidR="00612CFD" w:rsidRDefault="00612CFD" w:rsidP="00426EBB">
            <w:pPr>
              <w:rPr>
                <w:rFonts w:eastAsiaTheme="minorHAnsi"/>
                <w:sz w:val="20"/>
                <w:szCs w:val="20"/>
              </w:rPr>
            </w:pPr>
          </w:p>
        </w:tc>
        <w:tc>
          <w:tcPr>
            <w:tcW w:w="4680" w:type="dxa"/>
          </w:tcPr>
          <w:p w14:paraId="16F40386" w14:textId="77777777" w:rsidR="00612CFD" w:rsidRDefault="00612CFD" w:rsidP="00426EBB">
            <w:pPr>
              <w:rPr>
                <w:rFonts w:eastAsiaTheme="minorHAnsi"/>
                <w:sz w:val="20"/>
                <w:szCs w:val="20"/>
              </w:rPr>
            </w:pPr>
          </w:p>
        </w:tc>
      </w:tr>
    </w:tbl>
    <w:p w14:paraId="56E52EE8" w14:textId="560A9EA8" w:rsidR="00BC5C29" w:rsidRDefault="00972E35" w:rsidP="00EC5B54">
      <w:pPr>
        <w:pStyle w:val="Heading1"/>
        <w:numPr>
          <w:ilvl w:val="0"/>
          <w:numId w:val="24"/>
        </w:numPr>
      </w:pPr>
      <w:bookmarkStart w:id="726" w:name="_Toc512426527"/>
      <w:bookmarkStart w:id="727" w:name="_Toc512426702"/>
      <w:bookmarkStart w:id="728" w:name="_Toc512426883"/>
      <w:bookmarkStart w:id="729" w:name="_Toc512427064"/>
      <w:bookmarkStart w:id="730" w:name="_Toc512427239"/>
      <w:bookmarkStart w:id="731" w:name="_Toc512427416"/>
      <w:bookmarkStart w:id="732" w:name="_Toc512427592"/>
      <w:bookmarkStart w:id="733" w:name="_Toc512427768"/>
      <w:bookmarkStart w:id="734" w:name="_Toc512427943"/>
      <w:bookmarkStart w:id="735" w:name="_Toc512428118"/>
      <w:bookmarkStart w:id="736" w:name="_Toc513719014"/>
      <w:bookmarkStart w:id="737" w:name="_Toc513815294"/>
      <w:bookmarkStart w:id="738" w:name="_Toc514146127"/>
      <w:bookmarkStart w:id="739" w:name="_Toc511814904"/>
      <w:bookmarkStart w:id="740" w:name="_Toc511815036"/>
      <w:bookmarkStart w:id="741" w:name="_Toc512426528"/>
      <w:bookmarkStart w:id="742" w:name="_Toc512426703"/>
      <w:bookmarkStart w:id="743" w:name="_Toc512426884"/>
      <w:bookmarkStart w:id="744" w:name="_Toc512427065"/>
      <w:bookmarkStart w:id="745" w:name="_Toc512427240"/>
      <w:bookmarkStart w:id="746" w:name="_Toc512427417"/>
      <w:bookmarkStart w:id="747" w:name="_Toc512427593"/>
      <w:bookmarkStart w:id="748" w:name="_Toc512427769"/>
      <w:bookmarkStart w:id="749" w:name="_Toc512427944"/>
      <w:bookmarkStart w:id="750" w:name="_Toc512428119"/>
      <w:bookmarkStart w:id="751" w:name="_Toc513719015"/>
      <w:bookmarkStart w:id="752" w:name="_Toc513815295"/>
      <w:bookmarkStart w:id="753" w:name="_Toc514146128"/>
      <w:bookmarkStart w:id="754" w:name="_Toc504649026"/>
      <w:bookmarkStart w:id="755" w:name="_Toc504649084"/>
      <w:bookmarkStart w:id="756" w:name="_Toc504649243"/>
      <w:bookmarkStart w:id="757" w:name="_Toc504740997"/>
      <w:bookmarkStart w:id="758" w:name="_Toc504741196"/>
      <w:bookmarkStart w:id="759" w:name="_Toc505773732"/>
      <w:bookmarkStart w:id="760" w:name="_Toc505774648"/>
      <w:bookmarkStart w:id="761" w:name="_Toc505774779"/>
      <w:bookmarkStart w:id="762" w:name="_Toc511814905"/>
      <w:bookmarkStart w:id="763" w:name="_Toc511815037"/>
      <w:bookmarkStart w:id="764" w:name="_Toc512426529"/>
      <w:bookmarkStart w:id="765" w:name="_Toc512426704"/>
      <w:bookmarkStart w:id="766" w:name="_Toc512426885"/>
      <w:bookmarkStart w:id="767" w:name="_Toc512427066"/>
      <w:bookmarkStart w:id="768" w:name="_Toc512427241"/>
      <w:bookmarkStart w:id="769" w:name="_Toc512427418"/>
      <w:bookmarkStart w:id="770" w:name="_Toc512427594"/>
      <w:bookmarkStart w:id="771" w:name="_Toc512427770"/>
      <w:bookmarkStart w:id="772" w:name="_Toc512427945"/>
      <w:bookmarkStart w:id="773" w:name="_Toc512428120"/>
      <w:bookmarkStart w:id="774" w:name="_Toc513719016"/>
      <w:bookmarkStart w:id="775" w:name="_Toc513815296"/>
      <w:bookmarkStart w:id="776" w:name="_Toc514146129"/>
      <w:bookmarkStart w:id="777" w:name="_Toc504649027"/>
      <w:bookmarkStart w:id="778" w:name="_Toc504649085"/>
      <w:bookmarkStart w:id="779" w:name="_Toc504649244"/>
      <w:bookmarkStart w:id="780" w:name="_Toc504740998"/>
      <w:bookmarkStart w:id="781" w:name="_Toc504741197"/>
      <w:bookmarkStart w:id="782" w:name="_Toc505773733"/>
      <w:bookmarkStart w:id="783" w:name="_Toc505774649"/>
      <w:bookmarkStart w:id="784" w:name="_Toc505774780"/>
      <w:bookmarkStart w:id="785" w:name="_Toc511814906"/>
      <w:bookmarkStart w:id="786" w:name="_Toc511815038"/>
      <w:bookmarkStart w:id="787" w:name="_Toc512426530"/>
      <w:bookmarkStart w:id="788" w:name="_Toc512426705"/>
      <w:bookmarkStart w:id="789" w:name="_Toc512426886"/>
      <w:bookmarkStart w:id="790" w:name="_Toc512427067"/>
      <w:bookmarkStart w:id="791" w:name="_Toc512427242"/>
      <w:bookmarkStart w:id="792" w:name="_Toc512427419"/>
      <w:bookmarkStart w:id="793" w:name="_Toc512427595"/>
      <w:bookmarkStart w:id="794" w:name="_Toc512427771"/>
      <w:bookmarkStart w:id="795" w:name="_Toc512427946"/>
      <w:bookmarkStart w:id="796" w:name="_Toc512428121"/>
      <w:bookmarkStart w:id="797" w:name="_Toc513719017"/>
      <w:bookmarkStart w:id="798" w:name="_Toc513815297"/>
      <w:bookmarkStart w:id="799" w:name="_Toc514146130"/>
      <w:bookmarkStart w:id="800" w:name="_Toc504649055"/>
      <w:bookmarkStart w:id="801" w:name="_Toc504649113"/>
      <w:bookmarkStart w:id="802" w:name="_Toc504649272"/>
      <w:bookmarkStart w:id="803" w:name="_Toc504741026"/>
      <w:bookmarkStart w:id="804" w:name="_Toc504741225"/>
      <w:bookmarkStart w:id="805" w:name="_Toc505773761"/>
      <w:bookmarkStart w:id="806" w:name="_Toc505774677"/>
      <w:bookmarkStart w:id="807" w:name="_Toc505774808"/>
      <w:bookmarkStart w:id="808" w:name="_Toc511814934"/>
      <w:bookmarkStart w:id="809" w:name="_Toc511815066"/>
      <w:bookmarkStart w:id="810" w:name="_Toc512426558"/>
      <w:bookmarkStart w:id="811" w:name="_Toc512426733"/>
      <w:bookmarkStart w:id="812" w:name="_Toc512426914"/>
      <w:bookmarkStart w:id="813" w:name="_Toc512427095"/>
      <w:bookmarkStart w:id="814" w:name="_Toc512427270"/>
      <w:bookmarkStart w:id="815" w:name="_Toc512427447"/>
      <w:bookmarkStart w:id="816" w:name="_Toc512427623"/>
      <w:bookmarkStart w:id="817" w:name="_Toc512427799"/>
      <w:bookmarkStart w:id="818" w:name="_Toc512427974"/>
      <w:bookmarkStart w:id="819" w:name="_Toc512428149"/>
      <w:bookmarkStart w:id="820" w:name="_Toc513719045"/>
      <w:bookmarkStart w:id="821" w:name="_Toc513815325"/>
      <w:bookmarkStart w:id="822" w:name="_Toc514146158"/>
      <w:bookmarkStart w:id="823" w:name="_Toc504649056"/>
      <w:bookmarkStart w:id="824" w:name="_Toc504649114"/>
      <w:bookmarkStart w:id="825" w:name="_Toc504649273"/>
      <w:bookmarkStart w:id="826" w:name="_Toc504741027"/>
      <w:bookmarkStart w:id="827" w:name="_Toc504741226"/>
      <w:bookmarkStart w:id="828" w:name="_Toc505773762"/>
      <w:bookmarkStart w:id="829" w:name="_Toc505774678"/>
      <w:bookmarkStart w:id="830" w:name="_Toc505774809"/>
      <w:bookmarkStart w:id="831" w:name="_Toc511814935"/>
      <w:bookmarkStart w:id="832" w:name="_Toc511815067"/>
      <w:bookmarkStart w:id="833" w:name="_Toc512426559"/>
      <w:bookmarkStart w:id="834" w:name="_Toc512426734"/>
      <w:bookmarkStart w:id="835" w:name="_Toc512426915"/>
      <w:bookmarkStart w:id="836" w:name="_Toc512427096"/>
      <w:bookmarkStart w:id="837" w:name="_Toc512427271"/>
      <w:bookmarkStart w:id="838" w:name="_Toc512427448"/>
      <w:bookmarkStart w:id="839" w:name="_Toc512427624"/>
      <w:bookmarkStart w:id="840" w:name="_Toc512427800"/>
      <w:bookmarkStart w:id="841" w:name="_Toc512427975"/>
      <w:bookmarkStart w:id="842" w:name="_Toc512428150"/>
      <w:bookmarkStart w:id="843" w:name="_Toc513719046"/>
      <w:bookmarkStart w:id="844" w:name="_Toc513815326"/>
      <w:bookmarkStart w:id="845" w:name="_Toc514146159"/>
      <w:bookmarkStart w:id="846" w:name="_Toc520719639"/>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r>
        <w:lastRenderedPageBreak/>
        <w:t>Display Properties</w:t>
      </w:r>
      <w:r w:rsidR="002F39B8">
        <w:t xml:space="preserve"> Overview</w:t>
      </w:r>
      <w:bookmarkEnd w:id="846"/>
    </w:p>
    <w:p w14:paraId="1BEC6DB6" w14:textId="5FC5332C" w:rsidR="00972E35" w:rsidRDefault="00972E35" w:rsidP="00A30AD1">
      <w:pPr>
        <w:jc w:val="both"/>
      </w:pPr>
      <w:r>
        <w:t>Display properties contain extra information about the material to help how to describe it so that a material can be realistically and consistently rendered on the screen. For example, a metal material will be highly shiny and reflective, where a translucent material will allow light to pass through. This information is useful mainly for display purposes.</w:t>
      </w:r>
    </w:p>
    <w:p w14:paraId="07348A5C" w14:textId="1606BF7A" w:rsidR="00A30AD1" w:rsidRDefault="00A30AD1" w:rsidP="00A30AD1">
      <w:pPr>
        <w:jc w:val="both"/>
      </w:pPr>
      <w:r>
        <w:t>Physically based rendering (PBR) is an approach to real-time rendering of materials that delivers physically plausible surface reflections in a variety of lighting conditions. It can be viewed as an extension of color where the surface is defined also by its specular reflectance and roughness.</w:t>
      </w:r>
    </w:p>
    <w:p w14:paraId="05ACA246" w14:textId="77777777" w:rsidR="00A30AD1" w:rsidRDefault="00A30AD1" w:rsidP="00A30AD1">
      <w:r>
        <w:t>Most real-world materials fall into two categories:</w:t>
      </w:r>
    </w:p>
    <w:p w14:paraId="71AD16DD" w14:textId="3564FE68" w:rsidR="003F7C42" w:rsidRDefault="003F7C42" w:rsidP="003F7C42">
      <w:pPr>
        <w:pStyle w:val="ListParagraph"/>
        <w:numPr>
          <w:ilvl w:val="0"/>
          <w:numId w:val="32"/>
        </w:numPr>
        <w:spacing w:after="160" w:line="259" w:lineRule="auto"/>
        <w:jc w:val="both"/>
      </w:pPr>
      <w:r>
        <w:t>Non-metals (dielectrics). Materials like plastics or ceramics tend to be less reflective and the light that penetrates the surface is usually scattered and reemitted back into the environment. Because of that their diffuse reflectance can be extremely high while their specular reflectance is usually only around 4%. Specular reflections are usually uncolored.</w:t>
      </w:r>
    </w:p>
    <w:p w14:paraId="33933DDB" w14:textId="77777777" w:rsidR="003F7C42" w:rsidRDefault="003F7C42" w:rsidP="00EC5B54">
      <w:pPr>
        <w:pStyle w:val="ListParagraph"/>
        <w:spacing w:after="160" w:line="259" w:lineRule="auto"/>
        <w:jc w:val="both"/>
      </w:pPr>
    </w:p>
    <w:p w14:paraId="29A7BA8B" w14:textId="26F31268" w:rsidR="00A30AD1" w:rsidRDefault="00A30AD1" w:rsidP="00EC5B54">
      <w:pPr>
        <w:pStyle w:val="ListParagraph"/>
        <w:numPr>
          <w:ilvl w:val="0"/>
          <w:numId w:val="32"/>
        </w:numPr>
        <w:spacing w:after="160" w:line="259" w:lineRule="auto"/>
        <w:jc w:val="both"/>
      </w:pPr>
      <w:r>
        <w:t xml:space="preserve">Metals (conductors). These materials tend to be very reflective and they usually absorb rather than scatter any light that happens to penetrate the surface. Therefore, their specular reflectance is </w:t>
      </w:r>
      <w:r w:rsidR="003F7C42">
        <w:t>extremely high</w:t>
      </w:r>
      <w:r>
        <w:t xml:space="preserve"> and their diffuse reflectance approaches zero. Specular reflections can be color tinted, e.g. in case of gold and copper. </w:t>
      </w:r>
    </w:p>
    <w:p w14:paraId="18461E1D" w14:textId="50D618B4" w:rsidR="003F7C42" w:rsidRDefault="00A74EAD" w:rsidP="00A30AD1">
      <w:pPr>
        <w:jc w:val="both"/>
      </w:pPr>
      <w:r>
        <w:br/>
      </w:r>
      <w:r w:rsidR="00A30AD1">
        <w:t xml:space="preserve">Because of this duality, some systems adopted the so-called </w:t>
      </w:r>
      <w:r w:rsidR="00A30AD1" w:rsidRPr="00EC5B54">
        <w:t>metallic workflow</w:t>
      </w:r>
      <w:r w:rsidR="00A30AD1">
        <w:t xml:space="preserve"> in which the material is defined by its surface color and the degree to which it behaves as a metal. Another widely adopted approach is the so-called </w:t>
      </w:r>
      <w:r w:rsidR="00A30AD1" w:rsidRPr="00EC5B54">
        <w:t>specular workflow</w:t>
      </w:r>
      <w:r w:rsidR="00A30AD1">
        <w:t xml:space="preserve"> in which both the diffuse reflectance and the specular reflectance are defined explicitly as </w:t>
      </w:r>
      <w:r w:rsidR="00C236CD">
        <w:t>s</w:t>
      </w:r>
      <w:r w:rsidR="00A30AD1">
        <w:t xml:space="preserve">RGB color triplets. </w:t>
      </w:r>
    </w:p>
    <w:p w14:paraId="40366E14" w14:textId="3F436EFF" w:rsidR="00A30AD1" w:rsidRDefault="00A30AD1" w:rsidP="00A30AD1">
      <w:pPr>
        <w:jc w:val="both"/>
      </w:pPr>
      <w:r>
        <w:t xml:space="preserve">Both workflows use an additional parameter that specifies surface </w:t>
      </w:r>
      <w:r w:rsidR="003F7C42">
        <w:t>roughness,</w:t>
      </w:r>
      <w:r>
        <w:t xml:space="preserve"> or its complimentary value called shininess (or smoothness). In this document, the terms ‘metallic workflow’ and ‘metallic representation’ as well as ‘specular workflow’ and ‘specular representation’ are used interchangeably.</w:t>
      </w:r>
    </w:p>
    <w:p w14:paraId="10C34D0A" w14:textId="5E368969" w:rsidR="007358F2" w:rsidRDefault="00A30AD1" w:rsidP="00EC5B54">
      <w:pPr>
        <w:jc w:val="both"/>
      </w:pPr>
      <w:r>
        <w:t xml:space="preserve">For both workflows 3MF defines both “plain” and </w:t>
      </w:r>
      <w:r w:rsidR="00F5191F">
        <w:t>“</w:t>
      </w:r>
      <w:r>
        <w:t>textured</w:t>
      </w:r>
      <w:r w:rsidR="00F5191F">
        <w:t>”</w:t>
      </w:r>
      <w:r>
        <w:t xml:space="preserve"> representation of the material.</w:t>
      </w:r>
    </w:p>
    <w:p w14:paraId="1AA3AA1E" w14:textId="192EACC2" w:rsidR="00817071" w:rsidRDefault="007358F2" w:rsidP="00EC5B54">
      <w:r>
        <w:t>Physically based materials specify only the appearance of material at the surface of the object. They do not describe the distribution of the material through the volume of the object. Similarly, they do not describe the chemical composition of the material.</w:t>
      </w:r>
    </w:p>
    <w:p w14:paraId="356CF1DC" w14:textId="7F729760" w:rsidR="00817071" w:rsidRDefault="00817071" w:rsidP="00817071">
      <w:pPr>
        <w:pStyle w:val="NoSpacing"/>
        <w:jc w:val="both"/>
      </w:pPr>
      <w:r>
        <w:t>Translucent materials have the quality of allowing light to pass through, unlike opaque materials which reflect some portions of electromagnetic spectrum while absorbing others. The portion of light that is not reflected into the environment is refracted and gradually absorbed as it travels through the material. Obje</w:t>
      </w:r>
      <w:r w:rsidRPr="00C65462">
        <w:t>ct thickness pla</w:t>
      </w:r>
      <w:r>
        <w:t xml:space="preserve">ys a significant role in how much </w:t>
      </w:r>
      <w:r w:rsidRPr="00C65462">
        <w:t xml:space="preserve">light is </w:t>
      </w:r>
      <w:r>
        <w:t xml:space="preserve">absorbed. While transparent materials only affect the amount of light they let through, translucent ones can even alter its path, resulting in more diffuse appearance. Such appearance can be attributed to a combination of two factors – surface scattering due to object’s surface roughness and volume scattering due to microscopic non-uniformities </w:t>
      </w:r>
      <w:r>
        <w:lastRenderedPageBreak/>
        <w:t>in the material. In the latter case, the light does not follow a straight path but bounces many times inside the object before it is absorbed or reemitted somewhere else.</w:t>
      </w:r>
    </w:p>
    <w:p w14:paraId="1FDF02D1" w14:textId="166B56FC" w:rsidR="00817071" w:rsidRDefault="00817071" w:rsidP="00817071">
      <w:pPr>
        <w:pStyle w:val="NoSpacing"/>
        <w:jc w:val="both"/>
      </w:pPr>
    </w:p>
    <w:p w14:paraId="2EF4D000" w14:textId="59D0E95D" w:rsidR="00817071" w:rsidRDefault="00817071" w:rsidP="00817071">
      <w:pPr>
        <w:pStyle w:val="NoSpacing"/>
        <w:jc w:val="both"/>
      </w:pPr>
      <w:r>
        <w:t>Display properties are represented by these five types – specular, metallic, specular with texture, metallic with texture, and translucent.</w:t>
      </w:r>
    </w:p>
    <w:p w14:paraId="3E9578D1" w14:textId="6DD28BA5" w:rsidR="00A74EAD" w:rsidRDefault="00A74EAD" w:rsidP="00817071">
      <w:pPr>
        <w:pStyle w:val="NoSpacing"/>
        <w:jc w:val="both"/>
      </w:pPr>
    </w:p>
    <w:p w14:paraId="4F5DA1A4" w14:textId="7B08BE29" w:rsidR="00A74EAD" w:rsidRDefault="00A74EAD" w:rsidP="00A74EAD">
      <w:r>
        <w:t>“metallic”</w:t>
      </w:r>
      <w:r w:rsidR="00271475">
        <w:t xml:space="preserve">, </w:t>
      </w:r>
      <w:r>
        <w:t>“specular”</w:t>
      </w:r>
      <w:r w:rsidR="00271475">
        <w:t>, and “translucent”</w:t>
      </w:r>
      <w:r>
        <w:t xml:space="preserve"> types are only valid for &lt;basematerials&gt;</w:t>
      </w:r>
      <w:r w:rsidR="00154F15">
        <w:t>, &lt;compositematerials&gt;</w:t>
      </w:r>
      <w:r>
        <w:t xml:space="preserve"> and &lt;colo</w:t>
      </w:r>
      <w:r w:rsidR="00154F15">
        <w:t>r</w:t>
      </w:r>
      <w:r>
        <w:t xml:space="preserve">group&gt;. Where “metallictexture” and “speculartexture” are only valid for &lt;texture2dgroup&gt;. </w:t>
      </w:r>
    </w:p>
    <w:p w14:paraId="1B0001CB" w14:textId="6C9458CB" w:rsidR="00D547CD" w:rsidRDefault="00695B3A" w:rsidP="00BB5B49">
      <w:pPr>
        <w:jc w:val="both"/>
      </w:pPr>
      <w:r>
        <w:t>The properties defined on a triangle that are from a display properties group MUST NOT form gradients, as interpolation between physically based materials is not defined in this specification. A consumer MUST apply the p1 property to the entire triangle. Properties p2 and p3 MUST be either unspecified or they MUST be equal to p1.</w:t>
      </w:r>
    </w:p>
    <w:p w14:paraId="0756714A" w14:textId="77777777" w:rsidR="00D547CD" w:rsidRPr="00D547CD" w:rsidRDefault="00D547CD" w:rsidP="00EC5B54"/>
    <w:p w14:paraId="3C39CCB2" w14:textId="48DCE88B" w:rsidR="00D547CD" w:rsidRPr="00D547CD" w:rsidRDefault="0074374D">
      <w:pPr>
        <w:pStyle w:val="Heading2"/>
        <w:numPr>
          <w:ilvl w:val="1"/>
          <w:numId w:val="24"/>
        </w:numPr>
      </w:pPr>
      <w:bookmarkStart w:id="847" w:name="_Toc505773764"/>
      <w:bookmarkStart w:id="848" w:name="_Toc505774680"/>
      <w:bookmarkStart w:id="849" w:name="_Toc505774811"/>
      <w:bookmarkStart w:id="850" w:name="_Toc511814937"/>
      <w:bookmarkStart w:id="851" w:name="_Toc511815069"/>
      <w:bookmarkStart w:id="852" w:name="_Toc512427802"/>
      <w:bookmarkStart w:id="853" w:name="_Toc512427977"/>
      <w:bookmarkStart w:id="854" w:name="_Toc512428152"/>
      <w:bookmarkStart w:id="855" w:name="_Toc513719048"/>
      <w:bookmarkStart w:id="856" w:name="_Toc513815328"/>
      <w:bookmarkStart w:id="857" w:name="_Toc514146161"/>
      <w:bookmarkStart w:id="858" w:name="_Toc520719640"/>
      <w:bookmarkEnd w:id="847"/>
      <w:bookmarkEnd w:id="848"/>
      <w:bookmarkEnd w:id="849"/>
      <w:bookmarkEnd w:id="850"/>
      <w:bookmarkEnd w:id="851"/>
      <w:bookmarkEnd w:id="852"/>
      <w:bookmarkEnd w:id="853"/>
      <w:bookmarkEnd w:id="854"/>
      <w:bookmarkEnd w:id="855"/>
      <w:bookmarkEnd w:id="856"/>
      <w:bookmarkEnd w:id="857"/>
      <w:r>
        <w:t>Specular Display Properties</w:t>
      </w:r>
      <w:bookmarkEnd w:id="858"/>
    </w:p>
    <w:p w14:paraId="3D7EC355" w14:textId="4A35E6D3" w:rsidR="006A2F3F" w:rsidRPr="00EC5B54" w:rsidRDefault="006A2F3F" w:rsidP="006A2F3F">
      <w:pPr>
        <w:keepNext/>
      </w:pPr>
      <w:r>
        <w:t xml:space="preserve">Element </w:t>
      </w:r>
      <w:r w:rsidRPr="00EC5B54">
        <w:t>&lt;</w:t>
      </w:r>
      <w:r w:rsidR="00842440" w:rsidRPr="00D547CD">
        <w:rPr>
          <w:b/>
        </w:rPr>
        <w:t>pb</w:t>
      </w:r>
      <w:r w:rsidR="00B63817" w:rsidRPr="00D547CD">
        <w:rPr>
          <w:b/>
        </w:rPr>
        <w:t>specular</w:t>
      </w:r>
      <w:r w:rsidRPr="00D547CD">
        <w:rPr>
          <w:b/>
        </w:rPr>
        <w:t>displayproperties</w:t>
      </w:r>
      <w:r w:rsidRPr="00EC5B54">
        <w:t>&gt;</w:t>
      </w:r>
    </w:p>
    <w:tbl>
      <w:tblPr>
        <w:tblW w:w="5325" w:type="pct"/>
        <w:tblLook w:val="0000" w:firstRow="0" w:lastRow="0" w:firstColumn="0" w:lastColumn="0" w:noHBand="0" w:noVBand="0"/>
      </w:tblPr>
      <w:tblGrid>
        <w:gridCol w:w="1312"/>
        <w:gridCol w:w="8646"/>
      </w:tblGrid>
      <w:tr w:rsidR="006A2F3F" w:rsidRPr="00161007" w14:paraId="22B8B565" w14:textId="77777777" w:rsidTr="00695B3A">
        <w:tc>
          <w:tcPr>
            <w:tcW w:w="659" w:type="pct"/>
            <w:tcBorders>
              <w:top w:val="single" w:sz="4" w:space="0" w:color="auto"/>
              <w:left w:val="single" w:sz="4" w:space="0" w:color="auto"/>
              <w:bottom w:val="single" w:sz="4" w:space="0" w:color="auto"/>
              <w:right w:val="single" w:sz="4" w:space="0" w:color="auto"/>
            </w:tcBorders>
          </w:tcPr>
          <w:p w14:paraId="43186FBE" w14:textId="77777777" w:rsidR="006A2F3F" w:rsidRPr="00851A5A" w:rsidRDefault="006A2F3F" w:rsidP="00F453AB">
            <w:pPr>
              <w:jc w:val="both"/>
              <w:rPr>
                <w:rFonts w:ascii="Arial" w:hAnsi="Arial" w:cs="Arial"/>
                <w:color w:val="808080"/>
                <w:sz w:val="16"/>
                <w:szCs w:val="16"/>
              </w:rPr>
            </w:pPr>
            <w:r w:rsidRPr="00161007">
              <w:rPr>
                <w:rFonts w:ascii="Arial" w:hAnsi="Arial" w:cs="Arial"/>
                <w:color w:val="808080"/>
                <w:sz w:val="16"/>
                <w:szCs w:val="16"/>
              </w:rPr>
              <w:t>diagram</w:t>
            </w:r>
          </w:p>
        </w:tc>
        <w:tc>
          <w:tcPr>
            <w:tcW w:w="4341" w:type="pct"/>
            <w:tcBorders>
              <w:top w:val="single" w:sz="4" w:space="0" w:color="auto"/>
              <w:left w:val="single" w:sz="4" w:space="0" w:color="auto"/>
              <w:bottom w:val="single" w:sz="4" w:space="0" w:color="auto"/>
              <w:right w:val="single" w:sz="4" w:space="0" w:color="auto"/>
            </w:tcBorders>
          </w:tcPr>
          <w:p w14:paraId="1B839A07" w14:textId="6F598ADD" w:rsidR="006A2F3F" w:rsidRPr="00161007" w:rsidRDefault="006A2F3F" w:rsidP="00F453AB">
            <w:pPr>
              <w:jc w:val="both"/>
              <w:rPr>
                <w:rFonts w:ascii="Arial" w:hAnsi="Arial" w:cs="Arial"/>
                <w:sz w:val="24"/>
                <w:szCs w:val="24"/>
              </w:rPr>
            </w:pPr>
            <w:r w:rsidRPr="00851A5A">
              <w:rPr>
                <w:rFonts w:ascii="Arial" w:hAnsi="Arial" w:cs="Arial"/>
                <w:sz w:val="24"/>
                <w:szCs w:val="24"/>
              </w:rPr>
              <w:t xml:space="preserve">  </w:t>
            </w:r>
            <w:r w:rsidR="00CE68A1">
              <w:rPr>
                <w:noProof/>
              </w:rPr>
              <w:drawing>
                <wp:inline distT="0" distB="0" distL="0" distR="0" wp14:anchorId="59312C7B" wp14:editId="4E844F9D">
                  <wp:extent cx="4943475" cy="1476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3475" cy="1476375"/>
                          </a:xfrm>
                          <a:prstGeom prst="rect">
                            <a:avLst/>
                          </a:prstGeom>
                        </pic:spPr>
                      </pic:pic>
                    </a:graphicData>
                  </a:graphic>
                </wp:inline>
              </w:drawing>
            </w:r>
          </w:p>
        </w:tc>
      </w:tr>
      <w:tr w:rsidR="006A2F3F" w:rsidRPr="00161007" w14:paraId="35249756" w14:textId="77777777" w:rsidTr="00695B3A">
        <w:tc>
          <w:tcPr>
            <w:tcW w:w="659" w:type="pct"/>
            <w:tcBorders>
              <w:top w:val="single" w:sz="4" w:space="0" w:color="auto"/>
              <w:left w:val="single" w:sz="4" w:space="0" w:color="auto"/>
              <w:bottom w:val="single" w:sz="4" w:space="0" w:color="auto"/>
              <w:right w:val="single" w:sz="4" w:space="0" w:color="auto"/>
            </w:tcBorders>
          </w:tcPr>
          <w:p w14:paraId="231395AC" w14:textId="77777777" w:rsidR="006A2F3F" w:rsidRPr="00851A5A" w:rsidRDefault="006A2F3F" w:rsidP="00F453AB">
            <w:pPr>
              <w:jc w:val="both"/>
              <w:rPr>
                <w:rFonts w:ascii="Arial" w:hAnsi="Arial" w:cs="Arial"/>
                <w:color w:val="808080"/>
                <w:sz w:val="16"/>
                <w:szCs w:val="16"/>
              </w:rPr>
            </w:pPr>
            <w:r w:rsidRPr="00161007">
              <w:rPr>
                <w:rFonts w:ascii="Arial" w:hAnsi="Arial" w:cs="Arial"/>
                <w:color w:val="808080"/>
                <w:sz w:val="16"/>
                <w:szCs w:val="16"/>
              </w:rPr>
              <w:t>attributes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6A2F3F" w:rsidRPr="00161007" w14:paraId="61785678" w14:textId="77777777" w:rsidTr="00B63817">
              <w:tc>
                <w:tcPr>
                  <w:tcW w:w="864" w:type="pct"/>
                </w:tcPr>
                <w:p w14:paraId="4161A0E1"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0" w:type="pct"/>
                </w:tcPr>
                <w:p w14:paraId="5965B6D2"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77" w:type="pct"/>
                </w:tcPr>
                <w:p w14:paraId="2E238363"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29" w:type="pct"/>
                </w:tcPr>
                <w:p w14:paraId="2374326D"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3BBF41AF"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40" w:type="pct"/>
                </w:tcPr>
                <w:p w14:paraId="3347B85B"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6A2F3F" w:rsidRPr="00161007" w14:paraId="6C4B4DA8" w14:textId="77777777" w:rsidTr="00B63817">
              <w:tc>
                <w:tcPr>
                  <w:tcW w:w="864" w:type="pct"/>
                </w:tcPr>
                <w:p w14:paraId="609A2A82" w14:textId="5DD1FA74" w:rsidR="006A2F3F" w:rsidRPr="00EC5B54" w:rsidRDefault="00842440" w:rsidP="00F453AB">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w:t>
                  </w:r>
                  <w:r w:rsidR="006A2F3F" w:rsidRPr="00EC5B54">
                    <w:rPr>
                      <w:rFonts w:ascii="Arial" w:hAnsi="Arial" w:cs="Arial"/>
                      <w:b/>
                      <w:color w:val="000000"/>
                      <w:sz w:val="16"/>
                      <w:szCs w:val="16"/>
                    </w:rPr>
                    <w:t>d</w:t>
                  </w:r>
                </w:p>
              </w:tc>
              <w:tc>
                <w:tcPr>
                  <w:tcW w:w="1130" w:type="pct"/>
                </w:tcPr>
                <w:p w14:paraId="155DB32B"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77" w:type="pct"/>
                </w:tcPr>
                <w:p w14:paraId="46AF285A"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29" w:type="pct"/>
                </w:tcPr>
                <w:p w14:paraId="48ABD338"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p>
              </w:tc>
              <w:tc>
                <w:tcPr>
                  <w:tcW w:w="361" w:type="pct"/>
                </w:tcPr>
                <w:p w14:paraId="02D2F2F9"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p>
              </w:tc>
              <w:tc>
                <w:tcPr>
                  <w:tcW w:w="1740" w:type="pct"/>
                </w:tcPr>
                <w:p w14:paraId="71BFF5F3" w14:textId="724D319E"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97383">
                    <w:rPr>
                      <w:rFonts w:ascii="Arial" w:hAnsi="Arial" w:cs="Arial"/>
                      <w:color w:val="000000"/>
                      <w:sz w:val="16"/>
                      <w:szCs w:val="16"/>
                    </w:rPr>
                    <w:t xml:space="preserve">resources </w:t>
                  </w:r>
                  <w:r>
                    <w:rPr>
                      <w:rFonts w:ascii="Arial" w:hAnsi="Arial" w:cs="Arial"/>
                      <w:color w:val="000000"/>
                      <w:sz w:val="16"/>
                      <w:szCs w:val="16"/>
                    </w:rPr>
                    <w:t>indicating the ID for this element</w:t>
                  </w:r>
                </w:p>
              </w:tc>
            </w:tr>
            <w:tr w:rsidR="006A2F3F" w:rsidRPr="00161007" w14:paraId="2AB03B1B" w14:textId="77777777" w:rsidTr="00B63817">
              <w:tc>
                <w:tcPr>
                  <w:tcW w:w="864" w:type="pct"/>
                </w:tcPr>
                <w:p w14:paraId="379C1F96" w14:textId="77777777" w:rsidR="006A2F3F" w:rsidRPr="00161007" w:rsidRDefault="006A2F3F" w:rsidP="00F453AB">
                  <w:pPr>
                    <w:widowControl w:val="0"/>
                    <w:autoSpaceDE w:val="0"/>
                    <w:autoSpaceDN w:val="0"/>
                    <w:adjustRightInd w:val="0"/>
                    <w:spacing w:before="60" w:after="60" w:line="240" w:lineRule="auto"/>
                    <w:rPr>
                      <w:rFonts w:ascii="Arial" w:hAnsi="Arial" w:cs="Arial"/>
                      <w:color w:val="000000"/>
                      <w:sz w:val="16"/>
                      <w:szCs w:val="16"/>
                    </w:rPr>
                  </w:pPr>
                </w:p>
              </w:tc>
              <w:tc>
                <w:tcPr>
                  <w:tcW w:w="1130" w:type="pct"/>
                </w:tcPr>
                <w:p w14:paraId="7B748BCA" w14:textId="77777777" w:rsidR="006A2F3F" w:rsidRDefault="006A2F3F" w:rsidP="00F453AB">
                  <w:pPr>
                    <w:widowControl w:val="0"/>
                    <w:autoSpaceDE w:val="0"/>
                    <w:autoSpaceDN w:val="0"/>
                    <w:adjustRightInd w:val="0"/>
                    <w:spacing w:before="60" w:after="60" w:line="240" w:lineRule="auto"/>
                    <w:rPr>
                      <w:rFonts w:ascii="Arial" w:hAnsi="Arial" w:cs="Arial"/>
                      <w:b/>
                      <w:bCs/>
                      <w:color w:val="000000"/>
                      <w:sz w:val="16"/>
                      <w:szCs w:val="16"/>
                    </w:rPr>
                  </w:pPr>
                </w:p>
              </w:tc>
              <w:tc>
                <w:tcPr>
                  <w:tcW w:w="477" w:type="pct"/>
                </w:tcPr>
                <w:p w14:paraId="4123BD78" w14:textId="77777777" w:rsidR="006A2F3F" w:rsidRPr="00161007" w:rsidRDefault="006A2F3F" w:rsidP="00F453AB">
                  <w:pPr>
                    <w:widowControl w:val="0"/>
                    <w:autoSpaceDE w:val="0"/>
                    <w:autoSpaceDN w:val="0"/>
                    <w:adjustRightInd w:val="0"/>
                    <w:spacing w:before="60" w:after="60" w:line="240" w:lineRule="auto"/>
                    <w:rPr>
                      <w:rFonts w:ascii="Arial" w:hAnsi="Arial" w:cs="Arial"/>
                      <w:color w:val="000000"/>
                      <w:sz w:val="16"/>
                      <w:szCs w:val="16"/>
                    </w:rPr>
                  </w:pPr>
                </w:p>
              </w:tc>
              <w:tc>
                <w:tcPr>
                  <w:tcW w:w="429" w:type="pct"/>
                </w:tcPr>
                <w:p w14:paraId="13286C74"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p>
              </w:tc>
              <w:tc>
                <w:tcPr>
                  <w:tcW w:w="361" w:type="pct"/>
                </w:tcPr>
                <w:p w14:paraId="10D5590A"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p>
              </w:tc>
              <w:tc>
                <w:tcPr>
                  <w:tcW w:w="1740" w:type="pct"/>
                </w:tcPr>
                <w:p w14:paraId="63C57F44" w14:textId="77777777" w:rsidR="006A2F3F" w:rsidRDefault="006A2F3F" w:rsidP="00F453AB">
                  <w:pPr>
                    <w:widowControl w:val="0"/>
                    <w:autoSpaceDE w:val="0"/>
                    <w:autoSpaceDN w:val="0"/>
                    <w:adjustRightInd w:val="0"/>
                    <w:spacing w:before="60" w:after="60" w:line="240" w:lineRule="auto"/>
                    <w:rPr>
                      <w:rFonts w:ascii="Arial" w:hAnsi="Arial" w:cs="Arial"/>
                      <w:color w:val="000000"/>
                      <w:sz w:val="16"/>
                      <w:szCs w:val="16"/>
                    </w:rPr>
                  </w:pPr>
                </w:p>
              </w:tc>
            </w:tr>
          </w:tbl>
          <w:p w14:paraId="1FEF29D5" w14:textId="77777777" w:rsidR="006A2F3F" w:rsidRPr="00161007" w:rsidRDefault="006A2F3F" w:rsidP="00F453AB">
            <w:pPr>
              <w:jc w:val="both"/>
              <w:rPr>
                <w:rFonts w:ascii="Arial" w:hAnsi="Arial" w:cs="Arial"/>
                <w:sz w:val="24"/>
                <w:szCs w:val="24"/>
              </w:rPr>
            </w:pPr>
          </w:p>
        </w:tc>
      </w:tr>
      <w:tr w:rsidR="00695B3A" w:rsidRPr="00747A1F" w14:paraId="18E59196" w14:textId="77777777" w:rsidTr="00695B3A">
        <w:tc>
          <w:tcPr>
            <w:tcW w:w="659" w:type="pct"/>
            <w:tcBorders>
              <w:top w:val="single" w:sz="4" w:space="0" w:color="auto"/>
              <w:left w:val="single" w:sz="4" w:space="0" w:color="auto"/>
              <w:bottom w:val="single" w:sz="4" w:space="0" w:color="auto"/>
              <w:right w:val="single" w:sz="4" w:space="0" w:color="auto"/>
            </w:tcBorders>
          </w:tcPr>
          <w:p w14:paraId="54E02170" w14:textId="77777777" w:rsidR="00695B3A" w:rsidRPr="00747A1F" w:rsidRDefault="00695B3A" w:rsidP="00F453AB">
            <w:pPr>
              <w:widowControl w:val="0"/>
              <w:autoSpaceDE w:val="0"/>
              <w:autoSpaceDN w:val="0"/>
              <w:adjustRightInd w:val="0"/>
              <w:spacing w:before="60" w:after="60" w:line="240" w:lineRule="auto"/>
              <w:rP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356FB0FC" w14:textId="51AA2CF5" w:rsidR="00695B3A" w:rsidRPr="00161007" w:rsidRDefault="00695B3A" w:rsidP="00F453AB">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t>@anyAttribute</w:t>
            </w:r>
          </w:p>
        </w:tc>
      </w:tr>
      <w:tr w:rsidR="006A2F3F" w:rsidRPr="00747A1F" w14:paraId="78A2BADD" w14:textId="77777777" w:rsidTr="00695B3A">
        <w:tc>
          <w:tcPr>
            <w:tcW w:w="659" w:type="pct"/>
            <w:tcBorders>
              <w:top w:val="single" w:sz="4" w:space="0" w:color="auto"/>
              <w:left w:val="single" w:sz="4" w:space="0" w:color="auto"/>
              <w:bottom w:val="single" w:sz="4" w:space="0" w:color="auto"/>
              <w:right w:val="single" w:sz="4" w:space="0" w:color="auto"/>
            </w:tcBorders>
          </w:tcPr>
          <w:p w14:paraId="57CE989B" w14:textId="77777777" w:rsidR="006A2F3F" w:rsidRPr="00C93753" w:rsidRDefault="006A2F3F" w:rsidP="00F453AB">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808080"/>
                <w:sz w:val="16"/>
                <w:szCs w:val="16"/>
              </w:rPr>
              <w:t>elements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35"/>
              <w:gridCol w:w="1968"/>
              <w:gridCol w:w="804"/>
              <w:gridCol w:w="723"/>
              <w:gridCol w:w="608"/>
              <w:gridCol w:w="2890"/>
            </w:tblGrid>
            <w:tr w:rsidR="00E97383" w:rsidRPr="00161007" w14:paraId="43BEDC97" w14:textId="77777777" w:rsidTr="00E97383">
              <w:tc>
                <w:tcPr>
                  <w:tcW w:w="861" w:type="pct"/>
                </w:tcPr>
                <w:p w14:paraId="2BC14E66"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7" w:type="pct"/>
                </w:tcPr>
                <w:p w14:paraId="31E95B99"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40" w:type="pct"/>
                </w:tcPr>
                <w:p w14:paraId="606BCD6E"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29" w:type="pct"/>
                </w:tcPr>
                <w:p w14:paraId="22B4CE6D"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0D6000CB"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32" w:type="pct"/>
                </w:tcPr>
                <w:p w14:paraId="370B3361" w14:textId="77777777" w:rsidR="006A2F3F" w:rsidRPr="00161007" w:rsidRDefault="006A2F3F" w:rsidP="00F453AB">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E97383" w:rsidRPr="00161007" w14:paraId="49CFF6E3" w14:textId="77777777" w:rsidTr="00E97383">
              <w:tc>
                <w:tcPr>
                  <w:tcW w:w="861" w:type="pct"/>
                </w:tcPr>
                <w:p w14:paraId="0C216A38" w14:textId="5B822BCD" w:rsidR="006A2F3F" w:rsidRPr="00BA0F23" w:rsidRDefault="00D015BF" w:rsidP="00F453AB">
                  <w:pPr>
                    <w:widowControl w:val="0"/>
                    <w:autoSpaceDE w:val="0"/>
                    <w:autoSpaceDN w:val="0"/>
                    <w:adjustRightInd w:val="0"/>
                    <w:spacing w:before="60" w:after="60" w:line="240" w:lineRule="auto"/>
                    <w:rPr>
                      <w:rFonts w:ascii="Arial" w:hAnsi="Arial" w:cs="Arial"/>
                      <w:b/>
                      <w:color w:val="808080"/>
                      <w:sz w:val="16"/>
                      <w:szCs w:val="16"/>
                    </w:rPr>
                  </w:pPr>
                  <w:r>
                    <w:rPr>
                      <w:rFonts w:ascii="Arial" w:hAnsi="Arial" w:cs="Arial"/>
                      <w:b/>
                      <w:color w:val="000000"/>
                      <w:sz w:val="16"/>
                      <w:szCs w:val="16"/>
                    </w:rPr>
                    <w:t>pb</w:t>
                  </w:r>
                  <w:r w:rsidR="00817071">
                    <w:rPr>
                      <w:rFonts w:ascii="Arial" w:hAnsi="Arial" w:cs="Arial"/>
                      <w:b/>
                      <w:color w:val="000000"/>
                      <w:sz w:val="16"/>
                      <w:szCs w:val="16"/>
                    </w:rPr>
                    <w:t>s</w:t>
                  </w:r>
                  <w:r w:rsidR="006A2F3F" w:rsidRPr="00BA0F23">
                    <w:rPr>
                      <w:rFonts w:ascii="Arial" w:hAnsi="Arial" w:cs="Arial"/>
                      <w:b/>
                      <w:color w:val="000000"/>
                      <w:sz w:val="16"/>
                      <w:szCs w:val="16"/>
                    </w:rPr>
                    <w:t>pecular</w:t>
                  </w:r>
                </w:p>
              </w:tc>
              <w:tc>
                <w:tcPr>
                  <w:tcW w:w="1177" w:type="pct"/>
                </w:tcPr>
                <w:p w14:paraId="78F4A641" w14:textId="25294A35" w:rsidR="006A2F3F" w:rsidRPr="00161007" w:rsidRDefault="006A2F3F" w:rsidP="00F453AB">
                  <w:pPr>
                    <w:widowControl w:val="0"/>
                    <w:autoSpaceDE w:val="0"/>
                    <w:autoSpaceDN w:val="0"/>
                    <w:adjustRightInd w:val="0"/>
                    <w:spacing w:before="60" w:after="60" w:line="240" w:lineRule="auto"/>
                    <w:rPr>
                      <w:rFonts w:ascii="Arial" w:hAnsi="Arial" w:cs="Arial"/>
                      <w:color w:val="808080"/>
                      <w:sz w:val="16"/>
                      <w:szCs w:val="16"/>
                    </w:rPr>
                  </w:pP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sidR="00D015BF">
                    <w:rPr>
                      <w:rFonts w:ascii="Arial" w:hAnsi="Arial" w:cs="Arial"/>
                      <w:b/>
                      <w:bCs/>
                      <w:color w:val="000000"/>
                      <w:sz w:val="16"/>
                      <w:szCs w:val="16"/>
                    </w:rPr>
                    <w:t>S</w:t>
                  </w:r>
                  <w:r w:rsidR="006133DC">
                    <w:rPr>
                      <w:rFonts w:ascii="Arial" w:hAnsi="Arial" w:cs="Arial"/>
                      <w:b/>
                      <w:bCs/>
                      <w:color w:val="000000"/>
                      <w:sz w:val="16"/>
                      <w:szCs w:val="16"/>
                    </w:rPr>
                    <w:t>p</w:t>
                  </w:r>
                  <w:r w:rsidRPr="00BA0F23">
                    <w:rPr>
                      <w:rFonts w:ascii="Arial" w:hAnsi="Arial" w:cs="Arial"/>
                      <w:b/>
                      <w:bCs/>
                      <w:color w:val="000000"/>
                      <w:sz w:val="16"/>
                      <w:szCs w:val="16"/>
                    </w:rPr>
                    <w:t>ecular</w:t>
                  </w:r>
                </w:p>
              </w:tc>
              <w:tc>
                <w:tcPr>
                  <w:tcW w:w="440" w:type="pct"/>
                </w:tcPr>
                <w:p w14:paraId="5C9B097E" w14:textId="32F10239" w:rsidR="006A2F3F" w:rsidRPr="00161007" w:rsidRDefault="00E97383" w:rsidP="00F453AB">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000000"/>
                      <w:sz w:val="16"/>
                      <w:szCs w:val="16"/>
                    </w:rPr>
                    <w:t>required</w:t>
                  </w:r>
                </w:p>
              </w:tc>
              <w:tc>
                <w:tcPr>
                  <w:tcW w:w="429" w:type="pct"/>
                </w:tcPr>
                <w:p w14:paraId="42C8069B" w14:textId="77777777" w:rsidR="006A2F3F" w:rsidRPr="00161007" w:rsidRDefault="006A2F3F" w:rsidP="00F453AB">
                  <w:pPr>
                    <w:widowControl w:val="0"/>
                    <w:autoSpaceDE w:val="0"/>
                    <w:autoSpaceDN w:val="0"/>
                    <w:adjustRightInd w:val="0"/>
                    <w:spacing w:before="60" w:after="60" w:line="240" w:lineRule="auto"/>
                    <w:rPr>
                      <w:rFonts w:ascii="Arial" w:hAnsi="Arial" w:cs="Arial"/>
                      <w:color w:val="808080"/>
                      <w:sz w:val="16"/>
                      <w:szCs w:val="16"/>
                    </w:rPr>
                  </w:pPr>
                </w:p>
              </w:tc>
              <w:tc>
                <w:tcPr>
                  <w:tcW w:w="361" w:type="pct"/>
                </w:tcPr>
                <w:p w14:paraId="0EB24E5D" w14:textId="77777777" w:rsidR="006A2F3F" w:rsidRPr="00161007" w:rsidRDefault="006A2F3F" w:rsidP="00F453AB">
                  <w:pPr>
                    <w:widowControl w:val="0"/>
                    <w:autoSpaceDE w:val="0"/>
                    <w:autoSpaceDN w:val="0"/>
                    <w:adjustRightInd w:val="0"/>
                    <w:spacing w:before="60" w:after="60" w:line="240" w:lineRule="auto"/>
                    <w:rPr>
                      <w:rFonts w:ascii="Arial" w:hAnsi="Arial" w:cs="Arial"/>
                      <w:color w:val="808080"/>
                      <w:sz w:val="16"/>
                      <w:szCs w:val="16"/>
                    </w:rPr>
                  </w:pPr>
                </w:p>
              </w:tc>
              <w:tc>
                <w:tcPr>
                  <w:tcW w:w="1732" w:type="pct"/>
                </w:tcPr>
                <w:p w14:paraId="69750865" w14:textId="0C2011C6" w:rsidR="006A2F3F" w:rsidRPr="00161007" w:rsidRDefault="006A2F3F" w:rsidP="00F453AB">
                  <w:pPr>
                    <w:widowControl w:val="0"/>
                    <w:autoSpaceDE w:val="0"/>
                    <w:autoSpaceDN w:val="0"/>
                    <w:adjustRightInd w:val="0"/>
                    <w:spacing w:before="60" w:after="60" w:line="240" w:lineRule="auto"/>
                    <w:rPr>
                      <w:rFonts w:ascii="Arial" w:hAnsi="Arial" w:cs="Arial"/>
                      <w:color w:val="808080"/>
                      <w:sz w:val="16"/>
                      <w:szCs w:val="16"/>
                    </w:rPr>
                  </w:pPr>
                </w:p>
              </w:tc>
            </w:tr>
          </w:tbl>
          <w:p w14:paraId="4A3F4765" w14:textId="77777777" w:rsidR="006A2F3F" w:rsidRPr="00747A1F" w:rsidRDefault="006A2F3F" w:rsidP="00F453AB">
            <w:pPr>
              <w:widowControl w:val="0"/>
              <w:autoSpaceDE w:val="0"/>
              <w:autoSpaceDN w:val="0"/>
              <w:adjustRightInd w:val="0"/>
              <w:spacing w:before="60" w:after="60" w:line="240" w:lineRule="auto"/>
              <w:rPr>
                <w:rFonts w:ascii="Arial" w:hAnsi="Arial" w:cs="Arial"/>
                <w:color w:val="000000"/>
                <w:sz w:val="16"/>
                <w:szCs w:val="16"/>
              </w:rPr>
            </w:pPr>
          </w:p>
        </w:tc>
      </w:tr>
    </w:tbl>
    <w:p w14:paraId="15E7B3F0" w14:textId="77777777" w:rsidR="006A2F3F" w:rsidRPr="005C455F" w:rsidRDefault="006A2F3F" w:rsidP="006A2F3F">
      <w:pPr>
        <w:pStyle w:val="NoSpacing"/>
      </w:pPr>
    </w:p>
    <w:p w14:paraId="4EC2C776" w14:textId="3C108AA0" w:rsidR="00817071" w:rsidRDefault="00F453AB" w:rsidP="006A2F3F">
      <w:pPr>
        <w:jc w:val="both"/>
      </w:pPr>
      <w:r>
        <w:t>The &lt;</w:t>
      </w:r>
      <w:r w:rsidR="00842440">
        <w:t>pb</w:t>
      </w:r>
      <w:r w:rsidR="00B63817">
        <w:t>specular</w:t>
      </w:r>
      <w:r>
        <w:t>d</w:t>
      </w:r>
      <w:r w:rsidR="00817071">
        <w:t>isplay</w:t>
      </w:r>
      <w:r>
        <w:t>p</w:t>
      </w:r>
      <w:r w:rsidR="00817071">
        <w:t>roperties</w:t>
      </w:r>
      <w:r>
        <w:t>&gt;</w:t>
      </w:r>
      <w:r w:rsidR="00817071">
        <w:t xml:space="preserve"> </w:t>
      </w:r>
      <w:r w:rsidR="002F39B8">
        <w:t xml:space="preserve">are located under &lt;resources&gt; and </w:t>
      </w:r>
      <w:r>
        <w:t>contain a set of properties describing how to realistic</w:t>
      </w:r>
      <w:r w:rsidR="00D015BF">
        <w:t>ally</w:t>
      </w:r>
      <w:r>
        <w:t xml:space="preserve"> display a </w:t>
      </w:r>
      <w:r w:rsidR="00B63817">
        <w:t xml:space="preserve">specular </w:t>
      </w:r>
      <w:r>
        <w:t xml:space="preserve">material. </w:t>
      </w:r>
      <w:r w:rsidR="002F39B8">
        <w:t>They are optionally associated with specific materials through a “displayproperties</w:t>
      </w:r>
      <w:r w:rsidR="00BA49BF">
        <w:t>id</w:t>
      </w:r>
      <w:r w:rsidR="002F39B8">
        <w:t>” attribute.</w:t>
      </w:r>
    </w:p>
    <w:p w14:paraId="725448A0" w14:textId="7DAC0DBE" w:rsidR="00695B3A" w:rsidRDefault="00695B3A" w:rsidP="006A2F3F">
      <w:pPr>
        <w:jc w:val="both"/>
      </w:pPr>
      <w:r>
        <w:t>&lt;</w:t>
      </w:r>
      <w:r w:rsidR="00842440">
        <w:t>pb</w:t>
      </w:r>
      <w:r>
        <w:t>sp</w:t>
      </w:r>
      <w:r w:rsidR="00842440">
        <w:t>e</w:t>
      </w:r>
      <w:r>
        <w:t>culardisplayproperties&gt; is a container for one or more &lt;</w:t>
      </w:r>
      <w:r w:rsidR="00D015BF">
        <w:t>pb</w:t>
      </w:r>
      <w:r>
        <w:t>specular&gt; elements.</w:t>
      </w:r>
    </w:p>
    <w:p w14:paraId="19E1FE4B" w14:textId="51A0DD50" w:rsidR="00C62FD1" w:rsidRDefault="00C62FD1" w:rsidP="00C62FD1">
      <w:r>
        <w:lastRenderedPageBreak/>
        <w:t>The order and count of the elements</w:t>
      </w:r>
      <w:r w:rsidRPr="00BF09AF">
        <w:t xml:space="preserve"> </w:t>
      </w:r>
      <w:r>
        <w:t>forms an implicit 0-based index in the same as the order and count of elements of the associated material group. For example, if a &lt;basematerials&gt; group includes a “displaypropertiesid” attribute pointing to a &lt;pbspeculardisplayproperties&gt; element, there will be the same number of &lt;pbspecular&gt; elements as &lt;basematerial&gt; elements where the first &lt;pbspecular&gt; element describes the first &lt;basematerial&gt; in the group.</w:t>
      </w:r>
    </w:p>
    <w:p w14:paraId="65756147" w14:textId="77777777" w:rsidR="00995DAF" w:rsidRDefault="00995DAF" w:rsidP="003A0B3E">
      <w:pPr>
        <w:jc w:val="both"/>
      </w:pPr>
    </w:p>
    <w:p w14:paraId="53A10C98" w14:textId="5DA9D88D" w:rsidR="00A30AD1" w:rsidRPr="0081245A" w:rsidRDefault="00995DAF" w:rsidP="00EC5B54">
      <w:pPr>
        <w:pStyle w:val="Heading2"/>
        <w:numPr>
          <w:ilvl w:val="2"/>
          <w:numId w:val="24"/>
        </w:numPr>
      </w:pPr>
      <w:bookmarkStart w:id="859" w:name="_Toc520719641"/>
      <w:r w:rsidRPr="0081245A">
        <w:t>Specular</w:t>
      </w:r>
      <w:bookmarkEnd w:id="859"/>
    </w:p>
    <w:p w14:paraId="713DD843" w14:textId="22DF4011" w:rsidR="00995DAF" w:rsidRPr="00EC5B54" w:rsidRDefault="00995DAF" w:rsidP="00EC5B54">
      <w:pPr>
        <w:keepNext/>
        <w:rPr>
          <w:b/>
        </w:rPr>
      </w:pPr>
      <w:r>
        <w:t xml:space="preserve">Element </w:t>
      </w:r>
      <w:r w:rsidRPr="00EC5B54">
        <w:rPr>
          <w:b/>
        </w:rPr>
        <w:t>&lt;</w:t>
      </w:r>
      <w:r w:rsidR="00D015BF">
        <w:rPr>
          <w:b/>
        </w:rPr>
        <w:t>pb</w:t>
      </w:r>
      <w:r w:rsidRPr="00EC5B54">
        <w:rPr>
          <w:b/>
        </w:rPr>
        <w:t>specular&gt;</w:t>
      </w:r>
    </w:p>
    <w:tbl>
      <w:tblPr>
        <w:tblW w:w="4999" w:type="pct"/>
        <w:tblLook w:val="0000" w:firstRow="0" w:lastRow="0" w:firstColumn="0" w:lastColumn="0" w:noHBand="0" w:noVBand="0"/>
      </w:tblPr>
      <w:tblGrid>
        <w:gridCol w:w="935"/>
        <w:gridCol w:w="8413"/>
      </w:tblGrid>
      <w:tr w:rsidR="00995DAF" w:rsidRPr="00161007" w14:paraId="1312BE25" w14:textId="77777777" w:rsidTr="00E21353">
        <w:tc>
          <w:tcPr>
            <w:tcW w:w="490" w:type="pct"/>
            <w:tcBorders>
              <w:top w:val="single" w:sz="4" w:space="0" w:color="auto"/>
              <w:left w:val="single" w:sz="4" w:space="0" w:color="auto"/>
              <w:bottom w:val="single" w:sz="4" w:space="0" w:color="auto"/>
              <w:right w:val="single" w:sz="4" w:space="0" w:color="auto"/>
            </w:tcBorders>
          </w:tcPr>
          <w:p w14:paraId="69FE3FEC" w14:textId="291BD309" w:rsidR="00995DAF" w:rsidRPr="00161007" w:rsidRDefault="00695B3A" w:rsidP="00E21353">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w:t>
            </w:r>
            <w:r w:rsidR="00995DAF" w:rsidRPr="00161007">
              <w:rPr>
                <w:rFonts w:ascii="Arial" w:hAnsi="Arial" w:cs="Arial"/>
                <w:color w:val="808080"/>
                <w:sz w:val="16"/>
                <w:szCs w:val="16"/>
              </w:rPr>
              <w:t>iagram</w:t>
            </w:r>
          </w:p>
        </w:tc>
        <w:tc>
          <w:tcPr>
            <w:tcW w:w="4410" w:type="pct"/>
            <w:tcBorders>
              <w:top w:val="single" w:sz="4" w:space="0" w:color="auto"/>
              <w:left w:val="single" w:sz="4" w:space="0" w:color="auto"/>
              <w:bottom w:val="single" w:sz="4" w:space="0" w:color="auto"/>
              <w:right w:val="single" w:sz="4" w:space="0" w:color="auto"/>
            </w:tcBorders>
          </w:tcPr>
          <w:p w14:paraId="59E72211" w14:textId="30B792A5" w:rsidR="00995DAF" w:rsidRPr="00161007" w:rsidRDefault="00995DAF" w:rsidP="00E21353">
            <w:pPr>
              <w:widowControl w:val="0"/>
              <w:autoSpaceDE w:val="0"/>
              <w:autoSpaceDN w:val="0"/>
              <w:adjustRightInd w:val="0"/>
              <w:spacing w:before="75" w:after="75" w:line="240" w:lineRule="auto"/>
              <w:rPr>
                <w:rFonts w:ascii="Arial" w:hAnsi="Arial" w:cs="Arial"/>
                <w:sz w:val="24"/>
                <w:szCs w:val="24"/>
              </w:rPr>
            </w:pPr>
            <w:r>
              <w:t xml:space="preserve"> </w:t>
            </w:r>
            <w:r w:rsidR="00CE68A1">
              <w:rPr>
                <w:noProof/>
              </w:rPr>
              <w:drawing>
                <wp:inline distT="0" distB="0" distL="0" distR="0" wp14:anchorId="62EEECC3" wp14:editId="02FDF379">
                  <wp:extent cx="325755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550" cy="1771650"/>
                          </a:xfrm>
                          <a:prstGeom prst="rect">
                            <a:avLst/>
                          </a:prstGeom>
                        </pic:spPr>
                      </pic:pic>
                    </a:graphicData>
                  </a:graphic>
                </wp:inline>
              </w:drawing>
            </w:r>
          </w:p>
        </w:tc>
      </w:tr>
      <w:tr w:rsidR="00995DAF" w:rsidRPr="00161007" w14:paraId="67FD1CF9" w14:textId="77777777" w:rsidTr="00E21353">
        <w:tc>
          <w:tcPr>
            <w:tcW w:w="490" w:type="pct"/>
            <w:tcBorders>
              <w:top w:val="single" w:sz="4" w:space="0" w:color="auto"/>
              <w:left w:val="single" w:sz="4" w:space="0" w:color="auto"/>
              <w:bottom w:val="single" w:sz="4" w:space="0" w:color="auto"/>
              <w:right w:val="single" w:sz="4" w:space="0" w:color="auto"/>
            </w:tcBorders>
          </w:tcPr>
          <w:p w14:paraId="51154E5B" w14:textId="492BF8B0" w:rsidR="00995DAF" w:rsidRPr="00161007" w:rsidRDefault="00695B3A"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w:t>
            </w:r>
            <w:r w:rsidR="00995DAF" w:rsidRPr="00161007">
              <w:rPr>
                <w:rFonts w:ascii="Arial" w:hAnsi="Arial" w:cs="Arial"/>
                <w:color w:val="808080"/>
                <w:sz w:val="16"/>
                <w:szCs w:val="16"/>
              </w:rPr>
              <w:t>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66"/>
              <w:gridCol w:w="2466"/>
              <w:gridCol w:w="804"/>
              <w:gridCol w:w="839"/>
              <w:gridCol w:w="608"/>
              <w:gridCol w:w="2212"/>
            </w:tblGrid>
            <w:tr w:rsidR="00995DAF" w:rsidRPr="00161007" w14:paraId="1009804B" w14:textId="77777777" w:rsidTr="00EC5B54">
              <w:tc>
                <w:tcPr>
                  <w:tcW w:w="238" w:type="pct"/>
                </w:tcPr>
                <w:p w14:paraId="396BECC0"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683" w:type="pct"/>
                </w:tcPr>
                <w:p w14:paraId="7C66469B"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7AAFA5BC"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512" w:type="pct"/>
                </w:tcPr>
                <w:p w14:paraId="3F762032"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31BE0498"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05" w:type="pct"/>
                </w:tcPr>
                <w:p w14:paraId="61C2FA4E"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995DAF" w:rsidRPr="00161007" w14:paraId="2D2A351C" w14:textId="77777777" w:rsidTr="00EC5B54">
              <w:tc>
                <w:tcPr>
                  <w:tcW w:w="238" w:type="pct"/>
                  <w:tcBorders>
                    <w:bottom w:val="single" w:sz="4" w:space="0" w:color="auto"/>
                  </w:tcBorders>
                </w:tcPr>
                <w:p w14:paraId="578B7DAF" w14:textId="1F063A8D" w:rsidR="00995DAF" w:rsidRPr="00EC5B54" w:rsidRDefault="00995DAF" w:rsidP="00E21353">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name</w:t>
                  </w:r>
                </w:p>
              </w:tc>
              <w:tc>
                <w:tcPr>
                  <w:tcW w:w="1683" w:type="pct"/>
                  <w:tcBorders>
                    <w:bottom w:val="single" w:sz="4" w:space="0" w:color="auto"/>
                  </w:tcBorders>
                </w:tcPr>
                <w:p w14:paraId="1D618482" w14:textId="1FBCC29D" w:rsidR="00995DAF" w:rsidRPr="00161007" w:rsidRDefault="003F7C42"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x</w:t>
                  </w:r>
                  <w:r w:rsidR="00995DAF">
                    <w:rPr>
                      <w:rFonts w:ascii="Arial" w:hAnsi="Arial" w:cs="Arial"/>
                      <w:b/>
                      <w:bCs/>
                      <w:color w:val="000000"/>
                      <w:sz w:val="16"/>
                      <w:szCs w:val="16"/>
                    </w:rPr>
                    <w:t>s:string</w:t>
                  </w:r>
                </w:p>
              </w:tc>
              <w:tc>
                <w:tcPr>
                  <w:tcW w:w="491" w:type="pct"/>
                  <w:tcBorders>
                    <w:bottom w:val="single" w:sz="4" w:space="0" w:color="auto"/>
                  </w:tcBorders>
                </w:tcPr>
                <w:p w14:paraId="41253236"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12" w:type="pct"/>
                  <w:tcBorders>
                    <w:bottom w:val="single" w:sz="4" w:space="0" w:color="auto"/>
                  </w:tcBorders>
                </w:tcPr>
                <w:p w14:paraId="4B042A4B"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79D74F91"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p>
              </w:tc>
              <w:tc>
                <w:tcPr>
                  <w:tcW w:w="1705" w:type="pct"/>
                  <w:tcBorders>
                    <w:bottom w:val="single" w:sz="4" w:space="0" w:color="auto"/>
                  </w:tcBorders>
                </w:tcPr>
                <w:p w14:paraId="54146316" w14:textId="16F04B62"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material name</w:t>
                  </w:r>
                </w:p>
              </w:tc>
            </w:tr>
            <w:tr w:rsidR="00995DAF" w:rsidRPr="00161007" w14:paraId="7145B974" w14:textId="77777777" w:rsidTr="00EC5B54">
              <w:tc>
                <w:tcPr>
                  <w:tcW w:w="238" w:type="pct"/>
                  <w:tcBorders>
                    <w:bottom w:val="single" w:sz="4" w:space="0" w:color="auto"/>
                  </w:tcBorders>
                </w:tcPr>
                <w:p w14:paraId="047A74E2" w14:textId="525523F9" w:rsidR="00995DAF" w:rsidRPr="00EC5B54" w:rsidRDefault="00995DAF" w:rsidP="00995DAF">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specularcolor</w:t>
                  </w:r>
                </w:p>
              </w:tc>
              <w:tc>
                <w:tcPr>
                  <w:tcW w:w="1683" w:type="pct"/>
                  <w:tcBorders>
                    <w:bottom w:val="single" w:sz="4" w:space="0" w:color="auto"/>
                  </w:tcBorders>
                </w:tcPr>
                <w:p w14:paraId="68E2AAB6" w14:textId="4C9A73EF" w:rsidR="00995DAF" w:rsidRPr="00161007" w:rsidRDefault="00995DAF" w:rsidP="00995DAF">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ST_ColorValue</w:t>
                  </w:r>
                </w:p>
              </w:tc>
              <w:tc>
                <w:tcPr>
                  <w:tcW w:w="491" w:type="pct"/>
                  <w:tcBorders>
                    <w:bottom w:val="single" w:sz="4" w:space="0" w:color="auto"/>
                  </w:tcBorders>
                </w:tcPr>
                <w:p w14:paraId="5ABBF330" w14:textId="5DC9D966" w:rsidR="00995DAF" w:rsidRPr="00161007" w:rsidRDefault="00995DAF" w:rsidP="00995DAF">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bottom w:val="single" w:sz="4" w:space="0" w:color="auto"/>
                  </w:tcBorders>
                </w:tcPr>
                <w:p w14:paraId="776D67EE" w14:textId="23A5FEF0" w:rsidR="00995DAF" w:rsidRPr="00161007" w:rsidRDefault="00995DAF" w:rsidP="00995DAF">
                  <w:pPr>
                    <w:widowControl w:val="0"/>
                    <w:autoSpaceDE w:val="0"/>
                    <w:autoSpaceDN w:val="0"/>
                    <w:adjustRightInd w:val="0"/>
                    <w:spacing w:before="60" w:after="60" w:line="240" w:lineRule="auto"/>
                    <w:rPr>
                      <w:rFonts w:ascii="Arial" w:hAnsi="Arial" w:cs="Arial"/>
                      <w:color w:val="000000"/>
                      <w:sz w:val="16"/>
                      <w:szCs w:val="16"/>
                    </w:rPr>
                  </w:pPr>
                  <w:r w:rsidRPr="00560DED">
                    <w:rPr>
                      <w:rFonts w:ascii="Arial" w:hAnsi="Arial" w:cs="Arial"/>
                      <w:color w:val="000000"/>
                      <w:sz w:val="16"/>
                      <w:szCs w:val="16"/>
                    </w:rPr>
                    <w:t>#383838</w:t>
                  </w:r>
                </w:p>
              </w:tc>
              <w:tc>
                <w:tcPr>
                  <w:tcW w:w="371" w:type="pct"/>
                  <w:tcBorders>
                    <w:bottom w:val="single" w:sz="4" w:space="0" w:color="auto"/>
                  </w:tcBorders>
                </w:tcPr>
                <w:p w14:paraId="3B38FA17" w14:textId="77777777" w:rsidR="00995DAF" w:rsidRPr="00161007" w:rsidRDefault="00995DAF" w:rsidP="00995DAF">
                  <w:pPr>
                    <w:widowControl w:val="0"/>
                    <w:autoSpaceDE w:val="0"/>
                    <w:autoSpaceDN w:val="0"/>
                    <w:adjustRightInd w:val="0"/>
                    <w:spacing w:before="60" w:after="60" w:line="240" w:lineRule="auto"/>
                    <w:rPr>
                      <w:rFonts w:ascii="Arial" w:hAnsi="Arial" w:cs="Arial"/>
                      <w:color w:val="000000"/>
                      <w:sz w:val="16"/>
                      <w:szCs w:val="16"/>
                    </w:rPr>
                  </w:pPr>
                </w:p>
              </w:tc>
              <w:tc>
                <w:tcPr>
                  <w:tcW w:w="1705" w:type="pct"/>
                  <w:tcBorders>
                    <w:bottom w:val="single" w:sz="4" w:space="0" w:color="auto"/>
                  </w:tcBorders>
                </w:tcPr>
                <w:p w14:paraId="13DF1C19" w14:textId="507CB0C7" w:rsidR="00995DAF" w:rsidRDefault="00995DAF" w:rsidP="00995DAF">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Specular reflectance value</w:t>
                  </w:r>
                </w:p>
              </w:tc>
            </w:tr>
            <w:tr w:rsidR="00995DAF" w:rsidRPr="00161007" w14:paraId="77F4E0AF" w14:textId="77777777" w:rsidTr="00EC5B54">
              <w:tc>
                <w:tcPr>
                  <w:tcW w:w="238" w:type="pct"/>
                  <w:tcBorders>
                    <w:top w:val="single" w:sz="4" w:space="0" w:color="auto"/>
                    <w:bottom w:val="single" w:sz="4" w:space="0" w:color="auto"/>
                  </w:tcBorders>
                </w:tcPr>
                <w:p w14:paraId="76470F63" w14:textId="14450AC9" w:rsidR="00995DAF" w:rsidRPr="00EC5B54" w:rsidRDefault="00995DAF" w:rsidP="00995DAF">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glossiness</w:t>
                  </w:r>
                </w:p>
              </w:tc>
              <w:tc>
                <w:tcPr>
                  <w:tcW w:w="1683" w:type="pct"/>
                  <w:tcBorders>
                    <w:top w:val="single" w:sz="4" w:space="0" w:color="auto"/>
                    <w:bottom w:val="single" w:sz="4" w:space="0" w:color="auto"/>
                  </w:tcBorders>
                </w:tcPr>
                <w:p w14:paraId="1F263636" w14:textId="7711AE40" w:rsidR="00995DAF" w:rsidRDefault="00995DAF" w:rsidP="00995DAF">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w:t>
                  </w:r>
                </w:p>
              </w:tc>
              <w:tc>
                <w:tcPr>
                  <w:tcW w:w="491" w:type="pct"/>
                  <w:tcBorders>
                    <w:top w:val="single" w:sz="4" w:space="0" w:color="auto"/>
                    <w:bottom w:val="single" w:sz="4" w:space="0" w:color="auto"/>
                  </w:tcBorders>
                </w:tcPr>
                <w:p w14:paraId="17FA892A" w14:textId="69CBFEE3" w:rsidR="00995DAF" w:rsidRPr="00161007" w:rsidRDefault="00995DAF" w:rsidP="00995DAF">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top w:val="single" w:sz="4" w:space="0" w:color="auto"/>
                    <w:bottom w:val="single" w:sz="4" w:space="0" w:color="auto"/>
                  </w:tcBorders>
                </w:tcPr>
                <w:p w14:paraId="016CD80B" w14:textId="24F2FD2B" w:rsidR="00995DAF" w:rsidRPr="00560DED" w:rsidRDefault="00995DAF" w:rsidP="00995DAF">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0</w:t>
                  </w:r>
                </w:p>
              </w:tc>
              <w:tc>
                <w:tcPr>
                  <w:tcW w:w="371" w:type="pct"/>
                  <w:tcBorders>
                    <w:top w:val="single" w:sz="4" w:space="0" w:color="auto"/>
                    <w:bottom w:val="single" w:sz="4" w:space="0" w:color="auto"/>
                  </w:tcBorders>
                </w:tcPr>
                <w:p w14:paraId="47A8D1EC" w14:textId="77777777" w:rsidR="00995DAF" w:rsidRPr="00161007" w:rsidRDefault="00995DAF" w:rsidP="00995DAF">
                  <w:pPr>
                    <w:widowControl w:val="0"/>
                    <w:autoSpaceDE w:val="0"/>
                    <w:autoSpaceDN w:val="0"/>
                    <w:adjustRightInd w:val="0"/>
                    <w:spacing w:before="60" w:after="60" w:line="240" w:lineRule="auto"/>
                    <w:rPr>
                      <w:rFonts w:ascii="Arial" w:hAnsi="Arial" w:cs="Arial"/>
                      <w:color w:val="000000"/>
                      <w:sz w:val="16"/>
                      <w:szCs w:val="16"/>
                    </w:rPr>
                  </w:pPr>
                </w:p>
              </w:tc>
              <w:tc>
                <w:tcPr>
                  <w:tcW w:w="1705" w:type="pct"/>
                  <w:tcBorders>
                    <w:top w:val="single" w:sz="4" w:space="0" w:color="auto"/>
                    <w:bottom w:val="single" w:sz="4" w:space="0" w:color="auto"/>
                  </w:tcBorders>
                </w:tcPr>
                <w:p w14:paraId="328A1FDB" w14:textId="22AA2F56" w:rsidR="00995DAF" w:rsidRDefault="00995DAF" w:rsidP="00995DAF">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Surface glossiness (smoothness) value</w:t>
                  </w:r>
                </w:p>
              </w:tc>
            </w:tr>
            <w:tr w:rsidR="00697422" w:rsidRPr="00161007" w14:paraId="57F3C7EE" w14:textId="77777777" w:rsidTr="00EC5B54">
              <w:tc>
                <w:tcPr>
                  <w:tcW w:w="238" w:type="pct"/>
                  <w:tcBorders>
                    <w:top w:val="single" w:sz="4" w:space="0" w:color="auto"/>
                  </w:tcBorders>
                </w:tcPr>
                <w:p w14:paraId="04914580" w14:textId="1093D8E2" w:rsidR="00697422" w:rsidRPr="008508DC" w:rsidRDefault="00697422" w:rsidP="00995DAF">
                  <w:pPr>
                    <w:widowControl w:val="0"/>
                    <w:autoSpaceDE w:val="0"/>
                    <w:autoSpaceDN w:val="0"/>
                    <w:adjustRightInd w:val="0"/>
                    <w:spacing w:before="60" w:after="60" w:line="240" w:lineRule="auto"/>
                    <w:rPr>
                      <w:rFonts w:ascii="Arial" w:hAnsi="Arial" w:cs="Arial"/>
                      <w:color w:val="000000"/>
                      <w:sz w:val="16"/>
                      <w:szCs w:val="16"/>
                    </w:rPr>
                  </w:pP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p>
              </w:tc>
              <w:tc>
                <w:tcPr>
                  <w:tcW w:w="1683" w:type="pct"/>
                  <w:tcBorders>
                    <w:top w:val="single" w:sz="4" w:space="0" w:color="auto"/>
                  </w:tcBorders>
                </w:tcPr>
                <w:p w14:paraId="5423EDF4" w14:textId="77777777" w:rsidR="00697422" w:rsidRDefault="00697422" w:rsidP="00995DAF">
                  <w:pPr>
                    <w:widowControl w:val="0"/>
                    <w:autoSpaceDE w:val="0"/>
                    <w:autoSpaceDN w:val="0"/>
                    <w:adjustRightInd w:val="0"/>
                    <w:spacing w:before="60" w:after="60" w:line="240" w:lineRule="auto"/>
                    <w:rPr>
                      <w:rFonts w:ascii="Arial" w:hAnsi="Arial" w:cs="Arial"/>
                      <w:b/>
                      <w:bCs/>
                      <w:color w:val="000000"/>
                      <w:sz w:val="16"/>
                      <w:szCs w:val="16"/>
                    </w:rPr>
                  </w:pPr>
                </w:p>
              </w:tc>
              <w:tc>
                <w:tcPr>
                  <w:tcW w:w="491" w:type="pct"/>
                  <w:tcBorders>
                    <w:top w:val="single" w:sz="4" w:space="0" w:color="auto"/>
                  </w:tcBorders>
                </w:tcPr>
                <w:p w14:paraId="016C9B29" w14:textId="77777777" w:rsidR="00697422" w:rsidRPr="00161007" w:rsidRDefault="00697422" w:rsidP="00995DAF">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top w:val="single" w:sz="4" w:space="0" w:color="auto"/>
                  </w:tcBorders>
                </w:tcPr>
                <w:p w14:paraId="3E892E7D" w14:textId="77777777" w:rsidR="00697422" w:rsidRDefault="00697422" w:rsidP="00995DAF">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2FC94CE6" w14:textId="77777777" w:rsidR="00697422" w:rsidRPr="00161007" w:rsidRDefault="00697422" w:rsidP="00995DAF">
                  <w:pPr>
                    <w:widowControl w:val="0"/>
                    <w:autoSpaceDE w:val="0"/>
                    <w:autoSpaceDN w:val="0"/>
                    <w:adjustRightInd w:val="0"/>
                    <w:spacing w:before="60" w:after="60" w:line="240" w:lineRule="auto"/>
                    <w:rPr>
                      <w:rFonts w:ascii="Arial" w:hAnsi="Arial" w:cs="Arial"/>
                      <w:color w:val="000000"/>
                      <w:sz w:val="16"/>
                      <w:szCs w:val="16"/>
                    </w:rPr>
                  </w:pPr>
                </w:p>
              </w:tc>
              <w:tc>
                <w:tcPr>
                  <w:tcW w:w="1705" w:type="pct"/>
                  <w:tcBorders>
                    <w:top w:val="single" w:sz="4" w:space="0" w:color="auto"/>
                  </w:tcBorders>
                </w:tcPr>
                <w:p w14:paraId="5897F08A" w14:textId="77777777" w:rsidR="00697422" w:rsidRDefault="00697422" w:rsidP="00995DAF">
                  <w:pPr>
                    <w:widowControl w:val="0"/>
                    <w:autoSpaceDE w:val="0"/>
                    <w:autoSpaceDN w:val="0"/>
                    <w:adjustRightInd w:val="0"/>
                    <w:spacing w:before="60" w:after="60" w:line="240" w:lineRule="auto"/>
                    <w:rPr>
                      <w:rFonts w:ascii="Arial" w:hAnsi="Arial" w:cs="Arial"/>
                      <w:color w:val="000000"/>
                      <w:sz w:val="16"/>
                      <w:szCs w:val="16"/>
                    </w:rPr>
                  </w:pPr>
                </w:p>
              </w:tc>
            </w:tr>
          </w:tbl>
          <w:p w14:paraId="1AE89732" w14:textId="77777777" w:rsidR="00995DAF" w:rsidRPr="00161007" w:rsidRDefault="00995DAF" w:rsidP="00E21353">
            <w:pPr>
              <w:widowControl w:val="0"/>
              <w:autoSpaceDE w:val="0"/>
              <w:autoSpaceDN w:val="0"/>
              <w:adjustRightInd w:val="0"/>
              <w:spacing w:before="60" w:after="60" w:line="240" w:lineRule="auto"/>
              <w:rPr>
                <w:rFonts w:ascii="Arial" w:hAnsi="Arial" w:cs="Arial"/>
                <w:sz w:val="24"/>
                <w:szCs w:val="24"/>
              </w:rPr>
            </w:pPr>
          </w:p>
        </w:tc>
      </w:tr>
    </w:tbl>
    <w:p w14:paraId="35B8417F" w14:textId="34D1D9BA" w:rsidR="00995DAF" w:rsidRDefault="00995DAF" w:rsidP="00BB5B49">
      <w:pPr>
        <w:pStyle w:val="ListParagraph"/>
        <w:ind w:left="0"/>
        <w:rPr>
          <w:rFonts w:ascii="Arial" w:hAnsi="Arial" w:cs="Arial"/>
          <w:b/>
          <w:sz w:val="24"/>
          <w:szCs w:val="24"/>
        </w:rPr>
      </w:pPr>
    </w:p>
    <w:p w14:paraId="29A0702E" w14:textId="7BAD2377" w:rsidR="00501F82" w:rsidRDefault="00501F82" w:rsidP="00501F82">
      <w:pPr>
        <w:jc w:val="both"/>
      </w:pPr>
      <w:r>
        <w:t xml:space="preserve">The </w:t>
      </w:r>
      <w:r w:rsidR="00D015BF">
        <w:t>&lt;pb</w:t>
      </w:r>
      <w:r>
        <w:t>s</w:t>
      </w:r>
      <w:r w:rsidR="008D2D00">
        <w:t>pecular</w:t>
      </w:r>
      <w:r w:rsidR="00D015BF">
        <w:t>&gt;</w:t>
      </w:r>
      <w:r w:rsidR="008D2D00">
        <w:t xml:space="preserve"> </w:t>
      </w:r>
      <w:r w:rsidR="00E97383">
        <w:t>element</w:t>
      </w:r>
      <w:r>
        <w:t xml:space="preserve"> infers</w:t>
      </w:r>
      <w:r w:rsidR="008D2D00">
        <w:t xml:space="preserve"> a </w:t>
      </w:r>
      <w:r>
        <w:t xml:space="preserve">diffuse color from the color attribute of the material it is associated with. For example, when </w:t>
      </w:r>
      <w:r w:rsidR="00C62FD1">
        <w:t>&lt;</w:t>
      </w:r>
      <w:r w:rsidR="00842440">
        <w:t>pb</w:t>
      </w:r>
      <w:r>
        <w:t>specular</w:t>
      </w:r>
      <w:r w:rsidR="00C62FD1">
        <w:t>&gt;</w:t>
      </w:r>
      <w:r>
        <w:t xml:space="preserve"> </w:t>
      </w:r>
      <w:r w:rsidR="00C62FD1">
        <w:t>display properties are</w:t>
      </w:r>
      <w:r>
        <w:t xml:space="preserve"> associated with a </w:t>
      </w:r>
      <w:r w:rsidR="00C62FD1">
        <w:t>&lt;</w:t>
      </w:r>
      <w:r>
        <w:t>basematerial</w:t>
      </w:r>
      <w:r w:rsidR="00C62FD1">
        <w:t>&gt;</w:t>
      </w:r>
      <w:r>
        <w:t xml:space="preserve">, the </w:t>
      </w:r>
      <w:r w:rsidR="00C62FD1">
        <w:t>“</w:t>
      </w:r>
      <w:r>
        <w:t>displaycolor</w:t>
      </w:r>
      <w:r w:rsidR="00C62FD1">
        <w:t>”</w:t>
      </w:r>
      <w:r>
        <w:t xml:space="preserve"> attribute </w:t>
      </w:r>
      <w:r w:rsidR="00C62FD1">
        <w:t xml:space="preserve">from basematerial </w:t>
      </w:r>
      <w:r>
        <w:t xml:space="preserve">specifies </w:t>
      </w:r>
      <w:r w:rsidR="00C62FD1">
        <w:t>a</w:t>
      </w:r>
      <w:r>
        <w:t xml:space="preserve"> diffuse color to apply</w:t>
      </w:r>
      <w:r w:rsidR="00C62FD1">
        <w:t xml:space="preserve"> using pbspecular display properties</w:t>
      </w:r>
      <w:r>
        <w:t xml:space="preserve">. Similarly, when </w:t>
      </w:r>
      <w:r w:rsidR="00C62FD1">
        <w:t>&lt;</w:t>
      </w:r>
      <w:r w:rsidR="00842440">
        <w:t>pb</w:t>
      </w:r>
      <w:r>
        <w:t>specular</w:t>
      </w:r>
      <w:r w:rsidR="00C62FD1">
        <w:t>&gt;</w:t>
      </w:r>
      <w:r>
        <w:t xml:space="preserve"> </w:t>
      </w:r>
      <w:r w:rsidR="00C62FD1">
        <w:t xml:space="preserve">display properties </w:t>
      </w:r>
      <w:r>
        <w:t xml:space="preserve">are associated with a </w:t>
      </w:r>
      <w:r w:rsidR="00C62FD1">
        <w:t>&lt;</w:t>
      </w:r>
      <w:r>
        <w:t>color</w:t>
      </w:r>
      <w:r w:rsidR="00C62FD1">
        <w:t>&gt;</w:t>
      </w:r>
      <w:r>
        <w:t xml:space="preserve"> material, the </w:t>
      </w:r>
      <w:r w:rsidR="00154F15">
        <w:t>“</w:t>
      </w:r>
      <w:r w:rsidR="00C62FD1">
        <w:t>color</w:t>
      </w:r>
      <w:r w:rsidR="00154F15">
        <w:t>”</w:t>
      </w:r>
      <w:r w:rsidR="00C62FD1">
        <w:t xml:space="preserve"> </w:t>
      </w:r>
      <w:r w:rsidR="00154F15">
        <w:t>attribute</w:t>
      </w:r>
      <w:r>
        <w:t xml:space="preserve"> specifies the diffuse color to apply.</w:t>
      </w:r>
    </w:p>
    <w:p w14:paraId="0E90FA63" w14:textId="6E1FB408" w:rsidR="008D2D00" w:rsidRDefault="00501F82" w:rsidP="008D2D00">
      <w:pPr>
        <w:jc w:val="both"/>
      </w:pPr>
      <w:r>
        <w:t xml:space="preserve">The </w:t>
      </w:r>
      <w:r w:rsidR="00C62FD1">
        <w:t>diffuse color</w:t>
      </w:r>
      <w:r w:rsidR="008D2D00">
        <w:t xml:space="preserve"> </w:t>
      </w:r>
      <w:r w:rsidR="008E3578">
        <w:t>describes the surface color. It is</w:t>
      </w:r>
      <w:r w:rsidR="008D2D00">
        <w:t xml:space="preserve"> a</w:t>
      </w:r>
      <w:r w:rsidR="00D015BF">
        <w:t>n</w:t>
      </w:r>
      <w:r w:rsidR="008D2D00">
        <w:t xml:space="preserve"> sRGB color triplet that specifies diffuse reflectance of the surface. It represents the proportion of light which is reflected off the surface in diffuse fashion in respective red, green and blue wavelength</w:t>
      </w:r>
      <w:r w:rsidR="00C236CD">
        <w:t xml:space="preserve"> regions</w:t>
      </w:r>
      <w:r w:rsidR="008D2D00">
        <w:t xml:space="preserve">. Diffuse reflection is an idealized concept in which the incident light scatters in all directions independently of the angle at which it arrives. </w:t>
      </w:r>
    </w:p>
    <w:p w14:paraId="6AE26E05" w14:textId="6BD93B89" w:rsidR="008D2D00" w:rsidRDefault="008D2D00" w:rsidP="008D2D00">
      <w:pPr>
        <w:jc w:val="both"/>
        <w:rPr>
          <w:color w:val="FF0000"/>
        </w:rPr>
      </w:pPr>
      <w:r w:rsidRPr="00E97383">
        <w:lastRenderedPageBreak/>
        <w:t xml:space="preserve">In order to obtain RGB coefficients in </w:t>
      </w:r>
      <w:r w:rsidR="00F94821">
        <w:t xml:space="preserve">the </w:t>
      </w:r>
      <w:r w:rsidRPr="00E97383">
        <w:t xml:space="preserve">0..1 range that can be used in lighting calculations, </w:t>
      </w:r>
      <w:r w:rsidR="00F94821">
        <w:t xml:space="preserve">the inverse color component transfer function </w:t>
      </w:r>
      <w:r>
        <w:t xml:space="preserve">(see </w:t>
      </w:r>
      <w:r w:rsidRPr="00165A52">
        <w:t xml:space="preserve"> </w:t>
      </w:r>
      <w:r>
        <w:t xml:space="preserve">Chapter </w:t>
      </w:r>
      <w:r w:rsidRPr="00165A52">
        <w:t xml:space="preserve">1.2. sRGB </w:t>
      </w:r>
      <w:r w:rsidR="00F94821">
        <w:t xml:space="preserve">and linear RGB </w:t>
      </w:r>
      <w:r w:rsidRPr="00165A52">
        <w:t>color values</w:t>
      </w:r>
      <w:r>
        <w:t>) MUST be applied to convert color</w:t>
      </w:r>
      <w:r w:rsidR="00F94821">
        <w:t>s</w:t>
      </w:r>
      <w:r>
        <w:t xml:space="preserve"> from sRGB color space to linear </w:t>
      </w:r>
      <w:r w:rsidR="00F94821">
        <w:t>RGB space</w:t>
      </w:r>
      <w:r>
        <w:t>.</w:t>
      </w:r>
    </w:p>
    <w:p w14:paraId="0532F08D" w14:textId="77777777" w:rsidR="00995DAF" w:rsidRDefault="00995DAF" w:rsidP="00995DAF">
      <w:pPr>
        <w:rPr>
          <w:b/>
        </w:rPr>
      </w:pPr>
      <w:r>
        <w:rPr>
          <w:b/>
        </w:rPr>
        <w:t>name</w:t>
      </w:r>
    </w:p>
    <w:p w14:paraId="0E430154" w14:textId="6FC34858" w:rsidR="00995DAF" w:rsidRDefault="00995DAF" w:rsidP="00995DAF">
      <w:pPr>
        <w:jc w:val="both"/>
        <w:rPr>
          <w:rFonts w:eastAsia="Times New Roman" w:cstheme="minorHAnsi"/>
        </w:rPr>
      </w:pPr>
      <w:r w:rsidRPr="008E463B">
        <w:rPr>
          <w:rFonts w:cstheme="minorHAnsi"/>
        </w:rPr>
        <w:t>Material name is intended to convey design intent. P</w:t>
      </w:r>
      <w:r w:rsidRPr="008E463B">
        <w:rPr>
          <w:rFonts w:eastAsia="Times New Roman" w:cstheme="minorHAnsi"/>
        </w:rPr>
        <w:t xml:space="preserve">roducers SHOULD avoid machine-specific naming in favor of more portable descriptions. </w:t>
      </w:r>
    </w:p>
    <w:p w14:paraId="1D1DE605" w14:textId="77777777" w:rsidR="00995DAF" w:rsidRDefault="00995DAF" w:rsidP="00995DAF">
      <w:pPr>
        <w:pStyle w:val="NoSpacing"/>
      </w:pPr>
    </w:p>
    <w:p w14:paraId="1F0E1EE4" w14:textId="32EFAE6C" w:rsidR="00995DAF" w:rsidRPr="00610A21" w:rsidRDefault="00995DAF" w:rsidP="00995DAF">
      <w:pPr>
        <w:pStyle w:val="NoSpacing"/>
        <w:rPr>
          <w:b/>
        </w:rPr>
      </w:pPr>
      <w:r>
        <w:rPr>
          <w:b/>
        </w:rPr>
        <w:t>specular</w:t>
      </w:r>
      <w:r w:rsidR="00815FA9">
        <w:rPr>
          <w:b/>
        </w:rPr>
        <w:t>c</w:t>
      </w:r>
      <w:r w:rsidRPr="00610A21">
        <w:rPr>
          <w:b/>
        </w:rPr>
        <w:t>olor</w:t>
      </w:r>
    </w:p>
    <w:p w14:paraId="7BC3D8D5" w14:textId="77777777" w:rsidR="00995DAF" w:rsidRDefault="00995DAF" w:rsidP="00995DAF">
      <w:pPr>
        <w:pStyle w:val="NoSpacing"/>
      </w:pPr>
    </w:p>
    <w:p w14:paraId="23625293" w14:textId="07CDE4FE" w:rsidR="00995DAF" w:rsidRDefault="00995DAF" w:rsidP="00995DAF">
      <w:pPr>
        <w:jc w:val="both"/>
      </w:pPr>
      <w:r>
        <w:t>Specular color is a sRGB color triplet that specifies specular reflectance of the surface at normal incidence (the condition in which the light beam is perpendicular to the surface). It represents the proportion of light which is reflected off the surface in mirror-like fashion in respective red, green and blue wavelength</w:t>
      </w:r>
      <w:r w:rsidR="00F94821">
        <w:t xml:space="preserve"> regions</w:t>
      </w:r>
      <w:r>
        <w:t>. Unlike diffuse reflection, specular reflection depends on the position of the observer and the angle of incidence. Intuitively, the parameter describes the intensity and color tint of surface reflections.</w:t>
      </w:r>
    </w:p>
    <w:p w14:paraId="0E069A29" w14:textId="77777777" w:rsidR="00995DAF" w:rsidRDefault="00995DAF" w:rsidP="00995DAF">
      <w:pPr>
        <w:jc w:val="both"/>
      </w:pPr>
      <w:r>
        <w:t>The default value #383838 corresponds to a linear specular reflectance value of (0.04, 0.04, 0.04) common for plastics and other dielectric materials.</w:t>
      </w:r>
    </w:p>
    <w:p w14:paraId="2E54D8AF" w14:textId="44A7E57D" w:rsidR="00995DAF" w:rsidRDefault="00995DAF" w:rsidP="00995DAF">
      <w:pPr>
        <w:jc w:val="both"/>
      </w:pPr>
      <w:r>
        <w:t xml:space="preserve">In order to obtain linear RGB coefficients in </w:t>
      </w:r>
      <w:r w:rsidR="00F94821">
        <w:t xml:space="preserve">the </w:t>
      </w:r>
      <w:r>
        <w:t xml:space="preserve">0..1 range that can be used for lighting calculations, </w:t>
      </w:r>
      <w:r w:rsidR="00F94821">
        <w:t>the inverse color component transfer function</w:t>
      </w:r>
      <w:r>
        <w:t xml:space="preserve"> </w:t>
      </w:r>
      <w:r w:rsidR="00194654">
        <w:t xml:space="preserve">(see </w:t>
      </w:r>
      <w:r w:rsidR="00194654" w:rsidRPr="00165A52">
        <w:t xml:space="preserve"> </w:t>
      </w:r>
      <w:r w:rsidR="00194654">
        <w:t xml:space="preserve">Chapter </w:t>
      </w:r>
      <w:r w:rsidR="00194654" w:rsidRPr="00165A52">
        <w:t xml:space="preserve">1.2. sRGB </w:t>
      </w:r>
      <w:r w:rsidR="00F94821">
        <w:t xml:space="preserve">and linear RGB </w:t>
      </w:r>
      <w:r w:rsidR="00194654" w:rsidRPr="00165A52">
        <w:t>color values</w:t>
      </w:r>
      <w:r w:rsidR="00194654">
        <w:t xml:space="preserve">) </w:t>
      </w:r>
      <w:r w:rsidR="009F2E88">
        <w:t>MUST</w:t>
      </w:r>
      <w:r>
        <w:t xml:space="preserve"> be applied.</w:t>
      </w:r>
    </w:p>
    <w:p w14:paraId="0809777C" w14:textId="77777777" w:rsidR="00995DAF" w:rsidRDefault="00995DAF" w:rsidP="00995DAF">
      <w:pPr>
        <w:jc w:val="both"/>
        <w:rPr>
          <w:b/>
        </w:rPr>
      </w:pPr>
      <w:r>
        <w:rPr>
          <w:b/>
        </w:rPr>
        <w:t>g</w:t>
      </w:r>
      <w:r w:rsidRPr="00610A21">
        <w:rPr>
          <w:b/>
        </w:rPr>
        <w:t>lossiness</w:t>
      </w:r>
    </w:p>
    <w:p w14:paraId="6E399594" w14:textId="45C5CA76" w:rsidR="00995DAF" w:rsidRDefault="00995DAF" w:rsidP="00995DAF">
      <w:pPr>
        <w:jc w:val="both"/>
      </w:pPr>
      <w:r>
        <w:t>Glossiness is a scalar surface property in 0..1 range that specifies how smooth the surface is. Real-world surfaces have microscopic imperfections which can cause scattering of incident light. Because these imperfections are beyond the resolution of common 3D printers and displays, it is assumed that their scattering properties can be modeled statistically using micro-facet surface model</w:t>
      </w:r>
      <w:r w:rsidR="00194654">
        <w:t xml:space="preserve"> (see </w:t>
      </w:r>
      <w:r w:rsidR="00194654" w:rsidRPr="00194654">
        <w:t>Appendix D. Micro-facet Surface Model and BRDF</w:t>
      </w:r>
      <w:r w:rsidR="00194654">
        <w:t>)</w:t>
      </w:r>
      <w:r>
        <w:t xml:space="preserve"> in which the surface consists of infinitesimally small, mirror-like facets which only reflect light in a single direction according to their orientation (normal). A value of 1 means that the surface is ideally smooth, with micro-facet normals oriented the same way as the surface normal. A value of 0 means a very rough surface for which the distribution of micro-facet normals is a uniform hemisphere. </w:t>
      </w:r>
    </w:p>
    <w:p w14:paraId="08D9C700" w14:textId="513EAA9C" w:rsidR="001347FF" w:rsidRDefault="00995DAF" w:rsidP="00EC5B54">
      <w:r w:rsidRPr="007530CD">
        <w:t>A consumer SHOULD follow the GLTF specified behavior for determining surface reflectance properties from the roughness / glossiness material parameter to obtain consistent visual results.</w:t>
      </w:r>
      <w:r>
        <w:t xml:space="preserve"> </w:t>
      </w:r>
      <w:r w:rsidR="00194654">
        <w:t>For more information, r</w:t>
      </w:r>
      <w:r w:rsidRPr="003357A9">
        <w:t xml:space="preserve">efer to </w:t>
      </w:r>
      <w:r w:rsidR="00194654" w:rsidRPr="00194654">
        <w:t>Appendix D. Micro-facet Surface Model and BRDF</w:t>
      </w:r>
      <w:r w:rsidR="00194654">
        <w:t xml:space="preserve"> or to the </w:t>
      </w:r>
      <w:r w:rsidRPr="003357A9">
        <w:t>GLTF 2.0 specification Appendix B: BRDF Implementation.</w:t>
      </w:r>
    </w:p>
    <w:p w14:paraId="70885A51" w14:textId="668C5F85" w:rsidR="00F5191F" w:rsidRPr="0081245A" w:rsidRDefault="00F5191F" w:rsidP="00F5191F">
      <w:pPr>
        <w:pStyle w:val="Heading2"/>
        <w:numPr>
          <w:ilvl w:val="1"/>
          <w:numId w:val="24"/>
        </w:numPr>
      </w:pPr>
      <w:bookmarkStart w:id="860" w:name="_Toc512426564"/>
      <w:bookmarkStart w:id="861" w:name="_Toc512426739"/>
      <w:bookmarkStart w:id="862" w:name="_Toc512426920"/>
      <w:bookmarkStart w:id="863" w:name="_Toc512427101"/>
      <w:bookmarkStart w:id="864" w:name="_Toc512427276"/>
      <w:bookmarkStart w:id="865" w:name="_Toc512427453"/>
      <w:bookmarkStart w:id="866" w:name="_Toc512427629"/>
      <w:bookmarkStart w:id="867" w:name="_Toc512427805"/>
      <w:bookmarkStart w:id="868" w:name="_Toc512427980"/>
      <w:bookmarkStart w:id="869" w:name="_Toc512428155"/>
      <w:bookmarkStart w:id="870" w:name="_Toc513719051"/>
      <w:bookmarkStart w:id="871" w:name="_Toc513815331"/>
      <w:bookmarkStart w:id="872" w:name="_Toc514146164"/>
      <w:bookmarkStart w:id="873" w:name="_Toc512426565"/>
      <w:bookmarkStart w:id="874" w:name="_Toc512426740"/>
      <w:bookmarkStart w:id="875" w:name="_Toc512426921"/>
      <w:bookmarkStart w:id="876" w:name="_Toc512427102"/>
      <w:bookmarkStart w:id="877" w:name="_Toc512427277"/>
      <w:bookmarkStart w:id="878" w:name="_Toc512427454"/>
      <w:bookmarkStart w:id="879" w:name="_Toc512427630"/>
      <w:bookmarkStart w:id="880" w:name="_Toc512427806"/>
      <w:bookmarkStart w:id="881" w:name="_Toc512427981"/>
      <w:bookmarkStart w:id="882" w:name="_Toc512428156"/>
      <w:bookmarkStart w:id="883" w:name="_Toc513719052"/>
      <w:bookmarkStart w:id="884" w:name="_Toc513815332"/>
      <w:bookmarkStart w:id="885" w:name="_Toc514146165"/>
      <w:bookmarkStart w:id="886" w:name="_Toc520719642"/>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r>
        <w:lastRenderedPageBreak/>
        <w:t>Metallic Display Properties</w:t>
      </w:r>
      <w:bookmarkEnd w:id="886"/>
    </w:p>
    <w:p w14:paraId="39FDC91E" w14:textId="5B78E298" w:rsidR="00F5191F" w:rsidRDefault="00F5191F" w:rsidP="00F5191F">
      <w:pPr>
        <w:keepNext/>
        <w:rPr>
          <w:b/>
        </w:rPr>
      </w:pPr>
      <w:r>
        <w:t xml:space="preserve">Element </w:t>
      </w:r>
      <w:r w:rsidRPr="001F33F1">
        <w:rPr>
          <w:b/>
        </w:rPr>
        <w:t>&lt;</w:t>
      </w:r>
      <w:r w:rsidR="00842440">
        <w:rPr>
          <w:b/>
        </w:rPr>
        <w:t>pb</w:t>
      </w:r>
      <w:r>
        <w:rPr>
          <w:b/>
        </w:rPr>
        <w:t>metallicdisplayproperties</w:t>
      </w:r>
      <w:r w:rsidRPr="001F33F1">
        <w:rPr>
          <w:b/>
        </w:rPr>
        <w:t>&gt;</w:t>
      </w:r>
    </w:p>
    <w:tbl>
      <w:tblPr>
        <w:tblW w:w="5325" w:type="pct"/>
        <w:tblLook w:val="0000" w:firstRow="0" w:lastRow="0" w:firstColumn="0" w:lastColumn="0" w:noHBand="0" w:noVBand="0"/>
      </w:tblPr>
      <w:tblGrid>
        <w:gridCol w:w="1312"/>
        <w:gridCol w:w="8646"/>
      </w:tblGrid>
      <w:tr w:rsidR="00F5191F" w:rsidRPr="00161007" w14:paraId="3FF2DDE2" w14:textId="77777777" w:rsidTr="001D42A4">
        <w:tc>
          <w:tcPr>
            <w:tcW w:w="659" w:type="pct"/>
            <w:tcBorders>
              <w:top w:val="single" w:sz="4" w:space="0" w:color="auto"/>
              <w:left w:val="single" w:sz="4" w:space="0" w:color="auto"/>
              <w:bottom w:val="single" w:sz="4" w:space="0" w:color="auto"/>
              <w:right w:val="single" w:sz="4" w:space="0" w:color="auto"/>
            </w:tcBorders>
          </w:tcPr>
          <w:p w14:paraId="581948C2" w14:textId="77777777" w:rsidR="00F5191F" w:rsidRPr="00851A5A" w:rsidRDefault="00F5191F" w:rsidP="001D42A4">
            <w:pPr>
              <w:jc w:val="both"/>
              <w:rPr>
                <w:rFonts w:ascii="Arial" w:hAnsi="Arial" w:cs="Arial"/>
                <w:color w:val="808080"/>
                <w:sz w:val="16"/>
                <w:szCs w:val="16"/>
              </w:rPr>
            </w:pPr>
            <w:r w:rsidRPr="00161007">
              <w:rPr>
                <w:rFonts w:ascii="Arial" w:hAnsi="Arial" w:cs="Arial"/>
                <w:color w:val="808080"/>
                <w:sz w:val="16"/>
                <w:szCs w:val="16"/>
              </w:rPr>
              <w:t>diagram</w:t>
            </w:r>
          </w:p>
        </w:tc>
        <w:tc>
          <w:tcPr>
            <w:tcW w:w="4341" w:type="pct"/>
            <w:tcBorders>
              <w:top w:val="single" w:sz="4" w:space="0" w:color="auto"/>
              <w:left w:val="single" w:sz="4" w:space="0" w:color="auto"/>
              <w:bottom w:val="single" w:sz="4" w:space="0" w:color="auto"/>
              <w:right w:val="single" w:sz="4" w:space="0" w:color="auto"/>
            </w:tcBorders>
          </w:tcPr>
          <w:p w14:paraId="5D09118B" w14:textId="24837E6F" w:rsidR="00F5191F" w:rsidRPr="00161007" w:rsidRDefault="00F5191F" w:rsidP="001D42A4">
            <w:pPr>
              <w:jc w:val="both"/>
              <w:rPr>
                <w:rFonts w:ascii="Arial" w:hAnsi="Arial" w:cs="Arial"/>
                <w:sz w:val="24"/>
                <w:szCs w:val="24"/>
              </w:rPr>
            </w:pPr>
            <w:r w:rsidRPr="00851A5A">
              <w:rPr>
                <w:rFonts w:ascii="Arial" w:hAnsi="Arial" w:cs="Arial"/>
                <w:sz w:val="24"/>
                <w:szCs w:val="24"/>
              </w:rPr>
              <w:t xml:space="preserve"> </w:t>
            </w:r>
            <w:r w:rsidR="00FB5707">
              <w:rPr>
                <w:noProof/>
              </w:rPr>
              <w:drawing>
                <wp:inline distT="0" distB="0" distL="0" distR="0" wp14:anchorId="6C41446E" wp14:editId="1EEB2441">
                  <wp:extent cx="40671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1209675"/>
                          </a:xfrm>
                          <a:prstGeom prst="rect">
                            <a:avLst/>
                          </a:prstGeom>
                        </pic:spPr>
                      </pic:pic>
                    </a:graphicData>
                  </a:graphic>
                </wp:inline>
              </w:drawing>
            </w:r>
          </w:p>
        </w:tc>
      </w:tr>
      <w:tr w:rsidR="00F5191F" w:rsidRPr="00161007" w14:paraId="7A9FEE43" w14:textId="77777777" w:rsidTr="001D42A4">
        <w:tc>
          <w:tcPr>
            <w:tcW w:w="659" w:type="pct"/>
            <w:tcBorders>
              <w:top w:val="single" w:sz="4" w:space="0" w:color="auto"/>
              <w:left w:val="single" w:sz="4" w:space="0" w:color="auto"/>
              <w:bottom w:val="single" w:sz="4" w:space="0" w:color="auto"/>
              <w:right w:val="single" w:sz="4" w:space="0" w:color="auto"/>
            </w:tcBorders>
          </w:tcPr>
          <w:p w14:paraId="6336FF84" w14:textId="77777777" w:rsidR="00F5191F" w:rsidRPr="00851A5A" w:rsidRDefault="00F5191F" w:rsidP="001D42A4">
            <w:pPr>
              <w:jc w:val="both"/>
              <w:rPr>
                <w:rFonts w:ascii="Arial" w:hAnsi="Arial" w:cs="Arial"/>
                <w:color w:val="808080"/>
                <w:sz w:val="16"/>
                <w:szCs w:val="16"/>
              </w:rPr>
            </w:pPr>
            <w:r w:rsidRPr="00161007">
              <w:rPr>
                <w:rFonts w:ascii="Arial" w:hAnsi="Arial" w:cs="Arial"/>
                <w:color w:val="808080"/>
                <w:sz w:val="16"/>
                <w:szCs w:val="16"/>
              </w:rPr>
              <w:t>attributes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F5191F" w:rsidRPr="00161007" w14:paraId="7616AA81" w14:textId="77777777" w:rsidTr="001D42A4">
              <w:tc>
                <w:tcPr>
                  <w:tcW w:w="864" w:type="pct"/>
                </w:tcPr>
                <w:p w14:paraId="4FF551AE"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0" w:type="pct"/>
                </w:tcPr>
                <w:p w14:paraId="114B5B2D"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77" w:type="pct"/>
                </w:tcPr>
                <w:p w14:paraId="12F59475"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29" w:type="pct"/>
                </w:tcPr>
                <w:p w14:paraId="724D0E70"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112FD8E6"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40" w:type="pct"/>
                </w:tcPr>
                <w:p w14:paraId="73A0ACEB"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F5191F" w:rsidRPr="00161007" w14:paraId="23DE63FD" w14:textId="77777777" w:rsidTr="001D42A4">
              <w:tc>
                <w:tcPr>
                  <w:tcW w:w="864" w:type="pct"/>
                </w:tcPr>
                <w:p w14:paraId="5E980FDF" w14:textId="63962145" w:rsidR="00F5191F" w:rsidRPr="00161007" w:rsidRDefault="001D42A4" w:rsidP="001D42A4">
                  <w:pPr>
                    <w:widowControl w:val="0"/>
                    <w:autoSpaceDE w:val="0"/>
                    <w:autoSpaceDN w:val="0"/>
                    <w:adjustRightInd w:val="0"/>
                    <w:spacing w:before="60" w:after="60" w:line="240" w:lineRule="auto"/>
                    <w:rPr>
                      <w:rFonts w:ascii="Arial" w:hAnsi="Arial" w:cs="Arial"/>
                      <w:sz w:val="24"/>
                      <w:szCs w:val="24"/>
                    </w:rPr>
                  </w:pPr>
                  <w:r>
                    <w:rPr>
                      <w:rFonts w:ascii="Arial" w:hAnsi="Arial" w:cs="Arial"/>
                      <w:b/>
                      <w:color w:val="000000"/>
                      <w:sz w:val="16"/>
                      <w:szCs w:val="16"/>
                    </w:rPr>
                    <w:t>i</w:t>
                  </w:r>
                  <w:r w:rsidR="00F5191F" w:rsidRPr="00EC5B54">
                    <w:rPr>
                      <w:rFonts w:ascii="Arial" w:hAnsi="Arial" w:cs="Arial"/>
                      <w:b/>
                      <w:color w:val="000000"/>
                      <w:sz w:val="16"/>
                      <w:szCs w:val="16"/>
                    </w:rPr>
                    <w:t>d</w:t>
                  </w:r>
                </w:p>
              </w:tc>
              <w:tc>
                <w:tcPr>
                  <w:tcW w:w="1130" w:type="pct"/>
                </w:tcPr>
                <w:p w14:paraId="0AA5C557"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77" w:type="pct"/>
                </w:tcPr>
                <w:p w14:paraId="14906097"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29" w:type="pct"/>
                </w:tcPr>
                <w:p w14:paraId="01D64D5D"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p>
              </w:tc>
              <w:tc>
                <w:tcPr>
                  <w:tcW w:w="361" w:type="pct"/>
                </w:tcPr>
                <w:p w14:paraId="1562875C"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p>
              </w:tc>
              <w:tc>
                <w:tcPr>
                  <w:tcW w:w="1740" w:type="pct"/>
                </w:tcPr>
                <w:p w14:paraId="7FEF8C18" w14:textId="0A043EF7" w:rsidR="00F5191F" w:rsidRPr="00161007" w:rsidRDefault="00E97383" w:rsidP="001D42A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resources (which could include elements from extensions to the spec).</w:t>
                  </w:r>
                </w:p>
              </w:tc>
            </w:tr>
            <w:tr w:rsidR="00F5191F" w:rsidRPr="00161007" w14:paraId="6A82B04C" w14:textId="77777777" w:rsidTr="001D42A4">
              <w:tc>
                <w:tcPr>
                  <w:tcW w:w="864" w:type="pct"/>
                </w:tcPr>
                <w:p w14:paraId="25AEB0B6" w14:textId="77777777" w:rsidR="00F5191F" w:rsidRPr="00161007" w:rsidRDefault="00F5191F" w:rsidP="001D42A4">
                  <w:pPr>
                    <w:widowControl w:val="0"/>
                    <w:autoSpaceDE w:val="0"/>
                    <w:autoSpaceDN w:val="0"/>
                    <w:adjustRightInd w:val="0"/>
                    <w:spacing w:before="60" w:after="60" w:line="240" w:lineRule="auto"/>
                    <w:rPr>
                      <w:rFonts w:ascii="Arial" w:hAnsi="Arial" w:cs="Arial"/>
                      <w:color w:val="000000"/>
                      <w:sz w:val="16"/>
                      <w:szCs w:val="16"/>
                    </w:rPr>
                  </w:pPr>
                </w:p>
              </w:tc>
              <w:tc>
                <w:tcPr>
                  <w:tcW w:w="1130" w:type="pct"/>
                </w:tcPr>
                <w:p w14:paraId="39BDFAC1" w14:textId="77777777" w:rsidR="00F5191F" w:rsidRDefault="00F5191F" w:rsidP="001D42A4">
                  <w:pPr>
                    <w:widowControl w:val="0"/>
                    <w:autoSpaceDE w:val="0"/>
                    <w:autoSpaceDN w:val="0"/>
                    <w:adjustRightInd w:val="0"/>
                    <w:spacing w:before="60" w:after="60" w:line="240" w:lineRule="auto"/>
                    <w:rPr>
                      <w:rFonts w:ascii="Arial" w:hAnsi="Arial" w:cs="Arial"/>
                      <w:b/>
                      <w:bCs/>
                      <w:color w:val="000000"/>
                      <w:sz w:val="16"/>
                      <w:szCs w:val="16"/>
                    </w:rPr>
                  </w:pPr>
                </w:p>
              </w:tc>
              <w:tc>
                <w:tcPr>
                  <w:tcW w:w="477" w:type="pct"/>
                </w:tcPr>
                <w:p w14:paraId="48498046" w14:textId="77777777" w:rsidR="00F5191F" w:rsidRPr="00161007" w:rsidRDefault="00F5191F" w:rsidP="001D42A4">
                  <w:pPr>
                    <w:widowControl w:val="0"/>
                    <w:autoSpaceDE w:val="0"/>
                    <w:autoSpaceDN w:val="0"/>
                    <w:adjustRightInd w:val="0"/>
                    <w:spacing w:before="60" w:after="60" w:line="240" w:lineRule="auto"/>
                    <w:rPr>
                      <w:rFonts w:ascii="Arial" w:hAnsi="Arial" w:cs="Arial"/>
                      <w:color w:val="000000"/>
                      <w:sz w:val="16"/>
                      <w:szCs w:val="16"/>
                    </w:rPr>
                  </w:pPr>
                </w:p>
              </w:tc>
              <w:tc>
                <w:tcPr>
                  <w:tcW w:w="429" w:type="pct"/>
                </w:tcPr>
                <w:p w14:paraId="46CAE62E"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p>
              </w:tc>
              <w:tc>
                <w:tcPr>
                  <w:tcW w:w="361" w:type="pct"/>
                </w:tcPr>
                <w:p w14:paraId="70ED4A00"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p>
              </w:tc>
              <w:tc>
                <w:tcPr>
                  <w:tcW w:w="1740" w:type="pct"/>
                </w:tcPr>
                <w:p w14:paraId="5A3CD34A" w14:textId="77777777" w:rsidR="00F5191F" w:rsidRDefault="00F5191F" w:rsidP="001D42A4">
                  <w:pPr>
                    <w:widowControl w:val="0"/>
                    <w:autoSpaceDE w:val="0"/>
                    <w:autoSpaceDN w:val="0"/>
                    <w:adjustRightInd w:val="0"/>
                    <w:spacing w:before="60" w:after="60" w:line="240" w:lineRule="auto"/>
                    <w:rPr>
                      <w:rFonts w:ascii="Arial" w:hAnsi="Arial" w:cs="Arial"/>
                      <w:color w:val="000000"/>
                      <w:sz w:val="16"/>
                      <w:szCs w:val="16"/>
                    </w:rPr>
                  </w:pPr>
                </w:p>
              </w:tc>
            </w:tr>
          </w:tbl>
          <w:p w14:paraId="32B23B76" w14:textId="77777777" w:rsidR="00F5191F" w:rsidRPr="00161007" w:rsidRDefault="00F5191F" w:rsidP="001D42A4">
            <w:pPr>
              <w:jc w:val="both"/>
              <w:rPr>
                <w:rFonts w:ascii="Arial" w:hAnsi="Arial" w:cs="Arial"/>
                <w:sz w:val="24"/>
                <w:szCs w:val="24"/>
              </w:rPr>
            </w:pPr>
          </w:p>
        </w:tc>
      </w:tr>
      <w:tr w:rsidR="00F5191F" w:rsidRPr="00747A1F" w14:paraId="3B720096" w14:textId="77777777" w:rsidTr="001D42A4">
        <w:tc>
          <w:tcPr>
            <w:tcW w:w="659" w:type="pct"/>
            <w:tcBorders>
              <w:top w:val="single" w:sz="4" w:space="0" w:color="auto"/>
              <w:left w:val="single" w:sz="4" w:space="0" w:color="auto"/>
              <w:bottom w:val="single" w:sz="4" w:space="0" w:color="auto"/>
              <w:right w:val="single" w:sz="4" w:space="0" w:color="auto"/>
            </w:tcBorders>
          </w:tcPr>
          <w:p w14:paraId="64847CB8" w14:textId="77777777" w:rsidR="00F5191F" w:rsidRPr="00747A1F" w:rsidRDefault="00F5191F" w:rsidP="001D42A4">
            <w:pPr>
              <w:widowControl w:val="0"/>
              <w:autoSpaceDE w:val="0"/>
              <w:autoSpaceDN w:val="0"/>
              <w:adjustRightInd w:val="0"/>
              <w:spacing w:before="60" w:after="60" w:line="240" w:lineRule="auto"/>
              <w:rP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49B18CC3" w14:textId="77777777" w:rsidR="00F5191F" w:rsidRPr="008508DC" w:rsidRDefault="00F5191F" w:rsidP="001D42A4">
            <w:pPr>
              <w:widowControl w:val="0"/>
              <w:autoSpaceDE w:val="0"/>
              <w:autoSpaceDN w:val="0"/>
              <w:adjustRightInd w:val="0"/>
              <w:spacing w:before="60" w:after="60" w:line="240" w:lineRule="auto"/>
              <w:rPr>
                <w:rFonts w:ascii="Arial" w:hAnsi="Arial" w:cs="Arial"/>
                <w:color w:val="808080"/>
                <w:sz w:val="16"/>
                <w:szCs w:val="16"/>
              </w:rPr>
            </w:pPr>
            <w:r w:rsidRPr="00EC5B54">
              <w:rPr>
                <w:rFonts w:ascii="Arial" w:hAnsi="Arial" w:cs="Arial"/>
                <w:color w:val="000000"/>
                <w:sz w:val="16"/>
                <w:szCs w:val="16"/>
              </w:rPr>
              <w:t>@anyAttribute</w:t>
            </w:r>
          </w:p>
        </w:tc>
      </w:tr>
      <w:tr w:rsidR="00F5191F" w:rsidRPr="00747A1F" w14:paraId="00C805E8" w14:textId="77777777" w:rsidTr="001D42A4">
        <w:tc>
          <w:tcPr>
            <w:tcW w:w="659" w:type="pct"/>
            <w:tcBorders>
              <w:top w:val="single" w:sz="4" w:space="0" w:color="auto"/>
              <w:left w:val="single" w:sz="4" w:space="0" w:color="auto"/>
              <w:bottom w:val="single" w:sz="4" w:space="0" w:color="auto"/>
              <w:right w:val="single" w:sz="4" w:space="0" w:color="auto"/>
            </w:tcBorders>
          </w:tcPr>
          <w:p w14:paraId="1F8D5BFA" w14:textId="77777777" w:rsidR="00F5191F" w:rsidRPr="00C93753" w:rsidRDefault="00F5191F" w:rsidP="001D42A4">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808080"/>
                <w:sz w:val="16"/>
                <w:szCs w:val="16"/>
              </w:rPr>
              <w:t>elements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5"/>
              <w:gridCol w:w="1945"/>
              <w:gridCol w:w="804"/>
              <w:gridCol w:w="723"/>
              <w:gridCol w:w="609"/>
              <w:gridCol w:w="2892"/>
            </w:tblGrid>
            <w:tr w:rsidR="00F5191F" w:rsidRPr="00161007" w14:paraId="43E5D9F1" w14:textId="77777777" w:rsidTr="00BF09AF">
              <w:tc>
                <w:tcPr>
                  <w:tcW w:w="863" w:type="pct"/>
                </w:tcPr>
                <w:p w14:paraId="0D0E455D"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54" w:type="pct"/>
                </w:tcPr>
                <w:p w14:paraId="7787B575"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77" w:type="pct"/>
                </w:tcPr>
                <w:p w14:paraId="2C493DF2"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29" w:type="pct"/>
                </w:tcPr>
                <w:p w14:paraId="10DA2AE2"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1CABDBE6"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16" w:type="pct"/>
                </w:tcPr>
                <w:p w14:paraId="081FB816" w14:textId="77777777" w:rsidR="00F5191F" w:rsidRPr="00161007" w:rsidRDefault="00F5191F"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F5191F" w:rsidRPr="00161007" w14:paraId="7A4E2CB5" w14:textId="77777777" w:rsidTr="00BF09AF">
              <w:tc>
                <w:tcPr>
                  <w:tcW w:w="863" w:type="pct"/>
                </w:tcPr>
                <w:p w14:paraId="63E6C3FF" w14:textId="7E3ADB35" w:rsidR="00F5191F" w:rsidRPr="00BA0F23" w:rsidRDefault="00D015BF" w:rsidP="001D42A4">
                  <w:pPr>
                    <w:widowControl w:val="0"/>
                    <w:autoSpaceDE w:val="0"/>
                    <w:autoSpaceDN w:val="0"/>
                    <w:adjustRightInd w:val="0"/>
                    <w:spacing w:before="60" w:after="60" w:line="240" w:lineRule="auto"/>
                    <w:rPr>
                      <w:rFonts w:ascii="Arial" w:hAnsi="Arial" w:cs="Arial"/>
                      <w:b/>
                      <w:color w:val="808080"/>
                      <w:sz w:val="16"/>
                      <w:szCs w:val="16"/>
                    </w:rPr>
                  </w:pPr>
                  <w:r>
                    <w:rPr>
                      <w:rFonts w:ascii="Arial" w:hAnsi="Arial" w:cs="Arial"/>
                      <w:b/>
                      <w:color w:val="000000"/>
                      <w:sz w:val="16"/>
                      <w:szCs w:val="16"/>
                    </w:rPr>
                    <w:t>pb</w:t>
                  </w:r>
                  <w:r w:rsidR="00F5191F">
                    <w:rPr>
                      <w:rFonts w:ascii="Arial" w:hAnsi="Arial" w:cs="Arial"/>
                      <w:b/>
                      <w:color w:val="000000"/>
                      <w:sz w:val="16"/>
                      <w:szCs w:val="16"/>
                    </w:rPr>
                    <w:t>metallic</w:t>
                  </w:r>
                </w:p>
              </w:tc>
              <w:tc>
                <w:tcPr>
                  <w:tcW w:w="1154" w:type="pct"/>
                </w:tcPr>
                <w:p w14:paraId="26F9F87C" w14:textId="0D8AD379" w:rsidR="00F5191F" w:rsidRPr="00161007" w:rsidRDefault="00F5191F" w:rsidP="001D42A4">
                  <w:pPr>
                    <w:widowControl w:val="0"/>
                    <w:autoSpaceDE w:val="0"/>
                    <w:autoSpaceDN w:val="0"/>
                    <w:adjustRightInd w:val="0"/>
                    <w:spacing w:before="60" w:after="60" w:line="240" w:lineRule="auto"/>
                    <w:rPr>
                      <w:rFonts w:ascii="Arial" w:hAnsi="Arial" w:cs="Arial"/>
                      <w:color w:val="808080"/>
                      <w:sz w:val="16"/>
                      <w:szCs w:val="16"/>
                    </w:rPr>
                  </w:pP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Pr>
                      <w:rFonts w:ascii="Arial" w:hAnsi="Arial" w:cs="Arial"/>
                      <w:b/>
                      <w:bCs/>
                      <w:color w:val="000000"/>
                      <w:sz w:val="16"/>
                      <w:szCs w:val="16"/>
                    </w:rPr>
                    <w:t>Metallic</w:t>
                  </w:r>
                </w:p>
              </w:tc>
              <w:tc>
                <w:tcPr>
                  <w:tcW w:w="477" w:type="pct"/>
                </w:tcPr>
                <w:p w14:paraId="5EBE87A2" w14:textId="3DEBB2DF" w:rsidR="00F5191F" w:rsidRPr="00161007" w:rsidRDefault="00BF09AF" w:rsidP="001D42A4">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000000"/>
                      <w:sz w:val="16"/>
                      <w:szCs w:val="16"/>
                    </w:rPr>
                    <w:t>required</w:t>
                  </w:r>
                </w:p>
              </w:tc>
              <w:tc>
                <w:tcPr>
                  <w:tcW w:w="429" w:type="pct"/>
                </w:tcPr>
                <w:p w14:paraId="4E6642D8" w14:textId="77777777" w:rsidR="00F5191F" w:rsidRPr="00161007" w:rsidRDefault="00F5191F" w:rsidP="001D42A4">
                  <w:pPr>
                    <w:widowControl w:val="0"/>
                    <w:autoSpaceDE w:val="0"/>
                    <w:autoSpaceDN w:val="0"/>
                    <w:adjustRightInd w:val="0"/>
                    <w:spacing w:before="60" w:after="60" w:line="240" w:lineRule="auto"/>
                    <w:rPr>
                      <w:rFonts w:ascii="Arial" w:hAnsi="Arial" w:cs="Arial"/>
                      <w:color w:val="808080"/>
                      <w:sz w:val="16"/>
                      <w:szCs w:val="16"/>
                    </w:rPr>
                  </w:pPr>
                </w:p>
              </w:tc>
              <w:tc>
                <w:tcPr>
                  <w:tcW w:w="361" w:type="pct"/>
                </w:tcPr>
                <w:p w14:paraId="441F2F03" w14:textId="77777777" w:rsidR="00F5191F" w:rsidRPr="00161007" w:rsidRDefault="00F5191F" w:rsidP="001D42A4">
                  <w:pPr>
                    <w:widowControl w:val="0"/>
                    <w:autoSpaceDE w:val="0"/>
                    <w:autoSpaceDN w:val="0"/>
                    <w:adjustRightInd w:val="0"/>
                    <w:spacing w:before="60" w:after="60" w:line="240" w:lineRule="auto"/>
                    <w:rPr>
                      <w:rFonts w:ascii="Arial" w:hAnsi="Arial" w:cs="Arial"/>
                      <w:color w:val="808080"/>
                      <w:sz w:val="16"/>
                      <w:szCs w:val="16"/>
                    </w:rPr>
                  </w:pPr>
                </w:p>
              </w:tc>
              <w:tc>
                <w:tcPr>
                  <w:tcW w:w="1716" w:type="pct"/>
                </w:tcPr>
                <w:p w14:paraId="7B5B580F" w14:textId="77777777" w:rsidR="00F5191F" w:rsidRPr="00161007" w:rsidRDefault="00F5191F" w:rsidP="001D42A4">
                  <w:pPr>
                    <w:widowControl w:val="0"/>
                    <w:autoSpaceDE w:val="0"/>
                    <w:autoSpaceDN w:val="0"/>
                    <w:adjustRightInd w:val="0"/>
                    <w:spacing w:before="60" w:after="60" w:line="240" w:lineRule="auto"/>
                    <w:rPr>
                      <w:rFonts w:ascii="Arial" w:hAnsi="Arial" w:cs="Arial"/>
                      <w:color w:val="808080"/>
                      <w:sz w:val="16"/>
                      <w:szCs w:val="16"/>
                    </w:rPr>
                  </w:pPr>
                </w:p>
              </w:tc>
            </w:tr>
          </w:tbl>
          <w:p w14:paraId="2416264C" w14:textId="77777777" w:rsidR="00F5191F" w:rsidRPr="00747A1F" w:rsidRDefault="00F5191F" w:rsidP="001D42A4">
            <w:pPr>
              <w:widowControl w:val="0"/>
              <w:autoSpaceDE w:val="0"/>
              <w:autoSpaceDN w:val="0"/>
              <w:adjustRightInd w:val="0"/>
              <w:spacing w:before="60" w:after="60" w:line="240" w:lineRule="auto"/>
              <w:rPr>
                <w:rFonts w:ascii="Arial" w:hAnsi="Arial" w:cs="Arial"/>
                <w:color w:val="000000"/>
                <w:sz w:val="16"/>
                <w:szCs w:val="16"/>
              </w:rPr>
            </w:pPr>
          </w:p>
        </w:tc>
      </w:tr>
    </w:tbl>
    <w:p w14:paraId="14975606" w14:textId="77777777" w:rsidR="00F5191F" w:rsidRPr="005C455F" w:rsidRDefault="00F5191F" w:rsidP="00F5191F">
      <w:pPr>
        <w:pStyle w:val="NoSpacing"/>
      </w:pPr>
    </w:p>
    <w:p w14:paraId="0CCBD543" w14:textId="0E57457E" w:rsidR="00F5191F" w:rsidRDefault="00F5191F" w:rsidP="00C62FD1">
      <w:r>
        <w:t>The &lt;</w:t>
      </w:r>
      <w:r w:rsidR="00842440">
        <w:t>pb</w:t>
      </w:r>
      <w:r w:rsidRPr="00EC5B54">
        <w:t>metallicdisplayproperties</w:t>
      </w:r>
      <w:r>
        <w:t>&gt; are located under &lt;resources&gt; and contain a set of properties describing how to realistic</w:t>
      </w:r>
      <w:r w:rsidR="00F94821">
        <w:t>ally</w:t>
      </w:r>
      <w:r>
        <w:t xml:space="preserve"> display a metallic material. They are optionally associated with specific materials through a “displaypropertiesid” attribute.</w:t>
      </w:r>
    </w:p>
    <w:p w14:paraId="02C12959" w14:textId="0A3DEBDA" w:rsidR="00F5191F" w:rsidRDefault="00F5191F" w:rsidP="00C62FD1">
      <w:r>
        <w:t>&lt;</w:t>
      </w:r>
      <w:r w:rsidR="00842440">
        <w:t>pb</w:t>
      </w:r>
      <w:r w:rsidRPr="00EC5B54">
        <w:t>metallicdisplayproperties</w:t>
      </w:r>
      <w:r>
        <w:t>&gt; is a container for one or more &lt;</w:t>
      </w:r>
      <w:r w:rsidR="00D015BF">
        <w:t>pb</w:t>
      </w:r>
      <w:r>
        <w:t>metallic&gt; elements.</w:t>
      </w:r>
    </w:p>
    <w:p w14:paraId="11FB888F" w14:textId="0647AEDE" w:rsidR="00BF09AF" w:rsidRDefault="00BF09AF" w:rsidP="00C62FD1">
      <w:r>
        <w:t>The order and count of the elements</w:t>
      </w:r>
      <w:r w:rsidRPr="00BF09AF">
        <w:t xml:space="preserve"> </w:t>
      </w:r>
      <w:r>
        <w:t xml:space="preserve">forms an implicit 0-based index in the same as the order and count of elements of the associated material group. For example, if a </w:t>
      </w:r>
      <w:r w:rsidR="00C62FD1">
        <w:t>&lt;basematerial</w:t>
      </w:r>
      <w:r>
        <w:t>group</w:t>
      </w:r>
      <w:r w:rsidR="00C62FD1">
        <w:t>&gt;</w:t>
      </w:r>
      <w:r>
        <w:t xml:space="preserve"> includes a </w:t>
      </w:r>
      <w:r w:rsidR="00C62FD1">
        <w:t>“</w:t>
      </w:r>
      <w:r>
        <w:t>displaypropertiesid</w:t>
      </w:r>
      <w:r w:rsidR="00C62FD1">
        <w:t>”</w:t>
      </w:r>
      <w:r>
        <w:t xml:space="preserve"> attribute pointing to a </w:t>
      </w:r>
      <w:r w:rsidR="00C62FD1">
        <w:t>&lt;</w:t>
      </w:r>
      <w:r>
        <w:t>pbmetallicdisplayproperties</w:t>
      </w:r>
      <w:r w:rsidR="00C62FD1">
        <w:t>&gt;</w:t>
      </w:r>
      <w:r>
        <w:t xml:space="preserve"> element, there will be the same number of </w:t>
      </w:r>
      <w:r w:rsidR="00C62FD1">
        <w:t>&lt;</w:t>
      </w:r>
      <w:r>
        <w:t>pbmetallic</w:t>
      </w:r>
      <w:r w:rsidR="00C62FD1">
        <w:t>&gt;</w:t>
      </w:r>
      <w:r>
        <w:t xml:space="preserve"> elements as </w:t>
      </w:r>
      <w:r w:rsidR="00C62FD1">
        <w:t>&lt;</w:t>
      </w:r>
      <w:r>
        <w:t>basematerial</w:t>
      </w:r>
      <w:r w:rsidR="00C62FD1">
        <w:t>&gt;</w:t>
      </w:r>
      <w:r>
        <w:t xml:space="preserve"> elements where the first </w:t>
      </w:r>
      <w:r w:rsidR="00C62FD1">
        <w:t>&lt;</w:t>
      </w:r>
      <w:r>
        <w:t>pbmetallic</w:t>
      </w:r>
      <w:r w:rsidR="00C62FD1">
        <w:t>&gt;</w:t>
      </w:r>
      <w:r>
        <w:t xml:space="preserve"> describes the first </w:t>
      </w:r>
      <w:r w:rsidR="00C62FD1">
        <w:t>&lt;</w:t>
      </w:r>
      <w:r>
        <w:t>basematerial</w:t>
      </w:r>
      <w:r w:rsidR="00C62FD1">
        <w:t>&gt;</w:t>
      </w:r>
      <w:r>
        <w:t xml:space="preserve"> in the group.</w:t>
      </w:r>
    </w:p>
    <w:p w14:paraId="7E90D9E5" w14:textId="77777777" w:rsidR="004B4D03" w:rsidRDefault="004B4D03" w:rsidP="00BB5B49"/>
    <w:p w14:paraId="11322569" w14:textId="623540A7" w:rsidR="004B4D03" w:rsidRPr="00A7150A" w:rsidRDefault="004B4D03" w:rsidP="00EC5B54">
      <w:pPr>
        <w:pStyle w:val="Heading2"/>
        <w:numPr>
          <w:ilvl w:val="2"/>
          <w:numId w:val="24"/>
        </w:numPr>
      </w:pPr>
      <w:bookmarkStart w:id="887" w:name="_Toc520719643"/>
      <w:r w:rsidRPr="00A7150A">
        <w:t>Metallic</w:t>
      </w:r>
      <w:bookmarkEnd w:id="887"/>
      <w:r w:rsidRPr="00A7150A">
        <w:t xml:space="preserve"> </w:t>
      </w:r>
    </w:p>
    <w:p w14:paraId="61B008B0" w14:textId="39789D25" w:rsidR="00E21353" w:rsidRPr="005C455F" w:rsidRDefault="00E21353" w:rsidP="00EC5B54">
      <w:pPr>
        <w:pStyle w:val="NoSpacing"/>
      </w:pPr>
      <w:r w:rsidRPr="005C455F">
        <w:t xml:space="preserve">Element </w:t>
      </w:r>
      <w:r w:rsidRPr="005C455F">
        <w:rPr>
          <w:b/>
        </w:rPr>
        <w:t>&lt;</w:t>
      </w:r>
      <w:r w:rsidR="00842440">
        <w:rPr>
          <w:b/>
        </w:rPr>
        <w:t>pb</w:t>
      </w:r>
      <w:r w:rsidRPr="005C455F">
        <w:rPr>
          <w:b/>
        </w:rPr>
        <w:t>metallic&gt;</w:t>
      </w:r>
      <w:r w:rsidRPr="005C455F">
        <w:t xml:space="preserve"> </w:t>
      </w:r>
    </w:p>
    <w:p w14:paraId="2314C73E" w14:textId="43AEB2F9" w:rsidR="00995DAF" w:rsidRDefault="00995DAF" w:rsidP="00BB5B49"/>
    <w:tbl>
      <w:tblPr>
        <w:tblW w:w="4999" w:type="pct"/>
        <w:tblLook w:val="0000" w:firstRow="0" w:lastRow="0" w:firstColumn="0" w:lastColumn="0" w:noHBand="0" w:noVBand="0"/>
      </w:tblPr>
      <w:tblGrid>
        <w:gridCol w:w="935"/>
        <w:gridCol w:w="8413"/>
      </w:tblGrid>
      <w:tr w:rsidR="00E21353" w:rsidRPr="00161007" w14:paraId="774A4853" w14:textId="77777777" w:rsidTr="00E21353">
        <w:tc>
          <w:tcPr>
            <w:tcW w:w="490" w:type="pct"/>
            <w:tcBorders>
              <w:top w:val="single" w:sz="4" w:space="0" w:color="auto"/>
              <w:left w:val="single" w:sz="4" w:space="0" w:color="auto"/>
              <w:bottom w:val="single" w:sz="4" w:space="0" w:color="auto"/>
              <w:right w:val="single" w:sz="4" w:space="0" w:color="auto"/>
            </w:tcBorders>
          </w:tcPr>
          <w:p w14:paraId="6E670EAE" w14:textId="77777777" w:rsidR="00E21353" w:rsidRPr="00161007" w:rsidRDefault="00E21353" w:rsidP="00E21353">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14:paraId="02AB0E25" w14:textId="65D26C40" w:rsidR="00E21353" w:rsidRPr="00161007" w:rsidRDefault="00E21353" w:rsidP="00E21353">
            <w:pPr>
              <w:widowControl w:val="0"/>
              <w:autoSpaceDE w:val="0"/>
              <w:autoSpaceDN w:val="0"/>
              <w:adjustRightInd w:val="0"/>
              <w:spacing w:before="75" w:after="75" w:line="240" w:lineRule="auto"/>
              <w:rPr>
                <w:rFonts w:ascii="Arial" w:hAnsi="Arial" w:cs="Arial"/>
                <w:sz w:val="24"/>
                <w:szCs w:val="24"/>
              </w:rPr>
            </w:pPr>
            <w:r>
              <w:t xml:space="preserve"> </w:t>
            </w:r>
            <w:r w:rsidR="00FB5707">
              <w:rPr>
                <w:noProof/>
              </w:rPr>
              <w:drawing>
                <wp:inline distT="0" distB="0" distL="0" distR="0" wp14:anchorId="548FC703" wp14:editId="2AD2B048">
                  <wp:extent cx="2705100" cy="1466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100" cy="1466850"/>
                          </a:xfrm>
                          <a:prstGeom prst="rect">
                            <a:avLst/>
                          </a:prstGeom>
                        </pic:spPr>
                      </pic:pic>
                    </a:graphicData>
                  </a:graphic>
                </wp:inline>
              </w:drawing>
            </w:r>
          </w:p>
        </w:tc>
      </w:tr>
      <w:tr w:rsidR="00E21353" w:rsidRPr="00161007" w14:paraId="02D32F17" w14:textId="77777777" w:rsidTr="00E21353">
        <w:tc>
          <w:tcPr>
            <w:tcW w:w="490" w:type="pct"/>
            <w:tcBorders>
              <w:top w:val="single" w:sz="4" w:space="0" w:color="auto"/>
              <w:left w:val="single" w:sz="4" w:space="0" w:color="auto"/>
              <w:bottom w:val="single" w:sz="4" w:space="0" w:color="auto"/>
              <w:right w:val="single" w:sz="4" w:space="0" w:color="auto"/>
            </w:tcBorders>
          </w:tcPr>
          <w:p w14:paraId="77C5A2C5"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91"/>
              <w:gridCol w:w="1827"/>
              <w:gridCol w:w="805"/>
              <w:gridCol w:w="729"/>
              <w:gridCol w:w="608"/>
              <w:gridCol w:w="2835"/>
            </w:tblGrid>
            <w:tr w:rsidR="00E21353" w:rsidRPr="00161007" w14:paraId="0D2AF009" w14:textId="77777777" w:rsidTr="008D2D00">
              <w:tc>
                <w:tcPr>
                  <w:tcW w:w="848" w:type="pct"/>
                </w:tcPr>
                <w:p w14:paraId="740251D4"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15" w:type="pct"/>
                </w:tcPr>
                <w:p w14:paraId="180A325F"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5A3B1FD5"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5" w:type="pct"/>
                </w:tcPr>
                <w:p w14:paraId="2941067F"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3EA300FE"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30" w:type="pct"/>
                </w:tcPr>
                <w:p w14:paraId="0E69D55C"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E21353" w:rsidRPr="00161007" w14:paraId="66BFD2A9" w14:textId="77777777" w:rsidTr="00EC5B54">
              <w:tc>
                <w:tcPr>
                  <w:tcW w:w="848" w:type="pct"/>
                  <w:tcBorders>
                    <w:bottom w:val="single" w:sz="4" w:space="0" w:color="auto"/>
                  </w:tcBorders>
                </w:tcPr>
                <w:p w14:paraId="434732EE" w14:textId="77777777" w:rsidR="00E21353" w:rsidRPr="00EC5B54" w:rsidRDefault="00E21353" w:rsidP="00E21353">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name</w:t>
                  </w:r>
                </w:p>
              </w:tc>
              <w:tc>
                <w:tcPr>
                  <w:tcW w:w="1115" w:type="pct"/>
                  <w:tcBorders>
                    <w:bottom w:val="single" w:sz="4" w:space="0" w:color="auto"/>
                  </w:tcBorders>
                </w:tcPr>
                <w:p w14:paraId="1D79AE01"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xs:string</w:t>
                  </w:r>
                </w:p>
              </w:tc>
              <w:tc>
                <w:tcPr>
                  <w:tcW w:w="491" w:type="pct"/>
                  <w:tcBorders>
                    <w:bottom w:val="single" w:sz="4" w:space="0" w:color="auto"/>
                  </w:tcBorders>
                </w:tcPr>
                <w:p w14:paraId="60151229"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5" w:type="pct"/>
                  <w:tcBorders>
                    <w:bottom w:val="single" w:sz="4" w:space="0" w:color="auto"/>
                  </w:tcBorders>
                </w:tcPr>
                <w:p w14:paraId="236698C5"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31FF8A4B"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c>
                <w:tcPr>
                  <w:tcW w:w="1730" w:type="pct"/>
                  <w:tcBorders>
                    <w:bottom w:val="single" w:sz="4" w:space="0" w:color="auto"/>
                  </w:tcBorders>
                </w:tcPr>
                <w:p w14:paraId="33693916"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material name</w:t>
                  </w:r>
                </w:p>
              </w:tc>
            </w:tr>
            <w:tr w:rsidR="00E21353" w:rsidRPr="00161007" w14:paraId="2231D0E2" w14:textId="77777777" w:rsidTr="00EC5B54">
              <w:tc>
                <w:tcPr>
                  <w:tcW w:w="848" w:type="pct"/>
                  <w:tcBorders>
                    <w:bottom w:val="single" w:sz="4" w:space="0" w:color="auto"/>
                  </w:tcBorders>
                </w:tcPr>
                <w:p w14:paraId="6CD6446A" w14:textId="60570DFA" w:rsidR="00E21353" w:rsidRPr="00EC5B54" w:rsidRDefault="00E21353"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metallicness</w:t>
                  </w:r>
                </w:p>
              </w:tc>
              <w:tc>
                <w:tcPr>
                  <w:tcW w:w="1115" w:type="pct"/>
                  <w:tcBorders>
                    <w:bottom w:val="single" w:sz="4" w:space="0" w:color="auto"/>
                  </w:tcBorders>
                </w:tcPr>
                <w:p w14:paraId="730B96DB" w14:textId="29FA28C4" w:rsidR="00E21353" w:rsidRPr="00161007"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w:t>
                  </w:r>
                </w:p>
              </w:tc>
              <w:tc>
                <w:tcPr>
                  <w:tcW w:w="491" w:type="pct"/>
                  <w:tcBorders>
                    <w:bottom w:val="single" w:sz="4" w:space="0" w:color="auto"/>
                  </w:tcBorders>
                </w:tcPr>
                <w:p w14:paraId="1EA7559C"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445" w:type="pct"/>
                  <w:tcBorders>
                    <w:bottom w:val="single" w:sz="4" w:space="0" w:color="auto"/>
                  </w:tcBorders>
                </w:tcPr>
                <w:p w14:paraId="148BF381" w14:textId="2D4860A6"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0</w:t>
                  </w:r>
                </w:p>
              </w:tc>
              <w:tc>
                <w:tcPr>
                  <w:tcW w:w="371" w:type="pct"/>
                  <w:tcBorders>
                    <w:bottom w:val="single" w:sz="4" w:space="0" w:color="auto"/>
                  </w:tcBorders>
                </w:tcPr>
                <w:p w14:paraId="58094752"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730" w:type="pct"/>
                  <w:tcBorders>
                    <w:bottom w:val="single" w:sz="4" w:space="0" w:color="auto"/>
                  </w:tcBorders>
                </w:tcPr>
                <w:p w14:paraId="7701FC1D" w14:textId="36013816"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Surface metallicness</w:t>
                  </w:r>
                </w:p>
              </w:tc>
            </w:tr>
            <w:tr w:rsidR="00E21353" w:rsidRPr="00161007" w14:paraId="01525236" w14:textId="77777777" w:rsidTr="00EC5B54">
              <w:tc>
                <w:tcPr>
                  <w:tcW w:w="848" w:type="pct"/>
                  <w:tcBorders>
                    <w:top w:val="single" w:sz="4" w:space="0" w:color="auto"/>
                    <w:bottom w:val="single" w:sz="4" w:space="0" w:color="auto"/>
                  </w:tcBorders>
                </w:tcPr>
                <w:p w14:paraId="6C273AC0" w14:textId="4A77BA2B" w:rsidR="00E21353" w:rsidRPr="00EC5B54" w:rsidRDefault="00E21353"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roughness</w:t>
                  </w:r>
                </w:p>
              </w:tc>
              <w:tc>
                <w:tcPr>
                  <w:tcW w:w="1115" w:type="pct"/>
                  <w:tcBorders>
                    <w:top w:val="single" w:sz="4" w:space="0" w:color="auto"/>
                    <w:bottom w:val="single" w:sz="4" w:space="0" w:color="auto"/>
                  </w:tcBorders>
                </w:tcPr>
                <w:p w14:paraId="3805D0FC" w14:textId="77777777" w:rsidR="00E21353"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w:t>
                  </w:r>
                </w:p>
              </w:tc>
              <w:tc>
                <w:tcPr>
                  <w:tcW w:w="491" w:type="pct"/>
                  <w:tcBorders>
                    <w:top w:val="single" w:sz="4" w:space="0" w:color="auto"/>
                    <w:bottom w:val="single" w:sz="4" w:space="0" w:color="auto"/>
                  </w:tcBorders>
                </w:tcPr>
                <w:p w14:paraId="522F297D"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445" w:type="pct"/>
                  <w:tcBorders>
                    <w:top w:val="single" w:sz="4" w:space="0" w:color="auto"/>
                    <w:bottom w:val="single" w:sz="4" w:space="0" w:color="auto"/>
                  </w:tcBorders>
                </w:tcPr>
                <w:p w14:paraId="7657875C" w14:textId="06253F51" w:rsidR="00E21353" w:rsidRPr="00560DED"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1</w:t>
                  </w:r>
                </w:p>
              </w:tc>
              <w:tc>
                <w:tcPr>
                  <w:tcW w:w="371" w:type="pct"/>
                  <w:tcBorders>
                    <w:top w:val="single" w:sz="4" w:space="0" w:color="auto"/>
                    <w:bottom w:val="single" w:sz="4" w:space="0" w:color="auto"/>
                  </w:tcBorders>
                </w:tcPr>
                <w:p w14:paraId="16F0C44B"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730" w:type="pct"/>
                  <w:tcBorders>
                    <w:top w:val="single" w:sz="4" w:space="0" w:color="auto"/>
                    <w:bottom w:val="single" w:sz="4" w:space="0" w:color="auto"/>
                  </w:tcBorders>
                </w:tcPr>
                <w:p w14:paraId="2DA72C11" w14:textId="738D460B"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Surface roughness</w:t>
                  </w:r>
                </w:p>
              </w:tc>
            </w:tr>
            <w:tr w:rsidR="00697422" w:rsidRPr="00161007" w14:paraId="4AB0578C" w14:textId="77777777" w:rsidTr="008D2D00">
              <w:tc>
                <w:tcPr>
                  <w:tcW w:w="848" w:type="pct"/>
                  <w:tcBorders>
                    <w:top w:val="single" w:sz="4" w:space="0" w:color="auto"/>
                  </w:tcBorders>
                </w:tcPr>
                <w:p w14:paraId="329832D9" w14:textId="30623EB6" w:rsidR="00697422" w:rsidRPr="008508DC" w:rsidRDefault="00697422" w:rsidP="00E21353">
                  <w:pPr>
                    <w:widowControl w:val="0"/>
                    <w:autoSpaceDE w:val="0"/>
                    <w:autoSpaceDN w:val="0"/>
                    <w:adjustRightInd w:val="0"/>
                    <w:spacing w:before="60" w:after="60" w:line="240" w:lineRule="auto"/>
                    <w:rPr>
                      <w:rFonts w:ascii="Arial" w:hAnsi="Arial" w:cs="Arial"/>
                      <w:color w:val="000000"/>
                      <w:sz w:val="16"/>
                      <w:szCs w:val="16"/>
                    </w:rPr>
                  </w:pP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p>
              </w:tc>
              <w:tc>
                <w:tcPr>
                  <w:tcW w:w="1115" w:type="pct"/>
                  <w:tcBorders>
                    <w:top w:val="single" w:sz="4" w:space="0" w:color="auto"/>
                  </w:tcBorders>
                </w:tcPr>
                <w:p w14:paraId="13E38A9F" w14:textId="77777777" w:rsidR="00697422" w:rsidRDefault="00697422" w:rsidP="00E21353">
                  <w:pPr>
                    <w:widowControl w:val="0"/>
                    <w:autoSpaceDE w:val="0"/>
                    <w:autoSpaceDN w:val="0"/>
                    <w:adjustRightInd w:val="0"/>
                    <w:spacing w:before="60" w:after="60" w:line="240" w:lineRule="auto"/>
                    <w:rPr>
                      <w:rFonts w:ascii="Arial" w:hAnsi="Arial" w:cs="Arial"/>
                      <w:b/>
                      <w:bCs/>
                      <w:color w:val="000000"/>
                      <w:sz w:val="16"/>
                      <w:szCs w:val="16"/>
                    </w:rPr>
                  </w:pPr>
                </w:p>
              </w:tc>
              <w:tc>
                <w:tcPr>
                  <w:tcW w:w="491" w:type="pct"/>
                  <w:tcBorders>
                    <w:top w:val="single" w:sz="4" w:space="0" w:color="auto"/>
                  </w:tcBorders>
                </w:tcPr>
                <w:p w14:paraId="1B49BCCC" w14:textId="77777777" w:rsidR="00697422" w:rsidRPr="00161007" w:rsidRDefault="00697422" w:rsidP="00E21353">
                  <w:pPr>
                    <w:widowControl w:val="0"/>
                    <w:autoSpaceDE w:val="0"/>
                    <w:autoSpaceDN w:val="0"/>
                    <w:adjustRightInd w:val="0"/>
                    <w:spacing w:before="60" w:after="60" w:line="240" w:lineRule="auto"/>
                    <w:rPr>
                      <w:rFonts w:ascii="Arial" w:hAnsi="Arial" w:cs="Arial"/>
                      <w:color w:val="000000"/>
                      <w:sz w:val="16"/>
                      <w:szCs w:val="16"/>
                    </w:rPr>
                  </w:pPr>
                </w:p>
              </w:tc>
              <w:tc>
                <w:tcPr>
                  <w:tcW w:w="445" w:type="pct"/>
                  <w:tcBorders>
                    <w:top w:val="single" w:sz="4" w:space="0" w:color="auto"/>
                  </w:tcBorders>
                </w:tcPr>
                <w:p w14:paraId="76DC9913" w14:textId="77777777" w:rsidR="00697422" w:rsidRDefault="00697422" w:rsidP="00E21353">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07E96C3C" w14:textId="77777777" w:rsidR="00697422" w:rsidRPr="00161007" w:rsidRDefault="00697422" w:rsidP="00E21353">
                  <w:pPr>
                    <w:widowControl w:val="0"/>
                    <w:autoSpaceDE w:val="0"/>
                    <w:autoSpaceDN w:val="0"/>
                    <w:adjustRightInd w:val="0"/>
                    <w:spacing w:before="60" w:after="60" w:line="240" w:lineRule="auto"/>
                    <w:rPr>
                      <w:rFonts w:ascii="Arial" w:hAnsi="Arial" w:cs="Arial"/>
                      <w:color w:val="000000"/>
                      <w:sz w:val="16"/>
                      <w:szCs w:val="16"/>
                    </w:rPr>
                  </w:pPr>
                </w:p>
              </w:tc>
              <w:tc>
                <w:tcPr>
                  <w:tcW w:w="1730" w:type="pct"/>
                  <w:tcBorders>
                    <w:top w:val="single" w:sz="4" w:space="0" w:color="auto"/>
                  </w:tcBorders>
                </w:tcPr>
                <w:p w14:paraId="20E9F6DE" w14:textId="77777777" w:rsidR="00697422" w:rsidRDefault="00697422" w:rsidP="00E21353">
                  <w:pPr>
                    <w:widowControl w:val="0"/>
                    <w:autoSpaceDE w:val="0"/>
                    <w:autoSpaceDN w:val="0"/>
                    <w:adjustRightInd w:val="0"/>
                    <w:spacing w:before="60" w:after="60" w:line="240" w:lineRule="auto"/>
                    <w:rPr>
                      <w:rFonts w:ascii="Arial" w:hAnsi="Arial" w:cs="Arial"/>
                      <w:color w:val="000000"/>
                      <w:sz w:val="16"/>
                      <w:szCs w:val="16"/>
                    </w:rPr>
                  </w:pPr>
                </w:p>
              </w:tc>
            </w:tr>
          </w:tbl>
          <w:p w14:paraId="4E28806A"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r>
    </w:tbl>
    <w:p w14:paraId="2014D0DA" w14:textId="3051F108" w:rsidR="00E21353" w:rsidRDefault="00E21353" w:rsidP="00BB5B49"/>
    <w:p w14:paraId="5F999F9C" w14:textId="75E5811A" w:rsidR="008D2D00" w:rsidRDefault="008D2D00" w:rsidP="008D2D00">
      <w:pPr>
        <w:jc w:val="both"/>
      </w:pPr>
      <w:r>
        <w:t xml:space="preserve">A metallic </w:t>
      </w:r>
      <w:r w:rsidR="00501F82">
        <w:t>property</w:t>
      </w:r>
      <w:r>
        <w:t xml:space="preserve"> </w:t>
      </w:r>
      <w:r w:rsidR="005C5A04">
        <w:t>infers</w:t>
      </w:r>
      <w:r>
        <w:t xml:space="preserve"> a base color</w:t>
      </w:r>
      <w:r w:rsidR="005C5A04">
        <w:t xml:space="preserve"> from the </w:t>
      </w:r>
      <w:r w:rsidR="00501F82">
        <w:t xml:space="preserve">color attribute of the </w:t>
      </w:r>
      <w:r w:rsidR="00924274">
        <w:t xml:space="preserve">specific </w:t>
      </w:r>
      <w:r w:rsidR="005C5A04">
        <w:t>material it is associated with</w:t>
      </w:r>
      <w:r w:rsidR="00924274">
        <w:t xml:space="preserve"> (displaycolor from a base material, for example)</w:t>
      </w:r>
      <w:r>
        <w:t>:</w:t>
      </w:r>
    </w:p>
    <w:p w14:paraId="238D0FF2" w14:textId="0096B6D0" w:rsidR="008D2D00" w:rsidRDefault="008D2D00" w:rsidP="008D2D00">
      <w:pPr>
        <w:pStyle w:val="ListParagraph"/>
        <w:numPr>
          <w:ilvl w:val="0"/>
          <w:numId w:val="34"/>
        </w:numPr>
        <w:spacing w:after="160" w:line="259" w:lineRule="auto"/>
        <w:jc w:val="both"/>
      </w:pPr>
      <w:r>
        <w:t>For metallicness = 0 it represents ‘diffusecolor’ as described in Chapter 7.</w:t>
      </w:r>
      <w:r w:rsidR="00D015BF">
        <w:t>1.1</w:t>
      </w:r>
      <w:r>
        <w:t>. Specular reflectance defaults to (0.04, 0.04, 0.04) in this case.</w:t>
      </w:r>
    </w:p>
    <w:p w14:paraId="75A97C72" w14:textId="30F0007C" w:rsidR="008D2D00" w:rsidRDefault="008D2D00" w:rsidP="008D2D00">
      <w:pPr>
        <w:pStyle w:val="ListParagraph"/>
        <w:numPr>
          <w:ilvl w:val="0"/>
          <w:numId w:val="34"/>
        </w:numPr>
        <w:spacing w:after="160" w:line="259" w:lineRule="auto"/>
        <w:jc w:val="both"/>
      </w:pPr>
      <w:r>
        <w:t>For metallicness = 1 it represents ‘specularcolor’ as described in Chapter 7.</w:t>
      </w:r>
      <w:r w:rsidR="00D015BF">
        <w:t>1.1</w:t>
      </w:r>
      <w:r>
        <w:t>. In this case diffuse reflectance defaults to (0, 0, 0).</w:t>
      </w:r>
    </w:p>
    <w:p w14:paraId="021810D6" w14:textId="781BCFB0" w:rsidR="008D2D00" w:rsidRDefault="008D2D00" w:rsidP="008D2D00">
      <w:pPr>
        <w:jc w:val="both"/>
      </w:pPr>
      <w:r>
        <w:t xml:space="preserve">In both cases, </w:t>
      </w:r>
      <w:r w:rsidR="00F94821">
        <w:t>the inverse color component transfer function</w:t>
      </w:r>
      <w:r>
        <w:t xml:space="preserve"> as described in Chapter 1.2 MUST be performed to obtain linear RGB values for lighting calculations. For arbitrary values of metallicness, the equivalent diffuse color and specular color values SHOULD be calculated according to the following formulas:</w:t>
      </w:r>
    </w:p>
    <w:p w14:paraId="63A3A73C" w14:textId="60987551" w:rsidR="008D2D00" w:rsidRDefault="00D015BF" w:rsidP="00EC5B54">
      <w:pPr>
        <w:pStyle w:val="ListParagraph"/>
        <w:rPr>
          <w:b/>
        </w:rPr>
      </w:pPr>
      <w:r>
        <w:rPr>
          <w:rFonts w:ascii="Consolas" w:hAnsi="Consolas"/>
          <w:sz w:val="18"/>
          <w:szCs w:val="18"/>
        </w:rPr>
        <w:t>diffusecolor = (1 - metallicness) * (1 – sRgbToLinear(#383838)) * baseColor</w:t>
      </w:r>
    </w:p>
    <w:p w14:paraId="1853887C" w14:textId="5DFB9217" w:rsidR="008D2D00" w:rsidRPr="00F948A6" w:rsidRDefault="008D2D00" w:rsidP="008D2D00">
      <w:pPr>
        <w:spacing w:after="0"/>
      </w:pPr>
      <w:r>
        <w:t xml:space="preserve">where sRgbToLinear(#383838) denotes </w:t>
      </w:r>
      <w:r w:rsidR="00F94821">
        <w:t>a</w:t>
      </w:r>
      <w:r w:rsidR="004A650E">
        <w:t xml:space="preserve"> </w:t>
      </w:r>
      <w:r w:rsidR="00F94821">
        <w:t>linear</w:t>
      </w:r>
      <w:r>
        <w:t xml:space="preserve"> default specular reflectance value which equals roughly (0.04, 0.04, 0.04).</w:t>
      </w:r>
    </w:p>
    <w:p w14:paraId="56E9B953" w14:textId="77777777" w:rsidR="008D2D00" w:rsidRDefault="008D2D00" w:rsidP="00E21353">
      <w:pPr>
        <w:rPr>
          <w:b/>
        </w:rPr>
      </w:pPr>
    </w:p>
    <w:p w14:paraId="29DD975A" w14:textId="57A7AECC" w:rsidR="00E21353" w:rsidRDefault="00E21353" w:rsidP="00E21353">
      <w:pPr>
        <w:rPr>
          <w:b/>
        </w:rPr>
      </w:pPr>
      <w:r>
        <w:rPr>
          <w:b/>
        </w:rPr>
        <w:t>name</w:t>
      </w:r>
    </w:p>
    <w:p w14:paraId="350421CD" w14:textId="66F4668E" w:rsidR="00E21353" w:rsidRDefault="006133DC" w:rsidP="00E21353">
      <w:pPr>
        <w:jc w:val="both"/>
        <w:rPr>
          <w:rFonts w:eastAsia="Times New Roman" w:cstheme="minorHAnsi"/>
        </w:rPr>
      </w:pPr>
      <w:r>
        <w:rPr>
          <w:rFonts w:cstheme="minorHAnsi"/>
        </w:rPr>
        <w:t xml:space="preserve">The </w:t>
      </w:r>
      <w:r w:rsidR="00E21353" w:rsidRPr="008E463B">
        <w:rPr>
          <w:rFonts w:cstheme="minorHAnsi"/>
        </w:rPr>
        <w:t xml:space="preserve">name </w:t>
      </w:r>
      <w:r>
        <w:rPr>
          <w:rFonts w:cstheme="minorHAnsi"/>
        </w:rPr>
        <w:t xml:space="preserve">attribute </w:t>
      </w:r>
      <w:r w:rsidR="00E21353" w:rsidRPr="008E463B">
        <w:rPr>
          <w:rFonts w:cstheme="minorHAnsi"/>
        </w:rPr>
        <w:t>is intended to convey design intent. P</w:t>
      </w:r>
      <w:r w:rsidR="00E21353" w:rsidRPr="008E463B">
        <w:rPr>
          <w:rFonts w:eastAsia="Times New Roman" w:cstheme="minorHAnsi"/>
        </w:rPr>
        <w:t>roducers SHOULD avoid machine-specific naming in favor of more portable descriptions.</w:t>
      </w:r>
    </w:p>
    <w:p w14:paraId="184A2808" w14:textId="00D30521" w:rsidR="00E21353" w:rsidRDefault="00E21353" w:rsidP="00E21353">
      <w:pPr>
        <w:rPr>
          <w:b/>
        </w:rPr>
      </w:pPr>
      <w:r>
        <w:rPr>
          <w:b/>
        </w:rPr>
        <w:br/>
        <w:t>metallicness</w:t>
      </w:r>
    </w:p>
    <w:p w14:paraId="6FEE8B4D" w14:textId="77777777" w:rsidR="00E21353" w:rsidRPr="00D27802" w:rsidRDefault="00E21353" w:rsidP="00E21353">
      <w:pPr>
        <w:jc w:val="both"/>
      </w:pPr>
      <w:r>
        <w:t xml:space="preserve">Metallicness is a scalar value in 0..1 range that describes the quality of material being metallic. A value of 1 means pure metal while a value of 0 represents non-metallic (dielectric) surface. The use of intermediate </w:t>
      </w:r>
      <w:r>
        <w:lastRenderedPageBreak/>
        <w:t>values is possible but discouraged, unless the design intent is to represent composite materials or metallic materials with impurities.</w:t>
      </w:r>
    </w:p>
    <w:p w14:paraId="65BCC9DE" w14:textId="77777777" w:rsidR="00E21353" w:rsidRPr="00801D9B" w:rsidRDefault="00E21353" w:rsidP="00E21353">
      <w:pPr>
        <w:rPr>
          <w:b/>
        </w:rPr>
      </w:pPr>
      <w:r>
        <w:rPr>
          <w:b/>
        </w:rPr>
        <w:t>roughness</w:t>
      </w:r>
    </w:p>
    <w:p w14:paraId="169937CC" w14:textId="26E905A4" w:rsidR="00E21353" w:rsidRPr="009F5A73" w:rsidRDefault="00E21353" w:rsidP="00E21353">
      <w:pPr>
        <w:jc w:val="both"/>
      </w:pPr>
      <w:r>
        <w:t xml:space="preserve">A scalar value in 0..1 range that represents surface roughness. A value of (1 – roughness) has the same meaning as ‘glossiness’ described </w:t>
      </w:r>
      <w:r w:rsidRPr="00D12AB5">
        <w:t>in</w:t>
      </w:r>
      <w:r w:rsidRPr="00EC5B54">
        <w:rPr>
          <w:b/>
        </w:rPr>
        <w:t xml:space="preserve"> </w:t>
      </w:r>
      <w:r w:rsidRPr="009F5A73">
        <w:t xml:space="preserve">Chapter </w:t>
      </w:r>
      <w:r w:rsidRPr="00EC5B54">
        <w:t>7</w:t>
      </w:r>
      <w:r w:rsidRPr="009F5A73">
        <w:t>.</w:t>
      </w:r>
      <w:r w:rsidR="00D015BF">
        <w:t>1.1</w:t>
      </w:r>
      <w:r w:rsidRPr="009F5A73">
        <w:t>.</w:t>
      </w:r>
    </w:p>
    <w:p w14:paraId="7B77B628" w14:textId="77777777" w:rsidR="00D12AB5" w:rsidRDefault="00D12AB5" w:rsidP="00E21353">
      <w:pPr>
        <w:jc w:val="both"/>
      </w:pPr>
    </w:p>
    <w:p w14:paraId="572A91DF" w14:textId="71CC037B" w:rsidR="00D12AB5" w:rsidRPr="00A7150A" w:rsidRDefault="00D916CF" w:rsidP="00EC5B54">
      <w:pPr>
        <w:pStyle w:val="Heading2"/>
        <w:numPr>
          <w:ilvl w:val="1"/>
          <w:numId w:val="24"/>
        </w:numPr>
      </w:pPr>
      <w:bookmarkStart w:id="888" w:name="_Toc520719644"/>
      <w:r>
        <w:t>Specular Texture</w:t>
      </w:r>
      <w:r w:rsidR="00F5191F">
        <w:t xml:space="preserve"> Display Properties</w:t>
      </w:r>
      <w:bookmarkEnd w:id="888"/>
    </w:p>
    <w:p w14:paraId="0C7A1D1F" w14:textId="29CBC470" w:rsidR="00D12AB5" w:rsidRDefault="00D12AB5" w:rsidP="00EC5B54">
      <w:pPr>
        <w:pStyle w:val="NoSpacing"/>
      </w:pPr>
      <w:r w:rsidRPr="005C455F">
        <w:t xml:space="preserve">Element </w:t>
      </w:r>
      <w:r w:rsidRPr="005C455F">
        <w:rPr>
          <w:b/>
        </w:rPr>
        <w:t>&lt;</w:t>
      </w:r>
      <w:r w:rsidR="00A1015C">
        <w:rPr>
          <w:b/>
        </w:rPr>
        <w:t>pb</w:t>
      </w:r>
      <w:r>
        <w:rPr>
          <w:b/>
        </w:rPr>
        <w:t>speculartexture</w:t>
      </w:r>
      <w:r w:rsidR="00695B3A">
        <w:rPr>
          <w:b/>
        </w:rPr>
        <w:t>displayproperties</w:t>
      </w:r>
      <w:r w:rsidRPr="005C455F">
        <w:rPr>
          <w:b/>
        </w:rPr>
        <w:t>&gt;</w:t>
      </w:r>
    </w:p>
    <w:p w14:paraId="52988D15" w14:textId="581FFECA" w:rsidR="00E21353" w:rsidRDefault="00E21353" w:rsidP="00BB5B49"/>
    <w:tbl>
      <w:tblPr>
        <w:tblW w:w="4999" w:type="pct"/>
        <w:tblLook w:val="0000" w:firstRow="0" w:lastRow="0" w:firstColumn="0" w:lastColumn="0" w:noHBand="0" w:noVBand="0"/>
      </w:tblPr>
      <w:tblGrid>
        <w:gridCol w:w="871"/>
        <w:gridCol w:w="8479"/>
      </w:tblGrid>
      <w:tr w:rsidR="00D12AB5" w:rsidRPr="00161007" w14:paraId="518ABA04" w14:textId="77777777" w:rsidTr="00AB67A8">
        <w:tc>
          <w:tcPr>
            <w:tcW w:w="500" w:type="pct"/>
            <w:tcBorders>
              <w:top w:val="single" w:sz="4" w:space="0" w:color="auto"/>
              <w:left w:val="single" w:sz="4" w:space="0" w:color="auto"/>
              <w:bottom w:val="single" w:sz="4" w:space="0" w:color="auto"/>
              <w:right w:val="single" w:sz="4" w:space="0" w:color="auto"/>
            </w:tcBorders>
          </w:tcPr>
          <w:p w14:paraId="0F0B0C30" w14:textId="77777777" w:rsidR="00D12AB5" w:rsidRPr="00161007" w:rsidRDefault="00D12AB5" w:rsidP="0023334C">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35DF45EF" w14:textId="0D2C899A" w:rsidR="00D12AB5" w:rsidRPr="00161007" w:rsidRDefault="00810947" w:rsidP="0023334C">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061240F" wp14:editId="09B13995">
                  <wp:extent cx="526732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25" cy="2647950"/>
                          </a:xfrm>
                          <a:prstGeom prst="rect">
                            <a:avLst/>
                          </a:prstGeom>
                        </pic:spPr>
                      </pic:pic>
                    </a:graphicData>
                  </a:graphic>
                </wp:inline>
              </w:drawing>
            </w:r>
          </w:p>
        </w:tc>
      </w:tr>
      <w:tr w:rsidR="00D12AB5" w:rsidRPr="00161007" w14:paraId="112844EC" w14:textId="77777777" w:rsidTr="00AB67A8">
        <w:tc>
          <w:tcPr>
            <w:tcW w:w="500" w:type="pct"/>
            <w:tcBorders>
              <w:top w:val="single" w:sz="4" w:space="0" w:color="auto"/>
              <w:left w:val="single" w:sz="4" w:space="0" w:color="auto"/>
              <w:bottom w:val="single" w:sz="4" w:space="0" w:color="auto"/>
              <w:right w:val="single" w:sz="4" w:space="0" w:color="auto"/>
            </w:tcBorders>
          </w:tcPr>
          <w:p w14:paraId="520EFD46"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33"/>
              <w:gridCol w:w="1695"/>
              <w:gridCol w:w="811"/>
              <w:gridCol w:w="899"/>
              <w:gridCol w:w="613"/>
              <w:gridCol w:w="2510"/>
            </w:tblGrid>
            <w:tr w:rsidR="00D12AB5" w:rsidRPr="00161007" w14:paraId="00C07ACA" w14:textId="77777777" w:rsidTr="00EC5B54">
              <w:tc>
                <w:tcPr>
                  <w:tcW w:w="1049" w:type="pct"/>
                </w:tcPr>
                <w:p w14:paraId="24174DC2"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026" w:type="pct"/>
                </w:tcPr>
                <w:p w14:paraId="2D0ED176"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2C86685F"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544" w:type="pct"/>
                </w:tcPr>
                <w:p w14:paraId="3B5EC972"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3E62F873"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520" w:type="pct"/>
                </w:tcPr>
                <w:p w14:paraId="75E22C0A"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D12AB5" w:rsidRPr="00161007" w14:paraId="5DEC3A04" w14:textId="77777777" w:rsidTr="00EC5B54">
              <w:tc>
                <w:tcPr>
                  <w:tcW w:w="1049" w:type="pct"/>
                </w:tcPr>
                <w:p w14:paraId="7333544C" w14:textId="77777777" w:rsidR="00D12AB5" w:rsidRPr="00EC5B54" w:rsidRDefault="00D12AB5" w:rsidP="0023334C">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026" w:type="pct"/>
                </w:tcPr>
                <w:p w14:paraId="1335DB4E"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Pr>
                <w:p w14:paraId="142AE960"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44" w:type="pct"/>
                </w:tcPr>
                <w:p w14:paraId="4D47B787"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p>
              </w:tc>
              <w:tc>
                <w:tcPr>
                  <w:tcW w:w="371" w:type="pct"/>
                </w:tcPr>
                <w:p w14:paraId="5358A3F6" w14:textId="77777777"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Pr>
                <w:p w14:paraId="0A97001E" w14:textId="77777777"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r w:rsidRPr="00381E00">
                    <w:rPr>
                      <w:rFonts w:ascii="Arial" w:hAnsi="Arial" w:cs="Arial"/>
                      <w:color w:val="000000"/>
                      <w:sz w:val="16"/>
                      <w:szCs w:val="16"/>
                    </w:rPr>
                    <w:t>Unique ID among all materials groups (which could include elements from extensions to the specification)</w:t>
                  </w:r>
                </w:p>
              </w:tc>
            </w:tr>
            <w:tr w:rsidR="00D12AB5" w:rsidRPr="00161007" w14:paraId="6A1AD56F" w14:textId="77777777" w:rsidTr="00EC5B54">
              <w:tc>
                <w:tcPr>
                  <w:tcW w:w="1049" w:type="pct"/>
                  <w:tcBorders>
                    <w:bottom w:val="single" w:sz="4" w:space="0" w:color="auto"/>
                  </w:tcBorders>
                </w:tcPr>
                <w:p w14:paraId="4A7A915B" w14:textId="77777777" w:rsidR="00D12AB5" w:rsidRPr="00EC5B54" w:rsidRDefault="00D12AB5" w:rsidP="0023334C">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 xml:space="preserve">name </w:t>
                  </w:r>
                </w:p>
              </w:tc>
              <w:tc>
                <w:tcPr>
                  <w:tcW w:w="1026" w:type="pct"/>
                  <w:tcBorders>
                    <w:bottom w:val="single" w:sz="4" w:space="0" w:color="auto"/>
                  </w:tcBorders>
                </w:tcPr>
                <w:p w14:paraId="5B272B18" w14:textId="77777777" w:rsidR="00D12AB5" w:rsidRPr="00381E00" w:rsidRDefault="00D12AB5" w:rsidP="0023334C">
                  <w:pPr>
                    <w:widowControl w:val="0"/>
                    <w:autoSpaceDE w:val="0"/>
                    <w:autoSpaceDN w:val="0"/>
                    <w:adjustRightInd w:val="0"/>
                    <w:spacing w:before="60" w:after="60" w:line="240" w:lineRule="auto"/>
                    <w:rPr>
                      <w:rFonts w:ascii="Arial" w:hAnsi="Arial" w:cs="Arial"/>
                      <w:b/>
                      <w:bCs/>
                      <w:color w:val="000000"/>
                      <w:sz w:val="16"/>
                      <w:szCs w:val="16"/>
                    </w:rPr>
                  </w:pPr>
                  <w:r w:rsidRPr="00381E00">
                    <w:rPr>
                      <w:rFonts w:ascii="Arial" w:hAnsi="Arial" w:cs="Arial"/>
                      <w:b/>
                      <w:bCs/>
                      <w:color w:val="000000"/>
                      <w:sz w:val="16"/>
                      <w:szCs w:val="16"/>
                    </w:rPr>
                    <w:t>xs:string</w:t>
                  </w:r>
                </w:p>
              </w:tc>
              <w:tc>
                <w:tcPr>
                  <w:tcW w:w="491" w:type="pct"/>
                  <w:tcBorders>
                    <w:bottom w:val="single" w:sz="4" w:space="0" w:color="auto"/>
                  </w:tcBorders>
                </w:tcPr>
                <w:p w14:paraId="08AD2C29"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44" w:type="pct"/>
                  <w:tcBorders>
                    <w:bottom w:val="single" w:sz="4" w:space="0" w:color="auto"/>
                  </w:tcBorders>
                </w:tcPr>
                <w:p w14:paraId="7683DEB5"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3C03C056"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p>
              </w:tc>
              <w:tc>
                <w:tcPr>
                  <w:tcW w:w="1520" w:type="pct"/>
                  <w:tcBorders>
                    <w:bottom w:val="single" w:sz="4" w:space="0" w:color="auto"/>
                  </w:tcBorders>
                </w:tcPr>
                <w:p w14:paraId="76F6835F" w14:textId="77777777" w:rsidR="00D12AB5" w:rsidRPr="00A15CB6" w:rsidRDefault="00D12AB5" w:rsidP="0023334C">
                  <w:pPr>
                    <w:widowControl w:val="0"/>
                    <w:autoSpaceDE w:val="0"/>
                    <w:autoSpaceDN w:val="0"/>
                    <w:adjustRightInd w:val="0"/>
                    <w:spacing w:before="60" w:after="60" w:line="240" w:lineRule="auto"/>
                    <w:rPr>
                      <w:rFonts w:ascii="Arial" w:hAnsi="Arial" w:cs="Arial"/>
                      <w:color w:val="000000"/>
                      <w:sz w:val="16"/>
                      <w:szCs w:val="16"/>
                    </w:rPr>
                  </w:pPr>
                  <w:r w:rsidRPr="00381E00">
                    <w:rPr>
                      <w:rFonts w:ascii="Arial" w:hAnsi="Arial" w:cs="Arial"/>
                      <w:color w:val="000000"/>
                      <w:sz w:val="16"/>
                      <w:szCs w:val="16"/>
                    </w:rPr>
                    <w:t>Specifies the material name, intended to convey design intent.</w:t>
                  </w:r>
                </w:p>
              </w:tc>
            </w:tr>
            <w:tr w:rsidR="00D12AB5" w:rsidRPr="00161007" w14:paraId="341DEEB5" w14:textId="77777777" w:rsidTr="00D916CF">
              <w:tc>
                <w:tcPr>
                  <w:tcW w:w="1049" w:type="pct"/>
                  <w:tcBorders>
                    <w:top w:val="single" w:sz="4" w:space="0" w:color="auto"/>
                    <w:bottom w:val="single" w:sz="4" w:space="0" w:color="auto"/>
                  </w:tcBorders>
                </w:tcPr>
                <w:p w14:paraId="55A351B6" w14:textId="19938882"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speculartextureid</w:t>
                  </w:r>
                </w:p>
              </w:tc>
              <w:tc>
                <w:tcPr>
                  <w:tcW w:w="1026" w:type="pct"/>
                  <w:tcBorders>
                    <w:top w:val="single" w:sz="4" w:space="0" w:color="auto"/>
                    <w:bottom w:val="single" w:sz="4" w:space="0" w:color="auto"/>
                  </w:tcBorders>
                </w:tcPr>
                <w:p w14:paraId="7582878F" w14:textId="77777777" w:rsidR="00D12AB5" w:rsidRDefault="00D12AB5" w:rsidP="0023334C">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2B976DFD"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44" w:type="pct"/>
                  <w:tcBorders>
                    <w:top w:val="single" w:sz="4" w:space="0" w:color="auto"/>
                    <w:bottom w:val="single" w:sz="4" w:space="0" w:color="auto"/>
                  </w:tcBorders>
                </w:tcPr>
                <w:p w14:paraId="6B635242" w14:textId="77777777" w:rsidR="00D12AB5" w:rsidRPr="00560DED"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5C579587"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bottom w:val="single" w:sz="4" w:space="0" w:color="auto"/>
                  </w:tcBorders>
                </w:tcPr>
                <w:p w14:paraId="27103715"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r w:rsidRPr="00381E00">
                    <w:rPr>
                      <w:rFonts w:ascii="Arial" w:hAnsi="Arial" w:cs="Arial"/>
                      <w:color w:val="000000"/>
                      <w:sz w:val="16"/>
                      <w:szCs w:val="16"/>
                    </w:rPr>
                    <w:t>Reference to the &lt;texture2d&gt; element with the matching id attribute value</w:t>
                  </w:r>
                </w:p>
              </w:tc>
            </w:tr>
            <w:tr w:rsidR="00D12AB5" w:rsidRPr="00161007" w14:paraId="4F65C457" w14:textId="77777777" w:rsidTr="00D916CF">
              <w:tc>
                <w:tcPr>
                  <w:tcW w:w="1049" w:type="pct"/>
                  <w:tcBorders>
                    <w:top w:val="single" w:sz="4" w:space="0" w:color="auto"/>
                    <w:bottom w:val="single" w:sz="4" w:space="0" w:color="auto"/>
                  </w:tcBorders>
                </w:tcPr>
                <w:p w14:paraId="7B5B5391" w14:textId="7F591E3B" w:rsidR="00D12AB5" w:rsidRPr="00EC5B54" w:rsidRDefault="00D12AB5" w:rsidP="0023334C">
                  <w:pPr>
                    <w:widowControl w:val="0"/>
                    <w:autoSpaceDE w:val="0"/>
                    <w:autoSpaceDN w:val="0"/>
                    <w:adjustRightInd w:val="0"/>
                    <w:spacing w:before="60" w:after="60" w:line="240" w:lineRule="auto"/>
                    <w:rPr>
                      <w:b/>
                    </w:rPr>
                  </w:pPr>
                  <w:r w:rsidRPr="00EC5B54">
                    <w:rPr>
                      <w:rFonts w:ascii="Arial" w:hAnsi="Arial" w:cs="Arial"/>
                      <w:b/>
                      <w:color w:val="000000"/>
                      <w:sz w:val="16"/>
                      <w:szCs w:val="16"/>
                    </w:rPr>
                    <w:t>glossinesstextureid</w:t>
                  </w:r>
                </w:p>
              </w:tc>
              <w:tc>
                <w:tcPr>
                  <w:tcW w:w="1026" w:type="pct"/>
                  <w:tcBorders>
                    <w:top w:val="single" w:sz="4" w:space="0" w:color="auto"/>
                    <w:bottom w:val="single" w:sz="4" w:space="0" w:color="auto"/>
                  </w:tcBorders>
                </w:tcPr>
                <w:p w14:paraId="79A1DC41" w14:textId="77777777" w:rsidR="00D12AB5" w:rsidRDefault="00D12AB5" w:rsidP="0023334C">
                  <w:pPr>
                    <w:widowControl w:val="0"/>
                    <w:autoSpaceDE w:val="0"/>
                    <w:autoSpaceDN w:val="0"/>
                    <w:adjustRightInd w:val="0"/>
                    <w:spacing w:before="60" w:after="60" w:line="240" w:lineRule="auto"/>
                    <w:rPr>
                      <w:rFonts w:ascii="Arial" w:hAnsi="Arial" w:cs="Arial"/>
                      <w:b/>
                      <w:bCs/>
                      <w:color w:val="000000"/>
                      <w:sz w:val="16"/>
                      <w:szCs w:val="16"/>
                    </w:rPr>
                  </w:pPr>
                  <w:r w:rsidRPr="00381E00">
                    <w:rPr>
                      <w:rFonts w:ascii="Arial" w:hAnsi="Arial" w:cs="Arial"/>
                      <w:b/>
                      <w:bCs/>
                      <w:color w:val="000000"/>
                      <w:sz w:val="16"/>
                      <w:szCs w:val="16"/>
                    </w:rPr>
                    <w:t>ST_ResourceID</w:t>
                  </w:r>
                </w:p>
              </w:tc>
              <w:tc>
                <w:tcPr>
                  <w:tcW w:w="491" w:type="pct"/>
                  <w:tcBorders>
                    <w:top w:val="single" w:sz="4" w:space="0" w:color="auto"/>
                    <w:bottom w:val="single" w:sz="4" w:space="0" w:color="auto"/>
                  </w:tcBorders>
                </w:tcPr>
                <w:p w14:paraId="518BB01C"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44" w:type="pct"/>
                  <w:tcBorders>
                    <w:top w:val="single" w:sz="4" w:space="0" w:color="auto"/>
                    <w:bottom w:val="single" w:sz="4" w:space="0" w:color="auto"/>
                  </w:tcBorders>
                </w:tcPr>
                <w:p w14:paraId="76EFFDCE" w14:textId="77777777" w:rsidR="00D12AB5" w:rsidRPr="00560DED"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6FE8CDA8"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bottom w:val="single" w:sz="4" w:space="0" w:color="auto"/>
                  </w:tcBorders>
                </w:tcPr>
                <w:p w14:paraId="51268FC1" w14:textId="77777777"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r w:rsidRPr="00381E00">
                    <w:rPr>
                      <w:rFonts w:ascii="Arial" w:hAnsi="Arial" w:cs="Arial"/>
                      <w:color w:val="000000"/>
                      <w:sz w:val="16"/>
                      <w:szCs w:val="16"/>
                    </w:rPr>
                    <w:t>Reference to the &lt;texture2d&gt; element with the matching id attribute value</w:t>
                  </w:r>
                </w:p>
              </w:tc>
            </w:tr>
            <w:tr w:rsidR="00D12AB5" w:rsidRPr="00161007" w14:paraId="1F1B4E2B" w14:textId="77777777" w:rsidTr="00D916CF">
              <w:tc>
                <w:tcPr>
                  <w:tcW w:w="1049" w:type="pct"/>
                  <w:tcBorders>
                    <w:top w:val="single" w:sz="4" w:space="0" w:color="auto"/>
                    <w:bottom w:val="single" w:sz="4" w:space="0" w:color="auto"/>
                  </w:tcBorders>
                </w:tcPr>
                <w:p w14:paraId="0E2A26A9" w14:textId="63756CC9"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diffusefactor</w:t>
                  </w:r>
                </w:p>
              </w:tc>
              <w:tc>
                <w:tcPr>
                  <w:tcW w:w="1026" w:type="pct"/>
                  <w:tcBorders>
                    <w:top w:val="single" w:sz="4" w:space="0" w:color="auto"/>
                    <w:bottom w:val="single" w:sz="4" w:space="0" w:color="auto"/>
                  </w:tcBorders>
                </w:tcPr>
                <w:p w14:paraId="0219C7D6" w14:textId="77777777" w:rsidR="00D12AB5" w:rsidRPr="0081245A" w:rsidRDefault="00D12AB5" w:rsidP="0023334C">
                  <w:pPr>
                    <w:widowControl w:val="0"/>
                    <w:autoSpaceDE w:val="0"/>
                    <w:autoSpaceDN w:val="0"/>
                    <w:adjustRightInd w:val="0"/>
                    <w:spacing w:before="60" w:after="60" w:line="240" w:lineRule="auto"/>
                    <w:rPr>
                      <w:rFonts w:ascii="Arial" w:hAnsi="Arial" w:cs="Arial"/>
                      <w:b/>
                      <w:bCs/>
                      <w:color w:val="000000"/>
                      <w:sz w:val="16"/>
                      <w:szCs w:val="16"/>
                    </w:rPr>
                  </w:pPr>
                  <w:r w:rsidRPr="00EC5B54">
                    <w:rPr>
                      <w:rFonts w:ascii="Arial" w:hAnsi="Arial" w:cs="Arial"/>
                      <w:b/>
                      <w:color w:val="000000"/>
                      <w:sz w:val="16"/>
                      <w:szCs w:val="16"/>
                    </w:rPr>
                    <w:t>ST_ColorValue</w:t>
                  </w:r>
                </w:p>
              </w:tc>
              <w:tc>
                <w:tcPr>
                  <w:tcW w:w="491" w:type="pct"/>
                  <w:tcBorders>
                    <w:top w:val="single" w:sz="4" w:space="0" w:color="auto"/>
                    <w:bottom w:val="single" w:sz="4" w:space="0" w:color="auto"/>
                  </w:tcBorders>
                </w:tcPr>
                <w:p w14:paraId="32141730"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544" w:type="pct"/>
                  <w:tcBorders>
                    <w:top w:val="single" w:sz="4" w:space="0" w:color="auto"/>
                    <w:bottom w:val="single" w:sz="4" w:space="0" w:color="auto"/>
                  </w:tcBorders>
                </w:tcPr>
                <w:p w14:paraId="47CA59FE" w14:textId="77777777" w:rsidR="00D12AB5" w:rsidRPr="00560DED"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#FFFFFF</w:t>
                  </w:r>
                </w:p>
              </w:tc>
              <w:tc>
                <w:tcPr>
                  <w:tcW w:w="371" w:type="pct"/>
                  <w:tcBorders>
                    <w:top w:val="single" w:sz="4" w:space="0" w:color="auto"/>
                    <w:bottom w:val="single" w:sz="4" w:space="0" w:color="auto"/>
                  </w:tcBorders>
                </w:tcPr>
                <w:p w14:paraId="38EB2FAE"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bottom w:val="single" w:sz="4" w:space="0" w:color="auto"/>
                  </w:tcBorders>
                </w:tcPr>
                <w:p w14:paraId="3190E7D9" w14:textId="05390695"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Diffuse</w:t>
                  </w:r>
                  <w:r w:rsidRPr="00381E00">
                    <w:rPr>
                      <w:rFonts w:ascii="Arial" w:hAnsi="Arial" w:cs="Arial"/>
                      <w:color w:val="000000"/>
                      <w:sz w:val="16"/>
                      <w:szCs w:val="16"/>
                    </w:rPr>
                    <w:t xml:space="preserve"> color multiplication factor</w:t>
                  </w:r>
                </w:p>
              </w:tc>
            </w:tr>
            <w:tr w:rsidR="00D12AB5" w:rsidRPr="00161007" w14:paraId="5336AB45" w14:textId="77777777" w:rsidTr="00D916CF">
              <w:tc>
                <w:tcPr>
                  <w:tcW w:w="1049" w:type="pct"/>
                  <w:tcBorders>
                    <w:top w:val="single" w:sz="4" w:space="0" w:color="auto"/>
                    <w:bottom w:val="single" w:sz="4" w:space="0" w:color="auto"/>
                  </w:tcBorders>
                </w:tcPr>
                <w:p w14:paraId="75929565" w14:textId="4AB9C919"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specularfactor</w:t>
                  </w:r>
                </w:p>
              </w:tc>
              <w:tc>
                <w:tcPr>
                  <w:tcW w:w="1026" w:type="pct"/>
                  <w:tcBorders>
                    <w:top w:val="single" w:sz="4" w:space="0" w:color="auto"/>
                    <w:bottom w:val="single" w:sz="4" w:space="0" w:color="auto"/>
                  </w:tcBorders>
                </w:tcPr>
                <w:p w14:paraId="137A325D" w14:textId="77777777"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ST_ColorValue</w:t>
                  </w:r>
                </w:p>
              </w:tc>
              <w:tc>
                <w:tcPr>
                  <w:tcW w:w="491" w:type="pct"/>
                  <w:tcBorders>
                    <w:top w:val="single" w:sz="4" w:space="0" w:color="auto"/>
                    <w:bottom w:val="single" w:sz="4" w:space="0" w:color="auto"/>
                  </w:tcBorders>
                </w:tcPr>
                <w:p w14:paraId="51EAD833"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544" w:type="pct"/>
                  <w:tcBorders>
                    <w:top w:val="single" w:sz="4" w:space="0" w:color="auto"/>
                    <w:bottom w:val="single" w:sz="4" w:space="0" w:color="auto"/>
                  </w:tcBorders>
                </w:tcPr>
                <w:p w14:paraId="39750221" w14:textId="67BED3B6"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#FFFFFF</w:t>
                  </w:r>
                </w:p>
              </w:tc>
              <w:tc>
                <w:tcPr>
                  <w:tcW w:w="371" w:type="pct"/>
                  <w:tcBorders>
                    <w:top w:val="single" w:sz="4" w:space="0" w:color="auto"/>
                    <w:bottom w:val="single" w:sz="4" w:space="0" w:color="auto"/>
                  </w:tcBorders>
                </w:tcPr>
                <w:p w14:paraId="58DF9184"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bottom w:val="single" w:sz="4" w:space="0" w:color="auto"/>
                  </w:tcBorders>
                </w:tcPr>
                <w:p w14:paraId="13DE5384" w14:textId="18936EAD"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Specular</w:t>
                  </w:r>
                  <w:r w:rsidRPr="00381E00">
                    <w:rPr>
                      <w:rFonts w:ascii="Arial" w:hAnsi="Arial" w:cs="Arial"/>
                      <w:color w:val="000000"/>
                      <w:sz w:val="16"/>
                      <w:szCs w:val="16"/>
                    </w:rPr>
                    <w:t xml:space="preserve"> multiplication factor</w:t>
                  </w:r>
                </w:p>
              </w:tc>
            </w:tr>
            <w:tr w:rsidR="00D12AB5" w:rsidRPr="00161007" w14:paraId="7E68DE97" w14:textId="77777777" w:rsidTr="00EC5B54">
              <w:tc>
                <w:tcPr>
                  <w:tcW w:w="1049" w:type="pct"/>
                  <w:tcBorders>
                    <w:top w:val="single" w:sz="4" w:space="0" w:color="auto"/>
                    <w:bottom w:val="single" w:sz="4" w:space="0" w:color="auto"/>
                  </w:tcBorders>
                </w:tcPr>
                <w:p w14:paraId="7355585F" w14:textId="61AA4197"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lastRenderedPageBreak/>
                    <w:t>glossinessfactor</w:t>
                  </w:r>
                </w:p>
              </w:tc>
              <w:tc>
                <w:tcPr>
                  <w:tcW w:w="1026" w:type="pct"/>
                  <w:tcBorders>
                    <w:top w:val="single" w:sz="4" w:space="0" w:color="auto"/>
                    <w:bottom w:val="single" w:sz="4" w:space="0" w:color="auto"/>
                  </w:tcBorders>
                </w:tcPr>
                <w:p w14:paraId="2C2C1A57" w14:textId="77777777" w:rsidR="00D12AB5" w:rsidRPr="00EC5B54" w:rsidRDefault="00D12AB5"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ST_Number</w:t>
                  </w:r>
                </w:p>
              </w:tc>
              <w:tc>
                <w:tcPr>
                  <w:tcW w:w="491" w:type="pct"/>
                  <w:tcBorders>
                    <w:top w:val="single" w:sz="4" w:space="0" w:color="auto"/>
                    <w:bottom w:val="single" w:sz="4" w:space="0" w:color="auto"/>
                  </w:tcBorders>
                </w:tcPr>
                <w:p w14:paraId="32FB4FC0"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544" w:type="pct"/>
                  <w:tcBorders>
                    <w:top w:val="single" w:sz="4" w:space="0" w:color="auto"/>
                    <w:bottom w:val="single" w:sz="4" w:space="0" w:color="auto"/>
                  </w:tcBorders>
                </w:tcPr>
                <w:p w14:paraId="6E2F51EA" w14:textId="77777777" w:rsidR="00D12AB5" w:rsidRDefault="00D12AB5"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1</w:t>
                  </w:r>
                </w:p>
              </w:tc>
              <w:tc>
                <w:tcPr>
                  <w:tcW w:w="371" w:type="pct"/>
                  <w:tcBorders>
                    <w:top w:val="single" w:sz="4" w:space="0" w:color="auto"/>
                    <w:bottom w:val="single" w:sz="4" w:space="0" w:color="auto"/>
                  </w:tcBorders>
                </w:tcPr>
                <w:p w14:paraId="28665DB1" w14:textId="77777777" w:rsidR="00D12AB5" w:rsidRPr="00161007" w:rsidRDefault="00D12AB5"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bottom w:val="single" w:sz="4" w:space="0" w:color="auto"/>
                  </w:tcBorders>
                </w:tcPr>
                <w:p w14:paraId="7A25277D" w14:textId="264C365D" w:rsidR="00D12AB5" w:rsidRPr="00381E00" w:rsidRDefault="00D12AB5" w:rsidP="0023334C">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Glossiness</w:t>
                  </w:r>
                  <w:r>
                    <w:t xml:space="preserve"> </w:t>
                  </w:r>
                  <w:r w:rsidRPr="00381E00">
                    <w:rPr>
                      <w:rFonts w:ascii="Arial" w:hAnsi="Arial" w:cs="Arial"/>
                      <w:color w:val="000000"/>
                      <w:sz w:val="16"/>
                      <w:szCs w:val="16"/>
                    </w:rPr>
                    <w:t>multiplication factor</w:t>
                  </w:r>
                </w:p>
              </w:tc>
            </w:tr>
            <w:tr w:rsidR="00697422" w:rsidRPr="00161007" w14:paraId="440C8576" w14:textId="77777777" w:rsidTr="00D916CF">
              <w:tc>
                <w:tcPr>
                  <w:tcW w:w="1049" w:type="pct"/>
                  <w:tcBorders>
                    <w:top w:val="single" w:sz="4" w:space="0" w:color="auto"/>
                  </w:tcBorders>
                </w:tcPr>
                <w:p w14:paraId="59FA38A1" w14:textId="14BE350C" w:rsidR="00697422" w:rsidRPr="008508DC" w:rsidRDefault="00697422" w:rsidP="0023334C">
                  <w:pPr>
                    <w:widowControl w:val="0"/>
                    <w:autoSpaceDE w:val="0"/>
                    <w:autoSpaceDN w:val="0"/>
                    <w:adjustRightInd w:val="0"/>
                    <w:spacing w:before="60" w:after="60" w:line="240" w:lineRule="auto"/>
                    <w:rPr>
                      <w:rFonts w:ascii="Arial" w:hAnsi="Arial" w:cs="Arial"/>
                      <w:color w:val="000000"/>
                      <w:sz w:val="16"/>
                      <w:szCs w:val="16"/>
                    </w:rPr>
                  </w:pP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p>
              </w:tc>
              <w:tc>
                <w:tcPr>
                  <w:tcW w:w="1026" w:type="pct"/>
                  <w:tcBorders>
                    <w:top w:val="single" w:sz="4" w:space="0" w:color="auto"/>
                  </w:tcBorders>
                </w:tcPr>
                <w:p w14:paraId="6F5B5360" w14:textId="77777777" w:rsidR="00697422"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491" w:type="pct"/>
                  <w:tcBorders>
                    <w:top w:val="single" w:sz="4" w:space="0" w:color="auto"/>
                  </w:tcBorders>
                </w:tcPr>
                <w:p w14:paraId="1D9A7061" w14:textId="77777777" w:rsidR="00697422"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544" w:type="pct"/>
                  <w:tcBorders>
                    <w:top w:val="single" w:sz="4" w:space="0" w:color="auto"/>
                  </w:tcBorders>
                </w:tcPr>
                <w:p w14:paraId="48D5FF4C" w14:textId="77777777" w:rsidR="00697422"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54AFDA14" w14:textId="77777777" w:rsidR="00697422" w:rsidRPr="00161007"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1520" w:type="pct"/>
                  <w:tcBorders>
                    <w:top w:val="single" w:sz="4" w:space="0" w:color="auto"/>
                  </w:tcBorders>
                </w:tcPr>
                <w:p w14:paraId="794E1870" w14:textId="77777777" w:rsidR="00697422" w:rsidRPr="00D12AB5"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r>
          </w:tbl>
          <w:p w14:paraId="1830548C" w14:textId="77777777" w:rsidR="00D12AB5" w:rsidRPr="00161007" w:rsidRDefault="00D12AB5" w:rsidP="0023334C">
            <w:pPr>
              <w:widowControl w:val="0"/>
              <w:autoSpaceDE w:val="0"/>
              <w:autoSpaceDN w:val="0"/>
              <w:adjustRightInd w:val="0"/>
              <w:spacing w:before="60" w:after="60" w:line="240" w:lineRule="auto"/>
              <w:rPr>
                <w:rFonts w:ascii="Arial" w:hAnsi="Arial" w:cs="Arial"/>
                <w:sz w:val="24"/>
                <w:szCs w:val="24"/>
              </w:rPr>
            </w:pPr>
          </w:p>
        </w:tc>
      </w:tr>
    </w:tbl>
    <w:p w14:paraId="5E7E666B" w14:textId="77777777" w:rsidR="00D12AB5" w:rsidRDefault="00D12AB5" w:rsidP="00BB5B49"/>
    <w:p w14:paraId="20162976" w14:textId="7700E661" w:rsidR="00D12AB5" w:rsidRPr="00EC5B54" w:rsidRDefault="00D12AB5" w:rsidP="00D12AB5">
      <w:pPr>
        <w:pStyle w:val="NoSpacing"/>
        <w:jc w:val="both"/>
        <w:rPr>
          <w:rFonts w:eastAsiaTheme="minorEastAsia"/>
        </w:rPr>
      </w:pPr>
      <w:r w:rsidRPr="00EC5B54">
        <w:rPr>
          <w:rFonts w:eastAsiaTheme="minorEastAsia"/>
        </w:rPr>
        <w:t>A &lt;</w:t>
      </w:r>
      <w:r w:rsidR="00842440">
        <w:rPr>
          <w:rFonts w:eastAsiaTheme="minorEastAsia"/>
        </w:rPr>
        <w:t>pb</w:t>
      </w:r>
      <w:r w:rsidR="00817071">
        <w:rPr>
          <w:rFonts w:eastAsiaTheme="minorEastAsia"/>
        </w:rPr>
        <w:t>s</w:t>
      </w:r>
      <w:r w:rsidRPr="00EC5B54">
        <w:rPr>
          <w:rFonts w:eastAsiaTheme="minorEastAsia"/>
        </w:rPr>
        <w:t>peculartexture</w:t>
      </w:r>
      <w:r w:rsidR="00695B3A">
        <w:rPr>
          <w:rFonts w:eastAsiaTheme="minorEastAsia"/>
        </w:rPr>
        <w:t>displayproperties</w:t>
      </w:r>
      <w:r w:rsidRPr="00EC5B54">
        <w:rPr>
          <w:rFonts w:eastAsiaTheme="minorEastAsia"/>
        </w:rPr>
        <w:t xml:space="preserve">&gt; </w:t>
      </w:r>
      <w:r w:rsidR="00AB67A8">
        <w:t xml:space="preserve">contains set of properties describing how to realistically display textured </w:t>
      </w:r>
      <w:r w:rsidR="00D015BF">
        <w:t>specular</w:t>
      </w:r>
      <w:r w:rsidR="00AB67A8">
        <w:t xml:space="preserve"> material</w:t>
      </w:r>
      <w:r w:rsidR="00F45FB0">
        <w:rPr>
          <w:lang w:val="sk-SK"/>
        </w:rPr>
        <w:t>.</w:t>
      </w:r>
      <w:r w:rsidR="00240EB0">
        <w:rPr>
          <w:lang w:val="sk-SK"/>
        </w:rPr>
        <w:t xml:space="preserve"> </w:t>
      </w:r>
    </w:p>
    <w:p w14:paraId="0D415548" w14:textId="77777777" w:rsidR="00D12AB5" w:rsidRPr="00EC5B54" w:rsidRDefault="00D12AB5" w:rsidP="00D12AB5">
      <w:pPr>
        <w:pStyle w:val="NoSpacing"/>
        <w:jc w:val="both"/>
        <w:rPr>
          <w:rFonts w:eastAsiaTheme="minorEastAsia"/>
        </w:rPr>
      </w:pPr>
    </w:p>
    <w:p w14:paraId="2E8A86B2" w14:textId="6C412F60" w:rsidR="00A379EC" w:rsidRDefault="00D12AB5" w:rsidP="00D12AB5">
      <w:pPr>
        <w:pStyle w:val="NoSpacing"/>
        <w:jc w:val="both"/>
        <w:rPr>
          <w:rFonts w:eastAsiaTheme="minorEastAsia"/>
        </w:rPr>
      </w:pPr>
      <w:r w:rsidRPr="00EC5B54">
        <w:rPr>
          <w:rFonts w:eastAsiaTheme="minorEastAsia"/>
        </w:rPr>
        <w:t>The difference between &lt;</w:t>
      </w:r>
      <w:r w:rsidR="00842440">
        <w:rPr>
          <w:rFonts w:eastAsiaTheme="minorEastAsia"/>
        </w:rPr>
        <w:t>pb</w:t>
      </w:r>
      <w:r w:rsidRPr="00EC5B54">
        <w:rPr>
          <w:rFonts w:eastAsiaTheme="minorEastAsia"/>
        </w:rPr>
        <w:t>specular&gt; and &lt;</w:t>
      </w:r>
      <w:r w:rsidR="00842440">
        <w:rPr>
          <w:rFonts w:eastAsiaTheme="minorEastAsia"/>
        </w:rPr>
        <w:t>pb</w:t>
      </w:r>
      <w:r w:rsidRPr="00EC5B54">
        <w:rPr>
          <w:rFonts w:eastAsiaTheme="minorEastAsia"/>
        </w:rPr>
        <w:t>speculartexture&gt; is that the diffuse color, specular color</w:t>
      </w:r>
      <w:r w:rsidR="00A379EC">
        <w:rPr>
          <w:rFonts w:eastAsiaTheme="minorEastAsia"/>
        </w:rPr>
        <w:t>,</w:t>
      </w:r>
      <w:r w:rsidRPr="00EC5B54">
        <w:rPr>
          <w:rFonts w:eastAsiaTheme="minorEastAsia"/>
        </w:rPr>
        <w:t xml:space="preserve"> and glossiness parameters are not specified explicitly – instead, they are sampled from the respective</w:t>
      </w:r>
      <w:r w:rsidR="00FF7D4B" w:rsidRPr="00EC5B54">
        <w:rPr>
          <w:rFonts w:eastAsiaTheme="minorEastAsia"/>
        </w:rPr>
        <w:t xml:space="preserve"> </w:t>
      </w:r>
      <w:r w:rsidRPr="00EC5B54">
        <w:rPr>
          <w:rFonts w:eastAsiaTheme="minorEastAsia"/>
        </w:rPr>
        <w:t>&lt;texture2d&gt; resources, speculartextureid</w:t>
      </w:r>
      <w:r w:rsidR="00E13A9A">
        <w:rPr>
          <w:rFonts w:eastAsiaTheme="minorEastAsia"/>
        </w:rPr>
        <w:t>,</w:t>
      </w:r>
      <w:r w:rsidRPr="00EC5B54">
        <w:rPr>
          <w:rFonts w:eastAsiaTheme="minorEastAsia"/>
        </w:rPr>
        <w:t xml:space="preserve"> and glossinesstextureid. Values obtained by texture lookups are then multiplied in a component-wise manner by corresponding </w:t>
      </w:r>
      <w:r w:rsidR="00E13A9A">
        <w:rPr>
          <w:rFonts w:eastAsiaTheme="minorEastAsia"/>
        </w:rPr>
        <w:t>&lt;texture2d&gt; resources</w:t>
      </w:r>
      <w:r w:rsidRPr="00EC5B54">
        <w:rPr>
          <w:rFonts w:eastAsiaTheme="minorEastAsia"/>
        </w:rPr>
        <w:t>, specu</w:t>
      </w:r>
      <w:r w:rsidR="00A379EC">
        <w:rPr>
          <w:rFonts w:eastAsiaTheme="minorEastAsia"/>
        </w:rPr>
        <w:t>larfactor and glossinessfactor.</w:t>
      </w:r>
    </w:p>
    <w:p w14:paraId="200B4ACC" w14:textId="77777777" w:rsidR="00A379EC" w:rsidRDefault="00A379EC" w:rsidP="00D12AB5">
      <w:pPr>
        <w:pStyle w:val="NoSpacing"/>
        <w:jc w:val="both"/>
        <w:rPr>
          <w:rFonts w:eastAsiaTheme="minorEastAsia"/>
        </w:rPr>
      </w:pPr>
    </w:p>
    <w:p w14:paraId="1E717497" w14:textId="5001BD8A" w:rsidR="00D12AB5" w:rsidRPr="00EC5B54" w:rsidRDefault="00D12AB5" w:rsidP="00D12AB5">
      <w:pPr>
        <w:pStyle w:val="NoSpacing"/>
        <w:jc w:val="both"/>
        <w:rPr>
          <w:rFonts w:eastAsiaTheme="minorEastAsia"/>
        </w:rPr>
      </w:pPr>
      <w:r w:rsidRPr="00EC5B54">
        <w:rPr>
          <w:rFonts w:eastAsiaTheme="minorEastAsia"/>
        </w:rPr>
        <w:t xml:space="preserve">Color values are assumed to be in sRGB color space. Therefore, </w:t>
      </w:r>
      <w:r w:rsidR="004A650E">
        <w:rPr>
          <w:rFonts w:eastAsiaTheme="minorEastAsia"/>
        </w:rPr>
        <w:t>the inverse component transfer function</w:t>
      </w:r>
      <w:r w:rsidRPr="00EC5B54">
        <w:rPr>
          <w:rFonts w:eastAsiaTheme="minorEastAsia"/>
        </w:rPr>
        <w:t xml:space="preserve"> </w:t>
      </w:r>
      <w:r w:rsidR="009F2E88">
        <w:rPr>
          <w:rFonts w:eastAsiaTheme="minorEastAsia"/>
        </w:rPr>
        <w:t>MUST</w:t>
      </w:r>
      <w:r w:rsidRPr="00EC5B54">
        <w:rPr>
          <w:rFonts w:eastAsiaTheme="minorEastAsia"/>
        </w:rPr>
        <w:t xml:space="preserve"> be applied before component-wise multiplication takes place. Glossiness values sampled from the &lt;texture2d&gt; resource referenced by glossinesstextureid (as well as the glossinessfactor) are assumed to be linear and </w:t>
      </w:r>
      <w:r w:rsidR="004A650E">
        <w:rPr>
          <w:rFonts w:eastAsiaTheme="minorEastAsia"/>
        </w:rPr>
        <w:t>no inverse component transfer function</w:t>
      </w:r>
      <w:r w:rsidRPr="00EC5B54">
        <w:rPr>
          <w:rFonts w:eastAsiaTheme="minorEastAsia"/>
        </w:rPr>
        <w:t xml:space="preserve"> is necessary.</w:t>
      </w:r>
    </w:p>
    <w:p w14:paraId="5E30702D" w14:textId="72BC16A5" w:rsidR="00D12AB5" w:rsidRDefault="00D12AB5" w:rsidP="00D12AB5">
      <w:pPr>
        <w:pStyle w:val="NoSpacing"/>
        <w:jc w:val="both"/>
        <w:rPr>
          <w:rFonts w:eastAsiaTheme="minorEastAsia"/>
        </w:rPr>
      </w:pPr>
    </w:p>
    <w:p w14:paraId="00A659BA" w14:textId="16F21655" w:rsidR="006B335E" w:rsidRPr="00EC5B54" w:rsidRDefault="00D916CF" w:rsidP="00EC5B54">
      <w:pPr>
        <w:pStyle w:val="NoSpacing"/>
        <w:rPr>
          <w:rFonts w:eastAsiaTheme="minorEastAsia"/>
        </w:rPr>
      </w:pPr>
      <w:r>
        <w:rPr>
          <w:rFonts w:eastAsiaTheme="minorEastAsia"/>
        </w:rPr>
        <w:t xml:space="preserve">A diffuse texture is contained in the texture material that references this display property. </w:t>
      </w:r>
      <w:r w:rsidR="006B335E" w:rsidRPr="00A974B4">
        <w:rPr>
          <w:rFonts w:eastAsiaTheme="minorEastAsia"/>
        </w:rPr>
        <w:t xml:space="preserve">Alpha transparency values for the &lt;texture2d&gt; resource </w:t>
      </w:r>
      <w:r w:rsidR="006B335E">
        <w:rPr>
          <w:rFonts w:eastAsiaTheme="minorEastAsia"/>
        </w:rPr>
        <w:t>SHOULD be</w:t>
      </w:r>
      <w:r w:rsidR="006B335E" w:rsidRPr="00A974B4">
        <w:rPr>
          <w:rFonts w:eastAsiaTheme="minorEastAsia"/>
        </w:rPr>
        <w:t xml:space="preserve"> </w:t>
      </w:r>
      <w:r w:rsidR="00A379EC" w:rsidRPr="00A974B4">
        <w:rPr>
          <w:rFonts w:eastAsiaTheme="minorEastAsia"/>
        </w:rPr>
        <w:t>ignored,</w:t>
      </w:r>
      <w:r w:rsidR="006B335E" w:rsidRPr="00A974B4">
        <w:rPr>
          <w:rFonts w:eastAsiaTheme="minorEastAsia"/>
        </w:rPr>
        <w:t xml:space="preserve"> and the texture is assumed to be fully opaque. </w:t>
      </w:r>
      <w:r w:rsidR="00F5191F">
        <w:br/>
      </w:r>
      <w:r w:rsidR="006B335E">
        <w:br/>
        <w:t xml:space="preserve">A consumer MUST apply the texture addressing properties (tilestyleu, tilestylev, </w:t>
      </w:r>
      <w:r w:rsidR="00194654">
        <w:t>filte</w:t>
      </w:r>
      <w:r w:rsidR="005956B6">
        <w:t>r</w:t>
      </w:r>
      <w:r w:rsidR="006B335E">
        <w:t xml:space="preserve">) defined in the &lt;texture2d&gt; element referenced by </w:t>
      </w:r>
      <w:r>
        <w:t>texture material</w:t>
      </w:r>
      <w:r w:rsidR="006B335E">
        <w:t xml:space="preserve"> to all the other &lt;texture2d&gt; resources referenced within </w:t>
      </w:r>
      <w:r>
        <w:t>&lt;texture2dgroup&gt;</w:t>
      </w:r>
      <w:r w:rsidR="006B335E">
        <w:t xml:space="preserve"> element. Other &lt;texture2d&gt; resources MUST either leave these properties unspecified or they MUST specify the same values for these properties.</w:t>
      </w:r>
    </w:p>
    <w:p w14:paraId="20B3A886" w14:textId="6C5B1215" w:rsidR="00D12AB5" w:rsidRPr="007C0339" w:rsidRDefault="00A37E5E" w:rsidP="00EC5B54">
      <w:r>
        <w:br/>
      </w:r>
      <w:r w:rsidR="006B335E" w:rsidRPr="00EC5B54">
        <w:t>The same set of texture coordinates, specified by &lt;tex2coord&gt; elements</w:t>
      </w:r>
      <w:r>
        <w:t xml:space="preserve"> is</w:t>
      </w:r>
      <w:r w:rsidR="006B335E" w:rsidRPr="00EC5B54">
        <w:t xml:space="preserve"> used for diffuse, specular and glossiness &lt;texture2d&gt; resources. This corresponds to the way the textures are created</w:t>
      </w:r>
      <w:r w:rsidR="006B335E">
        <w:t>.</w:t>
      </w:r>
      <w:r w:rsidR="006B335E" w:rsidRPr="00EC5B54">
        <w:t xml:space="preserve"> Object features (e.g. a car door) occupy the same area in all three textures, because it’s easier for designer to match them this way.</w:t>
      </w:r>
    </w:p>
    <w:p w14:paraId="00967F9A" w14:textId="77777777" w:rsidR="00D12AB5" w:rsidRPr="00EC5B54" w:rsidRDefault="00D12AB5" w:rsidP="00D12AB5">
      <w:pPr>
        <w:pStyle w:val="NoSpacing"/>
        <w:jc w:val="both"/>
        <w:rPr>
          <w:rFonts w:eastAsiaTheme="minorEastAsia"/>
        </w:rPr>
      </w:pPr>
      <w:r w:rsidRPr="00EC5B54">
        <w:rPr>
          <w:rFonts w:eastAsiaTheme="minorEastAsia"/>
        </w:rPr>
        <w:t>It is possible for speculartextureid and glossinesstextureid to share the same value and therefore to refer to the same &lt;texture2d&gt; resource. In such case the specular color is sampled from its RGB color channels and the glossiness parameter is sampled from its A (alpha) channel. If no alpha channel is present, it is assumed to be #FF.</w:t>
      </w:r>
    </w:p>
    <w:p w14:paraId="28A9D990" w14:textId="77777777" w:rsidR="00D12AB5" w:rsidRPr="00EC5B54" w:rsidRDefault="00D12AB5" w:rsidP="00D12AB5">
      <w:pPr>
        <w:pStyle w:val="NoSpacing"/>
        <w:jc w:val="both"/>
        <w:rPr>
          <w:rFonts w:eastAsiaTheme="minorEastAsia"/>
        </w:rPr>
      </w:pPr>
    </w:p>
    <w:p w14:paraId="170C4002" w14:textId="0EADF644" w:rsidR="00D12AB5" w:rsidRDefault="00D12AB5" w:rsidP="00D12AB5">
      <w:pPr>
        <w:pStyle w:val="NoSpacing"/>
        <w:jc w:val="both"/>
        <w:rPr>
          <w:rFonts w:eastAsiaTheme="minorEastAsia"/>
        </w:rPr>
      </w:pPr>
      <w:r w:rsidRPr="00EC5B54">
        <w:rPr>
          <w:rFonts w:eastAsiaTheme="minorEastAsia"/>
        </w:rPr>
        <w:t>In cases where speculartextureid and glossinesstextureid differ, glossiness parameter is sampled from the red (R) channel of the corresponding texture. Monochromatic textures are treated as if the luminance information represents the R channel.</w:t>
      </w:r>
    </w:p>
    <w:p w14:paraId="42CD5489" w14:textId="77777777" w:rsidR="00466DA0" w:rsidRPr="00EC5B54" w:rsidRDefault="00466DA0" w:rsidP="00D12AB5">
      <w:pPr>
        <w:pStyle w:val="NoSpacing"/>
        <w:jc w:val="both"/>
        <w:rPr>
          <w:rFonts w:eastAsiaTheme="minorEastAsia"/>
        </w:rPr>
      </w:pPr>
    </w:p>
    <w:p w14:paraId="558B787F" w14:textId="57CBBC3C" w:rsidR="00D12AB5" w:rsidRPr="0081245A" w:rsidRDefault="00D12AB5" w:rsidP="00EC5B54">
      <w:pPr>
        <w:pStyle w:val="Heading2"/>
        <w:numPr>
          <w:ilvl w:val="1"/>
          <w:numId w:val="24"/>
        </w:numPr>
      </w:pPr>
      <w:bookmarkStart w:id="889" w:name="_Toc512428197"/>
      <w:bookmarkStart w:id="890" w:name="_Toc513719093"/>
      <w:bookmarkStart w:id="891" w:name="_Toc513815373"/>
      <w:bookmarkStart w:id="892" w:name="_Toc514146206"/>
      <w:bookmarkStart w:id="893" w:name="_Toc512428198"/>
      <w:bookmarkStart w:id="894" w:name="_Toc513719094"/>
      <w:bookmarkStart w:id="895" w:name="_Toc513815374"/>
      <w:bookmarkStart w:id="896" w:name="_Toc514146207"/>
      <w:bookmarkStart w:id="897" w:name="_Toc512428199"/>
      <w:bookmarkStart w:id="898" w:name="_Toc513719095"/>
      <w:bookmarkStart w:id="899" w:name="_Toc513815375"/>
      <w:bookmarkStart w:id="900" w:name="_Toc514146208"/>
      <w:bookmarkStart w:id="901" w:name="_Toc520719645"/>
      <w:bookmarkEnd w:id="889"/>
      <w:bookmarkEnd w:id="890"/>
      <w:bookmarkEnd w:id="891"/>
      <w:bookmarkEnd w:id="892"/>
      <w:bookmarkEnd w:id="893"/>
      <w:bookmarkEnd w:id="894"/>
      <w:bookmarkEnd w:id="895"/>
      <w:bookmarkEnd w:id="896"/>
      <w:bookmarkEnd w:id="897"/>
      <w:bookmarkEnd w:id="898"/>
      <w:bookmarkEnd w:id="899"/>
      <w:bookmarkEnd w:id="900"/>
      <w:r w:rsidRPr="0081245A">
        <w:t>Metallic</w:t>
      </w:r>
      <w:r w:rsidR="00473F0D" w:rsidRPr="0081245A">
        <w:t xml:space="preserve"> </w:t>
      </w:r>
      <w:r w:rsidR="00D916CF">
        <w:t>Texture</w:t>
      </w:r>
      <w:r w:rsidR="00996C58">
        <w:t xml:space="preserve"> Display Properties</w:t>
      </w:r>
      <w:bookmarkEnd w:id="901"/>
    </w:p>
    <w:p w14:paraId="101E941C" w14:textId="54A1FD0C" w:rsidR="00E21353" w:rsidRPr="005C455F" w:rsidRDefault="00E21353" w:rsidP="00EC5B54">
      <w:pPr>
        <w:pStyle w:val="NoSpacing"/>
      </w:pPr>
      <w:r w:rsidRPr="005C455F">
        <w:t xml:space="preserve">Element </w:t>
      </w:r>
      <w:r w:rsidRPr="005C455F">
        <w:rPr>
          <w:b/>
        </w:rPr>
        <w:t>&lt;</w:t>
      </w:r>
      <w:r w:rsidR="00842440">
        <w:rPr>
          <w:b/>
        </w:rPr>
        <w:t>pb</w:t>
      </w:r>
      <w:r>
        <w:rPr>
          <w:b/>
        </w:rPr>
        <w:t>metallictexture</w:t>
      </w:r>
      <w:r w:rsidR="00996C58">
        <w:rPr>
          <w:b/>
        </w:rPr>
        <w:t>displayproperties</w:t>
      </w:r>
      <w:r w:rsidRPr="005C455F">
        <w:rPr>
          <w:b/>
        </w:rPr>
        <w:t>&gt;</w:t>
      </w:r>
    </w:p>
    <w:p w14:paraId="309A538D" w14:textId="77777777" w:rsidR="00E21353" w:rsidRDefault="00E21353" w:rsidP="00EC5B54">
      <w:pPr>
        <w:pStyle w:val="ListParagraph"/>
        <w:ind w:left="0"/>
        <w:rPr>
          <w:rFonts w:ascii="Arial" w:hAnsi="Arial" w:cs="Arial"/>
          <w:b/>
          <w:sz w:val="24"/>
          <w:szCs w:val="24"/>
        </w:rPr>
      </w:pPr>
    </w:p>
    <w:tbl>
      <w:tblPr>
        <w:tblW w:w="4999" w:type="pct"/>
        <w:tblLook w:val="0000" w:firstRow="0" w:lastRow="0" w:firstColumn="0" w:lastColumn="0" w:noHBand="0" w:noVBand="0"/>
      </w:tblPr>
      <w:tblGrid>
        <w:gridCol w:w="912"/>
        <w:gridCol w:w="8436"/>
      </w:tblGrid>
      <w:tr w:rsidR="00E21353" w:rsidRPr="00161007" w14:paraId="60E9D8D2" w14:textId="77777777" w:rsidTr="000D550F">
        <w:tc>
          <w:tcPr>
            <w:tcW w:w="525" w:type="pct"/>
            <w:tcBorders>
              <w:top w:val="single" w:sz="4" w:space="0" w:color="auto"/>
              <w:left w:val="single" w:sz="4" w:space="0" w:color="auto"/>
              <w:bottom w:val="single" w:sz="4" w:space="0" w:color="auto"/>
              <w:right w:val="single" w:sz="4" w:space="0" w:color="auto"/>
            </w:tcBorders>
          </w:tcPr>
          <w:p w14:paraId="16E03E39" w14:textId="77777777" w:rsidR="00E21353" w:rsidRPr="00161007" w:rsidRDefault="00E21353" w:rsidP="00E21353">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lastRenderedPageBreak/>
              <w:t>diagram</w:t>
            </w:r>
          </w:p>
        </w:tc>
        <w:tc>
          <w:tcPr>
            <w:tcW w:w="4475" w:type="pct"/>
            <w:tcBorders>
              <w:top w:val="single" w:sz="4" w:space="0" w:color="auto"/>
              <w:left w:val="single" w:sz="4" w:space="0" w:color="auto"/>
              <w:bottom w:val="single" w:sz="4" w:space="0" w:color="auto"/>
              <w:right w:val="single" w:sz="4" w:space="0" w:color="auto"/>
            </w:tcBorders>
          </w:tcPr>
          <w:p w14:paraId="33BFD20C" w14:textId="58E5095C" w:rsidR="00E21353" w:rsidRPr="00161007" w:rsidRDefault="00810947" w:rsidP="00E21353">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5BDBBF1F" wp14:editId="183FFB6E">
                  <wp:extent cx="52197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700" cy="2390775"/>
                          </a:xfrm>
                          <a:prstGeom prst="rect">
                            <a:avLst/>
                          </a:prstGeom>
                        </pic:spPr>
                      </pic:pic>
                    </a:graphicData>
                  </a:graphic>
                </wp:inline>
              </w:drawing>
            </w:r>
          </w:p>
        </w:tc>
      </w:tr>
      <w:tr w:rsidR="00E21353" w:rsidRPr="00161007" w14:paraId="0059AEA4" w14:textId="77777777" w:rsidTr="000D550F">
        <w:tc>
          <w:tcPr>
            <w:tcW w:w="525" w:type="pct"/>
            <w:tcBorders>
              <w:top w:val="single" w:sz="4" w:space="0" w:color="auto"/>
              <w:left w:val="single" w:sz="4" w:space="0" w:color="auto"/>
              <w:bottom w:val="single" w:sz="4" w:space="0" w:color="auto"/>
              <w:right w:val="single" w:sz="4" w:space="0" w:color="auto"/>
            </w:tcBorders>
          </w:tcPr>
          <w:p w14:paraId="062FCE8D" w14:textId="65A4F599" w:rsidR="00E21353" w:rsidRPr="00161007" w:rsidRDefault="00B266EC"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color w:val="808080"/>
                <w:sz w:val="16"/>
                <w:szCs w:val="16"/>
              </w:rPr>
              <w:t>a</w:t>
            </w:r>
            <w:r w:rsidR="00E21353" w:rsidRPr="00161007">
              <w:rPr>
                <w:rFonts w:ascii="Arial" w:hAnsi="Arial" w:cs="Arial"/>
                <w:color w:val="808080"/>
                <w:sz w:val="16"/>
                <w:szCs w:val="16"/>
              </w:rPr>
              <w:t>ttributes</w:t>
            </w:r>
          </w:p>
        </w:tc>
        <w:tc>
          <w:tcPr>
            <w:tcW w:w="4475"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25"/>
              <w:gridCol w:w="1656"/>
              <w:gridCol w:w="810"/>
              <w:gridCol w:w="899"/>
              <w:gridCol w:w="613"/>
              <w:gridCol w:w="2515"/>
            </w:tblGrid>
            <w:tr w:rsidR="00E21353" w:rsidRPr="00161007" w14:paraId="4158CB94" w14:textId="77777777" w:rsidTr="002F39B8">
              <w:tc>
                <w:tcPr>
                  <w:tcW w:w="1049" w:type="pct"/>
                </w:tcPr>
                <w:p w14:paraId="7313BE07"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007" w:type="pct"/>
                </w:tcPr>
                <w:p w14:paraId="576E0555"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3" w:type="pct"/>
                </w:tcPr>
                <w:p w14:paraId="32CF7236"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547" w:type="pct"/>
                </w:tcPr>
                <w:p w14:paraId="5B5D3D69"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3" w:type="pct"/>
                </w:tcPr>
                <w:p w14:paraId="2309BD0A"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530" w:type="pct"/>
                </w:tcPr>
                <w:p w14:paraId="47A5DE95"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E21353" w:rsidRPr="00161007" w14:paraId="7CC7716F" w14:textId="77777777" w:rsidTr="002F39B8">
              <w:tc>
                <w:tcPr>
                  <w:tcW w:w="1049" w:type="pct"/>
                  <w:tcBorders>
                    <w:bottom w:val="single" w:sz="4" w:space="0" w:color="auto"/>
                  </w:tcBorders>
                </w:tcPr>
                <w:p w14:paraId="0686B141" w14:textId="20112647" w:rsidR="00E21353" w:rsidRPr="00EC5B54" w:rsidRDefault="00E21353" w:rsidP="00E21353">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id</w:t>
                  </w:r>
                </w:p>
              </w:tc>
              <w:tc>
                <w:tcPr>
                  <w:tcW w:w="1007" w:type="pct"/>
                  <w:tcBorders>
                    <w:bottom w:val="single" w:sz="4" w:space="0" w:color="auto"/>
                  </w:tcBorders>
                </w:tcPr>
                <w:p w14:paraId="784ABED6" w14:textId="5D842A18"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3" w:type="pct"/>
                  <w:tcBorders>
                    <w:bottom w:val="single" w:sz="4" w:space="0" w:color="auto"/>
                  </w:tcBorders>
                </w:tcPr>
                <w:p w14:paraId="668808BB"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47" w:type="pct"/>
                  <w:tcBorders>
                    <w:bottom w:val="single" w:sz="4" w:space="0" w:color="auto"/>
                  </w:tcBorders>
                </w:tcPr>
                <w:p w14:paraId="0BC3EAD8"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c>
                <w:tcPr>
                  <w:tcW w:w="373" w:type="pct"/>
                  <w:tcBorders>
                    <w:bottom w:val="single" w:sz="4" w:space="0" w:color="auto"/>
                  </w:tcBorders>
                </w:tcPr>
                <w:p w14:paraId="76150C13" w14:textId="77777777" w:rsidR="00E21353" w:rsidRPr="00EC5B54"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bottom w:val="single" w:sz="4" w:space="0" w:color="auto"/>
                  </w:tcBorders>
                </w:tcPr>
                <w:p w14:paraId="207D2A2B" w14:textId="6CB92AD6" w:rsidR="00E21353" w:rsidRPr="00EC5B54"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Unique ID among all materials groups (which could include elements from extensions to the specification)</w:t>
                  </w:r>
                </w:p>
              </w:tc>
            </w:tr>
            <w:tr w:rsidR="00E21353" w:rsidRPr="00161007" w14:paraId="1155FABD" w14:textId="77777777" w:rsidTr="002F39B8">
              <w:tc>
                <w:tcPr>
                  <w:tcW w:w="1049" w:type="pct"/>
                  <w:tcBorders>
                    <w:top w:val="single" w:sz="4" w:space="0" w:color="auto"/>
                    <w:bottom w:val="single" w:sz="4" w:space="0" w:color="auto"/>
                  </w:tcBorders>
                </w:tcPr>
                <w:p w14:paraId="0A57A9E9" w14:textId="5DEF494F" w:rsidR="00E21353" w:rsidRPr="00EC5B54" w:rsidRDefault="00E21353" w:rsidP="00E21353">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t xml:space="preserve">name </w:t>
                  </w:r>
                </w:p>
              </w:tc>
              <w:tc>
                <w:tcPr>
                  <w:tcW w:w="1007" w:type="pct"/>
                  <w:tcBorders>
                    <w:top w:val="single" w:sz="4" w:space="0" w:color="auto"/>
                    <w:bottom w:val="single" w:sz="4" w:space="0" w:color="auto"/>
                  </w:tcBorders>
                </w:tcPr>
                <w:p w14:paraId="601E096A" w14:textId="5DD64BE7" w:rsidR="00E21353" w:rsidRPr="00EC5B54"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sidRPr="00EC5B54">
                    <w:rPr>
                      <w:rFonts w:ascii="Arial" w:hAnsi="Arial" w:cs="Arial"/>
                      <w:b/>
                      <w:bCs/>
                      <w:color w:val="000000"/>
                      <w:sz w:val="16"/>
                      <w:szCs w:val="16"/>
                    </w:rPr>
                    <w:t>xs:string</w:t>
                  </w:r>
                </w:p>
              </w:tc>
              <w:tc>
                <w:tcPr>
                  <w:tcW w:w="493" w:type="pct"/>
                  <w:tcBorders>
                    <w:top w:val="single" w:sz="4" w:space="0" w:color="auto"/>
                    <w:bottom w:val="single" w:sz="4" w:space="0" w:color="auto"/>
                  </w:tcBorders>
                </w:tcPr>
                <w:p w14:paraId="7B5C0311"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47" w:type="pct"/>
                  <w:tcBorders>
                    <w:top w:val="single" w:sz="4" w:space="0" w:color="auto"/>
                    <w:bottom w:val="single" w:sz="4" w:space="0" w:color="auto"/>
                  </w:tcBorders>
                </w:tcPr>
                <w:p w14:paraId="13EEA208"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c>
                <w:tcPr>
                  <w:tcW w:w="373" w:type="pct"/>
                  <w:tcBorders>
                    <w:top w:val="single" w:sz="4" w:space="0" w:color="auto"/>
                    <w:bottom w:val="single" w:sz="4" w:space="0" w:color="auto"/>
                  </w:tcBorders>
                </w:tcPr>
                <w:p w14:paraId="44CAD450"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c>
                <w:tcPr>
                  <w:tcW w:w="1530" w:type="pct"/>
                  <w:tcBorders>
                    <w:top w:val="single" w:sz="4" w:space="0" w:color="auto"/>
                    <w:bottom w:val="single" w:sz="4" w:space="0" w:color="auto"/>
                  </w:tcBorders>
                </w:tcPr>
                <w:p w14:paraId="343FDEE0" w14:textId="77777777" w:rsidR="00E21353" w:rsidRPr="00A15CB6"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381E00">
                    <w:rPr>
                      <w:rFonts w:ascii="Arial" w:hAnsi="Arial" w:cs="Arial"/>
                      <w:color w:val="000000"/>
                      <w:sz w:val="16"/>
                      <w:szCs w:val="16"/>
                    </w:rPr>
                    <w:t>Specifies the material name, intended to convey design intent.</w:t>
                  </w:r>
                </w:p>
              </w:tc>
            </w:tr>
            <w:tr w:rsidR="00E21353" w:rsidRPr="00161007" w14:paraId="50A1E1C7" w14:textId="77777777" w:rsidTr="00EC5B54">
              <w:tc>
                <w:tcPr>
                  <w:tcW w:w="1049" w:type="pct"/>
                  <w:tcBorders>
                    <w:top w:val="single" w:sz="4" w:space="0" w:color="auto"/>
                    <w:bottom w:val="single" w:sz="4" w:space="0" w:color="auto"/>
                  </w:tcBorders>
                </w:tcPr>
                <w:p w14:paraId="0BF6948A" w14:textId="35C43E25" w:rsidR="00E21353" w:rsidRPr="00EC5B54" w:rsidRDefault="00E21353"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metallictextureid</w:t>
                  </w:r>
                </w:p>
              </w:tc>
              <w:tc>
                <w:tcPr>
                  <w:tcW w:w="1007" w:type="pct"/>
                  <w:tcBorders>
                    <w:top w:val="single" w:sz="4" w:space="0" w:color="auto"/>
                    <w:bottom w:val="single" w:sz="4" w:space="0" w:color="auto"/>
                  </w:tcBorders>
                </w:tcPr>
                <w:p w14:paraId="0DAD2FCD" w14:textId="609DF6DB" w:rsidR="00E21353"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ST_ResourceID</w:t>
                  </w:r>
                </w:p>
              </w:tc>
              <w:tc>
                <w:tcPr>
                  <w:tcW w:w="493" w:type="pct"/>
                  <w:tcBorders>
                    <w:top w:val="single" w:sz="4" w:space="0" w:color="auto"/>
                    <w:bottom w:val="single" w:sz="4" w:space="0" w:color="auto"/>
                  </w:tcBorders>
                </w:tcPr>
                <w:p w14:paraId="480F91C1" w14:textId="6EA5E22D"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47" w:type="pct"/>
                  <w:tcBorders>
                    <w:top w:val="single" w:sz="4" w:space="0" w:color="auto"/>
                    <w:bottom w:val="single" w:sz="4" w:space="0" w:color="auto"/>
                  </w:tcBorders>
                </w:tcPr>
                <w:p w14:paraId="1857817E" w14:textId="3C3B45A5" w:rsidR="00E21353" w:rsidRPr="00560DED"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373" w:type="pct"/>
                  <w:tcBorders>
                    <w:top w:val="single" w:sz="4" w:space="0" w:color="auto"/>
                    <w:bottom w:val="single" w:sz="4" w:space="0" w:color="auto"/>
                  </w:tcBorders>
                </w:tcPr>
                <w:p w14:paraId="700F7338"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bottom w:val="single" w:sz="4" w:space="0" w:color="auto"/>
                  </w:tcBorders>
                </w:tcPr>
                <w:p w14:paraId="1BC4313E" w14:textId="3A8B6CFB"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Reference to the &lt;texture2d&gt; element with the matching id attribute value</w:t>
                  </w:r>
                </w:p>
              </w:tc>
            </w:tr>
            <w:tr w:rsidR="00E21353" w:rsidRPr="00161007" w14:paraId="4D74631D" w14:textId="77777777" w:rsidTr="00EC5B54">
              <w:tc>
                <w:tcPr>
                  <w:tcW w:w="1049" w:type="pct"/>
                  <w:tcBorders>
                    <w:top w:val="single" w:sz="4" w:space="0" w:color="auto"/>
                    <w:bottom w:val="single" w:sz="4" w:space="0" w:color="auto"/>
                  </w:tcBorders>
                </w:tcPr>
                <w:p w14:paraId="62462627" w14:textId="29FAB080" w:rsidR="00E21353" w:rsidRPr="00EC5B54" w:rsidRDefault="00E21353" w:rsidP="00E21353">
                  <w:pPr>
                    <w:widowControl w:val="0"/>
                    <w:autoSpaceDE w:val="0"/>
                    <w:autoSpaceDN w:val="0"/>
                    <w:adjustRightInd w:val="0"/>
                    <w:spacing w:before="60" w:after="60" w:line="240" w:lineRule="auto"/>
                    <w:rPr>
                      <w:b/>
                    </w:rPr>
                  </w:pPr>
                  <w:r w:rsidRPr="00EC5B54">
                    <w:rPr>
                      <w:rFonts w:ascii="Arial" w:hAnsi="Arial" w:cs="Arial"/>
                      <w:b/>
                      <w:color w:val="000000"/>
                      <w:sz w:val="16"/>
                      <w:szCs w:val="16"/>
                    </w:rPr>
                    <w:t>roughnesstextureid</w:t>
                  </w:r>
                </w:p>
              </w:tc>
              <w:tc>
                <w:tcPr>
                  <w:tcW w:w="1007" w:type="pct"/>
                  <w:tcBorders>
                    <w:top w:val="single" w:sz="4" w:space="0" w:color="auto"/>
                    <w:bottom w:val="single" w:sz="4" w:space="0" w:color="auto"/>
                  </w:tcBorders>
                </w:tcPr>
                <w:p w14:paraId="38328301" w14:textId="0985F9B9" w:rsidR="00E21353"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sidRPr="00EC5B54">
                    <w:rPr>
                      <w:rFonts w:ascii="Arial" w:hAnsi="Arial" w:cs="Arial"/>
                      <w:b/>
                      <w:bCs/>
                      <w:color w:val="000000"/>
                      <w:sz w:val="16"/>
                      <w:szCs w:val="16"/>
                    </w:rPr>
                    <w:t>ST_ResourceID</w:t>
                  </w:r>
                </w:p>
              </w:tc>
              <w:tc>
                <w:tcPr>
                  <w:tcW w:w="493" w:type="pct"/>
                  <w:tcBorders>
                    <w:top w:val="single" w:sz="4" w:space="0" w:color="auto"/>
                    <w:bottom w:val="single" w:sz="4" w:space="0" w:color="auto"/>
                  </w:tcBorders>
                </w:tcPr>
                <w:p w14:paraId="04D8993B" w14:textId="333AE868"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47" w:type="pct"/>
                  <w:tcBorders>
                    <w:top w:val="single" w:sz="4" w:space="0" w:color="auto"/>
                    <w:bottom w:val="single" w:sz="4" w:space="0" w:color="auto"/>
                  </w:tcBorders>
                </w:tcPr>
                <w:p w14:paraId="047B1413" w14:textId="77777777" w:rsidR="00E21353" w:rsidRPr="00560DED"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373" w:type="pct"/>
                  <w:tcBorders>
                    <w:top w:val="single" w:sz="4" w:space="0" w:color="auto"/>
                    <w:bottom w:val="single" w:sz="4" w:space="0" w:color="auto"/>
                  </w:tcBorders>
                </w:tcPr>
                <w:p w14:paraId="00BDD3C1"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bottom w:val="single" w:sz="4" w:space="0" w:color="auto"/>
                  </w:tcBorders>
                </w:tcPr>
                <w:p w14:paraId="0D714518" w14:textId="7FCBF57F"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Reference to the &lt;texture2d&gt; element with the matching id attribute value</w:t>
                  </w:r>
                </w:p>
              </w:tc>
            </w:tr>
            <w:tr w:rsidR="00E21353" w:rsidRPr="00161007" w14:paraId="5D4DE97E" w14:textId="77777777" w:rsidTr="00EC5B54">
              <w:tc>
                <w:tcPr>
                  <w:tcW w:w="1049" w:type="pct"/>
                  <w:tcBorders>
                    <w:top w:val="single" w:sz="4" w:space="0" w:color="auto"/>
                    <w:bottom w:val="single" w:sz="4" w:space="0" w:color="auto"/>
                  </w:tcBorders>
                </w:tcPr>
                <w:p w14:paraId="289CC990" w14:textId="74E27C73" w:rsidR="00E21353" w:rsidRPr="00EC5B54" w:rsidRDefault="00E21353"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basecolorfactor</w:t>
                  </w:r>
                </w:p>
              </w:tc>
              <w:tc>
                <w:tcPr>
                  <w:tcW w:w="1007" w:type="pct"/>
                  <w:tcBorders>
                    <w:top w:val="single" w:sz="4" w:space="0" w:color="auto"/>
                    <w:bottom w:val="single" w:sz="4" w:space="0" w:color="auto"/>
                  </w:tcBorders>
                </w:tcPr>
                <w:p w14:paraId="21ED52B6" w14:textId="7285E356" w:rsidR="00E21353" w:rsidRPr="00D12AB5" w:rsidRDefault="00E21353" w:rsidP="00E21353">
                  <w:pPr>
                    <w:widowControl w:val="0"/>
                    <w:autoSpaceDE w:val="0"/>
                    <w:autoSpaceDN w:val="0"/>
                    <w:adjustRightInd w:val="0"/>
                    <w:spacing w:before="60" w:after="60" w:line="240" w:lineRule="auto"/>
                    <w:rPr>
                      <w:rFonts w:ascii="Arial" w:hAnsi="Arial" w:cs="Arial"/>
                      <w:b/>
                      <w:bCs/>
                      <w:color w:val="000000"/>
                      <w:sz w:val="16"/>
                      <w:szCs w:val="16"/>
                    </w:rPr>
                  </w:pPr>
                  <w:r w:rsidRPr="00EC5B54">
                    <w:rPr>
                      <w:rFonts w:ascii="Arial" w:hAnsi="Arial" w:cs="Arial"/>
                      <w:b/>
                      <w:bCs/>
                      <w:color w:val="000000"/>
                      <w:sz w:val="16"/>
                      <w:szCs w:val="16"/>
                    </w:rPr>
                    <w:t>ST_ColorValue</w:t>
                  </w:r>
                </w:p>
              </w:tc>
              <w:tc>
                <w:tcPr>
                  <w:tcW w:w="493" w:type="pct"/>
                  <w:tcBorders>
                    <w:top w:val="single" w:sz="4" w:space="0" w:color="auto"/>
                    <w:bottom w:val="single" w:sz="4" w:space="0" w:color="auto"/>
                  </w:tcBorders>
                </w:tcPr>
                <w:p w14:paraId="288AC8D7" w14:textId="77777777"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547" w:type="pct"/>
                  <w:tcBorders>
                    <w:top w:val="single" w:sz="4" w:space="0" w:color="auto"/>
                    <w:bottom w:val="single" w:sz="4" w:space="0" w:color="auto"/>
                  </w:tcBorders>
                </w:tcPr>
                <w:p w14:paraId="6F47A6D6" w14:textId="30D4537E" w:rsidR="00E21353" w:rsidRPr="00560DED"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#FFFFFF</w:t>
                  </w:r>
                </w:p>
              </w:tc>
              <w:tc>
                <w:tcPr>
                  <w:tcW w:w="373" w:type="pct"/>
                  <w:tcBorders>
                    <w:top w:val="single" w:sz="4" w:space="0" w:color="auto"/>
                    <w:bottom w:val="single" w:sz="4" w:space="0" w:color="auto"/>
                  </w:tcBorders>
                </w:tcPr>
                <w:p w14:paraId="2AD84B91"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bottom w:val="single" w:sz="4" w:space="0" w:color="auto"/>
                  </w:tcBorders>
                </w:tcPr>
                <w:p w14:paraId="46D7BBD6" w14:textId="6CA32554"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Base color multiplication factor</w:t>
                  </w:r>
                </w:p>
              </w:tc>
            </w:tr>
            <w:tr w:rsidR="00E21353" w:rsidRPr="00161007" w14:paraId="4B834535" w14:textId="77777777" w:rsidTr="00EC5B54">
              <w:tc>
                <w:tcPr>
                  <w:tcW w:w="1049" w:type="pct"/>
                  <w:tcBorders>
                    <w:top w:val="single" w:sz="4" w:space="0" w:color="auto"/>
                    <w:bottom w:val="single" w:sz="4" w:space="0" w:color="auto"/>
                  </w:tcBorders>
                </w:tcPr>
                <w:p w14:paraId="1A12C417" w14:textId="5A35D2FB" w:rsidR="00E21353" w:rsidRPr="00EC5B54" w:rsidRDefault="00E21353"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metallicfactor</w:t>
                  </w:r>
                </w:p>
              </w:tc>
              <w:tc>
                <w:tcPr>
                  <w:tcW w:w="1007" w:type="pct"/>
                  <w:tcBorders>
                    <w:top w:val="single" w:sz="4" w:space="0" w:color="auto"/>
                    <w:bottom w:val="single" w:sz="4" w:space="0" w:color="auto"/>
                  </w:tcBorders>
                </w:tcPr>
                <w:p w14:paraId="5CF95EA0" w14:textId="046ECCFF"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b/>
                      <w:bCs/>
                      <w:color w:val="000000"/>
                      <w:sz w:val="16"/>
                      <w:szCs w:val="16"/>
                    </w:rPr>
                    <w:t>ST_</w:t>
                  </w:r>
                  <w:r w:rsidR="00DF6D35">
                    <w:rPr>
                      <w:rFonts w:ascii="Arial" w:hAnsi="Arial" w:cs="Arial"/>
                      <w:b/>
                      <w:bCs/>
                      <w:color w:val="000000"/>
                      <w:sz w:val="16"/>
                      <w:szCs w:val="16"/>
                    </w:rPr>
                    <w:t>Number</w:t>
                  </w:r>
                </w:p>
              </w:tc>
              <w:tc>
                <w:tcPr>
                  <w:tcW w:w="493" w:type="pct"/>
                  <w:tcBorders>
                    <w:top w:val="single" w:sz="4" w:space="0" w:color="auto"/>
                    <w:bottom w:val="single" w:sz="4" w:space="0" w:color="auto"/>
                  </w:tcBorders>
                </w:tcPr>
                <w:p w14:paraId="65B009C6" w14:textId="77777777"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547" w:type="pct"/>
                  <w:tcBorders>
                    <w:top w:val="single" w:sz="4" w:space="0" w:color="auto"/>
                    <w:bottom w:val="single" w:sz="4" w:space="0" w:color="auto"/>
                  </w:tcBorders>
                </w:tcPr>
                <w:p w14:paraId="2D73CF1E" w14:textId="52A1D847"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1</w:t>
                  </w:r>
                </w:p>
              </w:tc>
              <w:tc>
                <w:tcPr>
                  <w:tcW w:w="373" w:type="pct"/>
                  <w:tcBorders>
                    <w:top w:val="single" w:sz="4" w:space="0" w:color="auto"/>
                    <w:bottom w:val="single" w:sz="4" w:space="0" w:color="auto"/>
                  </w:tcBorders>
                </w:tcPr>
                <w:p w14:paraId="4EDD71BD"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bottom w:val="single" w:sz="4" w:space="0" w:color="auto"/>
                  </w:tcBorders>
                </w:tcPr>
                <w:p w14:paraId="20613036" w14:textId="6F86A84A"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Metallicness multiplication factor</w:t>
                  </w:r>
                </w:p>
              </w:tc>
            </w:tr>
            <w:tr w:rsidR="00E21353" w:rsidRPr="00161007" w14:paraId="6E047F4F" w14:textId="77777777" w:rsidTr="00EC5B54">
              <w:tc>
                <w:tcPr>
                  <w:tcW w:w="1049" w:type="pct"/>
                  <w:tcBorders>
                    <w:top w:val="single" w:sz="4" w:space="0" w:color="auto"/>
                    <w:bottom w:val="single" w:sz="4" w:space="0" w:color="auto"/>
                  </w:tcBorders>
                </w:tcPr>
                <w:p w14:paraId="3C7BCA1C" w14:textId="29BB0105" w:rsidR="00E21353" w:rsidRPr="00EC5B54" w:rsidRDefault="00FF7D4B" w:rsidP="00E21353">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r</w:t>
                  </w:r>
                  <w:r w:rsidR="00E21353" w:rsidRPr="00EC5B54">
                    <w:rPr>
                      <w:rFonts w:ascii="Arial" w:hAnsi="Arial" w:cs="Arial"/>
                      <w:b/>
                      <w:color w:val="000000"/>
                      <w:sz w:val="16"/>
                      <w:szCs w:val="16"/>
                    </w:rPr>
                    <w:t>oughnessfactor</w:t>
                  </w:r>
                </w:p>
              </w:tc>
              <w:tc>
                <w:tcPr>
                  <w:tcW w:w="1007" w:type="pct"/>
                  <w:tcBorders>
                    <w:top w:val="single" w:sz="4" w:space="0" w:color="auto"/>
                    <w:bottom w:val="single" w:sz="4" w:space="0" w:color="auto"/>
                  </w:tcBorders>
                </w:tcPr>
                <w:p w14:paraId="74056D1C" w14:textId="1C0D6EE3"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b/>
                      <w:bCs/>
                      <w:color w:val="000000"/>
                      <w:sz w:val="16"/>
                      <w:szCs w:val="16"/>
                    </w:rPr>
                    <w:t>ST_Number</w:t>
                  </w:r>
                </w:p>
              </w:tc>
              <w:tc>
                <w:tcPr>
                  <w:tcW w:w="493" w:type="pct"/>
                  <w:tcBorders>
                    <w:top w:val="single" w:sz="4" w:space="0" w:color="auto"/>
                    <w:bottom w:val="single" w:sz="4" w:space="0" w:color="auto"/>
                  </w:tcBorders>
                </w:tcPr>
                <w:p w14:paraId="0F37BC51" w14:textId="77777777"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547" w:type="pct"/>
                  <w:tcBorders>
                    <w:top w:val="single" w:sz="4" w:space="0" w:color="auto"/>
                    <w:bottom w:val="single" w:sz="4" w:space="0" w:color="auto"/>
                  </w:tcBorders>
                </w:tcPr>
                <w:p w14:paraId="68402DB0" w14:textId="4AF97E7A" w:rsidR="00E21353" w:rsidRDefault="00E21353" w:rsidP="00E2135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1</w:t>
                  </w:r>
                </w:p>
              </w:tc>
              <w:tc>
                <w:tcPr>
                  <w:tcW w:w="373" w:type="pct"/>
                  <w:tcBorders>
                    <w:top w:val="single" w:sz="4" w:space="0" w:color="auto"/>
                    <w:bottom w:val="single" w:sz="4" w:space="0" w:color="auto"/>
                  </w:tcBorders>
                </w:tcPr>
                <w:p w14:paraId="0125B6F9" w14:textId="77777777" w:rsidR="00E21353" w:rsidRPr="00161007" w:rsidRDefault="00E21353" w:rsidP="00E21353">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bottom w:val="single" w:sz="4" w:space="0" w:color="auto"/>
                  </w:tcBorders>
                </w:tcPr>
                <w:p w14:paraId="1EE90F81" w14:textId="71A90FA3" w:rsidR="00E21353" w:rsidRPr="00D12AB5" w:rsidRDefault="00E21353" w:rsidP="00E21353">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Roughness multiplication factor</w:t>
                  </w:r>
                </w:p>
              </w:tc>
            </w:tr>
            <w:tr w:rsidR="0023334C" w:rsidRPr="00161007" w14:paraId="492501A6" w14:textId="77777777" w:rsidTr="002F39B8">
              <w:tc>
                <w:tcPr>
                  <w:tcW w:w="1049" w:type="pct"/>
                  <w:tcBorders>
                    <w:top w:val="single" w:sz="4" w:space="0" w:color="auto"/>
                  </w:tcBorders>
                </w:tcPr>
                <w:p w14:paraId="7400A08D" w14:textId="713797C7" w:rsidR="0023334C" w:rsidRPr="008508DC" w:rsidRDefault="0023334C" w:rsidP="0023334C">
                  <w:pPr>
                    <w:widowControl w:val="0"/>
                    <w:autoSpaceDE w:val="0"/>
                    <w:autoSpaceDN w:val="0"/>
                    <w:adjustRightInd w:val="0"/>
                    <w:spacing w:before="60" w:after="60" w:line="240" w:lineRule="auto"/>
                    <w:rPr>
                      <w:rFonts w:ascii="Arial" w:hAnsi="Arial" w:cs="Arial"/>
                      <w:color w:val="000000"/>
                      <w:sz w:val="16"/>
                      <w:szCs w:val="16"/>
                    </w:rPr>
                  </w:pPr>
                  <w:r w:rsidRPr="008508DC">
                    <w:rPr>
                      <w:rFonts w:ascii="Arial" w:hAnsi="Arial" w:cs="Arial"/>
                      <w:color w:val="000000"/>
                      <w:sz w:val="16"/>
                      <w:szCs w:val="16"/>
                    </w:rPr>
                    <w:t>@anyAttribute</w:t>
                  </w:r>
                </w:p>
              </w:tc>
              <w:tc>
                <w:tcPr>
                  <w:tcW w:w="1007" w:type="pct"/>
                  <w:tcBorders>
                    <w:top w:val="single" w:sz="4" w:space="0" w:color="auto"/>
                  </w:tcBorders>
                </w:tcPr>
                <w:p w14:paraId="571C355C" w14:textId="77777777" w:rsidR="0023334C" w:rsidRDefault="0023334C" w:rsidP="0023334C">
                  <w:pPr>
                    <w:widowControl w:val="0"/>
                    <w:autoSpaceDE w:val="0"/>
                    <w:autoSpaceDN w:val="0"/>
                    <w:adjustRightInd w:val="0"/>
                    <w:spacing w:before="60" w:after="60" w:line="240" w:lineRule="auto"/>
                    <w:rPr>
                      <w:rFonts w:ascii="Arial" w:hAnsi="Arial" w:cs="Arial"/>
                      <w:color w:val="000000"/>
                      <w:sz w:val="16"/>
                      <w:szCs w:val="16"/>
                    </w:rPr>
                  </w:pPr>
                </w:p>
              </w:tc>
              <w:tc>
                <w:tcPr>
                  <w:tcW w:w="493" w:type="pct"/>
                  <w:tcBorders>
                    <w:top w:val="single" w:sz="4" w:space="0" w:color="auto"/>
                  </w:tcBorders>
                </w:tcPr>
                <w:p w14:paraId="7037F93D" w14:textId="77777777" w:rsidR="0023334C" w:rsidRDefault="0023334C" w:rsidP="0023334C">
                  <w:pPr>
                    <w:widowControl w:val="0"/>
                    <w:autoSpaceDE w:val="0"/>
                    <w:autoSpaceDN w:val="0"/>
                    <w:adjustRightInd w:val="0"/>
                    <w:spacing w:before="60" w:after="60" w:line="240" w:lineRule="auto"/>
                    <w:rPr>
                      <w:rFonts w:ascii="Arial" w:hAnsi="Arial" w:cs="Arial"/>
                      <w:color w:val="000000"/>
                      <w:sz w:val="16"/>
                      <w:szCs w:val="16"/>
                    </w:rPr>
                  </w:pPr>
                </w:p>
              </w:tc>
              <w:tc>
                <w:tcPr>
                  <w:tcW w:w="547" w:type="pct"/>
                  <w:tcBorders>
                    <w:top w:val="single" w:sz="4" w:space="0" w:color="auto"/>
                  </w:tcBorders>
                </w:tcPr>
                <w:p w14:paraId="2E618BCD" w14:textId="77777777" w:rsidR="0023334C" w:rsidRDefault="0023334C" w:rsidP="0023334C">
                  <w:pPr>
                    <w:widowControl w:val="0"/>
                    <w:autoSpaceDE w:val="0"/>
                    <w:autoSpaceDN w:val="0"/>
                    <w:adjustRightInd w:val="0"/>
                    <w:spacing w:before="60" w:after="60" w:line="240" w:lineRule="auto"/>
                    <w:rPr>
                      <w:rFonts w:ascii="Arial" w:hAnsi="Arial" w:cs="Arial"/>
                      <w:color w:val="000000"/>
                      <w:sz w:val="16"/>
                      <w:szCs w:val="16"/>
                    </w:rPr>
                  </w:pPr>
                </w:p>
              </w:tc>
              <w:tc>
                <w:tcPr>
                  <w:tcW w:w="373" w:type="pct"/>
                  <w:tcBorders>
                    <w:top w:val="single" w:sz="4" w:space="0" w:color="auto"/>
                  </w:tcBorders>
                </w:tcPr>
                <w:p w14:paraId="6F3D0E03" w14:textId="77777777" w:rsidR="0023334C" w:rsidRPr="00161007" w:rsidRDefault="0023334C" w:rsidP="0023334C">
                  <w:pPr>
                    <w:widowControl w:val="0"/>
                    <w:autoSpaceDE w:val="0"/>
                    <w:autoSpaceDN w:val="0"/>
                    <w:adjustRightInd w:val="0"/>
                    <w:spacing w:before="60" w:after="60" w:line="240" w:lineRule="auto"/>
                    <w:rPr>
                      <w:rFonts w:ascii="Arial" w:hAnsi="Arial" w:cs="Arial"/>
                      <w:color w:val="000000"/>
                      <w:sz w:val="16"/>
                      <w:szCs w:val="16"/>
                    </w:rPr>
                  </w:pPr>
                </w:p>
              </w:tc>
              <w:tc>
                <w:tcPr>
                  <w:tcW w:w="1530" w:type="pct"/>
                  <w:tcBorders>
                    <w:top w:val="single" w:sz="4" w:space="0" w:color="auto"/>
                  </w:tcBorders>
                </w:tcPr>
                <w:p w14:paraId="144F816D" w14:textId="77777777" w:rsidR="0023334C" w:rsidRPr="00D12AB5" w:rsidRDefault="0023334C" w:rsidP="0023334C">
                  <w:pPr>
                    <w:widowControl w:val="0"/>
                    <w:autoSpaceDE w:val="0"/>
                    <w:autoSpaceDN w:val="0"/>
                    <w:adjustRightInd w:val="0"/>
                    <w:spacing w:before="60" w:after="60" w:line="240" w:lineRule="auto"/>
                    <w:rPr>
                      <w:rFonts w:ascii="Arial" w:hAnsi="Arial" w:cs="Arial"/>
                      <w:color w:val="000000"/>
                      <w:sz w:val="16"/>
                      <w:szCs w:val="16"/>
                    </w:rPr>
                  </w:pPr>
                </w:p>
              </w:tc>
            </w:tr>
          </w:tbl>
          <w:p w14:paraId="6D5F695B" w14:textId="77777777" w:rsidR="00E21353" w:rsidRPr="00161007" w:rsidRDefault="00E21353" w:rsidP="00E21353">
            <w:pPr>
              <w:widowControl w:val="0"/>
              <w:autoSpaceDE w:val="0"/>
              <w:autoSpaceDN w:val="0"/>
              <w:adjustRightInd w:val="0"/>
              <w:spacing w:before="60" w:after="60" w:line="240" w:lineRule="auto"/>
              <w:rPr>
                <w:rFonts w:ascii="Arial" w:hAnsi="Arial" w:cs="Arial"/>
                <w:sz w:val="24"/>
                <w:szCs w:val="24"/>
              </w:rPr>
            </w:pPr>
          </w:p>
        </w:tc>
      </w:tr>
    </w:tbl>
    <w:p w14:paraId="3F7B7335" w14:textId="77777777" w:rsidR="00E21353" w:rsidRPr="00EC5B54" w:rsidRDefault="00E21353" w:rsidP="00EC5B54">
      <w:pPr>
        <w:pStyle w:val="ListParagraph"/>
        <w:ind w:left="0"/>
        <w:rPr>
          <w:rFonts w:ascii="Arial" w:hAnsi="Arial" w:cs="Arial"/>
          <w:b/>
          <w:sz w:val="24"/>
          <w:szCs w:val="24"/>
        </w:rPr>
      </w:pPr>
    </w:p>
    <w:p w14:paraId="50B777B7" w14:textId="13D55CBB" w:rsidR="00D12AB5" w:rsidRDefault="00AB67A8" w:rsidP="00D12AB5">
      <w:pPr>
        <w:pStyle w:val="NoSpacing"/>
        <w:jc w:val="both"/>
      </w:pPr>
      <w:r>
        <w:t>A &lt;pb</w:t>
      </w:r>
      <w:r w:rsidRPr="00223103">
        <w:t>metallictexturedisplayproperties</w:t>
      </w:r>
      <w:r>
        <w:t>&gt; contains set of properties describing how to realistically display textured metallic material.</w:t>
      </w:r>
    </w:p>
    <w:p w14:paraId="2D051B46" w14:textId="77777777" w:rsidR="00AB67A8" w:rsidRDefault="00AB67A8" w:rsidP="00D12AB5">
      <w:pPr>
        <w:pStyle w:val="NoSpacing"/>
        <w:jc w:val="both"/>
      </w:pPr>
    </w:p>
    <w:p w14:paraId="2978982D" w14:textId="56D2CC29" w:rsidR="00D12AB5" w:rsidRDefault="00D12AB5" w:rsidP="00D12AB5">
      <w:pPr>
        <w:pStyle w:val="NoSpacing"/>
        <w:jc w:val="both"/>
      </w:pPr>
      <w:r>
        <w:t>The difference between &lt;</w:t>
      </w:r>
      <w:r w:rsidR="00842440">
        <w:t>pb</w:t>
      </w:r>
      <w:r>
        <w:t>metallic</w:t>
      </w:r>
      <w:r w:rsidR="00996C58">
        <w:t>displayproperties</w:t>
      </w:r>
      <w:r>
        <w:t>&gt; and &lt;</w:t>
      </w:r>
      <w:r w:rsidR="00842440">
        <w:t>pb</w:t>
      </w:r>
      <w:r w:rsidR="00996C58" w:rsidRPr="00EC5B54">
        <w:t>metallictexturedisplayproperties</w:t>
      </w:r>
      <w:r w:rsidR="002F39B8">
        <w:t>&gt;</w:t>
      </w:r>
      <w:r>
        <w:t xml:space="preserve"> is that the base color, metallicness and roughness parameters are not specified explicitly – instead, they are sampled from the respective &lt;texture2d&gt; resources referenced by </w:t>
      </w:r>
      <w:r w:rsidR="002F39B8">
        <w:t>the associated texture material</w:t>
      </w:r>
      <w:r>
        <w:t xml:space="preserve">, </w:t>
      </w:r>
      <w:r w:rsidRPr="005C455F">
        <w:t>metallictextureid</w:t>
      </w:r>
      <w:r>
        <w:t xml:space="preserve"> and </w:t>
      </w:r>
      <w:r w:rsidRPr="005C455F">
        <w:t>roughnesstextureid</w:t>
      </w:r>
      <w:r>
        <w:t xml:space="preserve">. Values obtained by texture lookups are then multiplied in a component-wise manner by corresponding </w:t>
      </w:r>
      <w:r w:rsidRPr="005C455F">
        <w:t>basecolorfactor</w:t>
      </w:r>
      <w:r>
        <w:t xml:space="preserve">, </w:t>
      </w:r>
      <w:r w:rsidRPr="005C455F">
        <w:t>metallicfactor</w:t>
      </w:r>
      <w:r>
        <w:t xml:space="preserve"> and </w:t>
      </w:r>
      <w:r w:rsidRPr="005C455F">
        <w:t>roughnessfactor</w:t>
      </w:r>
      <w:r>
        <w:t xml:space="preserve">. Color values sampled from texture are assumed to be in sRGB color space. Therefore, </w:t>
      </w:r>
      <w:r w:rsidR="008658D0">
        <w:t xml:space="preserve">the inverse color component transfer function </w:t>
      </w:r>
      <w:r w:rsidR="009F2E88">
        <w:t>MUST</w:t>
      </w:r>
      <w:r>
        <w:t xml:space="preserve"> be applied before component-wise multiplication takes place. Metallicness and roughness values sampled from &lt;texture2d&gt; resources referenced by </w:t>
      </w:r>
      <w:r w:rsidRPr="005C455F">
        <w:t>metallictextureid</w:t>
      </w:r>
      <w:r>
        <w:t xml:space="preserve"> and </w:t>
      </w:r>
      <w:r w:rsidRPr="005C455F">
        <w:t>roughnesstextureid</w:t>
      </w:r>
      <w:r>
        <w:t xml:space="preserve"> (as well as </w:t>
      </w:r>
      <w:r w:rsidRPr="005C455F">
        <w:t>metallicfactor</w:t>
      </w:r>
      <w:r>
        <w:t xml:space="preserve"> and </w:t>
      </w:r>
      <w:r w:rsidRPr="005C455F">
        <w:t>roughnessfactor</w:t>
      </w:r>
      <w:r>
        <w:t xml:space="preserve">) are assumed to be linear and no </w:t>
      </w:r>
      <w:r w:rsidR="008658D0">
        <w:t>inverse color component transfer function</w:t>
      </w:r>
      <w:r>
        <w:t xml:space="preserve"> is necessary.</w:t>
      </w:r>
    </w:p>
    <w:p w14:paraId="1272B105" w14:textId="4BAE006A" w:rsidR="00D12AB5" w:rsidRDefault="00D12AB5" w:rsidP="00D12AB5">
      <w:pPr>
        <w:pStyle w:val="NoSpacing"/>
        <w:jc w:val="both"/>
      </w:pPr>
    </w:p>
    <w:p w14:paraId="74067875" w14:textId="154D7B29" w:rsidR="006B335E" w:rsidRDefault="006B335E" w:rsidP="006B335E">
      <w:pPr>
        <w:pStyle w:val="NoSpacing"/>
        <w:jc w:val="both"/>
      </w:pPr>
      <w:r w:rsidRPr="009B1681">
        <w:lastRenderedPageBreak/>
        <w:t>Alpha transparency values</w:t>
      </w:r>
      <w:r>
        <w:t xml:space="preserve"> for the &lt;texture2d&gt; resource referenced by </w:t>
      </w:r>
      <w:r w:rsidR="002F39B8">
        <w:t>associated texture material</w:t>
      </w:r>
      <w:r w:rsidRPr="009B1681">
        <w:t xml:space="preserve"> </w:t>
      </w:r>
      <w:r>
        <w:t>SHOULD be</w:t>
      </w:r>
      <w:r w:rsidRPr="009B1681">
        <w:t xml:space="preserve"> ignored</w:t>
      </w:r>
      <w:r>
        <w:t xml:space="preserve"> and the texture is assumed to be fully opaque. </w:t>
      </w:r>
    </w:p>
    <w:p w14:paraId="2711600C" w14:textId="77777777" w:rsidR="00D12AB5" w:rsidRDefault="00D12AB5" w:rsidP="00D12AB5">
      <w:pPr>
        <w:pStyle w:val="NoSpacing"/>
      </w:pPr>
    </w:p>
    <w:p w14:paraId="609E782F" w14:textId="7A9CD2E9" w:rsidR="00D12AB5" w:rsidRDefault="00D12AB5" w:rsidP="00D12AB5">
      <w:pPr>
        <w:jc w:val="both"/>
      </w:pPr>
      <w:bookmarkStart w:id="902" w:name="_Hlk512351161"/>
      <w:r>
        <w:t xml:space="preserve">A consumer MUST </w:t>
      </w:r>
      <w:r w:rsidR="00486FB6">
        <w:t xml:space="preserve">still </w:t>
      </w:r>
      <w:r>
        <w:t xml:space="preserve">apply the texture addressing properties (tilestyleu, tilestylev, </w:t>
      </w:r>
      <w:r w:rsidR="00194654">
        <w:t>filter</w:t>
      </w:r>
      <w:r>
        <w:t xml:space="preserve">) defined in the &lt;texture2d&gt; element referenced by </w:t>
      </w:r>
      <w:r w:rsidR="002F39B8">
        <w:t>the associated texture material</w:t>
      </w:r>
      <w:r>
        <w:t xml:space="preserve"> to all the other &lt;texture2d&gt; resources referenced within &lt;metallictexture&gt; element. Other &lt;texture2d&gt;</w:t>
      </w:r>
      <w:r w:rsidR="006B335E">
        <w:t xml:space="preserve"> </w:t>
      </w:r>
      <w:r>
        <w:t>resources MUST either leave these properties unspecified or they MUST specify the same values for these properties.</w:t>
      </w:r>
    </w:p>
    <w:bookmarkEnd w:id="902"/>
    <w:p w14:paraId="32677D4D" w14:textId="07F31C20" w:rsidR="006B335E" w:rsidRPr="006B335E" w:rsidRDefault="006B335E" w:rsidP="00EC5B54">
      <w:r w:rsidRPr="00EC5B54">
        <w:rPr>
          <w:rFonts w:eastAsiaTheme="minorHAnsi"/>
        </w:rPr>
        <w:t>The same set of texture coordinates, specified by &lt;tex2coord&gt; elements, is used for base color, metallicness and roughness &lt;texture2d&gt; resources. This corresponds to the way the textures are created: Object features (e.g. a car door) occupy the same area in all three textures, because it’s easier for designer to match them this way.</w:t>
      </w:r>
    </w:p>
    <w:p w14:paraId="3A759C62" w14:textId="1EB21F4D" w:rsidR="00D12AB5" w:rsidRDefault="00D12AB5" w:rsidP="00D12AB5">
      <w:pPr>
        <w:pStyle w:val="NoSpacing"/>
        <w:jc w:val="both"/>
      </w:pPr>
      <w:r>
        <w:t xml:space="preserve">It is possible for </w:t>
      </w:r>
      <w:r w:rsidRPr="005C455F">
        <w:t>metallictextureid</w:t>
      </w:r>
      <w:r>
        <w:t xml:space="preserve"> and roughnesstextureid to share the same value and therefore to refer to the same &lt;texture2d&gt; resource. In such case the roughness is sampled from its R color channel and the metallicness parameter is sampled from its G color channel.</w:t>
      </w:r>
    </w:p>
    <w:p w14:paraId="4CFD385D" w14:textId="77777777" w:rsidR="00D12AB5" w:rsidRDefault="00D12AB5" w:rsidP="00D12AB5">
      <w:pPr>
        <w:pStyle w:val="NoSpacing"/>
        <w:jc w:val="both"/>
      </w:pPr>
    </w:p>
    <w:p w14:paraId="29681CAE" w14:textId="77777777" w:rsidR="00D12AB5" w:rsidRDefault="00D12AB5" w:rsidP="00D12AB5">
      <w:pPr>
        <w:pStyle w:val="NoSpacing"/>
        <w:jc w:val="both"/>
      </w:pPr>
      <w:r>
        <w:t xml:space="preserve">In cases where </w:t>
      </w:r>
      <w:r w:rsidRPr="005C455F">
        <w:t>metallictextureid</w:t>
      </w:r>
      <w:r>
        <w:t xml:space="preserve"> and roughnesstextureid differ, metallicness and roughness parameters are sampled from the red (R) channel of the corresponding textures. Monochromatic textures are treated as if the luminance information represents the R channel.</w:t>
      </w:r>
    </w:p>
    <w:p w14:paraId="1A211156" w14:textId="77777777" w:rsidR="00D12AB5" w:rsidRDefault="00D12AB5" w:rsidP="00D12AB5">
      <w:pPr>
        <w:pStyle w:val="NoSpacing"/>
      </w:pPr>
    </w:p>
    <w:p w14:paraId="768C3426" w14:textId="2D04CE0B" w:rsidR="00486FB6" w:rsidRPr="0081245A" w:rsidRDefault="00486FB6">
      <w:pPr>
        <w:pStyle w:val="Heading2"/>
        <w:numPr>
          <w:ilvl w:val="1"/>
          <w:numId w:val="24"/>
        </w:numPr>
      </w:pPr>
      <w:bookmarkStart w:id="903" w:name="_Toc505773770"/>
      <w:bookmarkStart w:id="904" w:name="_Toc505774686"/>
      <w:bookmarkStart w:id="905" w:name="_Toc505774817"/>
      <w:bookmarkStart w:id="906" w:name="_Toc511814943"/>
      <w:bookmarkStart w:id="907" w:name="_Toc511815075"/>
      <w:bookmarkStart w:id="908" w:name="_Toc512426607"/>
      <w:bookmarkStart w:id="909" w:name="_Toc512426782"/>
      <w:bookmarkStart w:id="910" w:name="_Toc512426963"/>
      <w:bookmarkStart w:id="911" w:name="_Toc512427144"/>
      <w:bookmarkStart w:id="912" w:name="_Toc512427319"/>
      <w:bookmarkStart w:id="913" w:name="_Toc512427496"/>
      <w:bookmarkStart w:id="914" w:name="_Toc512427672"/>
      <w:bookmarkStart w:id="915" w:name="_Toc512427848"/>
      <w:bookmarkStart w:id="916" w:name="_Toc512428023"/>
      <w:bookmarkStart w:id="917" w:name="_Toc512428201"/>
      <w:bookmarkStart w:id="918" w:name="_Toc513719097"/>
      <w:bookmarkStart w:id="919" w:name="_Toc513815377"/>
      <w:bookmarkStart w:id="920" w:name="_Toc514146210"/>
      <w:bookmarkStart w:id="921" w:name="_Toc505773771"/>
      <w:bookmarkStart w:id="922" w:name="_Toc505774687"/>
      <w:bookmarkStart w:id="923" w:name="_Toc505774818"/>
      <w:bookmarkStart w:id="924" w:name="_Toc511814944"/>
      <w:bookmarkStart w:id="925" w:name="_Toc511815076"/>
      <w:bookmarkStart w:id="926" w:name="_Toc512426608"/>
      <w:bookmarkStart w:id="927" w:name="_Toc512426783"/>
      <w:bookmarkStart w:id="928" w:name="_Toc512426964"/>
      <w:bookmarkStart w:id="929" w:name="_Toc512427145"/>
      <w:bookmarkStart w:id="930" w:name="_Toc512427320"/>
      <w:bookmarkStart w:id="931" w:name="_Toc512427497"/>
      <w:bookmarkStart w:id="932" w:name="_Toc512427673"/>
      <w:bookmarkStart w:id="933" w:name="_Toc512427849"/>
      <w:bookmarkStart w:id="934" w:name="_Toc512428024"/>
      <w:bookmarkStart w:id="935" w:name="_Toc512428202"/>
      <w:bookmarkStart w:id="936" w:name="_Toc513719098"/>
      <w:bookmarkStart w:id="937" w:name="_Toc513815378"/>
      <w:bookmarkStart w:id="938" w:name="_Toc514146211"/>
      <w:bookmarkStart w:id="939" w:name="_Toc505773772"/>
      <w:bookmarkStart w:id="940" w:name="_Toc505774688"/>
      <w:bookmarkStart w:id="941" w:name="_Toc505774819"/>
      <w:bookmarkStart w:id="942" w:name="_Toc511814945"/>
      <w:bookmarkStart w:id="943" w:name="_Toc511815077"/>
      <w:bookmarkStart w:id="944" w:name="_Toc512426609"/>
      <w:bookmarkStart w:id="945" w:name="_Toc512426784"/>
      <w:bookmarkStart w:id="946" w:name="_Toc512426965"/>
      <w:bookmarkStart w:id="947" w:name="_Toc512427146"/>
      <w:bookmarkStart w:id="948" w:name="_Toc512427321"/>
      <w:bookmarkStart w:id="949" w:name="_Toc512427498"/>
      <w:bookmarkStart w:id="950" w:name="_Toc512427674"/>
      <w:bookmarkStart w:id="951" w:name="_Toc512427850"/>
      <w:bookmarkStart w:id="952" w:name="_Toc512428025"/>
      <w:bookmarkStart w:id="953" w:name="_Toc512428203"/>
      <w:bookmarkStart w:id="954" w:name="_Toc513719099"/>
      <w:bookmarkStart w:id="955" w:name="_Toc513815379"/>
      <w:bookmarkStart w:id="956" w:name="_Toc514146212"/>
      <w:bookmarkStart w:id="957" w:name="_Toc505773773"/>
      <w:bookmarkStart w:id="958" w:name="_Toc505774689"/>
      <w:bookmarkStart w:id="959" w:name="_Toc505774820"/>
      <w:bookmarkStart w:id="960" w:name="_Toc511814946"/>
      <w:bookmarkStart w:id="961" w:name="_Toc511815078"/>
      <w:bookmarkStart w:id="962" w:name="_Toc512426610"/>
      <w:bookmarkStart w:id="963" w:name="_Toc512426785"/>
      <w:bookmarkStart w:id="964" w:name="_Toc512426966"/>
      <w:bookmarkStart w:id="965" w:name="_Toc512427147"/>
      <w:bookmarkStart w:id="966" w:name="_Toc512427322"/>
      <w:bookmarkStart w:id="967" w:name="_Toc512427499"/>
      <w:bookmarkStart w:id="968" w:name="_Toc512427675"/>
      <w:bookmarkStart w:id="969" w:name="_Toc512427851"/>
      <w:bookmarkStart w:id="970" w:name="_Toc512428026"/>
      <w:bookmarkStart w:id="971" w:name="_Toc512428204"/>
      <w:bookmarkStart w:id="972" w:name="_Toc513719100"/>
      <w:bookmarkStart w:id="973" w:name="_Toc513815380"/>
      <w:bookmarkStart w:id="974" w:name="_Toc514146213"/>
      <w:bookmarkStart w:id="975" w:name="_Toc505773774"/>
      <w:bookmarkStart w:id="976" w:name="_Toc505774690"/>
      <w:bookmarkStart w:id="977" w:name="_Toc505774821"/>
      <w:bookmarkStart w:id="978" w:name="_Toc511814947"/>
      <w:bookmarkStart w:id="979" w:name="_Toc511815079"/>
      <w:bookmarkStart w:id="980" w:name="_Toc512426611"/>
      <w:bookmarkStart w:id="981" w:name="_Toc512426786"/>
      <w:bookmarkStart w:id="982" w:name="_Toc512426967"/>
      <w:bookmarkStart w:id="983" w:name="_Toc512427148"/>
      <w:bookmarkStart w:id="984" w:name="_Toc512427323"/>
      <w:bookmarkStart w:id="985" w:name="_Toc512427500"/>
      <w:bookmarkStart w:id="986" w:name="_Toc512427676"/>
      <w:bookmarkStart w:id="987" w:name="_Toc512427852"/>
      <w:bookmarkStart w:id="988" w:name="_Toc512428027"/>
      <w:bookmarkStart w:id="989" w:name="_Toc512428205"/>
      <w:bookmarkStart w:id="990" w:name="_Toc513719101"/>
      <w:bookmarkStart w:id="991" w:name="_Toc513815381"/>
      <w:bookmarkStart w:id="992" w:name="_Toc514146214"/>
      <w:bookmarkStart w:id="993" w:name="_Toc505773775"/>
      <w:bookmarkStart w:id="994" w:name="_Toc505774691"/>
      <w:bookmarkStart w:id="995" w:name="_Toc505774822"/>
      <w:bookmarkStart w:id="996" w:name="_Toc511814948"/>
      <w:bookmarkStart w:id="997" w:name="_Toc511815080"/>
      <w:bookmarkStart w:id="998" w:name="_Toc512426612"/>
      <w:bookmarkStart w:id="999" w:name="_Toc512426787"/>
      <w:bookmarkStart w:id="1000" w:name="_Toc512426968"/>
      <w:bookmarkStart w:id="1001" w:name="_Toc512427149"/>
      <w:bookmarkStart w:id="1002" w:name="_Toc512427324"/>
      <w:bookmarkStart w:id="1003" w:name="_Toc512427501"/>
      <w:bookmarkStart w:id="1004" w:name="_Toc512427677"/>
      <w:bookmarkStart w:id="1005" w:name="_Toc512427853"/>
      <w:bookmarkStart w:id="1006" w:name="_Toc512428028"/>
      <w:bookmarkStart w:id="1007" w:name="_Toc512428206"/>
      <w:bookmarkStart w:id="1008" w:name="_Toc513719102"/>
      <w:bookmarkStart w:id="1009" w:name="_Toc513815382"/>
      <w:bookmarkStart w:id="1010" w:name="_Toc514146215"/>
      <w:bookmarkStart w:id="1011" w:name="_Toc505773776"/>
      <w:bookmarkStart w:id="1012" w:name="_Toc505774692"/>
      <w:bookmarkStart w:id="1013" w:name="_Toc505774823"/>
      <w:bookmarkStart w:id="1014" w:name="_Toc511814949"/>
      <w:bookmarkStart w:id="1015" w:name="_Toc511815081"/>
      <w:bookmarkStart w:id="1016" w:name="_Toc512426613"/>
      <w:bookmarkStart w:id="1017" w:name="_Toc512426788"/>
      <w:bookmarkStart w:id="1018" w:name="_Toc512426969"/>
      <w:bookmarkStart w:id="1019" w:name="_Toc512427150"/>
      <w:bookmarkStart w:id="1020" w:name="_Toc512427325"/>
      <w:bookmarkStart w:id="1021" w:name="_Toc512427502"/>
      <w:bookmarkStart w:id="1022" w:name="_Toc512427678"/>
      <w:bookmarkStart w:id="1023" w:name="_Toc512427854"/>
      <w:bookmarkStart w:id="1024" w:name="_Toc512428029"/>
      <w:bookmarkStart w:id="1025" w:name="_Toc512428207"/>
      <w:bookmarkStart w:id="1026" w:name="_Toc513719103"/>
      <w:bookmarkStart w:id="1027" w:name="_Toc513815383"/>
      <w:bookmarkStart w:id="1028" w:name="_Toc514146216"/>
      <w:bookmarkStart w:id="1029" w:name="_Toc505773777"/>
      <w:bookmarkStart w:id="1030" w:name="_Toc505774693"/>
      <w:bookmarkStart w:id="1031" w:name="_Toc505774824"/>
      <w:bookmarkStart w:id="1032" w:name="_Toc511814950"/>
      <w:bookmarkStart w:id="1033" w:name="_Toc511815082"/>
      <w:bookmarkStart w:id="1034" w:name="_Toc512426614"/>
      <w:bookmarkStart w:id="1035" w:name="_Toc512426789"/>
      <w:bookmarkStart w:id="1036" w:name="_Toc512426970"/>
      <w:bookmarkStart w:id="1037" w:name="_Toc512427151"/>
      <w:bookmarkStart w:id="1038" w:name="_Toc512427326"/>
      <w:bookmarkStart w:id="1039" w:name="_Toc512427503"/>
      <w:bookmarkStart w:id="1040" w:name="_Toc512427679"/>
      <w:bookmarkStart w:id="1041" w:name="_Toc512427855"/>
      <w:bookmarkStart w:id="1042" w:name="_Toc512428030"/>
      <w:bookmarkStart w:id="1043" w:name="_Toc512428208"/>
      <w:bookmarkStart w:id="1044" w:name="_Toc513719104"/>
      <w:bookmarkStart w:id="1045" w:name="_Toc513815384"/>
      <w:bookmarkStart w:id="1046" w:name="_Toc514146217"/>
      <w:bookmarkStart w:id="1047" w:name="_Toc505773778"/>
      <w:bookmarkStart w:id="1048" w:name="_Toc505774694"/>
      <w:bookmarkStart w:id="1049" w:name="_Toc505774825"/>
      <w:bookmarkStart w:id="1050" w:name="_Toc511814951"/>
      <w:bookmarkStart w:id="1051" w:name="_Toc511815083"/>
      <w:bookmarkStart w:id="1052" w:name="_Toc512426615"/>
      <w:bookmarkStart w:id="1053" w:name="_Toc512426790"/>
      <w:bookmarkStart w:id="1054" w:name="_Toc512426971"/>
      <w:bookmarkStart w:id="1055" w:name="_Toc512427152"/>
      <w:bookmarkStart w:id="1056" w:name="_Toc512427327"/>
      <w:bookmarkStart w:id="1057" w:name="_Toc512427504"/>
      <w:bookmarkStart w:id="1058" w:name="_Toc512427680"/>
      <w:bookmarkStart w:id="1059" w:name="_Toc512427856"/>
      <w:bookmarkStart w:id="1060" w:name="_Toc512428031"/>
      <w:bookmarkStart w:id="1061" w:name="_Toc512428209"/>
      <w:bookmarkStart w:id="1062" w:name="_Toc513719105"/>
      <w:bookmarkStart w:id="1063" w:name="_Toc513815385"/>
      <w:bookmarkStart w:id="1064" w:name="_Toc514146218"/>
      <w:bookmarkStart w:id="1065" w:name="_Toc505773779"/>
      <w:bookmarkStart w:id="1066" w:name="_Toc505774695"/>
      <w:bookmarkStart w:id="1067" w:name="_Toc505774826"/>
      <w:bookmarkStart w:id="1068" w:name="_Toc511814952"/>
      <w:bookmarkStart w:id="1069" w:name="_Toc511815084"/>
      <w:bookmarkStart w:id="1070" w:name="_Toc512426616"/>
      <w:bookmarkStart w:id="1071" w:name="_Toc512426791"/>
      <w:bookmarkStart w:id="1072" w:name="_Toc512426972"/>
      <w:bookmarkStart w:id="1073" w:name="_Toc512427153"/>
      <w:bookmarkStart w:id="1074" w:name="_Toc512427328"/>
      <w:bookmarkStart w:id="1075" w:name="_Toc512427505"/>
      <w:bookmarkStart w:id="1076" w:name="_Toc512427681"/>
      <w:bookmarkStart w:id="1077" w:name="_Toc512427857"/>
      <w:bookmarkStart w:id="1078" w:name="_Toc512428032"/>
      <w:bookmarkStart w:id="1079" w:name="_Toc512428210"/>
      <w:bookmarkStart w:id="1080" w:name="_Toc513719106"/>
      <w:bookmarkStart w:id="1081" w:name="_Toc513815386"/>
      <w:bookmarkStart w:id="1082" w:name="_Toc514146219"/>
      <w:bookmarkStart w:id="1083" w:name="_Toc505773780"/>
      <w:bookmarkStart w:id="1084" w:name="_Toc505774696"/>
      <w:bookmarkStart w:id="1085" w:name="_Toc505774827"/>
      <w:bookmarkStart w:id="1086" w:name="_Toc511814953"/>
      <w:bookmarkStart w:id="1087" w:name="_Toc511815085"/>
      <w:bookmarkStart w:id="1088" w:name="_Toc512426617"/>
      <w:bookmarkStart w:id="1089" w:name="_Toc512426792"/>
      <w:bookmarkStart w:id="1090" w:name="_Toc512426973"/>
      <w:bookmarkStart w:id="1091" w:name="_Toc512427154"/>
      <w:bookmarkStart w:id="1092" w:name="_Toc512427329"/>
      <w:bookmarkStart w:id="1093" w:name="_Toc512427506"/>
      <w:bookmarkStart w:id="1094" w:name="_Toc512427682"/>
      <w:bookmarkStart w:id="1095" w:name="_Toc512427858"/>
      <w:bookmarkStart w:id="1096" w:name="_Toc512428033"/>
      <w:bookmarkStart w:id="1097" w:name="_Toc512428211"/>
      <w:bookmarkStart w:id="1098" w:name="_Toc513719107"/>
      <w:bookmarkStart w:id="1099" w:name="_Toc513815387"/>
      <w:bookmarkStart w:id="1100" w:name="_Toc514146220"/>
      <w:bookmarkStart w:id="1101" w:name="_Toc505773781"/>
      <w:bookmarkStart w:id="1102" w:name="_Toc505774697"/>
      <w:bookmarkStart w:id="1103" w:name="_Toc505774828"/>
      <w:bookmarkStart w:id="1104" w:name="_Toc511814954"/>
      <w:bookmarkStart w:id="1105" w:name="_Toc511815086"/>
      <w:bookmarkStart w:id="1106" w:name="_Toc512426618"/>
      <w:bookmarkStart w:id="1107" w:name="_Toc512426793"/>
      <w:bookmarkStart w:id="1108" w:name="_Toc512426974"/>
      <w:bookmarkStart w:id="1109" w:name="_Toc512427155"/>
      <w:bookmarkStart w:id="1110" w:name="_Toc512427330"/>
      <w:bookmarkStart w:id="1111" w:name="_Toc512427507"/>
      <w:bookmarkStart w:id="1112" w:name="_Toc512427683"/>
      <w:bookmarkStart w:id="1113" w:name="_Toc512427859"/>
      <w:bookmarkStart w:id="1114" w:name="_Toc512428034"/>
      <w:bookmarkStart w:id="1115" w:name="_Toc512428212"/>
      <w:bookmarkStart w:id="1116" w:name="_Toc513719108"/>
      <w:bookmarkStart w:id="1117" w:name="_Toc513815388"/>
      <w:bookmarkStart w:id="1118" w:name="_Toc514146221"/>
      <w:bookmarkStart w:id="1119" w:name="_Toc505773782"/>
      <w:bookmarkStart w:id="1120" w:name="_Toc505774698"/>
      <w:bookmarkStart w:id="1121" w:name="_Toc505774829"/>
      <w:bookmarkStart w:id="1122" w:name="_Toc511814955"/>
      <w:bookmarkStart w:id="1123" w:name="_Toc511815087"/>
      <w:bookmarkStart w:id="1124" w:name="_Toc512426619"/>
      <w:bookmarkStart w:id="1125" w:name="_Toc512426794"/>
      <w:bookmarkStart w:id="1126" w:name="_Toc512426975"/>
      <w:bookmarkStart w:id="1127" w:name="_Toc512427156"/>
      <w:bookmarkStart w:id="1128" w:name="_Toc512427331"/>
      <w:bookmarkStart w:id="1129" w:name="_Toc512427508"/>
      <w:bookmarkStart w:id="1130" w:name="_Toc512427684"/>
      <w:bookmarkStart w:id="1131" w:name="_Toc512427860"/>
      <w:bookmarkStart w:id="1132" w:name="_Toc512428035"/>
      <w:bookmarkStart w:id="1133" w:name="_Toc512428213"/>
      <w:bookmarkStart w:id="1134" w:name="_Toc513719109"/>
      <w:bookmarkStart w:id="1135" w:name="_Toc513815389"/>
      <w:bookmarkStart w:id="1136" w:name="_Toc514146222"/>
      <w:bookmarkStart w:id="1137" w:name="_Toc505773783"/>
      <w:bookmarkStart w:id="1138" w:name="_Toc505774699"/>
      <w:bookmarkStart w:id="1139" w:name="_Toc505774830"/>
      <w:bookmarkStart w:id="1140" w:name="_Toc511814956"/>
      <w:bookmarkStart w:id="1141" w:name="_Toc511815088"/>
      <w:bookmarkStart w:id="1142" w:name="_Toc512426620"/>
      <w:bookmarkStart w:id="1143" w:name="_Toc512426795"/>
      <w:bookmarkStart w:id="1144" w:name="_Toc512426976"/>
      <w:bookmarkStart w:id="1145" w:name="_Toc512427157"/>
      <w:bookmarkStart w:id="1146" w:name="_Toc512427332"/>
      <w:bookmarkStart w:id="1147" w:name="_Toc512427509"/>
      <w:bookmarkStart w:id="1148" w:name="_Toc512427685"/>
      <w:bookmarkStart w:id="1149" w:name="_Toc512427861"/>
      <w:bookmarkStart w:id="1150" w:name="_Toc512428036"/>
      <w:bookmarkStart w:id="1151" w:name="_Toc512428214"/>
      <w:bookmarkStart w:id="1152" w:name="_Toc513719110"/>
      <w:bookmarkStart w:id="1153" w:name="_Toc513815390"/>
      <w:bookmarkStart w:id="1154" w:name="_Toc514146223"/>
      <w:bookmarkStart w:id="1155" w:name="_Toc505773784"/>
      <w:bookmarkStart w:id="1156" w:name="_Toc505774700"/>
      <w:bookmarkStart w:id="1157" w:name="_Toc505774831"/>
      <w:bookmarkStart w:id="1158" w:name="_Toc511814957"/>
      <w:bookmarkStart w:id="1159" w:name="_Toc511815089"/>
      <w:bookmarkStart w:id="1160" w:name="_Toc512426621"/>
      <w:bookmarkStart w:id="1161" w:name="_Toc512426796"/>
      <w:bookmarkStart w:id="1162" w:name="_Toc512426977"/>
      <w:bookmarkStart w:id="1163" w:name="_Toc512427158"/>
      <w:bookmarkStart w:id="1164" w:name="_Toc512427333"/>
      <w:bookmarkStart w:id="1165" w:name="_Toc512427510"/>
      <w:bookmarkStart w:id="1166" w:name="_Toc512427686"/>
      <w:bookmarkStart w:id="1167" w:name="_Toc512427862"/>
      <w:bookmarkStart w:id="1168" w:name="_Toc512428037"/>
      <w:bookmarkStart w:id="1169" w:name="_Toc512428215"/>
      <w:bookmarkStart w:id="1170" w:name="_Toc513719111"/>
      <w:bookmarkStart w:id="1171" w:name="_Toc513815391"/>
      <w:bookmarkStart w:id="1172" w:name="_Toc514146224"/>
      <w:bookmarkStart w:id="1173" w:name="_Toc505773785"/>
      <w:bookmarkStart w:id="1174" w:name="_Toc505774701"/>
      <w:bookmarkStart w:id="1175" w:name="_Toc505774832"/>
      <w:bookmarkStart w:id="1176" w:name="_Toc511814958"/>
      <w:bookmarkStart w:id="1177" w:name="_Toc511815090"/>
      <w:bookmarkStart w:id="1178" w:name="_Toc512426622"/>
      <w:bookmarkStart w:id="1179" w:name="_Toc512426797"/>
      <w:bookmarkStart w:id="1180" w:name="_Toc512426978"/>
      <w:bookmarkStart w:id="1181" w:name="_Toc512427159"/>
      <w:bookmarkStart w:id="1182" w:name="_Toc512427334"/>
      <w:bookmarkStart w:id="1183" w:name="_Toc512427511"/>
      <w:bookmarkStart w:id="1184" w:name="_Toc512427687"/>
      <w:bookmarkStart w:id="1185" w:name="_Toc512427863"/>
      <w:bookmarkStart w:id="1186" w:name="_Toc512428038"/>
      <w:bookmarkStart w:id="1187" w:name="_Toc512428216"/>
      <w:bookmarkStart w:id="1188" w:name="_Toc513719112"/>
      <w:bookmarkStart w:id="1189" w:name="_Toc513815392"/>
      <w:bookmarkStart w:id="1190" w:name="_Toc514146225"/>
      <w:bookmarkStart w:id="1191" w:name="_Toc505773786"/>
      <w:bookmarkStart w:id="1192" w:name="_Toc505774702"/>
      <w:bookmarkStart w:id="1193" w:name="_Toc505774833"/>
      <w:bookmarkStart w:id="1194" w:name="_Toc511814959"/>
      <w:bookmarkStart w:id="1195" w:name="_Toc511815091"/>
      <w:bookmarkStart w:id="1196" w:name="_Toc512426623"/>
      <w:bookmarkStart w:id="1197" w:name="_Toc512426798"/>
      <w:bookmarkStart w:id="1198" w:name="_Toc512426979"/>
      <w:bookmarkStart w:id="1199" w:name="_Toc512427160"/>
      <w:bookmarkStart w:id="1200" w:name="_Toc512427335"/>
      <w:bookmarkStart w:id="1201" w:name="_Toc512427512"/>
      <w:bookmarkStart w:id="1202" w:name="_Toc512427688"/>
      <w:bookmarkStart w:id="1203" w:name="_Toc512427864"/>
      <w:bookmarkStart w:id="1204" w:name="_Toc512428039"/>
      <w:bookmarkStart w:id="1205" w:name="_Toc512428217"/>
      <w:bookmarkStart w:id="1206" w:name="_Toc513719113"/>
      <w:bookmarkStart w:id="1207" w:name="_Toc513815393"/>
      <w:bookmarkStart w:id="1208" w:name="_Toc514146226"/>
      <w:bookmarkStart w:id="1209" w:name="_Toc505773824"/>
      <w:bookmarkStart w:id="1210" w:name="_Toc505774740"/>
      <w:bookmarkStart w:id="1211" w:name="_Toc505774871"/>
      <w:bookmarkStart w:id="1212" w:name="_Toc511814997"/>
      <w:bookmarkStart w:id="1213" w:name="_Toc511815129"/>
      <w:bookmarkStart w:id="1214" w:name="_Toc520719646"/>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r>
        <w:t>Translucent Display Properties</w:t>
      </w:r>
      <w:bookmarkEnd w:id="1214"/>
    </w:p>
    <w:p w14:paraId="7BB98D89" w14:textId="2D05F527" w:rsidR="00486FB6" w:rsidRDefault="00486FB6" w:rsidP="00486FB6">
      <w:pPr>
        <w:keepNext/>
        <w:rPr>
          <w:b/>
        </w:rPr>
      </w:pPr>
      <w:r>
        <w:t xml:space="preserve">Element </w:t>
      </w:r>
      <w:r w:rsidRPr="001F33F1">
        <w:rPr>
          <w:b/>
        </w:rPr>
        <w:t>&lt;</w:t>
      </w:r>
      <w:r>
        <w:rPr>
          <w:b/>
        </w:rPr>
        <w:t>translucentdisplayproperties</w:t>
      </w:r>
      <w:r w:rsidRPr="001F33F1">
        <w:rPr>
          <w:b/>
        </w:rPr>
        <w:t>&gt;</w:t>
      </w:r>
    </w:p>
    <w:tbl>
      <w:tblPr>
        <w:tblW w:w="5325" w:type="pct"/>
        <w:tblLook w:val="0000" w:firstRow="0" w:lastRow="0" w:firstColumn="0" w:lastColumn="0" w:noHBand="0" w:noVBand="0"/>
      </w:tblPr>
      <w:tblGrid>
        <w:gridCol w:w="1312"/>
        <w:gridCol w:w="8646"/>
      </w:tblGrid>
      <w:tr w:rsidR="00486FB6" w:rsidRPr="00161007" w14:paraId="61850660" w14:textId="77777777" w:rsidTr="001D42A4">
        <w:tc>
          <w:tcPr>
            <w:tcW w:w="659" w:type="pct"/>
            <w:tcBorders>
              <w:top w:val="single" w:sz="4" w:space="0" w:color="auto"/>
              <w:left w:val="single" w:sz="4" w:space="0" w:color="auto"/>
              <w:bottom w:val="single" w:sz="4" w:space="0" w:color="auto"/>
              <w:right w:val="single" w:sz="4" w:space="0" w:color="auto"/>
            </w:tcBorders>
          </w:tcPr>
          <w:p w14:paraId="1877CB2A" w14:textId="77777777" w:rsidR="00486FB6" w:rsidRPr="00851A5A" w:rsidRDefault="00486FB6" w:rsidP="001D42A4">
            <w:pPr>
              <w:jc w:val="both"/>
              <w:rPr>
                <w:rFonts w:ascii="Arial" w:hAnsi="Arial" w:cs="Arial"/>
                <w:color w:val="808080"/>
                <w:sz w:val="16"/>
                <w:szCs w:val="16"/>
              </w:rPr>
            </w:pPr>
            <w:r w:rsidRPr="00161007">
              <w:rPr>
                <w:rFonts w:ascii="Arial" w:hAnsi="Arial" w:cs="Arial"/>
                <w:color w:val="808080"/>
                <w:sz w:val="16"/>
                <w:szCs w:val="16"/>
              </w:rPr>
              <w:t>diagram</w:t>
            </w:r>
          </w:p>
        </w:tc>
        <w:tc>
          <w:tcPr>
            <w:tcW w:w="4341" w:type="pct"/>
            <w:tcBorders>
              <w:top w:val="single" w:sz="4" w:space="0" w:color="auto"/>
              <w:left w:val="single" w:sz="4" w:space="0" w:color="auto"/>
              <w:bottom w:val="single" w:sz="4" w:space="0" w:color="auto"/>
              <w:right w:val="single" w:sz="4" w:space="0" w:color="auto"/>
            </w:tcBorders>
          </w:tcPr>
          <w:p w14:paraId="46B9D09E" w14:textId="6FF8E83C" w:rsidR="00486FB6" w:rsidRPr="00161007" w:rsidRDefault="00167EB0" w:rsidP="001D42A4">
            <w:pPr>
              <w:jc w:val="both"/>
              <w:rPr>
                <w:rFonts w:ascii="Arial" w:hAnsi="Arial" w:cs="Arial"/>
                <w:sz w:val="24"/>
                <w:szCs w:val="24"/>
              </w:rPr>
            </w:pPr>
            <w:r>
              <w:rPr>
                <w:noProof/>
              </w:rPr>
              <w:drawing>
                <wp:inline distT="0" distB="0" distL="0" distR="0" wp14:anchorId="5B06D28C" wp14:editId="2FC83E2B">
                  <wp:extent cx="4552950" cy="1343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1343025"/>
                          </a:xfrm>
                          <a:prstGeom prst="rect">
                            <a:avLst/>
                          </a:prstGeom>
                        </pic:spPr>
                      </pic:pic>
                    </a:graphicData>
                  </a:graphic>
                </wp:inline>
              </w:drawing>
            </w:r>
          </w:p>
        </w:tc>
      </w:tr>
      <w:tr w:rsidR="00486FB6" w:rsidRPr="00161007" w14:paraId="05173E29" w14:textId="77777777" w:rsidTr="001D42A4">
        <w:tc>
          <w:tcPr>
            <w:tcW w:w="659" w:type="pct"/>
            <w:tcBorders>
              <w:top w:val="single" w:sz="4" w:space="0" w:color="auto"/>
              <w:left w:val="single" w:sz="4" w:space="0" w:color="auto"/>
              <w:bottom w:val="single" w:sz="4" w:space="0" w:color="auto"/>
              <w:right w:val="single" w:sz="4" w:space="0" w:color="auto"/>
            </w:tcBorders>
          </w:tcPr>
          <w:p w14:paraId="47528DEE" w14:textId="77777777" w:rsidR="00486FB6" w:rsidRPr="00851A5A" w:rsidRDefault="00486FB6" w:rsidP="001D42A4">
            <w:pPr>
              <w:jc w:val="both"/>
              <w:rPr>
                <w:rFonts w:ascii="Arial" w:hAnsi="Arial" w:cs="Arial"/>
                <w:color w:val="808080"/>
                <w:sz w:val="16"/>
                <w:szCs w:val="16"/>
              </w:rPr>
            </w:pPr>
            <w:r w:rsidRPr="00161007">
              <w:rPr>
                <w:rFonts w:ascii="Arial" w:hAnsi="Arial" w:cs="Arial"/>
                <w:color w:val="808080"/>
                <w:sz w:val="16"/>
                <w:szCs w:val="16"/>
              </w:rPr>
              <w:t>attributes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486FB6" w:rsidRPr="00161007" w14:paraId="1BE8E147" w14:textId="77777777" w:rsidTr="001D42A4">
              <w:tc>
                <w:tcPr>
                  <w:tcW w:w="864" w:type="pct"/>
                </w:tcPr>
                <w:p w14:paraId="451BC35F"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0" w:type="pct"/>
                </w:tcPr>
                <w:p w14:paraId="5522DA2B"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77" w:type="pct"/>
                </w:tcPr>
                <w:p w14:paraId="3518887A"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29" w:type="pct"/>
                </w:tcPr>
                <w:p w14:paraId="09387688"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5627FA73"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40" w:type="pct"/>
                </w:tcPr>
                <w:p w14:paraId="56BFECB6"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486FB6" w:rsidRPr="00161007" w14:paraId="65509CF9" w14:textId="77777777" w:rsidTr="001D42A4">
              <w:tc>
                <w:tcPr>
                  <w:tcW w:w="864" w:type="pct"/>
                </w:tcPr>
                <w:p w14:paraId="50172E7E"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223103">
                    <w:rPr>
                      <w:rFonts w:ascii="Arial" w:hAnsi="Arial" w:cs="Arial"/>
                      <w:b/>
                      <w:color w:val="000000"/>
                      <w:sz w:val="16"/>
                      <w:szCs w:val="16"/>
                    </w:rPr>
                    <w:t>Id</w:t>
                  </w:r>
                </w:p>
              </w:tc>
              <w:tc>
                <w:tcPr>
                  <w:tcW w:w="1130" w:type="pct"/>
                </w:tcPr>
                <w:p w14:paraId="245F7F7A"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77" w:type="pct"/>
                </w:tcPr>
                <w:p w14:paraId="7EAA2DC7"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29" w:type="pct"/>
                </w:tcPr>
                <w:p w14:paraId="61AB2FEA"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p>
              </w:tc>
              <w:tc>
                <w:tcPr>
                  <w:tcW w:w="361" w:type="pct"/>
                </w:tcPr>
                <w:p w14:paraId="7F5A1153"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p>
              </w:tc>
              <w:tc>
                <w:tcPr>
                  <w:tcW w:w="1740" w:type="pct"/>
                </w:tcPr>
                <w:p w14:paraId="3D579DE1" w14:textId="1C3E24E3" w:rsidR="00486FB6" w:rsidRPr="00161007" w:rsidRDefault="00E97383" w:rsidP="001D42A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resources (which could include elements from extensions to the spec).</w:t>
                  </w:r>
                </w:p>
              </w:tc>
            </w:tr>
            <w:tr w:rsidR="00486FB6" w:rsidRPr="00161007" w14:paraId="69362515" w14:textId="77777777" w:rsidTr="001D42A4">
              <w:tc>
                <w:tcPr>
                  <w:tcW w:w="864" w:type="pct"/>
                </w:tcPr>
                <w:p w14:paraId="60A2ED4C"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000000"/>
                      <w:sz w:val="16"/>
                      <w:szCs w:val="16"/>
                    </w:rPr>
                  </w:pPr>
                </w:p>
              </w:tc>
              <w:tc>
                <w:tcPr>
                  <w:tcW w:w="1130" w:type="pct"/>
                </w:tcPr>
                <w:p w14:paraId="65766B94" w14:textId="77777777" w:rsidR="00486FB6" w:rsidRDefault="00486FB6" w:rsidP="001D42A4">
                  <w:pPr>
                    <w:widowControl w:val="0"/>
                    <w:autoSpaceDE w:val="0"/>
                    <w:autoSpaceDN w:val="0"/>
                    <w:adjustRightInd w:val="0"/>
                    <w:spacing w:before="60" w:after="60" w:line="240" w:lineRule="auto"/>
                    <w:rPr>
                      <w:rFonts w:ascii="Arial" w:hAnsi="Arial" w:cs="Arial"/>
                      <w:b/>
                      <w:bCs/>
                      <w:color w:val="000000"/>
                      <w:sz w:val="16"/>
                      <w:szCs w:val="16"/>
                    </w:rPr>
                  </w:pPr>
                </w:p>
              </w:tc>
              <w:tc>
                <w:tcPr>
                  <w:tcW w:w="477" w:type="pct"/>
                </w:tcPr>
                <w:p w14:paraId="0B09E6FC"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000000"/>
                      <w:sz w:val="16"/>
                      <w:szCs w:val="16"/>
                    </w:rPr>
                  </w:pPr>
                </w:p>
              </w:tc>
              <w:tc>
                <w:tcPr>
                  <w:tcW w:w="429" w:type="pct"/>
                </w:tcPr>
                <w:p w14:paraId="15EEF956"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p>
              </w:tc>
              <w:tc>
                <w:tcPr>
                  <w:tcW w:w="361" w:type="pct"/>
                </w:tcPr>
                <w:p w14:paraId="0BE01D08"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p>
              </w:tc>
              <w:tc>
                <w:tcPr>
                  <w:tcW w:w="1740" w:type="pct"/>
                </w:tcPr>
                <w:p w14:paraId="2FC665A5" w14:textId="77777777" w:rsidR="00486FB6" w:rsidRDefault="00486FB6" w:rsidP="001D42A4">
                  <w:pPr>
                    <w:widowControl w:val="0"/>
                    <w:autoSpaceDE w:val="0"/>
                    <w:autoSpaceDN w:val="0"/>
                    <w:adjustRightInd w:val="0"/>
                    <w:spacing w:before="60" w:after="60" w:line="240" w:lineRule="auto"/>
                    <w:rPr>
                      <w:rFonts w:ascii="Arial" w:hAnsi="Arial" w:cs="Arial"/>
                      <w:color w:val="000000"/>
                      <w:sz w:val="16"/>
                      <w:szCs w:val="16"/>
                    </w:rPr>
                  </w:pPr>
                </w:p>
              </w:tc>
            </w:tr>
          </w:tbl>
          <w:p w14:paraId="5D399508" w14:textId="77777777" w:rsidR="00486FB6" w:rsidRPr="00161007" w:rsidRDefault="00486FB6" w:rsidP="001D42A4">
            <w:pPr>
              <w:jc w:val="both"/>
              <w:rPr>
                <w:rFonts w:ascii="Arial" w:hAnsi="Arial" w:cs="Arial"/>
                <w:sz w:val="24"/>
                <w:szCs w:val="24"/>
              </w:rPr>
            </w:pPr>
          </w:p>
        </w:tc>
      </w:tr>
      <w:tr w:rsidR="00486FB6" w:rsidRPr="00747A1F" w14:paraId="0613F4BE" w14:textId="77777777" w:rsidTr="001D42A4">
        <w:tc>
          <w:tcPr>
            <w:tcW w:w="659" w:type="pct"/>
            <w:tcBorders>
              <w:top w:val="single" w:sz="4" w:space="0" w:color="auto"/>
              <w:left w:val="single" w:sz="4" w:space="0" w:color="auto"/>
              <w:bottom w:val="single" w:sz="4" w:space="0" w:color="auto"/>
              <w:right w:val="single" w:sz="4" w:space="0" w:color="auto"/>
            </w:tcBorders>
          </w:tcPr>
          <w:p w14:paraId="67B84DBC" w14:textId="77777777" w:rsidR="00486FB6" w:rsidRPr="00747A1F" w:rsidRDefault="00486FB6" w:rsidP="001D42A4">
            <w:pPr>
              <w:widowControl w:val="0"/>
              <w:autoSpaceDE w:val="0"/>
              <w:autoSpaceDN w:val="0"/>
              <w:adjustRightInd w:val="0"/>
              <w:spacing w:before="60" w:after="60" w:line="240" w:lineRule="auto"/>
              <w:rP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248B10E5" w14:textId="77777777" w:rsidR="00486FB6" w:rsidRPr="008508DC" w:rsidRDefault="00486FB6" w:rsidP="001D42A4">
            <w:pPr>
              <w:widowControl w:val="0"/>
              <w:autoSpaceDE w:val="0"/>
              <w:autoSpaceDN w:val="0"/>
              <w:adjustRightInd w:val="0"/>
              <w:spacing w:before="60" w:after="60" w:line="240" w:lineRule="auto"/>
              <w:rPr>
                <w:rFonts w:ascii="Arial" w:hAnsi="Arial" w:cs="Arial"/>
                <w:color w:val="808080"/>
                <w:sz w:val="16"/>
                <w:szCs w:val="16"/>
              </w:rPr>
            </w:pPr>
            <w:r w:rsidRPr="00EC5B54">
              <w:rPr>
                <w:rFonts w:ascii="Arial" w:hAnsi="Arial" w:cs="Arial"/>
                <w:color w:val="000000"/>
                <w:sz w:val="16"/>
                <w:szCs w:val="16"/>
              </w:rPr>
              <w:t>@anyAttribute</w:t>
            </w:r>
          </w:p>
        </w:tc>
      </w:tr>
      <w:tr w:rsidR="00486FB6" w:rsidRPr="00747A1F" w14:paraId="2045CB36" w14:textId="77777777" w:rsidTr="001D42A4">
        <w:tc>
          <w:tcPr>
            <w:tcW w:w="659" w:type="pct"/>
            <w:tcBorders>
              <w:top w:val="single" w:sz="4" w:space="0" w:color="auto"/>
              <w:left w:val="single" w:sz="4" w:space="0" w:color="auto"/>
              <w:bottom w:val="single" w:sz="4" w:space="0" w:color="auto"/>
              <w:right w:val="single" w:sz="4" w:space="0" w:color="auto"/>
            </w:tcBorders>
          </w:tcPr>
          <w:p w14:paraId="46A0BE71" w14:textId="77777777" w:rsidR="00486FB6" w:rsidRPr="00C93753" w:rsidRDefault="00486FB6" w:rsidP="001D42A4">
            <w:pPr>
              <w:widowControl w:val="0"/>
              <w:autoSpaceDE w:val="0"/>
              <w:autoSpaceDN w:val="0"/>
              <w:adjustRightInd w:val="0"/>
              <w:spacing w:before="60" w:after="60" w:line="240" w:lineRule="auto"/>
              <w:rPr>
                <w:rFonts w:ascii="Arial" w:hAnsi="Arial" w:cs="Arial"/>
                <w:color w:val="808080"/>
                <w:sz w:val="16"/>
                <w:szCs w:val="16"/>
              </w:rPr>
            </w:pPr>
            <w:r w:rsidRPr="00747A1F">
              <w:rPr>
                <w:rFonts w:ascii="Arial" w:hAnsi="Arial" w:cs="Arial"/>
                <w:color w:val="808080"/>
                <w:sz w:val="16"/>
                <w:szCs w:val="16"/>
              </w:rPr>
              <w:t>elements</w:t>
            </w:r>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04"/>
              <w:gridCol w:w="1996"/>
              <w:gridCol w:w="777"/>
              <w:gridCol w:w="855"/>
              <w:gridCol w:w="609"/>
              <w:gridCol w:w="2587"/>
            </w:tblGrid>
            <w:tr w:rsidR="00486FB6" w:rsidRPr="00161007" w14:paraId="5BB6FD70" w14:textId="77777777" w:rsidTr="001D42A4">
              <w:tc>
                <w:tcPr>
                  <w:tcW w:w="952" w:type="pct"/>
                </w:tcPr>
                <w:p w14:paraId="1FB6CF57"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
                <w:p w14:paraId="433D11B9"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61" w:type="pct"/>
                </w:tcPr>
                <w:p w14:paraId="18DDCD3C"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507" w:type="pct"/>
                </w:tcPr>
                <w:p w14:paraId="10174746"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61" w:type="pct"/>
                </w:tcPr>
                <w:p w14:paraId="6815FF0D"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536" w:type="pct"/>
                </w:tcPr>
                <w:p w14:paraId="2EE67F86" w14:textId="77777777" w:rsidR="00486FB6" w:rsidRPr="00161007" w:rsidRDefault="00486FB6" w:rsidP="001D42A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486FB6" w:rsidRPr="00161007" w14:paraId="5973A0EC" w14:textId="77777777" w:rsidTr="001D42A4">
              <w:tc>
                <w:tcPr>
                  <w:tcW w:w="952" w:type="pct"/>
                </w:tcPr>
                <w:p w14:paraId="16258FA7" w14:textId="7FDA86EE" w:rsidR="00486FB6" w:rsidRPr="00BA0F23" w:rsidRDefault="00486FB6" w:rsidP="001D42A4">
                  <w:pPr>
                    <w:widowControl w:val="0"/>
                    <w:autoSpaceDE w:val="0"/>
                    <w:autoSpaceDN w:val="0"/>
                    <w:adjustRightInd w:val="0"/>
                    <w:spacing w:before="60" w:after="60" w:line="240" w:lineRule="auto"/>
                    <w:rPr>
                      <w:rFonts w:ascii="Arial" w:hAnsi="Arial" w:cs="Arial"/>
                      <w:b/>
                      <w:color w:val="808080"/>
                      <w:sz w:val="16"/>
                      <w:szCs w:val="16"/>
                    </w:rPr>
                  </w:pPr>
                  <w:r>
                    <w:rPr>
                      <w:rFonts w:ascii="Arial" w:hAnsi="Arial" w:cs="Arial"/>
                      <w:b/>
                      <w:color w:val="000000"/>
                      <w:sz w:val="16"/>
                      <w:szCs w:val="16"/>
                    </w:rPr>
                    <w:t>translucent</w:t>
                  </w:r>
                </w:p>
              </w:tc>
              <w:tc>
                <w:tcPr>
                  <w:tcW w:w="1184" w:type="pct"/>
                </w:tcPr>
                <w:p w14:paraId="3A04A49A" w14:textId="3828B6D0" w:rsidR="00486FB6" w:rsidRPr="00EC5B54" w:rsidRDefault="00486FB6" w:rsidP="001D42A4">
                  <w:pPr>
                    <w:widowControl w:val="0"/>
                    <w:autoSpaceDE w:val="0"/>
                    <w:autoSpaceDN w:val="0"/>
                    <w:adjustRightInd w:val="0"/>
                    <w:spacing w:before="60" w:after="60" w:line="240" w:lineRule="auto"/>
                    <w:rPr>
                      <w:rFonts w:ascii="Arial" w:hAnsi="Arial" w:cs="Arial"/>
                      <w:b/>
                      <w:color w:val="808080"/>
                      <w:sz w:val="16"/>
                      <w:szCs w:val="16"/>
                    </w:rPr>
                  </w:pPr>
                  <w:r w:rsidRPr="008B0930">
                    <w:rPr>
                      <w:rFonts w:ascii="Arial" w:hAnsi="Arial" w:cs="Arial"/>
                      <w:b/>
                      <w:bCs/>
                      <w:color w:val="000000"/>
                      <w:sz w:val="16"/>
                      <w:szCs w:val="16"/>
                    </w:rPr>
                    <w:t>CT</w:t>
                  </w:r>
                  <w:r w:rsidRPr="00EC5B54">
                    <w:rPr>
                      <w:rFonts w:ascii="Arial" w:hAnsi="Arial" w:cs="Arial"/>
                      <w:b/>
                      <w:color w:val="000000"/>
                      <w:sz w:val="16"/>
                      <w:szCs w:val="16"/>
                    </w:rPr>
                    <w:t>_Translucent</w:t>
                  </w:r>
                </w:p>
              </w:tc>
              <w:tc>
                <w:tcPr>
                  <w:tcW w:w="461" w:type="pct"/>
                </w:tcPr>
                <w:p w14:paraId="5F2B84DB"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000000"/>
                      <w:sz w:val="16"/>
                      <w:szCs w:val="16"/>
                    </w:rPr>
                    <w:t>optional</w:t>
                  </w:r>
                </w:p>
              </w:tc>
              <w:tc>
                <w:tcPr>
                  <w:tcW w:w="507" w:type="pct"/>
                </w:tcPr>
                <w:p w14:paraId="2394A864"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808080"/>
                      <w:sz w:val="16"/>
                      <w:szCs w:val="16"/>
                    </w:rPr>
                  </w:pPr>
                </w:p>
              </w:tc>
              <w:tc>
                <w:tcPr>
                  <w:tcW w:w="361" w:type="pct"/>
                </w:tcPr>
                <w:p w14:paraId="190CCE36"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808080"/>
                      <w:sz w:val="16"/>
                      <w:szCs w:val="16"/>
                    </w:rPr>
                  </w:pPr>
                </w:p>
              </w:tc>
              <w:tc>
                <w:tcPr>
                  <w:tcW w:w="1536" w:type="pct"/>
                </w:tcPr>
                <w:p w14:paraId="1B4FA4D8" w14:textId="77777777" w:rsidR="00486FB6" w:rsidRPr="00161007" w:rsidRDefault="00486FB6" w:rsidP="001D42A4">
                  <w:pPr>
                    <w:widowControl w:val="0"/>
                    <w:autoSpaceDE w:val="0"/>
                    <w:autoSpaceDN w:val="0"/>
                    <w:adjustRightInd w:val="0"/>
                    <w:spacing w:before="60" w:after="60" w:line="240" w:lineRule="auto"/>
                    <w:rPr>
                      <w:rFonts w:ascii="Arial" w:hAnsi="Arial" w:cs="Arial"/>
                      <w:color w:val="808080"/>
                      <w:sz w:val="16"/>
                      <w:szCs w:val="16"/>
                    </w:rPr>
                  </w:pPr>
                </w:p>
              </w:tc>
            </w:tr>
          </w:tbl>
          <w:p w14:paraId="43F16F40" w14:textId="77777777" w:rsidR="00486FB6" w:rsidRPr="00747A1F" w:rsidRDefault="00486FB6" w:rsidP="001D42A4">
            <w:pPr>
              <w:widowControl w:val="0"/>
              <w:autoSpaceDE w:val="0"/>
              <w:autoSpaceDN w:val="0"/>
              <w:adjustRightInd w:val="0"/>
              <w:spacing w:before="60" w:after="60" w:line="240" w:lineRule="auto"/>
              <w:rPr>
                <w:rFonts w:ascii="Arial" w:hAnsi="Arial" w:cs="Arial"/>
                <w:color w:val="000000"/>
                <w:sz w:val="16"/>
                <w:szCs w:val="16"/>
              </w:rPr>
            </w:pPr>
          </w:p>
        </w:tc>
      </w:tr>
    </w:tbl>
    <w:p w14:paraId="30918BBE" w14:textId="77777777" w:rsidR="00486FB6" w:rsidRPr="005C455F" w:rsidRDefault="00486FB6" w:rsidP="00486FB6">
      <w:pPr>
        <w:pStyle w:val="NoSpacing"/>
      </w:pPr>
    </w:p>
    <w:p w14:paraId="5AAAC98B" w14:textId="5DD4372F" w:rsidR="00486FB6" w:rsidRDefault="00486FB6" w:rsidP="00C62FD1">
      <w:r>
        <w:lastRenderedPageBreak/>
        <w:t>The &lt;</w:t>
      </w:r>
      <w:r w:rsidRPr="00EC5B54">
        <w:t>translucentdisplayproperties</w:t>
      </w:r>
      <w:r>
        <w:t>&gt; are located under &lt;resources&gt; and contain a set of properties describing how to realistic display a translucent material. They are optionally associated with specific materials through a “displaypropertiesid” attribute.</w:t>
      </w:r>
    </w:p>
    <w:p w14:paraId="6502CB4F" w14:textId="786F029B" w:rsidR="00486FB6" w:rsidRDefault="00486FB6" w:rsidP="00C62FD1">
      <w:r>
        <w:t>&lt;</w:t>
      </w:r>
      <w:r w:rsidRPr="00223103">
        <w:t>translucentdisplayproperties</w:t>
      </w:r>
      <w:r>
        <w:t>&gt; is a container for one or more &lt;translucent&gt; elements.</w:t>
      </w:r>
    </w:p>
    <w:p w14:paraId="11A329CD" w14:textId="58840B90" w:rsidR="00CB10A6" w:rsidRDefault="00CB10A6" w:rsidP="00C62FD1">
      <w:r>
        <w:t>The order and count of the elements</w:t>
      </w:r>
      <w:r w:rsidR="00BF09AF" w:rsidRPr="00BF09AF">
        <w:t xml:space="preserve"> </w:t>
      </w:r>
      <w:r w:rsidR="00BF09AF">
        <w:t>forms an implicit 0-based index</w:t>
      </w:r>
      <w:r>
        <w:t xml:space="preserve"> </w:t>
      </w:r>
      <w:r w:rsidR="00BF09AF">
        <w:t>in</w:t>
      </w:r>
      <w:r>
        <w:t xml:space="preserve"> the same as the order and count of elements of </w:t>
      </w:r>
      <w:r w:rsidR="00BF09AF">
        <w:t>the associated</w:t>
      </w:r>
      <w:r>
        <w:t xml:space="preserve"> material group.</w:t>
      </w:r>
      <w:r w:rsidR="00BF09AF">
        <w:t xml:space="preserve"> For example, if a basematerial group includes a displaypropertiesid attribute pointing to a</w:t>
      </w:r>
      <w:r w:rsidR="00C62FD1">
        <w:t xml:space="preserve"> translucentdisplay</w:t>
      </w:r>
      <w:r w:rsidR="00BF09AF">
        <w:t>properties element, there will be the same number of translucent elements as basematerial elements where the first translucent element describes the first basematerial in the group.</w:t>
      </w:r>
    </w:p>
    <w:p w14:paraId="61CA15F9" w14:textId="09E58697" w:rsidR="0055755C" w:rsidRPr="00EC5B54" w:rsidRDefault="004267B1" w:rsidP="00C62FD1">
      <w:pPr>
        <w:pStyle w:val="NoSpacing"/>
        <w:rPr>
          <w:rFonts w:eastAsiaTheme="minorEastAsia"/>
        </w:rPr>
      </w:pPr>
      <w:bookmarkStart w:id="1215" w:name="_Hlk513471815"/>
      <w:r w:rsidRPr="00EC5B54">
        <w:rPr>
          <w:rFonts w:eastAsiaTheme="minorEastAsia"/>
        </w:rPr>
        <w:t xml:space="preserve">Because translucency is inherently a volumetric property (as opposed to an object surface property), </w:t>
      </w:r>
      <w:r w:rsidR="0055755C" w:rsidRPr="00EC5B54">
        <w:rPr>
          <w:rFonts w:eastAsiaTheme="minorEastAsia"/>
        </w:rPr>
        <w:t xml:space="preserve">an object that specifies </w:t>
      </w:r>
      <w:r w:rsidR="0055755C" w:rsidRPr="00455224">
        <w:rPr>
          <w:rFonts w:eastAsiaTheme="minorEastAsia"/>
        </w:rPr>
        <w:t>translucent</w:t>
      </w:r>
      <w:r w:rsidR="0055755C" w:rsidRPr="00EC5B54">
        <w:rPr>
          <w:rFonts w:eastAsiaTheme="minorEastAsia"/>
        </w:rPr>
        <w:t xml:space="preserve"> material SHOULD ensure that the material is specified at the object level only, or all &lt;triangle&gt; elements SHOULD reference </w:t>
      </w:r>
      <w:r w:rsidR="00F87068">
        <w:rPr>
          <w:rFonts w:eastAsiaTheme="minorEastAsia"/>
        </w:rPr>
        <w:t xml:space="preserve">the same </w:t>
      </w:r>
      <w:r w:rsidR="0055755C" w:rsidRPr="00EC5B54">
        <w:rPr>
          <w:rFonts w:eastAsiaTheme="minorEastAsia"/>
        </w:rPr>
        <w:t>translucent properties through their</w:t>
      </w:r>
      <w:r w:rsidR="00F87068">
        <w:rPr>
          <w:rFonts w:eastAsiaTheme="minorEastAsia"/>
        </w:rPr>
        <w:t xml:space="preserve"> </w:t>
      </w:r>
      <w:r w:rsidR="0055755C" w:rsidRPr="00EC5B54">
        <w:rPr>
          <w:rFonts w:eastAsiaTheme="minorEastAsia"/>
        </w:rPr>
        <w:t>‘p1’, ‘p2’, ‘p3’ attributes.</w:t>
      </w:r>
      <w:r w:rsidR="006C41F6">
        <w:rPr>
          <w:rFonts w:eastAsiaTheme="minorEastAsia"/>
        </w:rPr>
        <w:br/>
      </w:r>
    </w:p>
    <w:p w14:paraId="71B9F874" w14:textId="5BF1EAEA" w:rsidR="004267B1" w:rsidRDefault="0055755C" w:rsidP="00C62FD1">
      <w:r w:rsidRPr="00EC5B54">
        <w:t>L</w:t>
      </w:r>
      <w:r w:rsidR="004267B1" w:rsidRPr="00455224">
        <w:t>ayer</w:t>
      </w:r>
      <w:r w:rsidRPr="00EC5B54">
        <w:t>s</w:t>
      </w:r>
      <w:r w:rsidR="004267B1" w:rsidRPr="00455224">
        <w:t xml:space="preserve"> of a </w:t>
      </w:r>
      <w:r w:rsidR="008B0930" w:rsidRPr="00455224">
        <w:t xml:space="preserve">multi-properties </w:t>
      </w:r>
      <w:r w:rsidRPr="00EC5B54">
        <w:t xml:space="preserve">MAY </w:t>
      </w:r>
      <w:r w:rsidR="008B0930" w:rsidRPr="00455224">
        <w:t>contain</w:t>
      </w:r>
      <w:r w:rsidRPr="00EC5B54">
        <w:t xml:space="preserve"> </w:t>
      </w:r>
      <w:r w:rsidR="008B0930" w:rsidRPr="00455224">
        <w:t xml:space="preserve">translucent </w:t>
      </w:r>
      <w:r w:rsidRPr="00EC5B54">
        <w:t>properties</w:t>
      </w:r>
      <w:r w:rsidR="008B0930" w:rsidRPr="00455224">
        <w:t xml:space="preserve"> includ</w:t>
      </w:r>
      <w:r w:rsidRPr="00EC5B54">
        <w:t>ing</w:t>
      </w:r>
      <w:r w:rsidR="008B0930" w:rsidRPr="00455224">
        <w:t xml:space="preserve"> textures with </w:t>
      </w:r>
      <w:r w:rsidR="004267B1" w:rsidRPr="00455224">
        <w:t xml:space="preserve">alpha channel </w:t>
      </w:r>
      <w:r w:rsidR="008B0930" w:rsidRPr="00455224">
        <w:t xml:space="preserve">indicating </w:t>
      </w:r>
      <w:r>
        <w:t xml:space="preserve">a level of </w:t>
      </w:r>
      <w:r w:rsidR="008B0930" w:rsidRPr="00455224">
        <w:t>transparenc</w:t>
      </w:r>
      <w:r w:rsidRPr="00EC5B54">
        <w:t>y. T</w:t>
      </w:r>
      <w:r w:rsidR="004267B1" w:rsidRPr="00455224">
        <w:t xml:space="preserve">ransparency information SHOULD be </w:t>
      </w:r>
      <w:r w:rsidRPr="00EC5B54">
        <w:t>blended between to</w:t>
      </w:r>
      <w:r w:rsidR="004267B1" w:rsidRPr="00455224">
        <w:t xml:space="preserve"> allow for translucent objects with surface ‘decals’. </w:t>
      </w:r>
      <w:r w:rsidR="006C41F6">
        <w:t xml:space="preserve">The alpha channel indicates the level of opacity to be blended. For example, </w:t>
      </w:r>
      <w:r w:rsidR="004267B1" w:rsidRPr="00455224">
        <w:t xml:space="preserve">when </w:t>
      </w:r>
      <w:r w:rsidR="006C41F6">
        <w:t xml:space="preserve">a </w:t>
      </w:r>
      <w:r w:rsidR="004267B1" w:rsidRPr="00455224">
        <w:t>texture color is specified without alpha channel indicating transparency</w:t>
      </w:r>
      <w:r w:rsidR="006C41F6">
        <w:t xml:space="preserve"> </w:t>
      </w:r>
      <w:r w:rsidR="004267B1" w:rsidRPr="00455224">
        <w:t>the textured area is assumed to be an opaque surface treatment as if the surface were painted.</w:t>
      </w:r>
    </w:p>
    <w:bookmarkEnd w:id="1215"/>
    <w:p w14:paraId="1FE188E8" w14:textId="77777777" w:rsidR="004267B1" w:rsidRPr="008B0930" w:rsidRDefault="004267B1" w:rsidP="00486FB6">
      <w:pPr>
        <w:jc w:val="both"/>
      </w:pPr>
    </w:p>
    <w:p w14:paraId="315D30FA" w14:textId="35C60314" w:rsidR="00E251F6" w:rsidRPr="0081245A" w:rsidRDefault="00E251F6" w:rsidP="00EC5B54">
      <w:pPr>
        <w:pStyle w:val="Heading2"/>
        <w:numPr>
          <w:ilvl w:val="2"/>
          <w:numId w:val="24"/>
        </w:numPr>
      </w:pPr>
      <w:bookmarkStart w:id="1216" w:name="_Toc512426662"/>
      <w:bookmarkStart w:id="1217" w:name="_Toc512426837"/>
      <w:bookmarkStart w:id="1218" w:name="_Toc512427018"/>
      <w:bookmarkStart w:id="1219" w:name="_Toc512427199"/>
      <w:bookmarkStart w:id="1220" w:name="_Toc512427374"/>
      <w:bookmarkStart w:id="1221" w:name="_Toc512427551"/>
      <w:bookmarkStart w:id="1222" w:name="_Toc512427727"/>
      <w:bookmarkStart w:id="1223" w:name="_Toc512427903"/>
      <w:bookmarkStart w:id="1224" w:name="_Toc512428078"/>
      <w:bookmarkStart w:id="1225" w:name="_Toc512428256"/>
      <w:bookmarkStart w:id="1226" w:name="_Toc513719152"/>
      <w:bookmarkStart w:id="1227" w:name="_Toc513815432"/>
      <w:bookmarkStart w:id="1228" w:name="_Toc514146265"/>
      <w:bookmarkStart w:id="1229" w:name="_Toc505773825"/>
      <w:bookmarkStart w:id="1230" w:name="_Toc505774741"/>
      <w:bookmarkStart w:id="1231" w:name="_Toc505774872"/>
      <w:bookmarkStart w:id="1232" w:name="_Toc511814998"/>
      <w:bookmarkStart w:id="1233" w:name="_Toc511815130"/>
      <w:bookmarkStart w:id="1234" w:name="_Toc512426663"/>
      <w:bookmarkStart w:id="1235" w:name="_Toc512426838"/>
      <w:bookmarkStart w:id="1236" w:name="_Toc512427019"/>
      <w:bookmarkStart w:id="1237" w:name="_Toc512427200"/>
      <w:bookmarkStart w:id="1238" w:name="_Toc512427375"/>
      <w:bookmarkStart w:id="1239" w:name="_Toc512427552"/>
      <w:bookmarkStart w:id="1240" w:name="_Toc512427728"/>
      <w:bookmarkStart w:id="1241" w:name="_Toc512427904"/>
      <w:bookmarkStart w:id="1242" w:name="_Toc512428079"/>
      <w:bookmarkStart w:id="1243" w:name="_Toc512428257"/>
      <w:bookmarkStart w:id="1244" w:name="_Toc513719153"/>
      <w:bookmarkStart w:id="1245" w:name="_Toc513815433"/>
      <w:bookmarkStart w:id="1246" w:name="_Toc514146266"/>
      <w:bookmarkStart w:id="1247" w:name="_Toc505773826"/>
      <w:bookmarkStart w:id="1248" w:name="_Toc505774742"/>
      <w:bookmarkStart w:id="1249" w:name="_Toc505774873"/>
      <w:bookmarkStart w:id="1250" w:name="_Toc511814999"/>
      <w:bookmarkStart w:id="1251" w:name="_Toc511815131"/>
      <w:bookmarkStart w:id="1252" w:name="_Toc512426664"/>
      <w:bookmarkStart w:id="1253" w:name="_Toc512426839"/>
      <w:bookmarkStart w:id="1254" w:name="_Toc512427020"/>
      <w:bookmarkStart w:id="1255" w:name="_Toc512427201"/>
      <w:bookmarkStart w:id="1256" w:name="_Toc512427376"/>
      <w:bookmarkStart w:id="1257" w:name="_Toc512427553"/>
      <w:bookmarkStart w:id="1258" w:name="_Toc512427729"/>
      <w:bookmarkStart w:id="1259" w:name="_Toc512427905"/>
      <w:bookmarkStart w:id="1260" w:name="_Toc512428080"/>
      <w:bookmarkStart w:id="1261" w:name="_Toc512428258"/>
      <w:bookmarkStart w:id="1262" w:name="_Toc513719154"/>
      <w:bookmarkStart w:id="1263" w:name="_Toc513815434"/>
      <w:bookmarkStart w:id="1264" w:name="_Toc514146267"/>
      <w:bookmarkStart w:id="1265" w:name="_Toc505773827"/>
      <w:bookmarkStart w:id="1266" w:name="_Toc505774743"/>
      <w:bookmarkStart w:id="1267" w:name="_Toc505774874"/>
      <w:bookmarkStart w:id="1268" w:name="_Toc511815000"/>
      <w:bookmarkStart w:id="1269" w:name="_Toc511815132"/>
      <w:bookmarkStart w:id="1270" w:name="_Toc512426665"/>
      <w:bookmarkStart w:id="1271" w:name="_Toc512426840"/>
      <w:bookmarkStart w:id="1272" w:name="_Toc512427021"/>
      <w:bookmarkStart w:id="1273" w:name="_Toc512427202"/>
      <w:bookmarkStart w:id="1274" w:name="_Toc512427377"/>
      <w:bookmarkStart w:id="1275" w:name="_Toc512427554"/>
      <w:bookmarkStart w:id="1276" w:name="_Toc512427730"/>
      <w:bookmarkStart w:id="1277" w:name="_Toc512427906"/>
      <w:bookmarkStart w:id="1278" w:name="_Toc512428081"/>
      <w:bookmarkStart w:id="1279" w:name="_Toc512428259"/>
      <w:bookmarkStart w:id="1280" w:name="_Toc513719155"/>
      <w:bookmarkStart w:id="1281" w:name="_Toc513815435"/>
      <w:bookmarkStart w:id="1282" w:name="_Toc514146268"/>
      <w:bookmarkStart w:id="1283" w:name="_Toc505773828"/>
      <w:bookmarkStart w:id="1284" w:name="_Toc505774744"/>
      <w:bookmarkStart w:id="1285" w:name="_Toc505774875"/>
      <w:bookmarkStart w:id="1286" w:name="_Toc511815001"/>
      <w:bookmarkStart w:id="1287" w:name="_Toc511815133"/>
      <w:bookmarkStart w:id="1288" w:name="_Toc512426666"/>
      <w:bookmarkStart w:id="1289" w:name="_Toc512426841"/>
      <w:bookmarkStart w:id="1290" w:name="_Toc512427022"/>
      <w:bookmarkStart w:id="1291" w:name="_Toc512427203"/>
      <w:bookmarkStart w:id="1292" w:name="_Toc512427378"/>
      <w:bookmarkStart w:id="1293" w:name="_Toc512427555"/>
      <w:bookmarkStart w:id="1294" w:name="_Toc512427731"/>
      <w:bookmarkStart w:id="1295" w:name="_Toc512427907"/>
      <w:bookmarkStart w:id="1296" w:name="_Toc512428082"/>
      <w:bookmarkStart w:id="1297" w:name="_Toc512428260"/>
      <w:bookmarkStart w:id="1298" w:name="_Toc513719156"/>
      <w:bookmarkStart w:id="1299" w:name="_Toc513815436"/>
      <w:bookmarkStart w:id="1300" w:name="_Toc514146269"/>
      <w:bookmarkStart w:id="1301" w:name="_Toc505773829"/>
      <w:bookmarkStart w:id="1302" w:name="_Toc505774745"/>
      <w:bookmarkStart w:id="1303" w:name="_Toc505774876"/>
      <w:bookmarkStart w:id="1304" w:name="_Toc511815002"/>
      <w:bookmarkStart w:id="1305" w:name="_Toc511815134"/>
      <w:bookmarkStart w:id="1306" w:name="_Toc512426667"/>
      <w:bookmarkStart w:id="1307" w:name="_Toc512426842"/>
      <w:bookmarkStart w:id="1308" w:name="_Toc512427023"/>
      <w:bookmarkStart w:id="1309" w:name="_Toc512427204"/>
      <w:bookmarkStart w:id="1310" w:name="_Toc512427379"/>
      <w:bookmarkStart w:id="1311" w:name="_Toc512427556"/>
      <w:bookmarkStart w:id="1312" w:name="_Toc512427732"/>
      <w:bookmarkStart w:id="1313" w:name="_Toc512427908"/>
      <w:bookmarkStart w:id="1314" w:name="_Toc512428083"/>
      <w:bookmarkStart w:id="1315" w:name="_Toc512428261"/>
      <w:bookmarkStart w:id="1316" w:name="_Toc513719157"/>
      <w:bookmarkStart w:id="1317" w:name="_Toc513815437"/>
      <w:bookmarkStart w:id="1318" w:name="_Toc514146270"/>
      <w:bookmarkStart w:id="1319" w:name="_Toc505773830"/>
      <w:bookmarkStart w:id="1320" w:name="_Toc505774746"/>
      <w:bookmarkStart w:id="1321" w:name="_Toc505774877"/>
      <w:bookmarkStart w:id="1322" w:name="_Toc511815003"/>
      <w:bookmarkStart w:id="1323" w:name="_Toc511815135"/>
      <w:bookmarkStart w:id="1324" w:name="_Toc512426668"/>
      <w:bookmarkStart w:id="1325" w:name="_Toc512426843"/>
      <w:bookmarkStart w:id="1326" w:name="_Toc512427024"/>
      <w:bookmarkStart w:id="1327" w:name="_Toc512427205"/>
      <w:bookmarkStart w:id="1328" w:name="_Toc512427380"/>
      <w:bookmarkStart w:id="1329" w:name="_Toc512427557"/>
      <w:bookmarkStart w:id="1330" w:name="_Toc512427733"/>
      <w:bookmarkStart w:id="1331" w:name="_Toc512427909"/>
      <w:bookmarkStart w:id="1332" w:name="_Toc512428084"/>
      <w:bookmarkStart w:id="1333" w:name="_Toc512428262"/>
      <w:bookmarkStart w:id="1334" w:name="_Toc513719158"/>
      <w:bookmarkStart w:id="1335" w:name="_Toc513815438"/>
      <w:bookmarkStart w:id="1336" w:name="_Toc514146271"/>
      <w:bookmarkStart w:id="1337" w:name="_Toc505773831"/>
      <w:bookmarkStart w:id="1338" w:name="_Toc505774747"/>
      <w:bookmarkStart w:id="1339" w:name="_Toc505774878"/>
      <w:bookmarkStart w:id="1340" w:name="_Toc511815004"/>
      <w:bookmarkStart w:id="1341" w:name="_Toc511815136"/>
      <w:bookmarkStart w:id="1342" w:name="_Toc512426669"/>
      <w:bookmarkStart w:id="1343" w:name="_Toc512426844"/>
      <w:bookmarkStart w:id="1344" w:name="_Toc512427025"/>
      <w:bookmarkStart w:id="1345" w:name="_Toc512427206"/>
      <w:bookmarkStart w:id="1346" w:name="_Toc512427381"/>
      <w:bookmarkStart w:id="1347" w:name="_Toc512427558"/>
      <w:bookmarkStart w:id="1348" w:name="_Toc512427734"/>
      <w:bookmarkStart w:id="1349" w:name="_Toc512427910"/>
      <w:bookmarkStart w:id="1350" w:name="_Toc512428085"/>
      <w:bookmarkStart w:id="1351" w:name="_Toc512428263"/>
      <w:bookmarkStart w:id="1352" w:name="_Toc513719159"/>
      <w:bookmarkStart w:id="1353" w:name="_Toc513815439"/>
      <w:bookmarkStart w:id="1354" w:name="_Toc514146272"/>
      <w:bookmarkStart w:id="1355" w:name="_Toc520719647"/>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r w:rsidRPr="0081245A">
        <w:t>Translucent</w:t>
      </w:r>
      <w:bookmarkEnd w:id="1355"/>
      <w:r w:rsidRPr="0081245A">
        <w:t xml:space="preserve"> </w:t>
      </w:r>
    </w:p>
    <w:p w14:paraId="34235EEF" w14:textId="6BD85A18" w:rsidR="00E251F6" w:rsidRPr="005C455F" w:rsidRDefault="00E251F6" w:rsidP="00E251F6">
      <w:pPr>
        <w:pStyle w:val="NoSpacing"/>
      </w:pPr>
      <w:r w:rsidRPr="005C455F">
        <w:t xml:space="preserve">Element </w:t>
      </w:r>
      <w:r w:rsidRPr="005C455F">
        <w:rPr>
          <w:b/>
        </w:rPr>
        <w:t>&lt;</w:t>
      </w:r>
      <w:r>
        <w:rPr>
          <w:b/>
        </w:rPr>
        <w:t>translucent</w:t>
      </w:r>
      <w:r w:rsidRPr="005C455F">
        <w:rPr>
          <w:b/>
        </w:rPr>
        <w:t>&gt;</w:t>
      </w:r>
      <w:r w:rsidRPr="005C455F">
        <w:t xml:space="preserve"> </w:t>
      </w:r>
    </w:p>
    <w:p w14:paraId="4B61911E" w14:textId="77777777" w:rsidR="00255C1B" w:rsidRPr="00EC5B54" w:rsidRDefault="00255C1B" w:rsidP="00EC5B54">
      <w:pPr>
        <w:pStyle w:val="ListParagraph"/>
        <w:ind w:left="0"/>
        <w:rPr>
          <w:rFonts w:ascii="Arial" w:hAnsi="Arial" w:cs="Arial"/>
          <w:b/>
          <w:sz w:val="24"/>
          <w:szCs w:val="24"/>
        </w:rPr>
      </w:pPr>
    </w:p>
    <w:tbl>
      <w:tblPr>
        <w:tblW w:w="4999" w:type="pct"/>
        <w:tblLook w:val="0000" w:firstRow="0" w:lastRow="0" w:firstColumn="0" w:lastColumn="0" w:noHBand="0" w:noVBand="0"/>
      </w:tblPr>
      <w:tblGrid>
        <w:gridCol w:w="935"/>
        <w:gridCol w:w="8413"/>
      </w:tblGrid>
      <w:tr w:rsidR="00E251F6" w:rsidRPr="00161007" w14:paraId="2F500508" w14:textId="77777777" w:rsidTr="0023334C">
        <w:tc>
          <w:tcPr>
            <w:tcW w:w="490" w:type="pct"/>
            <w:tcBorders>
              <w:top w:val="single" w:sz="4" w:space="0" w:color="auto"/>
              <w:left w:val="single" w:sz="4" w:space="0" w:color="auto"/>
              <w:bottom w:val="single" w:sz="4" w:space="0" w:color="auto"/>
              <w:right w:val="single" w:sz="4" w:space="0" w:color="auto"/>
            </w:tcBorders>
          </w:tcPr>
          <w:p w14:paraId="58B05FA1" w14:textId="77777777" w:rsidR="00E251F6" w:rsidRPr="00161007" w:rsidRDefault="00E251F6" w:rsidP="0023334C">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1518460" w14:textId="31116289" w:rsidR="00E251F6" w:rsidRPr="00161007" w:rsidRDefault="00E251F6" w:rsidP="0023334C">
            <w:pPr>
              <w:widowControl w:val="0"/>
              <w:autoSpaceDE w:val="0"/>
              <w:autoSpaceDN w:val="0"/>
              <w:adjustRightInd w:val="0"/>
              <w:spacing w:before="75" w:after="75" w:line="240" w:lineRule="auto"/>
              <w:rPr>
                <w:rFonts w:ascii="Arial" w:hAnsi="Arial" w:cs="Arial"/>
                <w:sz w:val="24"/>
                <w:szCs w:val="24"/>
              </w:rPr>
            </w:pPr>
            <w:r>
              <w:t xml:space="preserve"> </w:t>
            </w:r>
            <w:r w:rsidR="00167EB0">
              <w:rPr>
                <w:noProof/>
              </w:rPr>
              <w:drawing>
                <wp:inline distT="0" distB="0" distL="0" distR="0" wp14:anchorId="02FDF206" wp14:editId="633A71E5">
                  <wp:extent cx="29527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2750" cy="1847850"/>
                          </a:xfrm>
                          <a:prstGeom prst="rect">
                            <a:avLst/>
                          </a:prstGeom>
                        </pic:spPr>
                      </pic:pic>
                    </a:graphicData>
                  </a:graphic>
                </wp:inline>
              </w:drawing>
            </w:r>
          </w:p>
        </w:tc>
      </w:tr>
      <w:tr w:rsidR="00E251F6" w:rsidRPr="00161007" w14:paraId="4BC54889" w14:textId="77777777" w:rsidTr="0023334C">
        <w:tc>
          <w:tcPr>
            <w:tcW w:w="490" w:type="pct"/>
            <w:tcBorders>
              <w:top w:val="single" w:sz="4" w:space="0" w:color="auto"/>
              <w:left w:val="single" w:sz="4" w:space="0" w:color="auto"/>
              <w:bottom w:val="single" w:sz="4" w:space="0" w:color="auto"/>
              <w:right w:val="single" w:sz="4" w:space="0" w:color="auto"/>
            </w:tcBorders>
          </w:tcPr>
          <w:p w14:paraId="2BDDD98D"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55"/>
              <w:gridCol w:w="1836"/>
              <w:gridCol w:w="804"/>
              <w:gridCol w:w="747"/>
              <w:gridCol w:w="608"/>
              <w:gridCol w:w="2845"/>
            </w:tblGrid>
            <w:tr w:rsidR="00E251F6" w:rsidRPr="00161007" w14:paraId="4C88D603" w14:textId="77777777" w:rsidTr="0023334C">
              <w:tc>
                <w:tcPr>
                  <w:tcW w:w="713" w:type="pct"/>
                </w:tcPr>
                <w:p w14:paraId="78EFCCCD"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49" w:type="pct"/>
                </w:tcPr>
                <w:p w14:paraId="2290BD1D"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25B3BB4F"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512" w:type="pct"/>
                </w:tcPr>
                <w:p w14:paraId="7B257AE5"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
                <w:p w14:paraId="67E8A20B"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65" w:type="pct"/>
                </w:tcPr>
                <w:p w14:paraId="629D6DC4"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E251F6" w:rsidRPr="00161007" w14:paraId="2CB99A3C" w14:textId="77777777" w:rsidTr="0023334C">
              <w:tc>
                <w:tcPr>
                  <w:tcW w:w="713" w:type="pct"/>
                  <w:tcBorders>
                    <w:bottom w:val="single" w:sz="4" w:space="0" w:color="auto"/>
                  </w:tcBorders>
                </w:tcPr>
                <w:p w14:paraId="38871AD0"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EC5B54">
                    <w:rPr>
                      <w:rFonts w:ascii="Arial" w:hAnsi="Arial" w:cs="Arial"/>
                      <w:b/>
                      <w:color w:val="000000"/>
                      <w:sz w:val="16"/>
                      <w:szCs w:val="16"/>
                    </w:rPr>
                    <w:t>name</w:t>
                  </w:r>
                </w:p>
              </w:tc>
              <w:tc>
                <w:tcPr>
                  <w:tcW w:w="1149" w:type="pct"/>
                  <w:tcBorders>
                    <w:bottom w:val="single" w:sz="4" w:space="0" w:color="auto"/>
                  </w:tcBorders>
                </w:tcPr>
                <w:p w14:paraId="321C82B8"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xs:string</w:t>
                  </w:r>
                </w:p>
              </w:tc>
              <w:tc>
                <w:tcPr>
                  <w:tcW w:w="491" w:type="pct"/>
                  <w:tcBorders>
                    <w:bottom w:val="single" w:sz="4" w:space="0" w:color="auto"/>
                  </w:tcBorders>
                </w:tcPr>
                <w:p w14:paraId="0ACF8891"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12" w:type="pct"/>
                  <w:tcBorders>
                    <w:bottom w:val="single" w:sz="4" w:space="0" w:color="auto"/>
                  </w:tcBorders>
                </w:tcPr>
                <w:p w14:paraId="56B6CD3C"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
                <w:p w14:paraId="3DEC573B"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p>
              </w:tc>
              <w:tc>
                <w:tcPr>
                  <w:tcW w:w="1765" w:type="pct"/>
                  <w:tcBorders>
                    <w:bottom w:val="single" w:sz="4" w:space="0" w:color="auto"/>
                  </w:tcBorders>
                </w:tcPr>
                <w:p w14:paraId="2EDB4382" w14:textId="3683C11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8850B0">
                    <w:rPr>
                      <w:rFonts w:ascii="Arial" w:hAnsi="Arial" w:cs="Arial"/>
                      <w:color w:val="000000"/>
                      <w:sz w:val="16"/>
                      <w:szCs w:val="16"/>
                    </w:rPr>
                    <w:t>Specifies the material name, intended to convey design intent, for the purpose of aiding users in mapping to print materials</w:t>
                  </w:r>
                </w:p>
              </w:tc>
            </w:tr>
            <w:tr w:rsidR="00E251F6" w:rsidRPr="00161007" w14:paraId="4A31C61A" w14:textId="77777777" w:rsidTr="0023334C">
              <w:tc>
                <w:tcPr>
                  <w:tcW w:w="713" w:type="pct"/>
                  <w:tcBorders>
                    <w:top w:val="single" w:sz="4" w:space="0" w:color="auto"/>
                    <w:bottom w:val="single" w:sz="4" w:space="0" w:color="auto"/>
                  </w:tcBorders>
                </w:tcPr>
                <w:p w14:paraId="675EB8A0" w14:textId="7732B6B2" w:rsidR="00E251F6" w:rsidRPr="00EC5B54" w:rsidRDefault="00E251F6" w:rsidP="0023334C">
                  <w:pPr>
                    <w:widowControl w:val="0"/>
                    <w:autoSpaceDE w:val="0"/>
                    <w:autoSpaceDN w:val="0"/>
                    <w:adjustRightInd w:val="0"/>
                    <w:spacing w:before="60" w:after="60" w:line="240" w:lineRule="auto"/>
                    <w:rPr>
                      <w:rFonts w:ascii="Arial" w:hAnsi="Arial" w:cs="Arial"/>
                      <w:b/>
                      <w:sz w:val="24"/>
                      <w:szCs w:val="24"/>
                    </w:rPr>
                  </w:pPr>
                  <w:r w:rsidRPr="00EC5B54">
                    <w:rPr>
                      <w:rFonts w:ascii="Arial" w:hAnsi="Arial" w:cs="Arial"/>
                      <w:b/>
                      <w:color w:val="000000"/>
                      <w:sz w:val="16"/>
                      <w:szCs w:val="16"/>
                    </w:rPr>
                    <w:lastRenderedPageBreak/>
                    <w:t xml:space="preserve">attenuation </w:t>
                  </w:r>
                </w:p>
              </w:tc>
              <w:tc>
                <w:tcPr>
                  <w:tcW w:w="1149" w:type="pct"/>
                  <w:tcBorders>
                    <w:top w:val="single" w:sz="4" w:space="0" w:color="auto"/>
                    <w:bottom w:val="single" w:sz="4" w:space="0" w:color="auto"/>
                  </w:tcBorders>
                </w:tcPr>
                <w:p w14:paraId="37DDC13F" w14:textId="6F6241A3"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ST_Numbers</w:t>
                  </w:r>
                </w:p>
              </w:tc>
              <w:tc>
                <w:tcPr>
                  <w:tcW w:w="491" w:type="pct"/>
                  <w:tcBorders>
                    <w:top w:val="single" w:sz="4" w:space="0" w:color="auto"/>
                    <w:bottom w:val="single" w:sz="4" w:space="0" w:color="auto"/>
                  </w:tcBorders>
                </w:tcPr>
                <w:p w14:paraId="514B4FAC"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512" w:type="pct"/>
                  <w:tcBorders>
                    <w:top w:val="single" w:sz="4" w:space="0" w:color="auto"/>
                    <w:bottom w:val="single" w:sz="4" w:space="0" w:color="auto"/>
                  </w:tcBorders>
                </w:tcPr>
                <w:p w14:paraId="513C65C1"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15188903"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p>
              </w:tc>
              <w:tc>
                <w:tcPr>
                  <w:tcW w:w="1765" w:type="pct"/>
                  <w:tcBorders>
                    <w:top w:val="single" w:sz="4" w:space="0" w:color="auto"/>
                    <w:bottom w:val="single" w:sz="4" w:space="0" w:color="auto"/>
                  </w:tcBorders>
                </w:tcPr>
                <w:p w14:paraId="694D0125" w14:textId="01B12D6E" w:rsidR="00E251F6" w:rsidRPr="00A15CB6" w:rsidRDefault="00E251F6" w:rsidP="0023334C">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Linear attenuation coefficient expressed in units of reciprocal length</w:t>
                  </w:r>
                </w:p>
              </w:tc>
            </w:tr>
            <w:tr w:rsidR="00E251F6" w:rsidRPr="00161007" w14:paraId="6B18C863" w14:textId="77777777" w:rsidTr="0023334C">
              <w:tc>
                <w:tcPr>
                  <w:tcW w:w="713" w:type="pct"/>
                  <w:tcBorders>
                    <w:bottom w:val="single" w:sz="4" w:space="0" w:color="auto"/>
                  </w:tcBorders>
                </w:tcPr>
                <w:p w14:paraId="7289AF3B" w14:textId="7CFB50D5" w:rsidR="00E251F6" w:rsidRPr="00EC5B54" w:rsidRDefault="00E251F6"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refractiveindex</w:t>
                  </w:r>
                </w:p>
              </w:tc>
              <w:tc>
                <w:tcPr>
                  <w:tcW w:w="1149" w:type="pct"/>
                  <w:tcBorders>
                    <w:bottom w:val="single" w:sz="4" w:space="0" w:color="auto"/>
                  </w:tcBorders>
                </w:tcPr>
                <w:p w14:paraId="271457D5" w14:textId="6F8BEFBC" w:rsidR="00E251F6" w:rsidRPr="00161007" w:rsidRDefault="00E251F6" w:rsidP="0023334C">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ST_Numbers</w:t>
                  </w:r>
                </w:p>
              </w:tc>
              <w:tc>
                <w:tcPr>
                  <w:tcW w:w="491" w:type="pct"/>
                  <w:tcBorders>
                    <w:bottom w:val="single" w:sz="4" w:space="0" w:color="auto"/>
                  </w:tcBorders>
                </w:tcPr>
                <w:p w14:paraId="527A4159" w14:textId="77777777" w:rsidR="00E251F6" w:rsidRPr="00161007" w:rsidRDefault="00E251F6" w:rsidP="0023334C">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bottom w:val="single" w:sz="4" w:space="0" w:color="auto"/>
                  </w:tcBorders>
                </w:tcPr>
                <w:p w14:paraId="3729CB4C" w14:textId="0D734B1A" w:rsidR="00E251F6" w:rsidRPr="00161007" w:rsidRDefault="00E251F6"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“1 1 1”</w:t>
                  </w:r>
                </w:p>
              </w:tc>
              <w:tc>
                <w:tcPr>
                  <w:tcW w:w="371" w:type="pct"/>
                  <w:tcBorders>
                    <w:bottom w:val="single" w:sz="4" w:space="0" w:color="auto"/>
                  </w:tcBorders>
                </w:tcPr>
                <w:p w14:paraId="596905E3" w14:textId="77777777" w:rsidR="00E251F6" w:rsidRPr="00161007" w:rsidRDefault="00E251F6" w:rsidP="0023334C">
                  <w:pPr>
                    <w:widowControl w:val="0"/>
                    <w:autoSpaceDE w:val="0"/>
                    <w:autoSpaceDN w:val="0"/>
                    <w:adjustRightInd w:val="0"/>
                    <w:spacing w:before="60" w:after="60" w:line="240" w:lineRule="auto"/>
                    <w:rPr>
                      <w:rFonts w:ascii="Arial" w:hAnsi="Arial" w:cs="Arial"/>
                      <w:color w:val="000000"/>
                      <w:sz w:val="16"/>
                      <w:szCs w:val="16"/>
                    </w:rPr>
                  </w:pPr>
                </w:p>
              </w:tc>
              <w:tc>
                <w:tcPr>
                  <w:tcW w:w="1765" w:type="pct"/>
                  <w:tcBorders>
                    <w:bottom w:val="single" w:sz="4" w:space="0" w:color="auto"/>
                  </w:tcBorders>
                </w:tcPr>
                <w:p w14:paraId="2D13C928" w14:textId="5762C8DF" w:rsidR="00E251F6" w:rsidRDefault="00E251F6" w:rsidP="0023334C">
                  <w:pPr>
                    <w:widowControl w:val="0"/>
                    <w:autoSpaceDE w:val="0"/>
                    <w:autoSpaceDN w:val="0"/>
                    <w:adjustRightInd w:val="0"/>
                    <w:spacing w:before="60" w:after="60" w:line="240" w:lineRule="auto"/>
                    <w:rPr>
                      <w:rFonts w:ascii="Arial" w:hAnsi="Arial" w:cs="Arial"/>
                      <w:color w:val="000000"/>
                      <w:sz w:val="16"/>
                      <w:szCs w:val="16"/>
                    </w:rPr>
                  </w:pPr>
                  <w:r w:rsidRPr="00EC5B54">
                    <w:rPr>
                      <w:rFonts w:ascii="Arial" w:hAnsi="Arial" w:cs="Arial"/>
                      <w:color w:val="000000"/>
                      <w:sz w:val="16"/>
                      <w:szCs w:val="16"/>
                    </w:rPr>
                    <w:t>Refractive index of the material</w:t>
                  </w:r>
                </w:p>
              </w:tc>
            </w:tr>
            <w:tr w:rsidR="00E251F6" w:rsidRPr="00161007" w14:paraId="2D720A8B" w14:textId="77777777" w:rsidTr="00EC5B54">
              <w:tc>
                <w:tcPr>
                  <w:tcW w:w="713" w:type="pct"/>
                  <w:tcBorders>
                    <w:top w:val="single" w:sz="4" w:space="0" w:color="auto"/>
                    <w:bottom w:val="single" w:sz="4" w:space="0" w:color="auto"/>
                  </w:tcBorders>
                </w:tcPr>
                <w:p w14:paraId="30CC7B65" w14:textId="77777777" w:rsidR="00E251F6" w:rsidRPr="00EC5B54" w:rsidRDefault="00E251F6" w:rsidP="0023334C">
                  <w:pPr>
                    <w:widowControl w:val="0"/>
                    <w:autoSpaceDE w:val="0"/>
                    <w:autoSpaceDN w:val="0"/>
                    <w:adjustRightInd w:val="0"/>
                    <w:spacing w:before="60" w:after="60" w:line="240" w:lineRule="auto"/>
                    <w:rPr>
                      <w:rFonts w:ascii="Arial" w:hAnsi="Arial" w:cs="Arial"/>
                      <w:b/>
                      <w:color w:val="000000"/>
                      <w:sz w:val="16"/>
                      <w:szCs w:val="16"/>
                    </w:rPr>
                  </w:pPr>
                  <w:r w:rsidRPr="00EC5B54">
                    <w:rPr>
                      <w:rFonts w:ascii="Arial" w:hAnsi="Arial" w:cs="Arial"/>
                      <w:b/>
                      <w:color w:val="000000"/>
                      <w:sz w:val="16"/>
                      <w:szCs w:val="16"/>
                    </w:rPr>
                    <w:t>roughness</w:t>
                  </w:r>
                </w:p>
              </w:tc>
              <w:tc>
                <w:tcPr>
                  <w:tcW w:w="1149" w:type="pct"/>
                  <w:tcBorders>
                    <w:top w:val="single" w:sz="4" w:space="0" w:color="auto"/>
                    <w:bottom w:val="single" w:sz="4" w:space="0" w:color="auto"/>
                  </w:tcBorders>
                </w:tcPr>
                <w:p w14:paraId="2FA6AE3B" w14:textId="77777777" w:rsidR="00E251F6" w:rsidRDefault="00E251F6" w:rsidP="0023334C">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w:t>
                  </w:r>
                </w:p>
              </w:tc>
              <w:tc>
                <w:tcPr>
                  <w:tcW w:w="491" w:type="pct"/>
                  <w:tcBorders>
                    <w:top w:val="single" w:sz="4" w:space="0" w:color="auto"/>
                    <w:bottom w:val="single" w:sz="4" w:space="0" w:color="auto"/>
                  </w:tcBorders>
                </w:tcPr>
                <w:p w14:paraId="2876CD6D" w14:textId="77777777" w:rsidR="00E251F6" w:rsidRPr="00161007" w:rsidRDefault="00E251F6" w:rsidP="0023334C">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top w:val="single" w:sz="4" w:space="0" w:color="auto"/>
                    <w:bottom w:val="single" w:sz="4" w:space="0" w:color="auto"/>
                  </w:tcBorders>
                </w:tcPr>
                <w:p w14:paraId="70B386B7" w14:textId="4379F53B" w:rsidR="00E251F6" w:rsidRPr="00560DED" w:rsidRDefault="00E251F6"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0</w:t>
                  </w:r>
                </w:p>
              </w:tc>
              <w:tc>
                <w:tcPr>
                  <w:tcW w:w="371" w:type="pct"/>
                  <w:tcBorders>
                    <w:top w:val="single" w:sz="4" w:space="0" w:color="auto"/>
                    <w:bottom w:val="single" w:sz="4" w:space="0" w:color="auto"/>
                  </w:tcBorders>
                </w:tcPr>
                <w:p w14:paraId="32441C8F" w14:textId="77777777" w:rsidR="00E251F6" w:rsidRPr="00161007" w:rsidRDefault="00E251F6" w:rsidP="0023334C">
                  <w:pPr>
                    <w:widowControl w:val="0"/>
                    <w:autoSpaceDE w:val="0"/>
                    <w:autoSpaceDN w:val="0"/>
                    <w:adjustRightInd w:val="0"/>
                    <w:spacing w:before="60" w:after="60" w:line="240" w:lineRule="auto"/>
                    <w:rPr>
                      <w:rFonts w:ascii="Arial" w:hAnsi="Arial" w:cs="Arial"/>
                      <w:color w:val="000000"/>
                      <w:sz w:val="16"/>
                      <w:szCs w:val="16"/>
                    </w:rPr>
                  </w:pPr>
                </w:p>
              </w:tc>
              <w:tc>
                <w:tcPr>
                  <w:tcW w:w="1765" w:type="pct"/>
                  <w:tcBorders>
                    <w:top w:val="single" w:sz="4" w:space="0" w:color="auto"/>
                    <w:bottom w:val="single" w:sz="4" w:space="0" w:color="auto"/>
                  </w:tcBorders>
                </w:tcPr>
                <w:p w14:paraId="7A085A02" w14:textId="77777777" w:rsidR="00E251F6" w:rsidRDefault="00E251F6" w:rsidP="0023334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Surface roughness</w:t>
                  </w:r>
                </w:p>
              </w:tc>
            </w:tr>
            <w:tr w:rsidR="00697422" w:rsidRPr="00161007" w14:paraId="18F0532C" w14:textId="77777777" w:rsidTr="0023334C">
              <w:tc>
                <w:tcPr>
                  <w:tcW w:w="713" w:type="pct"/>
                  <w:tcBorders>
                    <w:top w:val="single" w:sz="4" w:space="0" w:color="auto"/>
                  </w:tcBorders>
                </w:tcPr>
                <w:p w14:paraId="0633C3FA" w14:textId="11F717F0" w:rsidR="00697422" w:rsidRPr="008508DC" w:rsidRDefault="00697422" w:rsidP="0023334C">
                  <w:pPr>
                    <w:widowControl w:val="0"/>
                    <w:autoSpaceDE w:val="0"/>
                    <w:autoSpaceDN w:val="0"/>
                    <w:adjustRightInd w:val="0"/>
                    <w:spacing w:before="60" w:after="60" w:line="240" w:lineRule="auto"/>
                    <w:rPr>
                      <w:rFonts w:ascii="Arial" w:hAnsi="Arial" w:cs="Arial"/>
                      <w:color w:val="000000"/>
                      <w:sz w:val="16"/>
                      <w:szCs w:val="16"/>
                    </w:rPr>
                  </w:pPr>
                  <w:r w:rsidRPr="008508DC">
                    <w:rPr>
                      <w:rFonts w:ascii="Arial" w:hAnsi="Arial" w:cs="Arial"/>
                      <w:color w:val="000000"/>
                      <w:sz w:val="16"/>
                      <w:szCs w:val="16"/>
                    </w:rPr>
                    <w:t>@any</w:t>
                  </w:r>
                  <w:r w:rsidR="0023334C" w:rsidRPr="008508DC">
                    <w:rPr>
                      <w:rFonts w:ascii="Arial" w:hAnsi="Arial" w:cs="Arial"/>
                      <w:color w:val="000000"/>
                      <w:sz w:val="16"/>
                      <w:szCs w:val="16"/>
                    </w:rPr>
                    <w:t>Attribute</w:t>
                  </w:r>
                </w:p>
              </w:tc>
              <w:tc>
                <w:tcPr>
                  <w:tcW w:w="1149" w:type="pct"/>
                  <w:tcBorders>
                    <w:top w:val="single" w:sz="4" w:space="0" w:color="auto"/>
                  </w:tcBorders>
                </w:tcPr>
                <w:p w14:paraId="0AF20007" w14:textId="77777777" w:rsidR="00697422" w:rsidRDefault="00697422" w:rsidP="0023334C">
                  <w:pPr>
                    <w:widowControl w:val="0"/>
                    <w:autoSpaceDE w:val="0"/>
                    <w:autoSpaceDN w:val="0"/>
                    <w:adjustRightInd w:val="0"/>
                    <w:spacing w:before="60" w:after="60" w:line="240" w:lineRule="auto"/>
                    <w:rPr>
                      <w:rFonts w:ascii="Arial" w:hAnsi="Arial" w:cs="Arial"/>
                      <w:b/>
                      <w:bCs/>
                      <w:color w:val="000000"/>
                      <w:sz w:val="16"/>
                      <w:szCs w:val="16"/>
                    </w:rPr>
                  </w:pPr>
                </w:p>
              </w:tc>
              <w:tc>
                <w:tcPr>
                  <w:tcW w:w="491" w:type="pct"/>
                  <w:tcBorders>
                    <w:top w:val="single" w:sz="4" w:space="0" w:color="auto"/>
                  </w:tcBorders>
                </w:tcPr>
                <w:p w14:paraId="00F7B47C" w14:textId="77777777" w:rsidR="00697422" w:rsidRPr="00161007"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512" w:type="pct"/>
                  <w:tcBorders>
                    <w:top w:val="single" w:sz="4" w:space="0" w:color="auto"/>
                  </w:tcBorders>
                </w:tcPr>
                <w:p w14:paraId="39D3A568" w14:textId="77777777" w:rsidR="00697422"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077D4EA4" w14:textId="77777777" w:rsidR="00697422" w:rsidRPr="00161007"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c>
                <w:tcPr>
                  <w:tcW w:w="1765" w:type="pct"/>
                  <w:tcBorders>
                    <w:top w:val="single" w:sz="4" w:space="0" w:color="auto"/>
                  </w:tcBorders>
                </w:tcPr>
                <w:p w14:paraId="6D3EAFEF" w14:textId="77777777" w:rsidR="00697422" w:rsidRDefault="00697422" w:rsidP="0023334C">
                  <w:pPr>
                    <w:widowControl w:val="0"/>
                    <w:autoSpaceDE w:val="0"/>
                    <w:autoSpaceDN w:val="0"/>
                    <w:adjustRightInd w:val="0"/>
                    <w:spacing w:before="60" w:after="60" w:line="240" w:lineRule="auto"/>
                    <w:rPr>
                      <w:rFonts w:ascii="Arial" w:hAnsi="Arial" w:cs="Arial"/>
                      <w:color w:val="000000"/>
                      <w:sz w:val="16"/>
                      <w:szCs w:val="16"/>
                    </w:rPr>
                  </w:pPr>
                </w:p>
              </w:tc>
            </w:tr>
          </w:tbl>
          <w:p w14:paraId="0B0B4E3E" w14:textId="77777777" w:rsidR="00E251F6" w:rsidRPr="00161007" w:rsidRDefault="00E251F6" w:rsidP="0023334C">
            <w:pPr>
              <w:widowControl w:val="0"/>
              <w:autoSpaceDE w:val="0"/>
              <w:autoSpaceDN w:val="0"/>
              <w:adjustRightInd w:val="0"/>
              <w:spacing w:before="60" w:after="60" w:line="240" w:lineRule="auto"/>
              <w:rPr>
                <w:rFonts w:ascii="Arial" w:hAnsi="Arial" w:cs="Arial"/>
                <w:sz w:val="24"/>
                <w:szCs w:val="24"/>
              </w:rPr>
            </w:pPr>
          </w:p>
        </w:tc>
      </w:tr>
    </w:tbl>
    <w:p w14:paraId="73578283" w14:textId="67FAF844" w:rsidR="00E251F6" w:rsidRDefault="00E251F6" w:rsidP="00BB5B49"/>
    <w:p w14:paraId="4A33098D" w14:textId="66ABF97C" w:rsidR="00F453AB" w:rsidRPr="00B95CE4" w:rsidRDefault="00F453AB" w:rsidP="00F453AB">
      <w:pPr>
        <w:pStyle w:val="NoSpacing"/>
        <w:jc w:val="both"/>
      </w:pPr>
      <w:r>
        <w:t>For the sake of simplicity, these properties focus only on parametrizing the amount of surface scattering. Mainstream volume scattering models such as Rayleigh or Mie scattering are not generic enough to be used on all materials.</w:t>
      </w:r>
    </w:p>
    <w:p w14:paraId="230240F7" w14:textId="77777777" w:rsidR="00F453AB" w:rsidRDefault="00F453AB" w:rsidP="00F453AB">
      <w:pPr>
        <w:pStyle w:val="NoSpacing"/>
        <w:jc w:val="both"/>
      </w:pPr>
    </w:p>
    <w:p w14:paraId="2882F5EF" w14:textId="293F2997" w:rsidR="00F453AB" w:rsidRDefault="00F453AB" w:rsidP="00F453AB">
      <w:pPr>
        <w:pStyle w:val="NoSpacing"/>
        <w:jc w:val="both"/>
      </w:pPr>
      <w:r>
        <w:t xml:space="preserve">Implementing a real-time translucent material viewer that approximates all the described optical phenomena is computationally expensive and technically challenging. Most applications will likely resort to a reasonable simplification. However, the full set of parameters can be optionally added for use with offline renderers and ray tracers. </w:t>
      </w:r>
    </w:p>
    <w:p w14:paraId="4321A020" w14:textId="77777777" w:rsidR="00F453AB" w:rsidRDefault="00F453AB" w:rsidP="00F453AB">
      <w:pPr>
        <w:pStyle w:val="NoSpacing"/>
        <w:jc w:val="both"/>
      </w:pPr>
    </w:p>
    <w:p w14:paraId="5F624423" w14:textId="25063557" w:rsidR="00E217DB" w:rsidRDefault="00F453AB" w:rsidP="00F453AB">
      <w:pPr>
        <w:pStyle w:val="NoSpacing"/>
        <w:jc w:val="both"/>
      </w:pPr>
      <w:bookmarkStart w:id="1356" w:name="_Hlk512420847"/>
      <w:r>
        <w:t xml:space="preserve">Translucent </w:t>
      </w:r>
      <w:r w:rsidR="00354D8E">
        <w:t>properties</w:t>
      </w:r>
      <w:r>
        <w:t xml:space="preserve"> defined in this manner are assumed to be homogeneous and isotropic inside volume of the object.</w:t>
      </w:r>
    </w:p>
    <w:p w14:paraId="4E6660D3" w14:textId="77777777" w:rsidR="00E217DB" w:rsidRDefault="00E217DB" w:rsidP="00F453AB">
      <w:pPr>
        <w:pStyle w:val="NoSpacing"/>
        <w:jc w:val="both"/>
      </w:pPr>
    </w:p>
    <w:p w14:paraId="7C08BE58" w14:textId="6C2C66CC" w:rsidR="00F453AB" w:rsidRDefault="00354D8E" w:rsidP="00F453AB">
      <w:pPr>
        <w:pStyle w:val="NoSpacing"/>
        <w:jc w:val="both"/>
      </w:pPr>
      <w:r>
        <w:t xml:space="preserve">This implies that a translucent object is defined </w:t>
      </w:r>
      <w:r w:rsidR="00EA102C">
        <w:t xml:space="preserve">only </w:t>
      </w:r>
      <w:r>
        <w:t xml:space="preserve">by a </w:t>
      </w:r>
      <w:del w:id="1357" w:author="Author">
        <w:r w:rsidR="00EA102C" w:rsidDel="009D436D">
          <w:delText xml:space="preserve">base </w:delText>
        </w:r>
      </w:del>
      <w:r w:rsidR="00EA102C">
        <w:t xml:space="preserve">material group or a </w:t>
      </w:r>
      <w:r>
        <w:t>multi</w:t>
      </w:r>
      <w:r w:rsidR="00EA102C">
        <w:t>-</w:t>
      </w:r>
      <w:r>
        <w:t xml:space="preserve">properties </w:t>
      </w:r>
      <w:r w:rsidR="00EA102C">
        <w:t xml:space="preserve">group </w:t>
      </w:r>
      <w:r>
        <w:t xml:space="preserve">where the first index is a </w:t>
      </w:r>
      <w:del w:id="1358" w:author="Author">
        <w:r w:rsidDel="009D436D">
          <w:delText xml:space="preserve">base </w:delText>
        </w:r>
      </w:del>
      <w:r>
        <w:t xml:space="preserve">material with displayproperties assigned to a translucentdisplayproperties, and that the same </w:t>
      </w:r>
      <w:del w:id="1359" w:author="Author">
        <w:r w:rsidDel="009D436D">
          <w:delText xml:space="preserve">base </w:delText>
        </w:r>
      </w:del>
      <w:r>
        <w:t xml:space="preserve">material is the first index for all other materials assigned to this mesh. </w:t>
      </w:r>
      <w:r w:rsidR="006A6278">
        <w:t>A</w:t>
      </w:r>
      <w:r>
        <w:t>lternatively</w:t>
      </w:r>
      <w:r w:rsidR="006A6278">
        <w:t xml:space="preserve">, </w:t>
      </w:r>
      <w:r>
        <w:t xml:space="preserve">displayproperties </w:t>
      </w:r>
      <w:r w:rsidR="006A6278">
        <w:t xml:space="preserve">can be assigned to a </w:t>
      </w:r>
      <w:del w:id="1360" w:author="Author">
        <w:r w:rsidR="006A6278" w:rsidDel="009D436D">
          <w:delText xml:space="preserve">base </w:delText>
        </w:r>
      </w:del>
      <w:r w:rsidR="006A6278">
        <w:t xml:space="preserve">material group or multi-properties group at the object level </w:t>
      </w:r>
      <w:r>
        <w:t>indicating translucentdisplayproperties</w:t>
      </w:r>
      <w:r w:rsidR="006A6278">
        <w:t xml:space="preserve"> for a simpler representation.</w:t>
      </w:r>
    </w:p>
    <w:p w14:paraId="2A956F4D" w14:textId="7E70972B" w:rsidR="0059522E" w:rsidRDefault="0059522E" w:rsidP="00F453AB">
      <w:pPr>
        <w:pStyle w:val="NoSpacing"/>
        <w:jc w:val="both"/>
      </w:pPr>
      <w:r>
        <w:br/>
        <w:t>Translucent display properties MUST NOT be applied to &lt;texture2dgroup&gt; or &lt;colorgroup&gt; properties. A translucent effect is achieved by using a multi-properties</w:t>
      </w:r>
      <w:r w:rsidR="005B0044">
        <w:t xml:space="preserve"> group</w:t>
      </w:r>
      <w:r>
        <w:t xml:space="preserve"> with a </w:t>
      </w:r>
      <w:del w:id="1361" w:author="Author">
        <w:r w:rsidDel="009D436D">
          <w:delText xml:space="preserve">base </w:delText>
        </w:r>
      </w:del>
      <w:r>
        <w:t>material containing translucent display properties</w:t>
      </w:r>
      <w:r w:rsidR="0032227B">
        <w:t xml:space="preserve"> and blending the subsequent layers.</w:t>
      </w:r>
    </w:p>
    <w:bookmarkEnd w:id="1356"/>
    <w:p w14:paraId="695D014B" w14:textId="77777777" w:rsidR="0059522E" w:rsidRDefault="0059522E" w:rsidP="00697422">
      <w:pPr>
        <w:rPr>
          <w:b/>
          <w:bCs/>
        </w:rPr>
      </w:pPr>
    </w:p>
    <w:p w14:paraId="432DC8F2" w14:textId="609878BD" w:rsidR="00697422" w:rsidRDefault="00697422" w:rsidP="00697422">
      <w:pPr>
        <w:rPr>
          <w:b/>
          <w:bCs/>
        </w:rPr>
      </w:pPr>
      <w:r>
        <w:rPr>
          <w:b/>
          <w:bCs/>
        </w:rPr>
        <w:t>attenuation</w:t>
      </w:r>
    </w:p>
    <w:p w14:paraId="4E82CB72" w14:textId="089048A9" w:rsidR="00697422" w:rsidRPr="00B33865" w:rsidRDefault="00697422" w:rsidP="00697422">
      <w:pPr>
        <w:jc w:val="both"/>
        <w:rPr>
          <w:rFonts w:cstheme="minorHAnsi"/>
        </w:rPr>
      </w:pPr>
      <w:r w:rsidRPr="00AB02F2">
        <w:rPr>
          <w:rFonts w:cstheme="minorHAnsi"/>
          <w:bCs/>
        </w:rPr>
        <w:t>Attenuation coefficient</w:t>
      </w:r>
      <w:r w:rsidRPr="00AB02F2">
        <w:rPr>
          <w:rFonts w:cstheme="minorHAnsi"/>
        </w:rPr>
        <w:t xml:space="preserve"> </w:t>
      </w:r>
      <w:r>
        <w:rPr>
          <w:rFonts w:cstheme="minorHAnsi"/>
        </w:rPr>
        <w:t xml:space="preserve">is a measure of how easily a beam of light can penetrate the material. A value of zero means that the material is completely transparent. Bigger values mean that the beam is correspondingly attenuated as it passes through the material. </w:t>
      </w:r>
      <w:r w:rsidRPr="00AB02F2">
        <w:rPr>
          <w:rFonts w:cstheme="minorHAnsi"/>
        </w:rPr>
        <w:t xml:space="preserve">The </w:t>
      </w:r>
      <w:r w:rsidRPr="00EC5B54">
        <w:t>unit</w:t>
      </w:r>
      <w:r w:rsidRPr="00AB02F2">
        <w:rPr>
          <w:rFonts w:cstheme="minorHAnsi"/>
        </w:rPr>
        <w:t xml:space="preserve"> of attenuation is the</w:t>
      </w:r>
      <w:r>
        <w:rPr>
          <w:rFonts w:cstheme="minorHAnsi"/>
        </w:rPr>
        <w:t xml:space="preserve"> reciprocal</w:t>
      </w:r>
      <w:r w:rsidRPr="00AB02F2">
        <w:rPr>
          <w:rFonts w:cstheme="minorHAnsi"/>
        </w:rPr>
        <w:t xml:space="preserve"> </w:t>
      </w:r>
      <w:r>
        <w:rPr>
          <w:rFonts w:cstheme="minorHAnsi"/>
        </w:rPr>
        <w:t xml:space="preserve">meter </w:t>
      </w:r>
      <w:r w:rsidRPr="00AB02F2">
        <w:rPr>
          <w:rFonts w:cstheme="minorHAnsi"/>
        </w:rPr>
        <w:t>(m</w:t>
      </w:r>
      <w:r w:rsidRPr="00AB02F2">
        <w:rPr>
          <w:rFonts w:cstheme="minorHAnsi"/>
          <w:vertAlign w:val="superscript"/>
        </w:rPr>
        <w:t>−1</w:t>
      </w:r>
      <w:r w:rsidRPr="00AB02F2">
        <w:rPr>
          <w:rFonts w:cstheme="minorHAnsi"/>
        </w:rPr>
        <w:t>).</w:t>
      </w:r>
      <w:r>
        <w:rPr>
          <w:rFonts w:cstheme="minorHAnsi"/>
          <w:bCs/>
        </w:rPr>
        <w:t xml:space="preserve"> Attenuation represents the combined loss of energy due to absorption and scattering.</w:t>
      </w:r>
      <w:r>
        <w:rPr>
          <w:b/>
          <w:bCs/>
        </w:rPr>
        <w:t xml:space="preserve"> </w:t>
      </w:r>
      <w:r>
        <w:rPr>
          <w:rFonts w:eastAsia="Times New Roman" w:cstheme="minorHAnsi"/>
        </w:rPr>
        <w:t>Because d</w:t>
      </w:r>
      <w:r>
        <w:t>ifferent wavelengths are absorbed at different rates (which gives translucent materials their color tint), attenuation coefficient is defined as a triplet of values corresponding to red, green and blue color channels.</w:t>
      </w:r>
    </w:p>
    <w:p w14:paraId="0AC3C4F6" w14:textId="77777777" w:rsidR="00697422" w:rsidRDefault="00697422" w:rsidP="00697422">
      <w:pPr>
        <w:jc w:val="both"/>
        <w:rPr>
          <w:rFonts w:eastAsia="Times New Roman" w:cstheme="minorHAnsi"/>
        </w:rPr>
      </w:pPr>
      <w:r>
        <w:t>The relationship between the decrease in light intensity and material thickness is described by Beer-Lambert law. According to this law, i</w:t>
      </w:r>
      <w:r w:rsidRPr="009C7838">
        <w:rPr>
          <w:rFonts w:eastAsia="Times New Roman" w:cstheme="minorHAnsi"/>
        </w:rPr>
        <w:t>ntensity decrea</w:t>
      </w:r>
      <w:r>
        <w:rPr>
          <w:rFonts w:eastAsia="Times New Roman" w:cstheme="minorHAnsi"/>
        </w:rPr>
        <w:t>ses exponentially with the distance the light travels inside medium:</w:t>
      </w:r>
    </w:p>
    <w:p w14:paraId="1367BE1A" w14:textId="77777777" w:rsidR="00697422" w:rsidRDefault="00902542" w:rsidP="00697422">
      <w:pPr>
        <w:jc w:val="both"/>
        <w:rPr>
          <w:rFonts w:eastAsia="Times New Roman" w:cstheme="minorHAnsi"/>
        </w:rPr>
      </w:pPr>
      <m:oMathPara>
        <m:oMath>
          <m:sSup>
            <m:sSupPr>
              <m:ctrlPr>
                <w:rPr>
                  <w:rFonts w:ascii="Cambria Math" w:eastAsia="Times New Roman" w:hAnsi="Cambria Math" w:cstheme="minorHAnsi"/>
                </w:rPr>
              </m:ctrlPr>
            </m:sSupPr>
            <m:e>
              <m:sSub>
                <m:sSubPr>
                  <m:ctrlPr>
                    <w:rPr>
                      <w:rFonts w:ascii="Cambria Math" w:eastAsia="Times New Roman" w:hAnsi="Cambria Math" w:cstheme="minorHAnsi"/>
                    </w:rPr>
                  </m:ctrlPr>
                </m:sSubPr>
                <m:e>
                  <m:r>
                    <w:rPr>
                      <w:rFonts w:ascii="Cambria Math" w:eastAsia="Times New Roman" w:hAnsi="Cambria Math" w:cstheme="minorHAnsi"/>
                    </w:rPr>
                    <m:t>RGB</m:t>
                  </m:r>
                </m:e>
                <m:sub>
                  <m:r>
                    <w:rPr>
                      <w:rFonts w:ascii="Cambria Math" w:eastAsia="Times New Roman" w:hAnsi="Cambria Math" w:cstheme="minorHAnsi"/>
                    </w:rPr>
                    <m:t>out</m:t>
                  </m:r>
                </m:sub>
              </m:sSub>
              <m:r>
                <m:rPr>
                  <m:sty m:val="p"/>
                </m:rPr>
                <w:rPr>
                  <w:rFonts w:ascii="Cambria Math" w:eastAsia="Times New Roman" w:hAnsi="Cambria Math" w:cstheme="minorHAnsi"/>
                </w:rPr>
                <m:t xml:space="preserve"> = </m:t>
              </m:r>
              <m:sSub>
                <m:sSubPr>
                  <m:ctrlPr>
                    <w:rPr>
                      <w:rFonts w:ascii="Cambria Math" w:eastAsia="Times New Roman" w:hAnsi="Cambria Math" w:cstheme="minorHAnsi"/>
                    </w:rPr>
                  </m:ctrlPr>
                </m:sSubPr>
                <m:e>
                  <m:r>
                    <w:rPr>
                      <w:rFonts w:ascii="Cambria Math" w:eastAsia="Times New Roman" w:hAnsi="Cambria Math" w:cstheme="minorHAnsi"/>
                    </w:rPr>
                    <m:t>RGB</m:t>
                  </m:r>
                </m:e>
                <m:sub>
                  <m:r>
                    <w:rPr>
                      <w:rFonts w:ascii="Cambria Math" w:eastAsia="Times New Roman" w:hAnsi="Cambria Math" w:cstheme="minorHAnsi"/>
                    </w:rPr>
                    <m:t>in</m:t>
                  </m:r>
                </m:sub>
              </m:sSub>
              <m:r>
                <m:rPr>
                  <m:sty m:val="p"/>
                </m:rPr>
                <w:rPr>
                  <w:rFonts w:ascii="Cambria Math" w:eastAsia="Times New Roman" w:hAnsi="Cambria Math" w:cstheme="minorHAnsi"/>
                </w:rPr>
                <m:t>*e</m:t>
              </m:r>
            </m:e>
            <m:sup>
              <m:r>
                <m:rPr>
                  <m:sty m:val="p"/>
                </m:rPr>
                <w:rPr>
                  <w:rFonts w:ascii="Cambria Math" w:eastAsia="Times New Roman" w:hAnsi="Cambria Math" w:cstheme="minorHAnsi"/>
                </w:rPr>
                <m:t>-</m:t>
              </m:r>
              <m:r>
                <m:rPr>
                  <m:sty m:val="b"/>
                </m:rPr>
                <w:rPr>
                  <w:rFonts w:ascii="Cambria Math" w:eastAsia="Times New Roman" w:hAnsi="Cambria Math" w:cstheme="minorHAnsi"/>
                </w:rPr>
                <m:t>a</m:t>
              </m:r>
              <m:r>
                <m:rPr>
                  <m:sty m:val="p"/>
                </m:rPr>
                <w:rPr>
                  <w:rFonts w:ascii="Cambria Math" w:eastAsia="Times New Roman" w:hAnsi="Cambria Math" w:cstheme="minorHAnsi"/>
                </w:rPr>
                <m:t>t</m:t>
              </m:r>
            </m:sup>
          </m:sSup>
        </m:oMath>
      </m:oMathPara>
    </w:p>
    <w:p w14:paraId="0DF4AFC9" w14:textId="77777777" w:rsidR="00697422" w:rsidRDefault="00697422" w:rsidP="00697422">
      <w:pPr>
        <w:jc w:val="both"/>
        <w:rPr>
          <w:rFonts w:eastAsia="Times New Roman" w:cstheme="minorHAnsi"/>
        </w:rPr>
      </w:pPr>
      <w:r>
        <w:rPr>
          <w:rFonts w:eastAsia="Times New Roman" w:cstheme="minorHAnsi"/>
        </w:rPr>
        <w:lastRenderedPageBreak/>
        <w:t>Where:</w:t>
      </w:r>
    </w:p>
    <w:p w14:paraId="7F08584E" w14:textId="77777777" w:rsidR="00697422" w:rsidRDefault="00697422" w:rsidP="00697422">
      <w:pPr>
        <w:spacing w:after="0"/>
        <w:jc w:val="both"/>
        <w:rPr>
          <w:rFonts w:eastAsia="Times New Roman" w:cstheme="minorHAnsi"/>
        </w:rPr>
      </w:pP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out</m:t>
            </m:r>
          </m:sub>
        </m:sSub>
      </m:oMath>
      <w:r>
        <w:rPr>
          <w:rFonts w:eastAsia="Times New Roman" w:cstheme="minorHAnsi"/>
        </w:rPr>
        <w:t xml:space="preserve"> – output (transmitted) light intensity</w:t>
      </w:r>
    </w:p>
    <w:p w14:paraId="7E30A191" w14:textId="77777777" w:rsidR="00697422" w:rsidRDefault="00697422" w:rsidP="00697422">
      <w:pPr>
        <w:spacing w:after="0"/>
        <w:jc w:val="both"/>
        <w:rPr>
          <w:rFonts w:eastAsia="Times New Roman" w:cstheme="minorHAnsi"/>
        </w:rPr>
      </w:pP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in</m:t>
            </m:r>
          </m:sub>
        </m:sSub>
      </m:oMath>
      <w:r>
        <w:rPr>
          <w:rFonts w:eastAsia="Times New Roman" w:cstheme="minorHAnsi"/>
        </w:rPr>
        <w:t xml:space="preserve"> – input (incident) light intensity</w:t>
      </w:r>
    </w:p>
    <w:p w14:paraId="2AB333FC" w14:textId="77777777" w:rsidR="00697422" w:rsidRDefault="00697422" w:rsidP="00697422">
      <w:pPr>
        <w:spacing w:after="0"/>
        <w:ind w:firstLine="720"/>
        <w:jc w:val="both"/>
        <w:rPr>
          <w:rFonts w:eastAsia="Times New Roman" w:cstheme="minorHAnsi"/>
        </w:rPr>
      </w:pPr>
      <w:r w:rsidRPr="002D03E7">
        <w:rPr>
          <w:rFonts w:eastAsia="Times New Roman" w:cstheme="minorHAnsi"/>
          <w:b/>
        </w:rPr>
        <w:t>a</w:t>
      </w:r>
      <w:r>
        <w:rPr>
          <w:rFonts w:eastAsia="Times New Roman" w:cstheme="minorHAnsi"/>
        </w:rPr>
        <w:t xml:space="preserve"> – attenuation coefficient</w:t>
      </w:r>
    </w:p>
    <w:p w14:paraId="37DE0B36" w14:textId="77777777" w:rsidR="00697422" w:rsidRDefault="00697422" w:rsidP="00697422">
      <w:pPr>
        <w:spacing w:after="0"/>
        <w:ind w:firstLine="720"/>
        <w:jc w:val="both"/>
        <w:rPr>
          <w:rFonts w:eastAsia="Times New Roman" w:cstheme="minorHAnsi"/>
        </w:rPr>
      </w:pPr>
      <w:r>
        <w:rPr>
          <w:rFonts w:eastAsia="Times New Roman" w:cstheme="minorHAnsi"/>
        </w:rPr>
        <w:t>t – distance (in meters) traveled inside the medium</w:t>
      </w:r>
    </w:p>
    <w:p w14:paraId="5C60E717" w14:textId="77777777" w:rsidR="00697422" w:rsidRDefault="00697422" w:rsidP="00697422"/>
    <w:p w14:paraId="0C8E3A58" w14:textId="1E3E3863" w:rsidR="00697422" w:rsidRDefault="00697422" w:rsidP="00697422">
      <w:r>
        <w:rPr>
          <w:b/>
          <w:bCs/>
        </w:rPr>
        <w:t>refractiveindex</w:t>
      </w:r>
    </w:p>
    <w:p w14:paraId="47610567" w14:textId="6522F2FB" w:rsidR="00697422" w:rsidRDefault="00697422" w:rsidP="00697422">
      <w:pPr>
        <w:jc w:val="both"/>
      </w:pPr>
      <w:r>
        <w:t xml:space="preserve">Refractive index is a measure of the bending of a beam of light when passing through a boundary </w:t>
      </w:r>
      <w:r>
        <w:rPr>
          <w:rStyle w:val="tgc"/>
        </w:rPr>
        <w:t>between</w:t>
      </w:r>
      <w:r>
        <w:t xml:space="preserve"> vacuum and the translucent material. It can also be the factor by which the speed of light is reduced inside the material with respect to the speed of light in vacuum. Since the amount of refraction depends on wavelength, refractive index is defined as a triplet of values corresponding to red, green and blue color channels. This allows clients to render optical phenomena such as dispersion.</w:t>
      </w:r>
    </w:p>
    <w:p w14:paraId="70192C89" w14:textId="77777777" w:rsidR="00697422" w:rsidRDefault="00697422" w:rsidP="00697422">
      <w:pPr>
        <w:jc w:val="both"/>
      </w:pPr>
      <w:r>
        <w:t xml:space="preserve">The relationship between </w:t>
      </w:r>
      <w:r>
        <w:rPr>
          <w:rStyle w:val="tgc"/>
        </w:rPr>
        <w:t xml:space="preserve">angle of incidence </w:t>
      </w:r>
      <w:r>
        <w:t>(angle between the incoming ray and the surface normal)</w:t>
      </w:r>
      <w:r>
        <w:rPr>
          <w:rStyle w:val="tgc"/>
        </w:rPr>
        <w:t xml:space="preserve"> and angle of refraction </w:t>
      </w:r>
      <w:r>
        <w:t xml:space="preserve">(angle between the refracted ray and the surface normal) is described by Snell’s law. If </w:t>
      </w:r>
      <w:r>
        <w:rPr>
          <w:rStyle w:val="Emphasis"/>
        </w:rPr>
        <w:t>i</w:t>
      </w:r>
      <w:r>
        <w:t xml:space="preserve"> is the angle of incidence of a ray in vacuum and </w:t>
      </w:r>
      <w:r>
        <w:rPr>
          <w:rStyle w:val="Emphasis"/>
        </w:rPr>
        <w:t>r</w:t>
      </w:r>
      <w:r>
        <w:t xml:space="preserve"> is the angle of refraction, the refractive index </w:t>
      </w:r>
      <w:r>
        <w:rPr>
          <w:rStyle w:val="Emphasis"/>
        </w:rPr>
        <w:t>n</w:t>
      </w:r>
      <w:r>
        <w:t xml:space="preserve"> is defined as the ratio of the sine of the angle of incidence to the sine of the angle of refraction:</w:t>
      </w:r>
    </w:p>
    <w:p w14:paraId="10CE8819" w14:textId="77777777" w:rsidR="00697422" w:rsidRDefault="00697422" w:rsidP="00697422">
      <w:pPr>
        <w:jc w:val="both"/>
      </w:pPr>
      <m:oMathPara>
        <m:oMath>
          <m:r>
            <w:rPr>
              <w:rFonts w:ascii="Cambria Math" w:hAnsi="Cambria Math"/>
            </w:rPr>
            <m:t xml:space="preserve">n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den>
          </m:f>
        </m:oMath>
      </m:oMathPara>
    </w:p>
    <w:p w14:paraId="5E47D22A" w14:textId="77777777" w:rsidR="00697422" w:rsidRDefault="00697422" w:rsidP="00697422">
      <w:pPr>
        <w:ind w:left="1440"/>
      </w:pPr>
    </w:p>
    <w:p w14:paraId="0456801C" w14:textId="5A0BA7D4" w:rsidR="00697422" w:rsidRDefault="00697422" w:rsidP="00697422">
      <w:pPr>
        <w:rPr>
          <w:b/>
          <w:bCs/>
        </w:rPr>
      </w:pPr>
      <w:r>
        <w:rPr>
          <w:b/>
          <w:bCs/>
        </w:rPr>
        <w:t>roughness</w:t>
      </w:r>
    </w:p>
    <w:p w14:paraId="68F9AA80" w14:textId="2D798397" w:rsidR="00697422" w:rsidRPr="00DD62F5" w:rsidRDefault="00697422" w:rsidP="00697422">
      <w:pPr>
        <w:jc w:val="both"/>
        <w:rPr>
          <w:color w:val="FF0000"/>
        </w:rPr>
      </w:pPr>
      <w:r>
        <w:t>A scalar value in 0..1 range that represents surface roughness</w:t>
      </w:r>
      <w:r w:rsidRPr="00EC5B54">
        <w:t>. A value of (1 – roughness) has the same meaning as ‘glossiness’ described in Chapter 7.1</w:t>
      </w:r>
      <w:r w:rsidR="008C3B25">
        <w:t>.</w:t>
      </w:r>
    </w:p>
    <w:p w14:paraId="69A27EE9" w14:textId="52037695" w:rsidR="00697422" w:rsidRDefault="00697422" w:rsidP="00697422">
      <w:pPr>
        <w:spacing w:after="0"/>
        <w:rPr>
          <w:color w:val="FF0000"/>
        </w:rPr>
      </w:pPr>
      <w:r>
        <w:t>Roughness is used to parametrize the blurriness of surface reflections and to emulate surface scattering properties of the object.</w:t>
      </w:r>
      <w:r w:rsidR="00194654">
        <w:rPr>
          <w:b/>
          <w:color w:val="FF0000"/>
        </w:rPr>
        <w:br/>
      </w:r>
    </w:p>
    <w:p w14:paraId="4FC77730" w14:textId="62984033" w:rsidR="00200124" w:rsidRPr="00EC5B54" w:rsidRDefault="00200124" w:rsidP="00697422">
      <w:pPr>
        <w:spacing w:after="0"/>
      </w:pPr>
      <w:r w:rsidRPr="00EC5B54">
        <w:t>For more information on the microfacet model, see Appendix D</w:t>
      </w:r>
      <w:r>
        <w:t xml:space="preserve">. </w:t>
      </w:r>
      <w:r w:rsidRPr="00EC5B54">
        <w:t>Micro-facet Surface Model and BRDF</w:t>
      </w:r>
      <w:r>
        <w:t>.</w:t>
      </w:r>
    </w:p>
    <w:p w14:paraId="7DB656FF" w14:textId="7D1211DB" w:rsidR="00697422" w:rsidRDefault="00697422" w:rsidP="00697422">
      <w:pPr>
        <w:pStyle w:val="NoSpacing"/>
      </w:pPr>
    </w:p>
    <w:p w14:paraId="754B4B76" w14:textId="72D84FC8" w:rsidR="00760F3B" w:rsidRDefault="0037038E" w:rsidP="00142E9D">
      <w:pPr>
        <w:pStyle w:val="Part"/>
      </w:pPr>
      <w:bookmarkStart w:id="1362" w:name="Link2"/>
      <w:bookmarkStart w:id="1363" w:name="_Toc417309102"/>
      <w:bookmarkStart w:id="1364" w:name="_Toc520719648"/>
      <w:bookmarkEnd w:id="1362"/>
      <w:r>
        <w:lastRenderedPageBreak/>
        <w:t>Part I</w:t>
      </w:r>
      <w:r w:rsidR="00A8382B">
        <w:t>I.</w:t>
      </w:r>
      <w:r w:rsidR="00760F3B">
        <w:t xml:space="preserve"> Appendixes</w:t>
      </w:r>
      <w:bookmarkEnd w:id="1363"/>
      <w:bookmarkEnd w:id="1364"/>
    </w:p>
    <w:p w14:paraId="25A945ED" w14:textId="77777777" w:rsidR="005C45FF" w:rsidRDefault="00A8382B" w:rsidP="00370B3C">
      <w:pPr>
        <w:pStyle w:val="Heading1"/>
      </w:pPr>
      <w:bookmarkStart w:id="1365" w:name="_Toc417309103"/>
      <w:bookmarkStart w:id="1366" w:name="_Toc520719649"/>
      <w:r>
        <w:lastRenderedPageBreak/>
        <w:t>Appendix A.</w:t>
      </w:r>
      <w:r w:rsidR="005C45FF">
        <w:t xml:space="preserve"> Glossary</w:t>
      </w:r>
      <w:bookmarkEnd w:id="1365"/>
      <w:bookmarkEnd w:id="1366"/>
    </w:p>
    <w:p w14:paraId="69EC68B7" w14:textId="77777777" w:rsidR="00CF0842" w:rsidRPr="002A7809" w:rsidRDefault="00CF0842" w:rsidP="00183015">
      <w:r>
        <w:rPr>
          <w:b/>
        </w:rPr>
        <w:t>3D model.</w:t>
      </w:r>
      <w:r w:rsidR="002A7809">
        <w:rPr>
          <w:b/>
        </w:rPr>
        <w:t xml:space="preserve"> </w:t>
      </w:r>
      <w:r w:rsidR="002A7809">
        <w:t>The markup that defines a model for output.</w:t>
      </w:r>
    </w:p>
    <w:p w14:paraId="2D7A2998" w14:textId="77777777" w:rsidR="00CF0842" w:rsidRPr="002A7809" w:rsidRDefault="00CF0842" w:rsidP="00183015">
      <w:r>
        <w:rPr>
          <w:b/>
        </w:rPr>
        <w:t>3D Model part.</w:t>
      </w:r>
      <w:r w:rsidR="002A7809">
        <w:t xml:space="preserve"> The OPC part that contains a 3D model.</w:t>
      </w:r>
    </w:p>
    <w:p w14:paraId="5EBE0673" w14:textId="71BE3197" w:rsidR="00500252" w:rsidRDefault="00A6439B" w:rsidP="00183015">
      <w:r>
        <w:rPr>
          <w:b/>
        </w:rPr>
        <w:t>3</w:t>
      </w:r>
      <w:r w:rsidR="00397812">
        <w:rPr>
          <w:b/>
        </w:rPr>
        <w:t>D Texture</w:t>
      </w:r>
      <w:r w:rsidR="00CF0842">
        <w:rPr>
          <w:b/>
        </w:rPr>
        <w:t xml:space="preserve"> part.</w:t>
      </w:r>
      <w:r w:rsidR="002A7809">
        <w:rPr>
          <w:b/>
        </w:rPr>
        <w:t xml:space="preserve"> </w:t>
      </w:r>
      <w:r w:rsidR="00500252">
        <w:t>A file used to apply complex information to a 3D object in the 3D Model part. In this extension spec, it specifically a JPEG of PNG image used to apply color data to the surface of an object.</w:t>
      </w:r>
    </w:p>
    <w:p w14:paraId="3C88E575" w14:textId="3B0A56CC"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6AD79D02"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6CAF37F5" w14:textId="77777777" w:rsidR="000F6CB9" w:rsidRPr="00C77970" w:rsidRDefault="000F6CB9" w:rsidP="00183015">
      <w:r>
        <w:rPr>
          <w:b/>
        </w:rPr>
        <w:t>Composite material.</w:t>
      </w:r>
      <w:r w:rsidR="00C77970">
        <w:rPr>
          <w:b/>
        </w:rPr>
        <w:t xml:space="preserve"> </w:t>
      </w:r>
      <w:r w:rsidR="00C77970">
        <w:t>A material that is comprised of a ratio of other materials.</w:t>
      </w:r>
    </w:p>
    <w:p w14:paraId="190290F1" w14:textId="77777777" w:rsidR="00750252" w:rsidRPr="00AE2F15" w:rsidRDefault="00750252" w:rsidP="00183015">
      <w:r>
        <w:rPr>
          <w:b/>
        </w:rPr>
        <w:t>Consumer.</w:t>
      </w:r>
      <w:r w:rsidR="00AE2F15">
        <w:rPr>
          <w:b/>
        </w:rPr>
        <w:t xml:space="preserve"> </w:t>
      </w:r>
      <w:r w:rsidR="00AE2F15">
        <w:t>A software, service, or device that reads in a 3MF Document.</w:t>
      </w:r>
    </w:p>
    <w:p w14:paraId="127F266D"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32F1D1E8"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020E6E80"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7EB1E75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6FD394C0" w14:textId="22318630" w:rsidR="00BC3F6A" w:rsidRPr="00654900" w:rsidRDefault="00BC3F6A" w:rsidP="00183015">
      <w:r>
        <w:rPr>
          <w:b/>
        </w:rPr>
        <w:t>Resource.</w:t>
      </w:r>
      <w:r w:rsidR="00AE2F15">
        <w:t xml:space="preserve"> A texture, color, material, action, or object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22FE7559" w14:textId="77777777" w:rsidR="00BC3F6A" w:rsidRPr="00654900" w:rsidRDefault="00BC3F6A" w:rsidP="00183015">
      <w:r>
        <w:rPr>
          <w:b/>
        </w:rPr>
        <w:t>Texture resource.</w:t>
      </w:r>
      <w:r w:rsidR="00654900">
        <w:t xml:space="preserve"> A resource in an object that describes the basic size and location of the texture image data.</w:t>
      </w:r>
    </w:p>
    <w:p w14:paraId="16E8AAE1" w14:textId="77777777" w:rsidR="00183015"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76F04184" w14:textId="773AFF85" w:rsidR="005E0AEF" w:rsidRDefault="00A8382B" w:rsidP="005E0AEF">
      <w:pPr>
        <w:pStyle w:val="Heading1"/>
      </w:pPr>
      <w:bookmarkStart w:id="1367" w:name="_Toc413418659"/>
      <w:bookmarkStart w:id="1368" w:name="_Toc417309104"/>
      <w:bookmarkStart w:id="1369" w:name="_Toc520719650"/>
      <w:r>
        <w:lastRenderedPageBreak/>
        <w:t>Appendix B.</w:t>
      </w:r>
      <w:r w:rsidR="005E0AEF">
        <w:t xml:space="preserve"> 3MF XSD Schema</w:t>
      </w:r>
      <w:bookmarkEnd w:id="1367"/>
      <w:bookmarkEnd w:id="1368"/>
      <w:r w:rsidR="00515F94">
        <w:t xml:space="preserve"> (Core + Materials)</w:t>
      </w:r>
      <w:bookmarkEnd w:id="1369"/>
    </w:p>
    <w:p w14:paraId="4432C1B5" w14:textId="0B6D73E5" w:rsidR="00515F94" w:rsidRDefault="00515F94" w:rsidP="00EF124B">
      <w:pPr>
        <w:tabs>
          <w:tab w:val="left" w:pos="360"/>
          <w:tab w:val="left" w:pos="720"/>
          <w:tab w:val="left" w:pos="1080"/>
          <w:tab w:val="left" w:pos="1440"/>
          <w:tab w:val="left" w:pos="1800"/>
        </w:tabs>
        <w:autoSpaceDE w:val="0"/>
        <w:autoSpaceDN w:val="0"/>
        <w:spacing w:after="0" w:line="240" w:lineRule="auto"/>
        <w:rPr>
          <w:rFonts w:ascii="Consolas" w:eastAsiaTheme="minorHAnsi" w:hAnsi="Consolas"/>
          <w:color w:val="000000"/>
          <w:sz w:val="16"/>
          <w:szCs w:val="16"/>
        </w:rPr>
      </w:pPr>
    </w:p>
    <w:p w14:paraId="252C68ED" w14:textId="43DD6F08"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70" w:author="Author"/>
          <w:rFonts w:ascii="Consolas" w:eastAsiaTheme="minorHAnsi" w:hAnsi="Consolas" w:cs="Arial"/>
          <w:b/>
          <w:bCs/>
          <w:color w:val="000000"/>
          <w:sz w:val="16"/>
          <w:szCs w:val="16"/>
        </w:rPr>
      </w:pPr>
      <w:ins w:id="1371" w:author="Author">
        <w:r w:rsidRPr="005C7F06">
          <w:rPr>
            <w:rFonts w:ascii="Consolas" w:eastAsiaTheme="minorHAnsi" w:hAnsi="Consolas" w:cs="Arial"/>
            <w:b/>
            <w:bCs/>
            <w:color w:val="000000"/>
            <w:sz w:val="16"/>
            <w:szCs w:val="16"/>
          </w:rPr>
          <w:t>&lt;?xml version="1.0" encoding="UTF-8"?&gt;</w:t>
        </w:r>
      </w:ins>
    </w:p>
    <w:p w14:paraId="33C21F9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72" w:author="Author"/>
          <w:rFonts w:ascii="Consolas" w:eastAsiaTheme="minorHAnsi" w:hAnsi="Consolas" w:cs="Arial"/>
          <w:b/>
          <w:bCs/>
          <w:color w:val="000000"/>
          <w:sz w:val="16"/>
          <w:szCs w:val="16"/>
        </w:rPr>
      </w:pPr>
      <w:ins w:id="1373" w:author="Author">
        <w:r w:rsidRPr="005C7F06">
          <w:rPr>
            <w:rFonts w:ascii="Consolas" w:eastAsiaTheme="minorHAnsi" w:hAnsi="Consolas" w:cs="Arial"/>
            <w:b/>
            <w:bCs/>
            <w:color w:val="000000"/>
            <w:sz w:val="16"/>
            <w:szCs w:val="16"/>
          </w:rPr>
          <w:t>&lt;xs:schema xmlns="http://schemas.microsoft.com/3dmanufacturing/material/2015/02" xmlns:xs="http://www.w3.org/2001/XMLSchema" xmlns:xml="http://www.w3.org/XML/1998/namespace" targetNamespace="http://schemas.microsoft.com/3dmanufacturing/material/2015/02" elementFormDefault="unqualified" attributeFormDefault="unqualified" blockDefault="#all"&gt;</w:t>
        </w:r>
      </w:ins>
    </w:p>
    <w:p w14:paraId="3941E4D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74" w:author="Author"/>
          <w:rFonts w:ascii="Consolas" w:eastAsiaTheme="minorHAnsi" w:hAnsi="Consolas" w:cs="Arial"/>
          <w:b/>
          <w:bCs/>
          <w:color w:val="000000"/>
          <w:sz w:val="16"/>
          <w:szCs w:val="16"/>
        </w:rPr>
      </w:pPr>
      <w:ins w:id="1375" w:author="Author">
        <w:r w:rsidRPr="005C7F06">
          <w:rPr>
            <w:rFonts w:ascii="Consolas" w:eastAsiaTheme="minorHAnsi" w:hAnsi="Consolas" w:cs="Arial"/>
            <w:b/>
            <w:bCs/>
            <w:color w:val="000000"/>
            <w:sz w:val="16"/>
            <w:szCs w:val="16"/>
          </w:rPr>
          <w:tab/>
          <w:t>&lt;xs:import namespace="http://www.w3.org/XML/1998/namespace" schemaLocation="http://www.w3.org/2001/xml.xsd"/&gt;</w:t>
        </w:r>
      </w:ins>
    </w:p>
    <w:p w14:paraId="2FF55D9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76" w:author="Author"/>
          <w:rFonts w:ascii="Consolas" w:eastAsiaTheme="minorHAnsi" w:hAnsi="Consolas" w:cs="Arial"/>
          <w:b/>
          <w:bCs/>
          <w:color w:val="000000"/>
          <w:sz w:val="16"/>
          <w:szCs w:val="16"/>
        </w:rPr>
      </w:pPr>
      <w:ins w:id="1377" w:author="Author">
        <w:r w:rsidRPr="005C7F06">
          <w:rPr>
            <w:rFonts w:ascii="Consolas" w:eastAsiaTheme="minorHAnsi" w:hAnsi="Consolas" w:cs="Arial"/>
            <w:b/>
            <w:bCs/>
            <w:color w:val="000000"/>
            <w:sz w:val="16"/>
            <w:szCs w:val="16"/>
          </w:rPr>
          <w:tab/>
          <w:t>&lt;xs:annotation&gt;</w:t>
        </w:r>
      </w:ins>
    </w:p>
    <w:p w14:paraId="7314D8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78" w:author="Author"/>
          <w:rFonts w:ascii="Consolas" w:eastAsiaTheme="minorHAnsi" w:hAnsi="Consolas" w:cs="Arial"/>
          <w:b/>
          <w:bCs/>
          <w:color w:val="000000"/>
          <w:sz w:val="16"/>
          <w:szCs w:val="16"/>
        </w:rPr>
      </w:pPr>
      <w:ins w:id="137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&lt;xs:documentation&gt;&lt;![CDATA[</w:t>
        </w:r>
      </w:ins>
    </w:p>
    <w:p w14:paraId="01B155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0" w:author="Author"/>
          <w:rFonts w:ascii="Consolas" w:eastAsiaTheme="minorHAnsi" w:hAnsi="Consolas" w:cs="Arial"/>
          <w:b/>
          <w:bCs/>
          <w:color w:val="000000"/>
          <w:sz w:val="16"/>
          <w:szCs w:val="16"/>
        </w:rPr>
      </w:pPr>
      <w:ins w:id="138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Schema notes:</w:t>
        </w:r>
      </w:ins>
    </w:p>
    <w:p w14:paraId="0B211D4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2" w:author="Author"/>
          <w:rFonts w:ascii="Consolas" w:eastAsiaTheme="minorHAnsi" w:hAnsi="Consolas" w:cs="Arial"/>
          <w:b/>
          <w:bCs/>
          <w:color w:val="000000"/>
          <w:sz w:val="16"/>
          <w:szCs w:val="16"/>
        </w:rPr>
      </w:pPr>
    </w:p>
    <w:p w14:paraId="106DAF4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3" w:author="Author"/>
          <w:rFonts w:ascii="Consolas" w:eastAsiaTheme="minorHAnsi" w:hAnsi="Consolas" w:cs="Arial"/>
          <w:b/>
          <w:bCs/>
          <w:color w:val="000000"/>
          <w:sz w:val="16"/>
          <w:szCs w:val="16"/>
        </w:rPr>
      </w:pPr>
      <w:ins w:id="138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Items within this schema follow a simple naming convention of appending a prefix indicating the type of element for references:</w:t>
        </w:r>
      </w:ins>
    </w:p>
    <w:p w14:paraId="5AEADA6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5" w:author="Author"/>
          <w:rFonts w:ascii="Consolas" w:eastAsiaTheme="minorHAnsi" w:hAnsi="Consolas" w:cs="Arial"/>
          <w:b/>
          <w:bCs/>
          <w:color w:val="000000"/>
          <w:sz w:val="16"/>
          <w:szCs w:val="16"/>
        </w:rPr>
      </w:pPr>
    </w:p>
    <w:p w14:paraId="7EC9904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6" w:author="Author"/>
          <w:rFonts w:ascii="Consolas" w:eastAsiaTheme="minorHAnsi" w:hAnsi="Consolas" w:cs="Arial"/>
          <w:b/>
          <w:bCs/>
          <w:color w:val="000000"/>
          <w:sz w:val="16"/>
          <w:szCs w:val="16"/>
        </w:rPr>
      </w:pPr>
      <w:ins w:id="138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Unprefixed: Element names</w:t>
        </w:r>
      </w:ins>
    </w:p>
    <w:p w14:paraId="15B0B0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88" w:author="Author"/>
          <w:rFonts w:ascii="Consolas" w:eastAsiaTheme="minorHAnsi" w:hAnsi="Consolas" w:cs="Arial"/>
          <w:b/>
          <w:bCs/>
          <w:color w:val="000000"/>
          <w:sz w:val="16"/>
          <w:szCs w:val="16"/>
        </w:rPr>
      </w:pPr>
      <w:ins w:id="138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CT_: Complex types</w:t>
        </w:r>
      </w:ins>
    </w:p>
    <w:p w14:paraId="3669A41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0" w:author="Author"/>
          <w:rFonts w:ascii="Consolas" w:eastAsiaTheme="minorHAnsi" w:hAnsi="Consolas" w:cs="Arial"/>
          <w:b/>
          <w:bCs/>
          <w:color w:val="000000"/>
          <w:sz w:val="16"/>
          <w:szCs w:val="16"/>
        </w:rPr>
      </w:pPr>
      <w:ins w:id="139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ST_: Simple types</w:t>
        </w:r>
      </w:ins>
    </w:p>
    <w:p w14:paraId="0DC8DFD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2" w:author="Author"/>
          <w:rFonts w:ascii="Consolas" w:eastAsiaTheme="minorHAnsi" w:hAnsi="Consolas" w:cs="Arial"/>
          <w:b/>
          <w:bCs/>
          <w:color w:val="000000"/>
          <w:sz w:val="16"/>
          <w:szCs w:val="16"/>
        </w:rPr>
      </w:pPr>
    </w:p>
    <w:p w14:paraId="6E3F507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3" w:author="Author"/>
          <w:rFonts w:ascii="Consolas" w:eastAsiaTheme="minorHAnsi" w:hAnsi="Consolas" w:cs="Arial"/>
          <w:b/>
          <w:bCs/>
          <w:color w:val="000000"/>
          <w:sz w:val="16"/>
          <w:szCs w:val="16"/>
        </w:rPr>
      </w:pPr>
      <w:ins w:id="139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]]&gt;&lt;/xs:documentation&gt;</w:t>
        </w:r>
      </w:ins>
    </w:p>
    <w:p w14:paraId="0DFF6CA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5" w:author="Author"/>
          <w:rFonts w:ascii="Consolas" w:eastAsiaTheme="minorHAnsi" w:hAnsi="Consolas" w:cs="Arial"/>
          <w:b/>
          <w:bCs/>
          <w:color w:val="000000"/>
          <w:sz w:val="16"/>
          <w:szCs w:val="16"/>
        </w:rPr>
      </w:pPr>
      <w:ins w:id="1396" w:author="Author">
        <w:r w:rsidRPr="005C7F06">
          <w:rPr>
            <w:rFonts w:ascii="Consolas" w:eastAsiaTheme="minorHAnsi" w:hAnsi="Consolas" w:cs="Arial"/>
            <w:b/>
            <w:bCs/>
            <w:color w:val="000000"/>
            <w:sz w:val="16"/>
            <w:szCs w:val="16"/>
          </w:rPr>
          <w:tab/>
          <w:t>&lt;/xs:annotation&gt;</w:t>
        </w:r>
      </w:ins>
    </w:p>
    <w:p w14:paraId="1AF91B9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7" w:author="Author"/>
          <w:rFonts w:ascii="Consolas" w:eastAsiaTheme="minorHAnsi" w:hAnsi="Consolas" w:cs="Arial"/>
          <w:b/>
          <w:bCs/>
          <w:color w:val="000000"/>
          <w:sz w:val="16"/>
          <w:szCs w:val="16"/>
        </w:rPr>
      </w:pPr>
      <w:ins w:id="1398" w:author="Author">
        <w:r w:rsidRPr="005C7F06">
          <w:rPr>
            <w:rFonts w:ascii="Consolas" w:eastAsiaTheme="minorHAnsi" w:hAnsi="Consolas" w:cs="Arial"/>
            <w:b/>
            <w:bCs/>
            <w:color w:val="000000"/>
            <w:sz w:val="16"/>
            <w:szCs w:val="16"/>
          </w:rPr>
          <w:tab/>
          <w:t>&lt;!-- Complex Types --&gt;</w:t>
        </w:r>
      </w:ins>
    </w:p>
    <w:p w14:paraId="61A340A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399" w:author="Author"/>
          <w:rFonts w:ascii="Consolas" w:eastAsiaTheme="minorHAnsi" w:hAnsi="Consolas" w:cs="Arial"/>
          <w:b/>
          <w:bCs/>
          <w:color w:val="000000"/>
          <w:sz w:val="16"/>
          <w:szCs w:val="16"/>
        </w:rPr>
      </w:pPr>
      <w:ins w:id="1400" w:author="Author">
        <w:r w:rsidRPr="005C7F06">
          <w:rPr>
            <w:rFonts w:ascii="Consolas" w:eastAsiaTheme="minorHAnsi" w:hAnsi="Consolas" w:cs="Arial"/>
            <w:b/>
            <w:bCs/>
            <w:color w:val="000000"/>
            <w:sz w:val="16"/>
            <w:szCs w:val="16"/>
          </w:rPr>
          <w:tab/>
          <w:t>&lt;xs:complexType name="CT_Texture2D"&gt;</w:t>
        </w:r>
      </w:ins>
    </w:p>
    <w:p w14:paraId="4EF4ECC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01" w:author="Author"/>
          <w:rFonts w:ascii="Consolas" w:eastAsiaTheme="minorHAnsi" w:hAnsi="Consolas" w:cs="Arial"/>
          <w:b/>
          <w:bCs/>
          <w:color w:val="000000"/>
          <w:sz w:val="16"/>
          <w:szCs w:val="16"/>
        </w:rPr>
      </w:pPr>
      <w:ins w:id="140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name="id" type="ST_ResourceID" use="required"/&gt;</w:t>
        </w:r>
      </w:ins>
    </w:p>
    <w:p w14:paraId="252BCC5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03" w:author="Author"/>
          <w:rFonts w:ascii="Consolas" w:eastAsiaTheme="minorHAnsi" w:hAnsi="Consolas" w:cs="Arial"/>
          <w:b/>
          <w:bCs/>
          <w:color w:val="000000"/>
          <w:sz w:val="16"/>
          <w:szCs w:val="16"/>
        </w:rPr>
      </w:pPr>
      <w:ins w:id="140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name="path" type="ST_UriReference" use="required"/&gt;</w:t>
        </w:r>
      </w:ins>
    </w:p>
    <w:p w14:paraId="1C4B9EE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05" w:author="Author"/>
          <w:rFonts w:ascii="Consolas" w:eastAsiaTheme="minorHAnsi" w:hAnsi="Consolas" w:cs="Arial"/>
          <w:b/>
          <w:bCs/>
          <w:color w:val="000000"/>
          <w:sz w:val="16"/>
          <w:szCs w:val="16"/>
        </w:rPr>
      </w:pPr>
      <w:ins w:id="140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name="contenttype" type="ST_ContentType" use="required"/&gt;</w:t>
        </w:r>
      </w:ins>
    </w:p>
    <w:p w14:paraId="1C1B76E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07" w:author="Author"/>
          <w:rFonts w:ascii="Consolas" w:eastAsiaTheme="minorHAnsi" w:hAnsi="Consolas" w:cs="Arial"/>
          <w:b/>
          <w:bCs/>
          <w:color w:val="000000"/>
          <w:sz w:val="16"/>
          <w:szCs w:val="16"/>
        </w:rPr>
      </w:pPr>
      <w:ins w:id="1408"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name="tilestyleu" type="ST_TileStyle" default="wrap"/&gt;</w:t>
        </w:r>
      </w:ins>
    </w:p>
    <w:p w14:paraId="64AC7EB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09" w:author="Author"/>
          <w:rFonts w:ascii="Consolas" w:eastAsiaTheme="minorHAnsi" w:hAnsi="Consolas" w:cs="Arial"/>
          <w:b/>
          <w:bCs/>
          <w:color w:val="000000"/>
          <w:sz w:val="16"/>
          <w:szCs w:val="16"/>
        </w:rPr>
      </w:pPr>
      <w:ins w:id="141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name="tilestylev" type="ST_TileStyle" default="wrap"/&gt;</w:t>
        </w:r>
      </w:ins>
    </w:p>
    <w:p w14:paraId="4885F85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11" w:author="Author"/>
          <w:rFonts w:ascii="Consolas" w:eastAsiaTheme="minorHAnsi" w:hAnsi="Consolas" w:cs="Arial"/>
          <w:b/>
          <w:bCs/>
          <w:color w:val="000000"/>
          <w:sz w:val="16"/>
          <w:szCs w:val="16"/>
        </w:rPr>
      </w:pPr>
      <w:ins w:id="141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name="filter" type="ST_Filter" default="auto"/&gt;</w:t>
        </w:r>
      </w:ins>
    </w:p>
    <w:p w14:paraId="5693F9F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13" w:author="Author"/>
          <w:rFonts w:ascii="Consolas" w:eastAsiaTheme="minorHAnsi" w:hAnsi="Consolas" w:cs="Arial"/>
          <w:b/>
          <w:bCs/>
          <w:color w:val="000000"/>
          <w:sz w:val="16"/>
          <w:szCs w:val="16"/>
        </w:rPr>
      </w:pPr>
      <w:ins w:id="141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&lt;xs:anyAttribute namespace="##other" processContents="lax"/&gt;</w:t>
        </w:r>
      </w:ins>
    </w:p>
    <w:p w14:paraId="05EA527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15" w:author="Author"/>
          <w:rFonts w:ascii="Consolas" w:eastAsiaTheme="minorHAnsi" w:hAnsi="Consolas" w:cs="Arial"/>
          <w:b/>
          <w:bCs/>
          <w:color w:val="000000"/>
          <w:sz w:val="16"/>
          <w:szCs w:val="16"/>
        </w:rPr>
      </w:pPr>
      <w:ins w:id="1416" w:author="Author">
        <w:r w:rsidRPr="005C7F06">
          <w:rPr>
            <w:rFonts w:ascii="Consolas" w:eastAsiaTheme="minorHAnsi" w:hAnsi="Consolas" w:cs="Arial"/>
            <w:b/>
            <w:bCs/>
            <w:color w:val="000000"/>
            <w:sz w:val="16"/>
            <w:szCs w:val="16"/>
          </w:rPr>
          <w:tab/>
          <w:t>&lt;/xs:complexType&gt;</w:t>
        </w:r>
      </w:ins>
    </w:p>
    <w:p w14:paraId="0969E31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17" w:author="Author"/>
          <w:rFonts w:ascii="Consolas" w:eastAsiaTheme="minorHAnsi" w:hAnsi="Consolas" w:cs="Arial"/>
          <w:b/>
          <w:bCs/>
          <w:color w:val="000000"/>
          <w:sz w:val="16"/>
          <w:szCs w:val="16"/>
        </w:rPr>
      </w:pPr>
      <w:ins w:id="1418" w:author="Author">
        <w:r w:rsidRPr="005C7F06">
          <w:rPr>
            <w:rFonts w:ascii="Consolas" w:eastAsiaTheme="minorHAnsi" w:hAnsi="Consolas" w:cs="Arial"/>
            <w:b/>
            <w:bCs/>
            <w:color w:val="000000"/>
            <w:sz w:val="16"/>
            <w:szCs w:val="16"/>
          </w:rPr>
          <w:tab/>
          <w:t>&lt;xs:complexType name="CT_ColorGroup"&gt;</w:t>
        </w:r>
      </w:ins>
    </w:p>
    <w:p w14:paraId="3E38BC1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19" w:author="Author"/>
          <w:rFonts w:ascii="Consolas" w:eastAsiaTheme="minorHAnsi" w:hAnsi="Consolas" w:cs="Arial"/>
          <w:b/>
          <w:bCs/>
          <w:color w:val="000000"/>
          <w:sz w:val="16"/>
          <w:szCs w:val="16"/>
        </w:rPr>
      </w:pPr>
      <w:ins w:id="142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2195CCE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21" w:author="Author"/>
          <w:rFonts w:ascii="Consolas" w:eastAsiaTheme="minorHAnsi" w:hAnsi="Consolas" w:cs="Arial"/>
          <w:b/>
          <w:bCs/>
          <w:color w:val="000000"/>
          <w:sz w:val="16"/>
          <w:szCs w:val="16"/>
        </w:rPr>
      </w:pPr>
      <w:ins w:id="142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&lt;xs:element ref="color" maxOccurs="2147483647"/&gt;</w:t>
        </w:r>
      </w:ins>
    </w:p>
    <w:p w14:paraId="0AE2730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23" w:author="Author"/>
          <w:rFonts w:ascii="Consolas" w:eastAsiaTheme="minorHAnsi" w:hAnsi="Consolas" w:cs="Arial"/>
          <w:b/>
          <w:bCs/>
          <w:color w:val="000000"/>
          <w:sz w:val="16"/>
          <w:szCs w:val="16"/>
        </w:rPr>
      </w:pPr>
      <w:ins w:id="142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2C6323A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25" w:author="Author"/>
          <w:rFonts w:ascii="Consolas" w:eastAsiaTheme="minorHAnsi" w:hAnsi="Consolas" w:cs="Arial"/>
          <w:b/>
          <w:bCs/>
          <w:color w:val="000000"/>
          <w:sz w:val="16"/>
          <w:szCs w:val="16"/>
        </w:rPr>
      </w:pPr>
      <w:ins w:id="142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name="id" type="ST_ResourceID" use="required"/&gt;</w:t>
        </w:r>
      </w:ins>
    </w:p>
    <w:p w14:paraId="725C07F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27" w:author="Author"/>
          <w:rFonts w:ascii="Consolas" w:eastAsiaTheme="minorHAnsi" w:hAnsi="Consolas" w:cs="Arial"/>
          <w:b/>
          <w:bCs/>
          <w:color w:val="000000"/>
          <w:sz w:val="16"/>
          <w:szCs w:val="16"/>
        </w:rPr>
      </w:pPr>
      <w:ins w:id="1428"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4FAAC5C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29" w:author="Author"/>
          <w:rFonts w:ascii="Consolas" w:eastAsiaTheme="minorHAnsi" w:hAnsi="Consolas" w:cs="Arial"/>
          <w:b/>
          <w:bCs/>
          <w:color w:val="000000"/>
          <w:sz w:val="16"/>
          <w:szCs w:val="16"/>
        </w:rPr>
      </w:pPr>
      <w:ins w:id="1430" w:author="Author">
        <w:r w:rsidRPr="005C7F06">
          <w:rPr>
            <w:rFonts w:ascii="Consolas" w:eastAsiaTheme="minorHAnsi" w:hAnsi="Consolas" w:cs="Arial"/>
            <w:b/>
            <w:bCs/>
            <w:color w:val="000000"/>
            <w:sz w:val="16"/>
            <w:szCs w:val="16"/>
          </w:rPr>
          <w:t xml:space="preserve">    &lt;xs:anyAttribute namespace="##other" processContents="lax"/&gt;</w:t>
        </w:r>
      </w:ins>
    </w:p>
    <w:p w14:paraId="657259E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31" w:author="Author"/>
          <w:rFonts w:ascii="Consolas" w:eastAsiaTheme="minorHAnsi" w:hAnsi="Consolas" w:cs="Arial"/>
          <w:b/>
          <w:bCs/>
          <w:color w:val="000000"/>
          <w:sz w:val="16"/>
          <w:szCs w:val="16"/>
        </w:rPr>
      </w:pPr>
      <w:ins w:id="1432" w:author="Author">
        <w:r w:rsidRPr="005C7F06">
          <w:rPr>
            <w:rFonts w:ascii="Consolas" w:eastAsiaTheme="minorHAnsi" w:hAnsi="Consolas" w:cs="Arial"/>
            <w:b/>
            <w:bCs/>
            <w:color w:val="000000"/>
            <w:sz w:val="16"/>
            <w:szCs w:val="16"/>
          </w:rPr>
          <w:t xml:space="preserve">  &lt;/xs:complexType&gt;</w:t>
        </w:r>
      </w:ins>
    </w:p>
    <w:p w14:paraId="6EEFE15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33" w:author="Author"/>
          <w:rFonts w:ascii="Consolas" w:eastAsiaTheme="minorHAnsi" w:hAnsi="Consolas" w:cs="Arial"/>
          <w:b/>
          <w:bCs/>
          <w:color w:val="000000"/>
          <w:sz w:val="16"/>
          <w:szCs w:val="16"/>
        </w:rPr>
      </w:pPr>
      <w:ins w:id="1434" w:author="Author">
        <w:r w:rsidRPr="005C7F06">
          <w:rPr>
            <w:rFonts w:ascii="Consolas" w:eastAsiaTheme="minorHAnsi" w:hAnsi="Consolas" w:cs="Arial"/>
            <w:b/>
            <w:bCs/>
            <w:color w:val="000000"/>
            <w:sz w:val="16"/>
            <w:szCs w:val="16"/>
          </w:rPr>
          <w:tab/>
          <w:t>&lt;xs:complexType name="CT_Color"&gt;</w:t>
        </w:r>
      </w:ins>
    </w:p>
    <w:p w14:paraId="03A57C9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35" w:author="Author"/>
          <w:rFonts w:ascii="Consolas" w:eastAsiaTheme="minorHAnsi" w:hAnsi="Consolas" w:cs="Arial"/>
          <w:b/>
          <w:bCs/>
          <w:color w:val="000000"/>
          <w:sz w:val="16"/>
          <w:szCs w:val="16"/>
        </w:rPr>
      </w:pPr>
      <w:ins w:id="143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name="color" type="ST_ColorValue" use="required"/&gt;</w:t>
        </w:r>
      </w:ins>
    </w:p>
    <w:p w14:paraId="7EA94B3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37" w:author="Author"/>
          <w:rFonts w:ascii="Consolas" w:eastAsiaTheme="minorHAnsi" w:hAnsi="Consolas" w:cs="Arial"/>
          <w:b/>
          <w:bCs/>
          <w:color w:val="000000"/>
          <w:sz w:val="16"/>
          <w:szCs w:val="16"/>
        </w:rPr>
      </w:pPr>
      <w:ins w:id="1438" w:author="Author">
        <w:r w:rsidRPr="005C7F06">
          <w:rPr>
            <w:rFonts w:ascii="Consolas" w:eastAsiaTheme="minorHAnsi" w:hAnsi="Consolas" w:cs="Arial"/>
            <w:b/>
            <w:bCs/>
            <w:color w:val="000000"/>
            <w:sz w:val="16"/>
            <w:szCs w:val="16"/>
          </w:rPr>
          <w:tab/>
          <w:t>&lt;/xs:complexType&gt;</w:t>
        </w:r>
      </w:ins>
    </w:p>
    <w:p w14:paraId="3FB6D30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39" w:author="Author"/>
          <w:rFonts w:ascii="Consolas" w:eastAsiaTheme="minorHAnsi" w:hAnsi="Consolas" w:cs="Arial"/>
          <w:b/>
          <w:bCs/>
          <w:color w:val="000000"/>
          <w:sz w:val="16"/>
          <w:szCs w:val="16"/>
        </w:rPr>
      </w:pPr>
      <w:ins w:id="1440" w:author="Author">
        <w:r w:rsidRPr="005C7F06">
          <w:rPr>
            <w:rFonts w:ascii="Consolas" w:eastAsiaTheme="minorHAnsi" w:hAnsi="Consolas" w:cs="Arial"/>
            <w:b/>
            <w:bCs/>
            <w:color w:val="000000"/>
            <w:sz w:val="16"/>
            <w:szCs w:val="16"/>
          </w:rPr>
          <w:tab/>
          <w:t>&lt;xs:complexType name="CT_Texture2DGroup"&gt;</w:t>
        </w:r>
      </w:ins>
    </w:p>
    <w:p w14:paraId="63CA4B7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41" w:author="Author"/>
          <w:rFonts w:ascii="Consolas" w:eastAsiaTheme="minorHAnsi" w:hAnsi="Consolas" w:cs="Arial"/>
          <w:b/>
          <w:bCs/>
          <w:color w:val="000000"/>
          <w:sz w:val="16"/>
          <w:szCs w:val="16"/>
        </w:rPr>
      </w:pPr>
      <w:ins w:id="144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62BD2C1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43" w:author="Author"/>
          <w:rFonts w:ascii="Consolas" w:eastAsiaTheme="minorHAnsi" w:hAnsi="Consolas" w:cs="Arial"/>
          <w:b/>
          <w:bCs/>
          <w:color w:val="000000"/>
          <w:sz w:val="16"/>
          <w:szCs w:val="16"/>
        </w:rPr>
      </w:pPr>
      <w:ins w:id="144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&lt;xs:element ref="tex2coord" maxOccurs="2147483647"/&gt;</w:t>
        </w:r>
      </w:ins>
    </w:p>
    <w:p w14:paraId="0E50E90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45" w:author="Author"/>
          <w:rFonts w:ascii="Consolas" w:eastAsiaTheme="minorHAnsi" w:hAnsi="Consolas" w:cs="Arial"/>
          <w:b/>
          <w:bCs/>
          <w:color w:val="000000"/>
          <w:sz w:val="16"/>
          <w:szCs w:val="16"/>
        </w:rPr>
      </w:pPr>
      <w:ins w:id="144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5108DC1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47" w:author="Author"/>
          <w:rFonts w:ascii="Consolas" w:eastAsiaTheme="minorHAnsi" w:hAnsi="Consolas" w:cs="Arial"/>
          <w:b/>
          <w:bCs/>
          <w:color w:val="000000"/>
          <w:sz w:val="16"/>
          <w:szCs w:val="16"/>
        </w:rPr>
      </w:pPr>
      <w:ins w:id="1448"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name="id" type="ST_ResourceID" use="required"/&gt;</w:t>
        </w:r>
      </w:ins>
    </w:p>
    <w:p w14:paraId="5BEFD4F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49" w:author="Author"/>
          <w:rFonts w:ascii="Consolas" w:eastAsiaTheme="minorHAnsi" w:hAnsi="Consolas" w:cs="Arial"/>
          <w:b/>
          <w:bCs/>
          <w:color w:val="000000"/>
          <w:sz w:val="16"/>
          <w:szCs w:val="16"/>
        </w:rPr>
      </w:pPr>
      <w:ins w:id="145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name="texid" type="ST_ResourceID" use="required"/&gt;</w:t>
        </w:r>
      </w:ins>
    </w:p>
    <w:p w14:paraId="1ACAD31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51" w:author="Author"/>
          <w:rFonts w:ascii="Consolas" w:eastAsiaTheme="minorHAnsi" w:hAnsi="Consolas" w:cs="Arial"/>
          <w:b/>
          <w:bCs/>
          <w:color w:val="000000"/>
          <w:sz w:val="16"/>
          <w:szCs w:val="16"/>
        </w:rPr>
      </w:pPr>
      <w:ins w:id="1452"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720FEE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53" w:author="Author"/>
          <w:rFonts w:ascii="Consolas" w:eastAsiaTheme="minorHAnsi" w:hAnsi="Consolas" w:cs="Arial"/>
          <w:b/>
          <w:bCs/>
          <w:color w:val="000000"/>
          <w:sz w:val="16"/>
          <w:szCs w:val="16"/>
        </w:rPr>
      </w:pPr>
      <w:ins w:id="1454" w:author="Author">
        <w:r w:rsidRPr="005C7F06">
          <w:rPr>
            <w:rFonts w:ascii="Consolas" w:eastAsiaTheme="minorHAnsi" w:hAnsi="Consolas" w:cs="Arial"/>
            <w:b/>
            <w:bCs/>
            <w:color w:val="000000"/>
            <w:sz w:val="16"/>
            <w:szCs w:val="16"/>
          </w:rPr>
          <w:t xml:space="preserve">    &lt;xs:anyAttribute namespace="##other" processContents="lax"/&gt;</w:t>
        </w:r>
      </w:ins>
    </w:p>
    <w:p w14:paraId="684C981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55" w:author="Author"/>
          <w:rFonts w:ascii="Consolas" w:eastAsiaTheme="minorHAnsi" w:hAnsi="Consolas" w:cs="Arial"/>
          <w:b/>
          <w:bCs/>
          <w:color w:val="000000"/>
          <w:sz w:val="16"/>
          <w:szCs w:val="16"/>
        </w:rPr>
      </w:pPr>
      <w:ins w:id="1456" w:author="Author">
        <w:r w:rsidRPr="005C7F06">
          <w:rPr>
            <w:rFonts w:ascii="Consolas" w:eastAsiaTheme="minorHAnsi" w:hAnsi="Consolas" w:cs="Arial"/>
            <w:b/>
            <w:bCs/>
            <w:color w:val="000000"/>
            <w:sz w:val="16"/>
            <w:szCs w:val="16"/>
          </w:rPr>
          <w:tab/>
          <w:t>&lt;/xs:complexType&gt;</w:t>
        </w:r>
      </w:ins>
    </w:p>
    <w:p w14:paraId="5D7470F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57" w:author="Author"/>
          <w:rFonts w:ascii="Consolas" w:eastAsiaTheme="minorHAnsi" w:hAnsi="Consolas" w:cs="Arial"/>
          <w:b/>
          <w:bCs/>
          <w:color w:val="000000"/>
          <w:sz w:val="16"/>
          <w:szCs w:val="16"/>
        </w:rPr>
      </w:pPr>
      <w:ins w:id="1458" w:author="Author">
        <w:r w:rsidRPr="005C7F06">
          <w:rPr>
            <w:rFonts w:ascii="Consolas" w:eastAsiaTheme="minorHAnsi" w:hAnsi="Consolas" w:cs="Arial"/>
            <w:b/>
            <w:bCs/>
            <w:color w:val="000000"/>
            <w:sz w:val="16"/>
            <w:szCs w:val="16"/>
          </w:rPr>
          <w:tab/>
          <w:t>&lt;xs:complexType name="CT_Tex2Coord"&gt;</w:t>
        </w:r>
      </w:ins>
    </w:p>
    <w:p w14:paraId="571EAB2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59" w:author="Author"/>
          <w:rFonts w:ascii="Consolas" w:eastAsiaTheme="minorHAnsi" w:hAnsi="Consolas" w:cs="Arial"/>
          <w:b/>
          <w:bCs/>
          <w:color w:val="000000"/>
          <w:sz w:val="16"/>
          <w:szCs w:val="16"/>
        </w:rPr>
      </w:pPr>
      <w:ins w:id="146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name="u" type="ST_Number" use="required"/&gt;</w:t>
        </w:r>
      </w:ins>
    </w:p>
    <w:p w14:paraId="4E9958A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61" w:author="Author"/>
          <w:rFonts w:ascii="Consolas" w:eastAsiaTheme="minorHAnsi" w:hAnsi="Consolas" w:cs="Arial"/>
          <w:b/>
          <w:bCs/>
          <w:color w:val="000000"/>
          <w:sz w:val="16"/>
          <w:szCs w:val="16"/>
        </w:rPr>
      </w:pPr>
      <w:ins w:id="146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name="v" type="ST_Number" use="required"/&gt;</w:t>
        </w:r>
      </w:ins>
    </w:p>
    <w:p w14:paraId="6BE9E15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63" w:author="Author"/>
          <w:rFonts w:ascii="Consolas" w:eastAsiaTheme="minorHAnsi" w:hAnsi="Consolas" w:cs="Arial"/>
          <w:b/>
          <w:bCs/>
          <w:color w:val="000000"/>
          <w:sz w:val="16"/>
          <w:szCs w:val="16"/>
        </w:rPr>
      </w:pPr>
      <w:ins w:id="146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&lt;xs:anyAttribute namespace="##other" processContents="lax"/&gt;</w:t>
        </w:r>
      </w:ins>
    </w:p>
    <w:p w14:paraId="0675CF8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65" w:author="Author"/>
          <w:rFonts w:ascii="Consolas" w:eastAsiaTheme="minorHAnsi" w:hAnsi="Consolas" w:cs="Arial"/>
          <w:b/>
          <w:bCs/>
          <w:color w:val="000000"/>
          <w:sz w:val="16"/>
          <w:szCs w:val="16"/>
        </w:rPr>
      </w:pPr>
      <w:ins w:id="1466" w:author="Author">
        <w:r w:rsidRPr="005C7F06">
          <w:rPr>
            <w:rFonts w:ascii="Consolas" w:eastAsiaTheme="minorHAnsi" w:hAnsi="Consolas" w:cs="Arial"/>
            <w:b/>
            <w:bCs/>
            <w:color w:val="000000"/>
            <w:sz w:val="16"/>
            <w:szCs w:val="16"/>
          </w:rPr>
          <w:tab/>
          <w:t>&lt;/xs:complexType&gt;</w:t>
        </w:r>
      </w:ins>
    </w:p>
    <w:p w14:paraId="70A7EFB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67" w:author="Author"/>
          <w:rFonts w:ascii="Consolas" w:eastAsiaTheme="minorHAnsi" w:hAnsi="Consolas" w:cs="Arial"/>
          <w:b/>
          <w:bCs/>
          <w:color w:val="000000"/>
          <w:sz w:val="16"/>
          <w:szCs w:val="16"/>
        </w:rPr>
      </w:pPr>
      <w:ins w:id="1468" w:author="Author">
        <w:r w:rsidRPr="005C7F06">
          <w:rPr>
            <w:rFonts w:ascii="Consolas" w:eastAsiaTheme="minorHAnsi" w:hAnsi="Consolas" w:cs="Arial"/>
            <w:b/>
            <w:bCs/>
            <w:color w:val="000000"/>
            <w:sz w:val="16"/>
            <w:szCs w:val="16"/>
          </w:rPr>
          <w:tab/>
          <w:t>&lt;xs:complexType name="CT_CompositeMaterials"&gt;</w:t>
        </w:r>
      </w:ins>
    </w:p>
    <w:p w14:paraId="75A4591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69" w:author="Author"/>
          <w:rFonts w:ascii="Consolas" w:eastAsiaTheme="minorHAnsi" w:hAnsi="Consolas" w:cs="Arial"/>
          <w:b/>
          <w:bCs/>
          <w:color w:val="000000"/>
          <w:sz w:val="16"/>
          <w:szCs w:val="16"/>
        </w:rPr>
      </w:pPr>
      <w:ins w:id="147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3CFA628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71" w:author="Author"/>
          <w:rFonts w:ascii="Consolas" w:eastAsiaTheme="minorHAnsi" w:hAnsi="Consolas" w:cs="Arial"/>
          <w:b/>
          <w:bCs/>
          <w:color w:val="000000"/>
          <w:sz w:val="16"/>
          <w:szCs w:val="16"/>
        </w:rPr>
      </w:pPr>
      <w:ins w:id="147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&lt;xs:element ref="composite" maxOccurs="2147483647"/&gt;</w:t>
        </w:r>
      </w:ins>
    </w:p>
    <w:p w14:paraId="6CA3B90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73" w:author="Author"/>
          <w:rFonts w:ascii="Consolas" w:eastAsiaTheme="minorHAnsi" w:hAnsi="Consolas" w:cs="Arial"/>
          <w:b/>
          <w:bCs/>
          <w:color w:val="000000"/>
          <w:sz w:val="16"/>
          <w:szCs w:val="16"/>
        </w:rPr>
      </w:pPr>
      <w:ins w:id="147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5FFE1A6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75" w:author="Author"/>
          <w:rFonts w:ascii="Consolas" w:eastAsiaTheme="minorHAnsi" w:hAnsi="Consolas" w:cs="Arial"/>
          <w:b/>
          <w:bCs/>
          <w:color w:val="000000"/>
          <w:sz w:val="16"/>
          <w:szCs w:val="16"/>
        </w:rPr>
      </w:pPr>
      <w:ins w:id="147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name="id" type="ST_ResourceID" use="required"/&gt;</w:t>
        </w:r>
      </w:ins>
    </w:p>
    <w:p w14:paraId="3247F21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77" w:author="Author"/>
          <w:rFonts w:ascii="Consolas" w:eastAsiaTheme="minorHAnsi" w:hAnsi="Consolas" w:cs="Arial"/>
          <w:b/>
          <w:bCs/>
          <w:color w:val="000000"/>
          <w:sz w:val="16"/>
          <w:szCs w:val="16"/>
        </w:rPr>
      </w:pPr>
      <w:ins w:id="1478"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name="matid" type="ST_ResourceID" use="required"/&gt;</w:t>
        </w:r>
      </w:ins>
    </w:p>
    <w:p w14:paraId="0D1FC5F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79" w:author="Author"/>
          <w:rFonts w:ascii="Consolas" w:eastAsiaTheme="minorHAnsi" w:hAnsi="Consolas" w:cs="Arial"/>
          <w:b/>
          <w:bCs/>
          <w:color w:val="000000"/>
          <w:sz w:val="16"/>
          <w:szCs w:val="16"/>
        </w:rPr>
      </w:pPr>
      <w:ins w:id="148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name="matindices" type="ST_ResourceIndices" use="required"/&gt;</w:t>
        </w:r>
      </w:ins>
    </w:p>
    <w:p w14:paraId="16FB15A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81" w:author="Author"/>
          <w:rFonts w:ascii="Consolas" w:eastAsiaTheme="minorHAnsi" w:hAnsi="Consolas" w:cs="Arial"/>
          <w:b/>
          <w:bCs/>
          <w:color w:val="000000"/>
          <w:sz w:val="16"/>
          <w:szCs w:val="16"/>
        </w:rPr>
      </w:pPr>
      <w:ins w:id="1482"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397AC85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83" w:author="Author"/>
          <w:rFonts w:ascii="Consolas" w:eastAsiaTheme="minorHAnsi" w:hAnsi="Consolas" w:cs="Arial"/>
          <w:b/>
          <w:bCs/>
          <w:color w:val="000000"/>
          <w:sz w:val="16"/>
          <w:szCs w:val="16"/>
        </w:rPr>
      </w:pPr>
      <w:ins w:id="1484" w:author="Author">
        <w:r w:rsidRPr="005C7F06">
          <w:rPr>
            <w:rFonts w:ascii="Consolas" w:eastAsiaTheme="minorHAnsi" w:hAnsi="Consolas" w:cs="Arial"/>
            <w:b/>
            <w:bCs/>
            <w:color w:val="000000"/>
            <w:sz w:val="16"/>
            <w:szCs w:val="16"/>
          </w:rPr>
          <w:t xml:space="preserve">    &lt;xs:anyAttribute namespace="##other" processContents="lax"/&gt;</w:t>
        </w:r>
      </w:ins>
    </w:p>
    <w:p w14:paraId="36638FB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85" w:author="Author"/>
          <w:rFonts w:ascii="Consolas" w:eastAsiaTheme="minorHAnsi" w:hAnsi="Consolas" w:cs="Arial"/>
          <w:b/>
          <w:bCs/>
          <w:color w:val="000000"/>
          <w:sz w:val="16"/>
          <w:szCs w:val="16"/>
        </w:rPr>
      </w:pPr>
      <w:ins w:id="1486" w:author="Author">
        <w:r w:rsidRPr="005C7F06">
          <w:rPr>
            <w:rFonts w:ascii="Consolas" w:eastAsiaTheme="minorHAnsi" w:hAnsi="Consolas" w:cs="Arial"/>
            <w:b/>
            <w:bCs/>
            <w:color w:val="000000"/>
            <w:sz w:val="16"/>
            <w:szCs w:val="16"/>
          </w:rPr>
          <w:lastRenderedPageBreak/>
          <w:tab/>
          <w:t>&lt;/xs:complexType&gt;</w:t>
        </w:r>
      </w:ins>
    </w:p>
    <w:p w14:paraId="248C189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87" w:author="Author"/>
          <w:rFonts w:ascii="Consolas" w:eastAsiaTheme="minorHAnsi" w:hAnsi="Consolas" w:cs="Arial"/>
          <w:b/>
          <w:bCs/>
          <w:color w:val="000000"/>
          <w:sz w:val="16"/>
          <w:szCs w:val="16"/>
        </w:rPr>
      </w:pPr>
      <w:ins w:id="1488" w:author="Author">
        <w:r w:rsidRPr="005C7F06">
          <w:rPr>
            <w:rFonts w:ascii="Consolas" w:eastAsiaTheme="minorHAnsi" w:hAnsi="Consolas" w:cs="Arial"/>
            <w:b/>
            <w:bCs/>
            <w:color w:val="000000"/>
            <w:sz w:val="16"/>
            <w:szCs w:val="16"/>
          </w:rPr>
          <w:tab/>
          <w:t>&lt;xs:complexType name="CT_Composite"&gt;</w:t>
        </w:r>
      </w:ins>
    </w:p>
    <w:p w14:paraId="2D9962C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89" w:author="Author"/>
          <w:rFonts w:ascii="Consolas" w:eastAsiaTheme="minorHAnsi" w:hAnsi="Consolas" w:cs="Arial"/>
          <w:b/>
          <w:bCs/>
          <w:color w:val="000000"/>
          <w:sz w:val="16"/>
          <w:szCs w:val="16"/>
        </w:rPr>
      </w:pPr>
      <w:ins w:id="149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name="values" type=" ST_Numbers" use="required"/&gt;</w:t>
        </w:r>
      </w:ins>
    </w:p>
    <w:p w14:paraId="706E5B8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91" w:author="Author"/>
          <w:rFonts w:ascii="Consolas" w:eastAsiaTheme="minorHAnsi" w:hAnsi="Consolas" w:cs="Arial"/>
          <w:b/>
          <w:bCs/>
          <w:color w:val="000000"/>
          <w:sz w:val="16"/>
          <w:szCs w:val="16"/>
        </w:rPr>
      </w:pPr>
      <w:ins w:id="1492" w:author="Author">
        <w:r w:rsidRPr="005C7F06">
          <w:rPr>
            <w:rFonts w:ascii="Consolas" w:eastAsiaTheme="minorHAnsi" w:hAnsi="Consolas" w:cs="Arial"/>
            <w:b/>
            <w:bCs/>
            <w:color w:val="000000"/>
            <w:sz w:val="16"/>
            <w:szCs w:val="16"/>
          </w:rPr>
          <w:tab/>
          <w:t>&lt;/xs:complexType&gt;</w:t>
        </w:r>
      </w:ins>
    </w:p>
    <w:p w14:paraId="54BA4CF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93" w:author="Author"/>
          <w:rFonts w:ascii="Consolas" w:eastAsiaTheme="minorHAnsi" w:hAnsi="Consolas" w:cs="Arial"/>
          <w:b/>
          <w:bCs/>
          <w:color w:val="000000"/>
          <w:sz w:val="16"/>
          <w:szCs w:val="16"/>
        </w:rPr>
      </w:pPr>
      <w:ins w:id="1494" w:author="Author">
        <w:r w:rsidRPr="005C7F06">
          <w:rPr>
            <w:rFonts w:ascii="Consolas" w:eastAsiaTheme="minorHAnsi" w:hAnsi="Consolas" w:cs="Arial"/>
            <w:b/>
            <w:bCs/>
            <w:color w:val="000000"/>
            <w:sz w:val="16"/>
            <w:szCs w:val="16"/>
          </w:rPr>
          <w:tab/>
          <w:t>&lt;xs:complexType name="CT_MultiProperties"&gt;</w:t>
        </w:r>
      </w:ins>
    </w:p>
    <w:p w14:paraId="0A269FF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95" w:author="Author"/>
          <w:rFonts w:ascii="Consolas" w:eastAsiaTheme="minorHAnsi" w:hAnsi="Consolas" w:cs="Arial"/>
          <w:b/>
          <w:bCs/>
          <w:color w:val="000000"/>
          <w:sz w:val="16"/>
          <w:szCs w:val="16"/>
        </w:rPr>
      </w:pPr>
      <w:ins w:id="1496"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06D41F4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97" w:author="Author"/>
          <w:rFonts w:ascii="Consolas" w:eastAsiaTheme="minorHAnsi" w:hAnsi="Consolas" w:cs="Arial"/>
          <w:b/>
          <w:bCs/>
          <w:color w:val="000000"/>
          <w:sz w:val="16"/>
          <w:szCs w:val="16"/>
        </w:rPr>
      </w:pPr>
      <w:ins w:id="1498"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&lt;xs:element ref="multi" maxOccurs="2147483647"/&gt;</w:t>
        </w:r>
      </w:ins>
    </w:p>
    <w:p w14:paraId="12C0980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499" w:author="Author"/>
          <w:rFonts w:ascii="Consolas" w:eastAsiaTheme="minorHAnsi" w:hAnsi="Consolas" w:cs="Arial"/>
          <w:b/>
          <w:bCs/>
          <w:color w:val="000000"/>
          <w:sz w:val="16"/>
          <w:szCs w:val="16"/>
        </w:rPr>
      </w:pPr>
      <w:ins w:id="1500"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&lt;/xs:sequence&gt;</w:t>
        </w:r>
      </w:ins>
    </w:p>
    <w:p w14:paraId="0194DE9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01" w:author="Author"/>
          <w:rFonts w:ascii="Consolas" w:eastAsiaTheme="minorHAnsi" w:hAnsi="Consolas" w:cs="Arial"/>
          <w:b/>
          <w:bCs/>
          <w:color w:val="000000"/>
          <w:sz w:val="16"/>
          <w:szCs w:val="16"/>
        </w:rPr>
      </w:pPr>
      <w:ins w:id="1502"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name="id" type="ST_ResourceID" use="required"/&gt;</w:t>
        </w:r>
      </w:ins>
    </w:p>
    <w:p w14:paraId="472D355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03" w:author="Author"/>
          <w:rFonts w:ascii="Consolas" w:eastAsiaTheme="minorHAnsi" w:hAnsi="Consolas" w:cs="Arial"/>
          <w:b/>
          <w:bCs/>
          <w:color w:val="000000"/>
          <w:sz w:val="16"/>
          <w:szCs w:val="16"/>
        </w:rPr>
      </w:pPr>
      <w:ins w:id="1504"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name="pids" type="ST_ResourceIDs" use="required"/&gt;</w:t>
        </w:r>
      </w:ins>
    </w:p>
    <w:p w14:paraId="2C63C0DE" w14:textId="6C54F06F"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05" w:author="Author"/>
          <w:rFonts w:ascii="Consolas" w:eastAsiaTheme="minorHAnsi" w:hAnsi="Consolas" w:cs="Arial"/>
          <w:b/>
          <w:bCs/>
          <w:color w:val="000000"/>
          <w:sz w:val="16"/>
          <w:szCs w:val="16"/>
        </w:rPr>
      </w:pPr>
      <w:ins w:id="1506" w:author="Author">
        <w:r w:rsidRPr="005C7F06">
          <w:rPr>
            <w:rFonts w:ascii="Consolas" w:eastAsiaTheme="minorHAnsi" w:hAnsi="Consolas" w:cs="Arial"/>
            <w:b/>
            <w:bCs/>
            <w:color w:val="000000"/>
            <w:sz w:val="16"/>
            <w:szCs w:val="16"/>
          </w:rPr>
          <w:t xml:space="preserve">    &lt;xs:attribute name="blendmethods" type="ST_BlendMethods" use="optional" default="</w:t>
        </w:r>
        <w:del w:id="1507" w:author="Author">
          <w:r w:rsidRPr="005C7F06" w:rsidDel="00062AD9">
            <w:rPr>
              <w:rFonts w:ascii="Consolas" w:eastAsiaTheme="minorHAnsi" w:hAnsi="Consolas" w:cs="Arial"/>
              <w:b/>
              <w:bCs/>
              <w:color w:val="000000"/>
              <w:sz w:val="16"/>
              <w:szCs w:val="16"/>
            </w:rPr>
            <w:delText>add</w:delText>
          </w:r>
        </w:del>
        <w:r w:rsidR="00062AD9">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"/&gt;</w:t>
        </w:r>
      </w:ins>
    </w:p>
    <w:p w14:paraId="09EAD26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08" w:author="Author"/>
          <w:rFonts w:ascii="Consolas" w:eastAsiaTheme="minorHAnsi" w:hAnsi="Consolas" w:cs="Arial"/>
          <w:b/>
          <w:bCs/>
          <w:color w:val="000000"/>
          <w:sz w:val="16"/>
          <w:szCs w:val="16"/>
        </w:rPr>
      </w:pPr>
      <w:ins w:id="1509" w:author="Author">
        <w:r w:rsidRPr="005C7F06">
          <w:rPr>
            <w:rFonts w:ascii="Consolas" w:eastAsiaTheme="minorHAnsi" w:hAnsi="Consolas" w:cs="Arial"/>
            <w:b/>
            <w:bCs/>
            <w:color w:val="000000"/>
            <w:sz w:val="16"/>
            <w:szCs w:val="16"/>
          </w:rPr>
          <w:t xml:space="preserve">    &lt;xs:anyAttribute namespace="##other" processContents="lax"/&gt;</w:t>
        </w:r>
      </w:ins>
    </w:p>
    <w:p w14:paraId="109767E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10" w:author="Author"/>
          <w:rFonts w:ascii="Consolas" w:eastAsiaTheme="minorHAnsi" w:hAnsi="Consolas" w:cs="Arial"/>
          <w:b/>
          <w:bCs/>
          <w:color w:val="000000"/>
          <w:sz w:val="16"/>
          <w:szCs w:val="16"/>
        </w:rPr>
      </w:pPr>
      <w:ins w:id="1511" w:author="Author">
        <w:r w:rsidRPr="005C7F06">
          <w:rPr>
            <w:rFonts w:ascii="Consolas" w:eastAsiaTheme="minorHAnsi" w:hAnsi="Consolas" w:cs="Arial"/>
            <w:b/>
            <w:bCs/>
            <w:color w:val="000000"/>
            <w:sz w:val="16"/>
            <w:szCs w:val="16"/>
          </w:rPr>
          <w:tab/>
          <w:t>&lt;/xs:complexType&gt;</w:t>
        </w:r>
      </w:ins>
    </w:p>
    <w:p w14:paraId="1B79EDA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12" w:author="Author"/>
          <w:rFonts w:ascii="Consolas" w:eastAsiaTheme="minorHAnsi" w:hAnsi="Consolas" w:cs="Arial"/>
          <w:b/>
          <w:bCs/>
          <w:color w:val="000000"/>
          <w:sz w:val="16"/>
          <w:szCs w:val="16"/>
        </w:rPr>
      </w:pPr>
      <w:ins w:id="1513" w:author="Author">
        <w:r w:rsidRPr="005C7F06">
          <w:rPr>
            <w:rFonts w:ascii="Consolas" w:eastAsiaTheme="minorHAnsi" w:hAnsi="Consolas" w:cs="Arial"/>
            <w:b/>
            <w:bCs/>
            <w:color w:val="000000"/>
            <w:sz w:val="16"/>
            <w:szCs w:val="16"/>
          </w:rPr>
          <w:tab/>
          <w:t>&lt;xs:complexType name="CT_Multi"&gt;</w:t>
        </w:r>
      </w:ins>
    </w:p>
    <w:p w14:paraId="2F9DCB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14" w:author="Author"/>
          <w:rFonts w:ascii="Consolas" w:eastAsiaTheme="minorHAnsi" w:hAnsi="Consolas" w:cs="Arial"/>
          <w:b/>
          <w:bCs/>
          <w:color w:val="000000"/>
          <w:sz w:val="16"/>
          <w:szCs w:val="16"/>
        </w:rPr>
      </w:pPr>
      <w:ins w:id="151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&lt;xs:attribute name="pindices" type="ST_ResourceIndices" use="required"/&gt;</w:t>
        </w:r>
      </w:ins>
    </w:p>
    <w:p w14:paraId="5390CB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16" w:author="Author"/>
          <w:rFonts w:ascii="Consolas" w:eastAsiaTheme="minorHAnsi" w:hAnsi="Consolas" w:cs="Arial"/>
          <w:b/>
          <w:bCs/>
          <w:color w:val="000000"/>
          <w:sz w:val="16"/>
          <w:szCs w:val="16"/>
        </w:rPr>
      </w:pPr>
      <w:ins w:id="1517" w:author="Author">
        <w:r w:rsidRPr="005C7F06">
          <w:rPr>
            <w:rFonts w:ascii="Consolas" w:eastAsiaTheme="minorHAnsi" w:hAnsi="Consolas" w:cs="Arial"/>
            <w:b/>
            <w:bCs/>
            <w:color w:val="000000"/>
            <w:sz w:val="16"/>
            <w:szCs w:val="16"/>
          </w:rPr>
          <w:t xml:space="preserve">    &lt;xs:anyAttribute namespace="##other" processContents="lax"/&gt;</w:t>
        </w:r>
      </w:ins>
    </w:p>
    <w:p w14:paraId="74D5A6C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18" w:author="Author"/>
          <w:rFonts w:ascii="Consolas" w:eastAsiaTheme="minorHAnsi" w:hAnsi="Consolas" w:cs="Arial"/>
          <w:b/>
          <w:bCs/>
          <w:color w:val="000000"/>
          <w:sz w:val="16"/>
          <w:szCs w:val="16"/>
        </w:rPr>
      </w:pPr>
      <w:ins w:id="1519" w:author="Author">
        <w:r w:rsidRPr="005C7F06">
          <w:rPr>
            <w:rFonts w:ascii="Consolas" w:eastAsiaTheme="minorHAnsi" w:hAnsi="Consolas" w:cs="Arial"/>
            <w:b/>
            <w:bCs/>
            <w:color w:val="000000"/>
            <w:sz w:val="16"/>
            <w:szCs w:val="16"/>
          </w:rPr>
          <w:tab/>
          <w:t>&lt;/xs:complexType&gt;</w:t>
        </w:r>
      </w:ins>
    </w:p>
    <w:p w14:paraId="436C799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20" w:author="Author"/>
          <w:rFonts w:ascii="Consolas" w:eastAsiaTheme="minorHAnsi" w:hAnsi="Consolas" w:cs="Arial"/>
          <w:b/>
          <w:bCs/>
          <w:color w:val="000000"/>
          <w:sz w:val="16"/>
          <w:szCs w:val="16"/>
        </w:rPr>
      </w:pPr>
      <w:ins w:id="1521" w:author="Author">
        <w:r w:rsidRPr="005C7F06">
          <w:rPr>
            <w:rFonts w:ascii="Consolas" w:eastAsiaTheme="minorHAnsi" w:hAnsi="Consolas" w:cs="Arial"/>
            <w:b/>
            <w:bCs/>
            <w:color w:val="000000"/>
            <w:sz w:val="16"/>
            <w:szCs w:val="16"/>
          </w:rPr>
          <w:t xml:space="preserve">  &lt;xs:complexType name="CT_PBSpecularDisplayProperties"&gt;</w:t>
        </w:r>
      </w:ins>
    </w:p>
    <w:p w14:paraId="3381400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22" w:author="Author"/>
          <w:rFonts w:ascii="Consolas" w:eastAsiaTheme="minorHAnsi" w:hAnsi="Consolas" w:cs="Arial"/>
          <w:b/>
          <w:bCs/>
          <w:color w:val="000000"/>
          <w:sz w:val="16"/>
          <w:szCs w:val="16"/>
        </w:rPr>
      </w:pPr>
      <w:ins w:id="1523" w:author="Author">
        <w:r w:rsidRPr="005C7F06">
          <w:rPr>
            <w:rFonts w:ascii="Consolas" w:eastAsiaTheme="minorHAnsi" w:hAnsi="Consolas" w:cs="Arial"/>
            <w:b/>
            <w:bCs/>
            <w:color w:val="000000"/>
            <w:sz w:val="16"/>
            <w:szCs w:val="16"/>
          </w:rPr>
          <w:t xml:space="preserve">    &lt;xs:sequence&gt;</w:t>
        </w:r>
      </w:ins>
    </w:p>
    <w:p w14:paraId="0082A39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24" w:author="Author"/>
          <w:rFonts w:ascii="Consolas" w:eastAsiaTheme="minorHAnsi" w:hAnsi="Consolas" w:cs="Arial"/>
          <w:b/>
          <w:bCs/>
          <w:color w:val="000000"/>
          <w:sz w:val="16"/>
          <w:szCs w:val="16"/>
        </w:rPr>
      </w:pPr>
      <w:ins w:id="1525" w:author="Author">
        <w:r w:rsidRPr="005C7F06">
          <w:rPr>
            <w:rFonts w:ascii="Consolas" w:eastAsiaTheme="minorHAnsi" w:hAnsi="Consolas" w:cs="Arial"/>
            <w:b/>
            <w:bCs/>
            <w:color w:val="000000"/>
            <w:sz w:val="16"/>
            <w:szCs w:val="16"/>
          </w:rPr>
          <w:t xml:space="preserve">      &lt;xs:element ref="pbspecular" maxOccurs="2147483647"/&gt;</w:t>
        </w:r>
      </w:ins>
    </w:p>
    <w:p w14:paraId="2ECA972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26" w:author="Author"/>
          <w:rFonts w:ascii="Consolas" w:eastAsiaTheme="minorHAnsi" w:hAnsi="Consolas" w:cs="Arial"/>
          <w:b/>
          <w:bCs/>
          <w:color w:val="000000"/>
          <w:sz w:val="16"/>
          <w:szCs w:val="16"/>
        </w:rPr>
      </w:pPr>
      <w:ins w:id="1527" w:author="Author">
        <w:r w:rsidRPr="005C7F06">
          <w:rPr>
            <w:rFonts w:ascii="Consolas" w:eastAsiaTheme="minorHAnsi" w:hAnsi="Consolas" w:cs="Arial"/>
            <w:b/>
            <w:bCs/>
            <w:color w:val="000000"/>
            <w:sz w:val="16"/>
            <w:szCs w:val="16"/>
          </w:rPr>
          <w:t xml:space="preserve">    &lt;/xs:sequence&gt;</w:t>
        </w:r>
      </w:ins>
    </w:p>
    <w:p w14:paraId="2D16391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28" w:author="Author"/>
          <w:rFonts w:ascii="Consolas" w:eastAsiaTheme="minorHAnsi" w:hAnsi="Consolas" w:cs="Arial"/>
          <w:b/>
          <w:bCs/>
          <w:color w:val="000000"/>
          <w:sz w:val="16"/>
          <w:szCs w:val="16"/>
        </w:rPr>
      </w:pPr>
      <w:ins w:id="1529" w:author="Author">
        <w:r w:rsidRPr="005C7F06">
          <w:rPr>
            <w:rFonts w:ascii="Consolas" w:eastAsiaTheme="minorHAnsi" w:hAnsi="Consolas" w:cs="Arial"/>
            <w:b/>
            <w:bCs/>
            <w:color w:val="000000"/>
            <w:sz w:val="16"/>
            <w:szCs w:val="16"/>
          </w:rPr>
          <w:t xml:space="preserve">    &lt;xs:attribute name="id" type="ST_ResourceID" use="required"/&gt;</w:t>
        </w:r>
      </w:ins>
    </w:p>
    <w:p w14:paraId="489A19D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30" w:author="Author"/>
          <w:rFonts w:ascii="Consolas" w:eastAsiaTheme="minorHAnsi" w:hAnsi="Consolas" w:cs="Arial"/>
          <w:b/>
          <w:bCs/>
          <w:color w:val="000000"/>
          <w:sz w:val="16"/>
          <w:szCs w:val="16"/>
        </w:rPr>
      </w:pPr>
      <w:ins w:id="1531" w:author="Author">
        <w:r w:rsidRPr="005C7F06">
          <w:rPr>
            <w:rFonts w:ascii="Consolas" w:eastAsiaTheme="minorHAnsi" w:hAnsi="Consolas" w:cs="Arial"/>
            <w:b/>
            <w:bCs/>
            <w:color w:val="000000"/>
            <w:sz w:val="16"/>
            <w:szCs w:val="16"/>
          </w:rPr>
          <w:t xml:space="preserve">    &lt;xs:anyAttribute namespace="##other" processContents="lax"/&gt;</w:t>
        </w:r>
      </w:ins>
    </w:p>
    <w:p w14:paraId="5ADE187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32" w:author="Author"/>
          <w:rFonts w:ascii="Consolas" w:eastAsiaTheme="minorHAnsi" w:hAnsi="Consolas" w:cs="Arial"/>
          <w:b/>
          <w:bCs/>
          <w:color w:val="000000"/>
          <w:sz w:val="16"/>
          <w:szCs w:val="16"/>
        </w:rPr>
      </w:pPr>
      <w:ins w:id="1533" w:author="Author">
        <w:r w:rsidRPr="005C7F06">
          <w:rPr>
            <w:rFonts w:ascii="Consolas" w:eastAsiaTheme="minorHAnsi" w:hAnsi="Consolas" w:cs="Arial"/>
            <w:b/>
            <w:bCs/>
            <w:color w:val="000000"/>
            <w:sz w:val="16"/>
            <w:szCs w:val="16"/>
          </w:rPr>
          <w:t xml:space="preserve">  &lt;/xs:complexType&gt;</w:t>
        </w:r>
      </w:ins>
    </w:p>
    <w:p w14:paraId="155CAC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34" w:author="Author"/>
          <w:rFonts w:ascii="Consolas" w:eastAsiaTheme="minorHAnsi" w:hAnsi="Consolas" w:cs="Arial"/>
          <w:b/>
          <w:bCs/>
          <w:color w:val="000000"/>
          <w:sz w:val="16"/>
          <w:szCs w:val="16"/>
        </w:rPr>
      </w:pPr>
      <w:ins w:id="1535" w:author="Author">
        <w:r w:rsidRPr="005C7F06">
          <w:rPr>
            <w:rFonts w:ascii="Consolas" w:eastAsiaTheme="minorHAnsi" w:hAnsi="Consolas" w:cs="Arial"/>
            <w:b/>
            <w:bCs/>
            <w:color w:val="000000"/>
            <w:sz w:val="16"/>
            <w:szCs w:val="16"/>
          </w:rPr>
          <w:t xml:space="preserve">  &lt;xs:complexType name="CT_PBSpecular"&gt;</w:t>
        </w:r>
      </w:ins>
    </w:p>
    <w:p w14:paraId="1F55511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36" w:author="Author"/>
          <w:rFonts w:ascii="Consolas" w:eastAsiaTheme="minorHAnsi" w:hAnsi="Consolas" w:cs="Arial"/>
          <w:b/>
          <w:bCs/>
          <w:color w:val="000000"/>
          <w:sz w:val="16"/>
          <w:szCs w:val="16"/>
        </w:rPr>
      </w:pPr>
      <w:ins w:id="1537" w:author="Author">
        <w:r w:rsidRPr="005C7F06">
          <w:rPr>
            <w:rFonts w:ascii="Consolas" w:eastAsiaTheme="minorHAnsi" w:hAnsi="Consolas" w:cs="Arial"/>
            <w:b/>
            <w:bCs/>
            <w:color w:val="000000"/>
            <w:sz w:val="16"/>
            <w:szCs w:val="16"/>
          </w:rPr>
          <w:t xml:space="preserve">    &lt;xs:attribute name="name" type="xs:string" use="required"/&gt;</w:t>
        </w:r>
      </w:ins>
    </w:p>
    <w:p w14:paraId="27153A2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38" w:author="Author"/>
          <w:rFonts w:ascii="Consolas" w:eastAsiaTheme="minorHAnsi" w:hAnsi="Consolas" w:cs="Arial"/>
          <w:b/>
          <w:bCs/>
          <w:color w:val="000000"/>
          <w:sz w:val="16"/>
          <w:szCs w:val="16"/>
        </w:rPr>
      </w:pPr>
      <w:ins w:id="1539" w:author="Author">
        <w:r w:rsidRPr="005C7F06">
          <w:rPr>
            <w:rFonts w:ascii="Consolas" w:eastAsiaTheme="minorHAnsi" w:hAnsi="Consolas" w:cs="Arial"/>
            <w:b/>
            <w:bCs/>
            <w:color w:val="000000"/>
            <w:sz w:val="16"/>
            <w:szCs w:val="16"/>
          </w:rPr>
          <w:t xml:space="preserve">    &lt;xs:attribute name="specularcolor" type="ST_ColorValue" default="#383838"/&gt;</w:t>
        </w:r>
      </w:ins>
    </w:p>
    <w:p w14:paraId="74648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40" w:author="Author"/>
          <w:rFonts w:ascii="Consolas" w:eastAsiaTheme="minorHAnsi" w:hAnsi="Consolas" w:cs="Arial"/>
          <w:b/>
          <w:bCs/>
          <w:color w:val="000000"/>
          <w:sz w:val="16"/>
          <w:szCs w:val="16"/>
        </w:rPr>
      </w:pPr>
      <w:ins w:id="1541" w:author="Author">
        <w:r w:rsidRPr="005C7F06">
          <w:rPr>
            <w:rFonts w:ascii="Consolas" w:eastAsiaTheme="minorHAnsi" w:hAnsi="Consolas" w:cs="Arial"/>
            <w:b/>
            <w:bCs/>
            <w:color w:val="000000"/>
            <w:sz w:val="16"/>
            <w:szCs w:val="16"/>
          </w:rPr>
          <w:t xml:space="preserve">    &lt;xs:attribute name="glossiness" type="ST_Number" default="0"/&gt;</w:t>
        </w:r>
      </w:ins>
    </w:p>
    <w:p w14:paraId="4F7FBC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42" w:author="Author"/>
          <w:rFonts w:ascii="Consolas" w:eastAsiaTheme="minorHAnsi" w:hAnsi="Consolas" w:cs="Arial"/>
          <w:b/>
          <w:bCs/>
          <w:color w:val="000000"/>
          <w:sz w:val="16"/>
          <w:szCs w:val="16"/>
        </w:rPr>
      </w:pPr>
      <w:ins w:id="1543" w:author="Author">
        <w:r w:rsidRPr="005C7F06">
          <w:rPr>
            <w:rFonts w:ascii="Consolas" w:eastAsiaTheme="minorHAnsi" w:hAnsi="Consolas" w:cs="Arial"/>
            <w:b/>
            <w:bCs/>
            <w:color w:val="000000"/>
            <w:sz w:val="16"/>
            <w:szCs w:val="16"/>
          </w:rPr>
          <w:t xml:space="preserve">    &lt;xs:anyAttribute namespace="##other" processContents="lax"/&gt;</w:t>
        </w:r>
      </w:ins>
    </w:p>
    <w:p w14:paraId="728116A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44" w:author="Author"/>
          <w:rFonts w:ascii="Consolas" w:eastAsiaTheme="minorHAnsi" w:hAnsi="Consolas" w:cs="Arial"/>
          <w:b/>
          <w:bCs/>
          <w:color w:val="000000"/>
          <w:sz w:val="16"/>
          <w:szCs w:val="16"/>
        </w:rPr>
      </w:pPr>
      <w:ins w:id="1545" w:author="Author">
        <w:r w:rsidRPr="005C7F06">
          <w:rPr>
            <w:rFonts w:ascii="Consolas" w:eastAsiaTheme="minorHAnsi" w:hAnsi="Consolas" w:cs="Arial"/>
            <w:b/>
            <w:bCs/>
            <w:color w:val="000000"/>
            <w:sz w:val="16"/>
            <w:szCs w:val="16"/>
          </w:rPr>
          <w:t xml:space="preserve">  &lt;/xs:complexType&gt;</w:t>
        </w:r>
      </w:ins>
    </w:p>
    <w:p w14:paraId="5D50384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46" w:author="Author"/>
          <w:rFonts w:ascii="Consolas" w:eastAsiaTheme="minorHAnsi" w:hAnsi="Consolas" w:cs="Arial"/>
          <w:b/>
          <w:bCs/>
          <w:color w:val="000000"/>
          <w:sz w:val="16"/>
          <w:szCs w:val="16"/>
        </w:rPr>
      </w:pPr>
      <w:ins w:id="1547" w:author="Author">
        <w:r w:rsidRPr="005C7F06">
          <w:rPr>
            <w:rFonts w:ascii="Consolas" w:eastAsiaTheme="minorHAnsi" w:hAnsi="Consolas" w:cs="Arial"/>
            <w:b/>
            <w:bCs/>
            <w:color w:val="000000"/>
            <w:sz w:val="16"/>
            <w:szCs w:val="16"/>
          </w:rPr>
          <w:t xml:space="preserve">  &lt;xs:complexType name="CT_PBMetallicDisplayProperties"&gt;</w:t>
        </w:r>
      </w:ins>
    </w:p>
    <w:p w14:paraId="698CBE3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48" w:author="Author"/>
          <w:rFonts w:ascii="Consolas" w:eastAsiaTheme="minorHAnsi" w:hAnsi="Consolas" w:cs="Arial"/>
          <w:b/>
          <w:bCs/>
          <w:color w:val="000000"/>
          <w:sz w:val="16"/>
          <w:szCs w:val="16"/>
        </w:rPr>
      </w:pPr>
      <w:ins w:id="1549" w:author="Author">
        <w:r w:rsidRPr="005C7F06">
          <w:rPr>
            <w:rFonts w:ascii="Consolas" w:eastAsiaTheme="minorHAnsi" w:hAnsi="Consolas" w:cs="Arial"/>
            <w:b/>
            <w:bCs/>
            <w:color w:val="000000"/>
            <w:sz w:val="16"/>
            <w:szCs w:val="16"/>
          </w:rPr>
          <w:t xml:space="preserve">    &lt;xs:sequence&gt;</w:t>
        </w:r>
      </w:ins>
    </w:p>
    <w:p w14:paraId="5769E81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50" w:author="Author"/>
          <w:rFonts w:ascii="Consolas" w:eastAsiaTheme="minorHAnsi" w:hAnsi="Consolas" w:cs="Arial"/>
          <w:b/>
          <w:bCs/>
          <w:color w:val="000000"/>
          <w:sz w:val="16"/>
          <w:szCs w:val="16"/>
        </w:rPr>
      </w:pPr>
      <w:ins w:id="1551" w:author="Author">
        <w:r w:rsidRPr="005C7F06">
          <w:rPr>
            <w:rFonts w:ascii="Consolas" w:eastAsiaTheme="minorHAnsi" w:hAnsi="Consolas" w:cs="Arial"/>
            <w:b/>
            <w:bCs/>
            <w:color w:val="000000"/>
            <w:sz w:val="16"/>
            <w:szCs w:val="16"/>
          </w:rPr>
          <w:t xml:space="preserve">      &lt;xs:element ref="pbmetallic" maxOccurs="2147483647"/&gt;</w:t>
        </w:r>
      </w:ins>
    </w:p>
    <w:p w14:paraId="14F9CFB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52" w:author="Author"/>
          <w:rFonts w:ascii="Consolas" w:eastAsiaTheme="minorHAnsi" w:hAnsi="Consolas" w:cs="Arial"/>
          <w:b/>
          <w:bCs/>
          <w:color w:val="000000"/>
          <w:sz w:val="16"/>
          <w:szCs w:val="16"/>
        </w:rPr>
      </w:pPr>
      <w:ins w:id="1553" w:author="Author">
        <w:r w:rsidRPr="005C7F06">
          <w:rPr>
            <w:rFonts w:ascii="Consolas" w:eastAsiaTheme="minorHAnsi" w:hAnsi="Consolas" w:cs="Arial"/>
            <w:b/>
            <w:bCs/>
            <w:color w:val="000000"/>
            <w:sz w:val="16"/>
            <w:szCs w:val="16"/>
          </w:rPr>
          <w:t xml:space="preserve">    &lt;/xs:sequence&gt;</w:t>
        </w:r>
      </w:ins>
    </w:p>
    <w:p w14:paraId="4EA16D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54" w:author="Author"/>
          <w:rFonts w:ascii="Consolas" w:eastAsiaTheme="minorHAnsi" w:hAnsi="Consolas" w:cs="Arial"/>
          <w:b/>
          <w:bCs/>
          <w:color w:val="000000"/>
          <w:sz w:val="16"/>
          <w:szCs w:val="16"/>
        </w:rPr>
      </w:pPr>
      <w:ins w:id="1555" w:author="Author">
        <w:r w:rsidRPr="005C7F06">
          <w:rPr>
            <w:rFonts w:ascii="Consolas" w:eastAsiaTheme="minorHAnsi" w:hAnsi="Consolas" w:cs="Arial"/>
            <w:b/>
            <w:bCs/>
            <w:color w:val="000000"/>
            <w:sz w:val="16"/>
            <w:szCs w:val="16"/>
          </w:rPr>
          <w:t xml:space="preserve">    &lt;xs:attribute name="id" type="ST_ResourceID" use="required"/&gt;</w:t>
        </w:r>
      </w:ins>
    </w:p>
    <w:p w14:paraId="21E53F5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56" w:author="Author"/>
          <w:rFonts w:ascii="Consolas" w:eastAsiaTheme="minorHAnsi" w:hAnsi="Consolas" w:cs="Arial"/>
          <w:b/>
          <w:bCs/>
          <w:color w:val="000000"/>
          <w:sz w:val="16"/>
          <w:szCs w:val="16"/>
        </w:rPr>
      </w:pPr>
      <w:ins w:id="1557" w:author="Author">
        <w:r w:rsidRPr="005C7F06">
          <w:rPr>
            <w:rFonts w:ascii="Consolas" w:eastAsiaTheme="minorHAnsi" w:hAnsi="Consolas" w:cs="Arial"/>
            <w:b/>
            <w:bCs/>
            <w:color w:val="000000"/>
            <w:sz w:val="16"/>
            <w:szCs w:val="16"/>
          </w:rPr>
          <w:t xml:space="preserve">    &lt;xs:anyAttribute namespace="##other" processContents="lax"/&gt;</w:t>
        </w:r>
      </w:ins>
    </w:p>
    <w:p w14:paraId="72BAF19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58" w:author="Author"/>
          <w:rFonts w:ascii="Consolas" w:eastAsiaTheme="minorHAnsi" w:hAnsi="Consolas" w:cs="Arial"/>
          <w:b/>
          <w:bCs/>
          <w:color w:val="000000"/>
          <w:sz w:val="16"/>
          <w:szCs w:val="16"/>
        </w:rPr>
      </w:pPr>
      <w:ins w:id="1559" w:author="Author">
        <w:r w:rsidRPr="005C7F06">
          <w:rPr>
            <w:rFonts w:ascii="Consolas" w:eastAsiaTheme="minorHAnsi" w:hAnsi="Consolas" w:cs="Arial"/>
            <w:b/>
            <w:bCs/>
            <w:color w:val="000000"/>
            <w:sz w:val="16"/>
            <w:szCs w:val="16"/>
          </w:rPr>
          <w:t xml:space="preserve">  &lt;/xs:complexType&gt;</w:t>
        </w:r>
      </w:ins>
    </w:p>
    <w:p w14:paraId="08D2648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60" w:author="Author"/>
          <w:rFonts w:ascii="Consolas" w:eastAsiaTheme="minorHAnsi" w:hAnsi="Consolas" w:cs="Arial"/>
          <w:b/>
          <w:bCs/>
          <w:color w:val="000000"/>
          <w:sz w:val="16"/>
          <w:szCs w:val="16"/>
        </w:rPr>
      </w:pPr>
      <w:ins w:id="1561" w:author="Author">
        <w:r w:rsidRPr="005C7F06">
          <w:rPr>
            <w:rFonts w:ascii="Consolas" w:eastAsiaTheme="minorHAnsi" w:hAnsi="Consolas" w:cs="Arial"/>
            <w:b/>
            <w:bCs/>
            <w:color w:val="000000"/>
            <w:sz w:val="16"/>
            <w:szCs w:val="16"/>
          </w:rPr>
          <w:t xml:space="preserve">  &lt;xs:complexType name="CT_PBMetallic"&gt;</w:t>
        </w:r>
      </w:ins>
    </w:p>
    <w:p w14:paraId="0A66631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62" w:author="Author"/>
          <w:rFonts w:ascii="Consolas" w:eastAsiaTheme="minorHAnsi" w:hAnsi="Consolas" w:cs="Arial"/>
          <w:b/>
          <w:bCs/>
          <w:color w:val="000000"/>
          <w:sz w:val="16"/>
          <w:szCs w:val="16"/>
        </w:rPr>
      </w:pPr>
      <w:ins w:id="1563" w:author="Author">
        <w:r w:rsidRPr="005C7F06">
          <w:rPr>
            <w:rFonts w:ascii="Consolas" w:eastAsiaTheme="minorHAnsi" w:hAnsi="Consolas" w:cs="Arial"/>
            <w:b/>
            <w:bCs/>
            <w:color w:val="000000"/>
            <w:sz w:val="16"/>
            <w:szCs w:val="16"/>
          </w:rPr>
          <w:t xml:space="preserve">    &lt;xs:attribute name="name" type="xs:string" use="required"/&gt;</w:t>
        </w:r>
      </w:ins>
    </w:p>
    <w:p w14:paraId="14F3FBA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64" w:author="Author"/>
          <w:rFonts w:ascii="Consolas" w:eastAsiaTheme="minorHAnsi" w:hAnsi="Consolas" w:cs="Arial"/>
          <w:b/>
          <w:bCs/>
          <w:color w:val="000000"/>
          <w:sz w:val="16"/>
          <w:szCs w:val="16"/>
        </w:rPr>
      </w:pPr>
      <w:ins w:id="1565" w:author="Author">
        <w:r w:rsidRPr="005C7F06">
          <w:rPr>
            <w:rFonts w:ascii="Consolas" w:eastAsiaTheme="minorHAnsi" w:hAnsi="Consolas" w:cs="Arial"/>
            <w:b/>
            <w:bCs/>
            <w:color w:val="000000"/>
            <w:sz w:val="16"/>
            <w:szCs w:val="16"/>
          </w:rPr>
          <w:t xml:space="preserve">    &lt;xs:attribute name="metallicness" type="ST_Number" default="0"/&gt;</w:t>
        </w:r>
      </w:ins>
    </w:p>
    <w:p w14:paraId="6F0982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66" w:author="Author"/>
          <w:rFonts w:ascii="Consolas" w:eastAsiaTheme="minorHAnsi" w:hAnsi="Consolas" w:cs="Arial"/>
          <w:b/>
          <w:bCs/>
          <w:color w:val="000000"/>
          <w:sz w:val="16"/>
          <w:szCs w:val="16"/>
        </w:rPr>
      </w:pPr>
      <w:ins w:id="1567" w:author="Author">
        <w:r w:rsidRPr="005C7F06">
          <w:rPr>
            <w:rFonts w:ascii="Consolas" w:eastAsiaTheme="minorHAnsi" w:hAnsi="Consolas" w:cs="Arial"/>
            <w:b/>
            <w:bCs/>
            <w:color w:val="000000"/>
            <w:sz w:val="16"/>
            <w:szCs w:val="16"/>
          </w:rPr>
          <w:t xml:space="preserve">    &lt;xs:attribute name="roughness" type="ST_Number" default="1"/&gt;</w:t>
        </w:r>
      </w:ins>
    </w:p>
    <w:p w14:paraId="5ADA338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68" w:author="Author"/>
          <w:rFonts w:ascii="Consolas" w:eastAsiaTheme="minorHAnsi" w:hAnsi="Consolas" w:cs="Arial"/>
          <w:b/>
          <w:bCs/>
          <w:color w:val="000000"/>
          <w:sz w:val="16"/>
          <w:szCs w:val="16"/>
        </w:rPr>
      </w:pPr>
      <w:ins w:id="1569" w:author="Author">
        <w:r w:rsidRPr="005C7F06">
          <w:rPr>
            <w:rFonts w:ascii="Consolas" w:eastAsiaTheme="minorHAnsi" w:hAnsi="Consolas" w:cs="Arial"/>
            <w:b/>
            <w:bCs/>
            <w:color w:val="000000"/>
            <w:sz w:val="16"/>
            <w:szCs w:val="16"/>
          </w:rPr>
          <w:t xml:space="preserve">    &lt;xs:anyAttribute namespace="##other" processContents="lax"/&gt;</w:t>
        </w:r>
      </w:ins>
    </w:p>
    <w:p w14:paraId="7FF86A1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70" w:author="Author"/>
          <w:rFonts w:ascii="Consolas" w:eastAsiaTheme="minorHAnsi" w:hAnsi="Consolas" w:cs="Arial"/>
          <w:b/>
          <w:bCs/>
          <w:color w:val="000000"/>
          <w:sz w:val="16"/>
          <w:szCs w:val="16"/>
        </w:rPr>
      </w:pPr>
      <w:ins w:id="1571" w:author="Author">
        <w:r w:rsidRPr="005C7F06">
          <w:rPr>
            <w:rFonts w:ascii="Consolas" w:eastAsiaTheme="minorHAnsi" w:hAnsi="Consolas" w:cs="Arial"/>
            <w:b/>
            <w:bCs/>
            <w:color w:val="000000"/>
            <w:sz w:val="16"/>
            <w:szCs w:val="16"/>
          </w:rPr>
          <w:t xml:space="preserve">  &lt;/xs:complexType&gt;</w:t>
        </w:r>
      </w:ins>
    </w:p>
    <w:p w14:paraId="780A9AD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72" w:author="Author"/>
          <w:rFonts w:ascii="Consolas" w:eastAsiaTheme="minorHAnsi" w:hAnsi="Consolas" w:cs="Arial"/>
          <w:b/>
          <w:bCs/>
          <w:color w:val="000000"/>
          <w:sz w:val="16"/>
          <w:szCs w:val="16"/>
        </w:rPr>
      </w:pPr>
      <w:ins w:id="1573" w:author="Author">
        <w:r w:rsidRPr="005C7F06">
          <w:rPr>
            <w:rFonts w:ascii="Consolas" w:eastAsiaTheme="minorHAnsi" w:hAnsi="Consolas" w:cs="Arial"/>
            <w:b/>
            <w:bCs/>
            <w:color w:val="000000"/>
            <w:sz w:val="16"/>
            <w:szCs w:val="16"/>
          </w:rPr>
          <w:t xml:space="preserve">  &lt;xs:complexType name="CT_PBSpecularTextureDisplayProperties"&gt;</w:t>
        </w:r>
      </w:ins>
    </w:p>
    <w:p w14:paraId="49E41E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74" w:author="Author"/>
          <w:rFonts w:ascii="Consolas" w:eastAsiaTheme="minorHAnsi" w:hAnsi="Consolas" w:cs="Arial"/>
          <w:b/>
          <w:bCs/>
          <w:color w:val="000000"/>
          <w:sz w:val="16"/>
          <w:szCs w:val="16"/>
        </w:rPr>
      </w:pPr>
      <w:ins w:id="1575" w:author="Author">
        <w:r w:rsidRPr="005C7F06">
          <w:rPr>
            <w:rFonts w:ascii="Consolas" w:eastAsiaTheme="minorHAnsi" w:hAnsi="Consolas" w:cs="Arial"/>
            <w:b/>
            <w:bCs/>
            <w:color w:val="000000"/>
            <w:sz w:val="16"/>
            <w:szCs w:val="16"/>
          </w:rPr>
          <w:t xml:space="preserve">    &lt;xs:attribute name="id" type="ST_ResourceID" use="required"/&gt;</w:t>
        </w:r>
      </w:ins>
    </w:p>
    <w:p w14:paraId="4F75C4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76" w:author="Author"/>
          <w:rFonts w:ascii="Consolas" w:eastAsiaTheme="minorHAnsi" w:hAnsi="Consolas" w:cs="Arial"/>
          <w:b/>
          <w:bCs/>
          <w:color w:val="000000"/>
          <w:sz w:val="16"/>
          <w:szCs w:val="16"/>
        </w:rPr>
      </w:pPr>
      <w:ins w:id="1577" w:author="Author">
        <w:r w:rsidRPr="005C7F06">
          <w:rPr>
            <w:rFonts w:ascii="Consolas" w:eastAsiaTheme="minorHAnsi" w:hAnsi="Consolas" w:cs="Arial"/>
            <w:b/>
            <w:bCs/>
            <w:color w:val="000000"/>
            <w:sz w:val="16"/>
            <w:szCs w:val="16"/>
          </w:rPr>
          <w:t xml:space="preserve">    &lt;xs:attribute name="name" type="xs:string" use="required"/&gt;</w:t>
        </w:r>
      </w:ins>
    </w:p>
    <w:p w14:paraId="740D6B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78" w:author="Author"/>
          <w:rFonts w:ascii="Consolas" w:eastAsiaTheme="minorHAnsi" w:hAnsi="Consolas" w:cs="Arial"/>
          <w:b/>
          <w:bCs/>
          <w:color w:val="000000"/>
          <w:sz w:val="16"/>
          <w:szCs w:val="16"/>
        </w:rPr>
      </w:pPr>
      <w:ins w:id="1579" w:author="Author">
        <w:r w:rsidRPr="005C7F06">
          <w:rPr>
            <w:rFonts w:ascii="Consolas" w:eastAsiaTheme="minorHAnsi" w:hAnsi="Consolas" w:cs="Arial"/>
            <w:b/>
            <w:bCs/>
            <w:color w:val="000000"/>
            <w:sz w:val="16"/>
            <w:szCs w:val="16"/>
          </w:rPr>
          <w:t xml:space="preserve">    &lt;xs:attribute name="speculartextureid" type="ST_ResourceID" use="required"/&gt;</w:t>
        </w:r>
      </w:ins>
    </w:p>
    <w:p w14:paraId="41DB86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80" w:author="Author"/>
          <w:rFonts w:ascii="Consolas" w:eastAsiaTheme="minorHAnsi" w:hAnsi="Consolas" w:cs="Arial"/>
          <w:b/>
          <w:bCs/>
          <w:color w:val="000000"/>
          <w:sz w:val="16"/>
          <w:szCs w:val="16"/>
        </w:rPr>
      </w:pPr>
      <w:ins w:id="1581" w:author="Author">
        <w:r w:rsidRPr="005C7F06">
          <w:rPr>
            <w:rFonts w:ascii="Consolas" w:eastAsiaTheme="minorHAnsi" w:hAnsi="Consolas" w:cs="Arial"/>
            <w:b/>
            <w:bCs/>
            <w:color w:val="000000"/>
            <w:sz w:val="16"/>
            <w:szCs w:val="16"/>
          </w:rPr>
          <w:t xml:space="preserve">    &lt;xs:attribute name="glossinesstextureid" type="ST_ResourceID" use="required"/&gt;</w:t>
        </w:r>
      </w:ins>
    </w:p>
    <w:p w14:paraId="1DB289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82" w:author="Author"/>
          <w:rFonts w:ascii="Consolas" w:eastAsiaTheme="minorHAnsi" w:hAnsi="Consolas" w:cs="Arial"/>
          <w:b/>
          <w:bCs/>
          <w:color w:val="000000"/>
          <w:sz w:val="16"/>
          <w:szCs w:val="16"/>
        </w:rPr>
      </w:pPr>
      <w:ins w:id="1583" w:author="Author">
        <w:r w:rsidRPr="005C7F06">
          <w:rPr>
            <w:rFonts w:ascii="Consolas" w:eastAsiaTheme="minorHAnsi" w:hAnsi="Consolas" w:cs="Arial"/>
            <w:b/>
            <w:bCs/>
            <w:color w:val="000000"/>
            <w:sz w:val="16"/>
            <w:szCs w:val="16"/>
          </w:rPr>
          <w:t xml:space="preserve">    &lt;xs:attribute name="diffusefactor" type="ST_ColorValue" default="#FFFFFF"/&gt;</w:t>
        </w:r>
      </w:ins>
    </w:p>
    <w:p w14:paraId="654DDE6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84" w:author="Author"/>
          <w:rFonts w:ascii="Consolas" w:eastAsiaTheme="minorHAnsi" w:hAnsi="Consolas" w:cs="Arial"/>
          <w:b/>
          <w:bCs/>
          <w:color w:val="000000"/>
          <w:sz w:val="16"/>
          <w:szCs w:val="16"/>
        </w:rPr>
      </w:pPr>
      <w:ins w:id="1585" w:author="Author">
        <w:r w:rsidRPr="005C7F06">
          <w:rPr>
            <w:rFonts w:ascii="Consolas" w:eastAsiaTheme="minorHAnsi" w:hAnsi="Consolas" w:cs="Arial"/>
            <w:b/>
            <w:bCs/>
            <w:color w:val="000000"/>
            <w:sz w:val="16"/>
            <w:szCs w:val="16"/>
          </w:rPr>
          <w:t xml:space="preserve">    &lt;xs:attribute name="specularfactor" type="ST_ColorValue" default="#FFFFFF"/&gt;</w:t>
        </w:r>
      </w:ins>
    </w:p>
    <w:p w14:paraId="7758FE4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86" w:author="Author"/>
          <w:rFonts w:ascii="Consolas" w:eastAsiaTheme="minorHAnsi" w:hAnsi="Consolas" w:cs="Arial"/>
          <w:b/>
          <w:bCs/>
          <w:color w:val="000000"/>
          <w:sz w:val="16"/>
          <w:szCs w:val="16"/>
        </w:rPr>
      </w:pPr>
      <w:ins w:id="1587" w:author="Author">
        <w:r w:rsidRPr="005C7F06">
          <w:rPr>
            <w:rFonts w:ascii="Consolas" w:eastAsiaTheme="minorHAnsi" w:hAnsi="Consolas" w:cs="Arial"/>
            <w:b/>
            <w:bCs/>
            <w:color w:val="000000"/>
            <w:sz w:val="16"/>
            <w:szCs w:val="16"/>
          </w:rPr>
          <w:t xml:space="preserve">    &lt;xs:attribute name="glossinessfactor" type="ST_Number" default="1"/&gt;</w:t>
        </w:r>
      </w:ins>
    </w:p>
    <w:p w14:paraId="2C20289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88" w:author="Author"/>
          <w:rFonts w:ascii="Consolas" w:eastAsiaTheme="minorHAnsi" w:hAnsi="Consolas" w:cs="Arial"/>
          <w:b/>
          <w:bCs/>
          <w:color w:val="000000"/>
          <w:sz w:val="16"/>
          <w:szCs w:val="16"/>
        </w:rPr>
      </w:pPr>
      <w:ins w:id="1589" w:author="Author">
        <w:r w:rsidRPr="005C7F06">
          <w:rPr>
            <w:rFonts w:ascii="Consolas" w:eastAsiaTheme="minorHAnsi" w:hAnsi="Consolas" w:cs="Arial"/>
            <w:b/>
            <w:bCs/>
            <w:color w:val="000000"/>
            <w:sz w:val="16"/>
            <w:szCs w:val="16"/>
          </w:rPr>
          <w:t xml:space="preserve">    &lt;xs:anyAttribute namespace="##other" processContents="lax"/&gt;</w:t>
        </w:r>
      </w:ins>
    </w:p>
    <w:p w14:paraId="68C0E17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90" w:author="Author"/>
          <w:rFonts w:ascii="Consolas" w:eastAsiaTheme="minorHAnsi" w:hAnsi="Consolas" w:cs="Arial"/>
          <w:b/>
          <w:bCs/>
          <w:color w:val="000000"/>
          <w:sz w:val="16"/>
          <w:szCs w:val="16"/>
        </w:rPr>
      </w:pPr>
      <w:ins w:id="1591" w:author="Author">
        <w:r w:rsidRPr="005C7F06">
          <w:rPr>
            <w:rFonts w:ascii="Consolas" w:eastAsiaTheme="minorHAnsi" w:hAnsi="Consolas" w:cs="Arial"/>
            <w:b/>
            <w:bCs/>
            <w:color w:val="000000"/>
            <w:sz w:val="16"/>
            <w:szCs w:val="16"/>
          </w:rPr>
          <w:t xml:space="preserve">  &lt;/xs:complexType&gt;</w:t>
        </w:r>
      </w:ins>
    </w:p>
    <w:p w14:paraId="4A96A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92" w:author="Author"/>
          <w:rFonts w:ascii="Consolas" w:eastAsiaTheme="minorHAnsi" w:hAnsi="Consolas" w:cs="Arial"/>
          <w:b/>
          <w:bCs/>
          <w:color w:val="000000"/>
          <w:sz w:val="16"/>
          <w:szCs w:val="16"/>
        </w:rPr>
      </w:pPr>
      <w:ins w:id="1593" w:author="Author">
        <w:r w:rsidRPr="005C7F06">
          <w:rPr>
            <w:rFonts w:ascii="Consolas" w:eastAsiaTheme="minorHAnsi" w:hAnsi="Consolas" w:cs="Arial"/>
            <w:b/>
            <w:bCs/>
            <w:color w:val="000000"/>
            <w:sz w:val="16"/>
            <w:szCs w:val="16"/>
          </w:rPr>
          <w:t xml:space="preserve">  &lt;xs:complexType name="CT_PBMetallicTextureDisplayProperties"&gt;</w:t>
        </w:r>
      </w:ins>
    </w:p>
    <w:p w14:paraId="113F72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94" w:author="Author"/>
          <w:rFonts w:ascii="Consolas" w:eastAsiaTheme="minorHAnsi" w:hAnsi="Consolas" w:cs="Arial"/>
          <w:b/>
          <w:bCs/>
          <w:color w:val="000000"/>
          <w:sz w:val="16"/>
          <w:szCs w:val="16"/>
        </w:rPr>
      </w:pPr>
      <w:ins w:id="1595" w:author="Author">
        <w:r w:rsidRPr="005C7F06">
          <w:rPr>
            <w:rFonts w:ascii="Consolas" w:eastAsiaTheme="minorHAnsi" w:hAnsi="Consolas" w:cs="Arial"/>
            <w:b/>
            <w:bCs/>
            <w:color w:val="000000"/>
            <w:sz w:val="16"/>
            <w:szCs w:val="16"/>
          </w:rPr>
          <w:t xml:space="preserve">    &lt;xs:attribute name="id" type="ST_ResourceID" use="required"/&gt;</w:t>
        </w:r>
      </w:ins>
    </w:p>
    <w:p w14:paraId="4A1F0A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96" w:author="Author"/>
          <w:rFonts w:ascii="Consolas" w:eastAsiaTheme="minorHAnsi" w:hAnsi="Consolas" w:cs="Arial"/>
          <w:b/>
          <w:bCs/>
          <w:color w:val="000000"/>
          <w:sz w:val="16"/>
          <w:szCs w:val="16"/>
        </w:rPr>
      </w:pPr>
      <w:ins w:id="1597" w:author="Author">
        <w:r w:rsidRPr="005C7F06">
          <w:rPr>
            <w:rFonts w:ascii="Consolas" w:eastAsiaTheme="minorHAnsi" w:hAnsi="Consolas" w:cs="Arial"/>
            <w:b/>
            <w:bCs/>
            <w:color w:val="000000"/>
            <w:sz w:val="16"/>
            <w:szCs w:val="16"/>
          </w:rPr>
          <w:t xml:space="preserve">    &lt;xs:attribute name="name" type="xs:string" use="required"/&gt;</w:t>
        </w:r>
      </w:ins>
    </w:p>
    <w:p w14:paraId="23DEC3B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598" w:author="Author"/>
          <w:rFonts w:ascii="Consolas" w:eastAsiaTheme="minorHAnsi" w:hAnsi="Consolas" w:cs="Arial"/>
          <w:b/>
          <w:bCs/>
          <w:color w:val="000000"/>
          <w:sz w:val="16"/>
          <w:szCs w:val="16"/>
        </w:rPr>
      </w:pPr>
      <w:ins w:id="1599" w:author="Author">
        <w:r w:rsidRPr="005C7F06">
          <w:rPr>
            <w:rFonts w:ascii="Consolas" w:eastAsiaTheme="minorHAnsi" w:hAnsi="Consolas" w:cs="Arial"/>
            <w:b/>
            <w:bCs/>
            <w:color w:val="000000"/>
            <w:sz w:val="16"/>
            <w:szCs w:val="16"/>
          </w:rPr>
          <w:t xml:space="preserve">    &lt;xs:attribute name="metallictextureid" type="ST_ResourceID" use="required"/&gt;</w:t>
        </w:r>
      </w:ins>
    </w:p>
    <w:p w14:paraId="340658E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00" w:author="Author"/>
          <w:rFonts w:ascii="Consolas" w:eastAsiaTheme="minorHAnsi" w:hAnsi="Consolas" w:cs="Arial"/>
          <w:b/>
          <w:bCs/>
          <w:color w:val="000000"/>
          <w:sz w:val="16"/>
          <w:szCs w:val="16"/>
        </w:rPr>
      </w:pPr>
      <w:ins w:id="1601" w:author="Author">
        <w:r w:rsidRPr="005C7F06">
          <w:rPr>
            <w:rFonts w:ascii="Consolas" w:eastAsiaTheme="minorHAnsi" w:hAnsi="Consolas" w:cs="Arial"/>
            <w:b/>
            <w:bCs/>
            <w:color w:val="000000"/>
            <w:sz w:val="16"/>
            <w:szCs w:val="16"/>
          </w:rPr>
          <w:t xml:space="preserve">    &lt;xs:attribute name="roughnesstextureid" type="ST_ResourceID" use="required"/&gt;</w:t>
        </w:r>
      </w:ins>
    </w:p>
    <w:p w14:paraId="728E97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02" w:author="Author"/>
          <w:rFonts w:ascii="Consolas" w:eastAsiaTheme="minorHAnsi" w:hAnsi="Consolas" w:cs="Arial"/>
          <w:b/>
          <w:bCs/>
          <w:color w:val="000000"/>
          <w:sz w:val="16"/>
          <w:szCs w:val="16"/>
        </w:rPr>
      </w:pPr>
      <w:ins w:id="1603" w:author="Author">
        <w:r w:rsidRPr="005C7F06">
          <w:rPr>
            <w:rFonts w:ascii="Consolas" w:eastAsiaTheme="minorHAnsi" w:hAnsi="Consolas" w:cs="Arial"/>
            <w:b/>
            <w:bCs/>
            <w:color w:val="000000"/>
            <w:sz w:val="16"/>
            <w:szCs w:val="16"/>
          </w:rPr>
          <w:t xml:space="preserve">    &lt;xs:attribute name="metallicfactor" type="ST_Number" default="1"/&gt;</w:t>
        </w:r>
      </w:ins>
    </w:p>
    <w:p w14:paraId="6353F8D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04" w:author="Author"/>
          <w:rFonts w:ascii="Consolas" w:eastAsiaTheme="minorHAnsi" w:hAnsi="Consolas" w:cs="Arial"/>
          <w:b/>
          <w:bCs/>
          <w:color w:val="000000"/>
          <w:sz w:val="16"/>
          <w:szCs w:val="16"/>
        </w:rPr>
      </w:pPr>
      <w:ins w:id="1605" w:author="Author">
        <w:r w:rsidRPr="005C7F06">
          <w:rPr>
            <w:rFonts w:ascii="Consolas" w:eastAsiaTheme="minorHAnsi" w:hAnsi="Consolas" w:cs="Arial"/>
            <w:b/>
            <w:bCs/>
            <w:color w:val="000000"/>
            <w:sz w:val="16"/>
            <w:szCs w:val="16"/>
          </w:rPr>
          <w:t xml:space="preserve">    &lt;xs:attribute name="roughnessfactor" type="ST_Number" default="1"/&gt;</w:t>
        </w:r>
      </w:ins>
    </w:p>
    <w:p w14:paraId="277DBAC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06" w:author="Author"/>
          <w:rFonts w:ascii="Consolas" w:eastAsiaTheme="minorHAnsi" w:hAnsi="Consolas" w:cs="Arial"/>
          <w:b/>
          <w:bCs/>
          <w:color w:val="000000"/>
          <w:sz w:val="16"/>
          <w:szCs w:val="16"/>
        </w:rPr>
      </w:pPr>
      <w:ins w:id="1607" w:author="Author">
        <w:r w:rsidRPr="005C7F06">
          <w:rPr>
            <w:rFonts w:ascii="Consolas" w:eastAsiaTheme="minorHAnsi" w:hAnsi="Consolas" w:cs="Arial"/>
            <w:b/>
            <w:bCs/>
            <w:color w:val="000000"/>
            <w:sz w:val="16"/>
            <w:szCs w:val="16"/>
          </w:rPr>
          <w:t xml:space="preserve">    &lt;xs:anyAttribute namespace="##other" processContents="lax"/&gt;</w:t>
        </w:r>
      </w:ins>
    </w:p>
    <w:p w14:paraId="1D723A8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08" w:author="Author"/>
          <w:rFonts w:ascii="Consolas" w:eastAsiaTheme="minorHAnsi" w:hAnsi="Consolas" w:cs="Arial"/>
          <w:b/>
          <w:bCs/>
          <w:color w:val="000000"/>
          <w:sz w:val="16"/>
          <w:szCs w:val="16"/>
        </w:rPr>
      </w:pPr>
      <w:ins w:id="1609" w:author="Author">
        <w:r w:rsidRPr="005C7F06">
          <w:rPr>
            <w:rFonts w:ascii="Consolas" w:eastAsiaTheme="minorHAnsi" w:hAnsi="Consolas" w:cs="Arial"/>
            <w:b/>
            <w:bCs/>
            <w:color w:val="000000"/>
            <w:sz w:val="16"/>
            <w:szCs w:val="16"/>
          </w:rPr>
          <w:t xml:space="preserve">  &lt;/xs:complexType&gt;</w:t>
        </w:r>
      </w:ins>
    </w:p>
    <w:p w14:paraId="423B502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10" w:author="Author"/>
          <w:rFonts w:ascii="Consolas" w:eastAsiaTheme="minorHAnsi" w:hAnsi="Consolas" w:cs="Arial"/>
          <w:b/>
          <w:bCs/>
          <w:color w:val="000000"/>
          <w:sz w:val="16"/>
          <w:szCs w:val="16"/>
        </w:rPr>
      </w:pPr>
      <w:ins w:id="1611" w:author="Author">
        <w:r w:rsidRPr="005C7F06">
          <w:rPr>
            <w:rFonts w:ascii="Consolas" w:eastAsiaTheme="minorHAnsi" w:hAnsi="Consolas" w:cs="Arial"/>
            <w:b/>
            <w:bCs/>
            <w:color w:val="000000"/>
            <w:sz w:val="16"/>
            <w:szCs w:val="16"/>
          </w:rPr>
          <w:t xml:space="preserve">  &lt;xs:complexType name="CT_Translucent"&gt;</w:t>
        </w:r>
      </w:ins>
    </w:p>
    <w:p w14:paraId="787E306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12" w:author="Author"/>
          <w:rFonts w:ascii="Consolas" w:eastAsiaTheme="minorHAnsi" w:hAnsi="Consolas" w:cs="Arial"/>
          <w:b/>
          <w:bCs/>
          <w:color w:val="000000"/>
          <w:sz w:val="16"/>
          <w:szCs w:val="16"/>
        </w:rPr>
      </w:pPr>
      <w:ins w:id="1613" w:author="Author">
        <w:r w:rsidRPr="005C7F06">
          <w:rPr>
            <w:rFonts w:ascii="Consolas" w:eastAsiaTheme="minorHAnsi" w:hAnsi="Consolas" w:cs="Arial"/>
            <w:b/>
            <w:bCs/>
            <w:color w:val="000000"/>
            <w:sz w:val="16"/>
            <w:szCs w:val="16"/>
          </w:rPr>
          <w:t xml:space="preserve">    &lt;xs:attribute name="name" type="xs:string" use="required"/&gt;</w:t>
        </w:r>
      </w:ins>
    </w:p>
    <w:p w14:paraId="1C1473A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14" w:author="Author"/>
          <w:rFonts w:ascii="Consolas" w:eastAsiaTheme="minorHAnsi" w:hAnsi="Consolas" w:cs="Arial"/>
          <w:b/>
          <w:bCs/>
          <w:color w:val="000000"/>
          <w:sz w:val="16"/>
          <w:szCs w:val="16"/>
        </w:rPr>
      </w:pPr>
      <w:ins w:id="1615" w:author="Author">
        <w:r w:rsidRPr="005C7F06">
          <w:rPr>
            <w:rFonts w:ascii="Consolas" w:eastAsiaTheme="minorHAnsi" w:hAnsi="Consolas" w:cs="Arial"/>
            <w:b/>
            <w:bCs/>
            <w:color w:val="000000"/>
            <w:sz w:val="16"/>
            <w:szCs w:val="16"/>
          </w:rPr>
          <w:t xml:space="preserve">    &lt;xs:attribute name="attenuation" type="ST_Numbers" use="required"/&gt;</w:t>
        </w:r>
      </w:ins>
    </w:p>
    <w:p w14:paraId="57A6A8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16" w:author="Author"/>
          <w:rFonts w:ascii="Consolas" w:eastAsiaTheme="minorHAnsi" w:hAnsi="Consolas" w:cs="Arial"/>
          <w:b/>
          <w:bCs/>
          <w:color w:val="000000"/>
          <w:sz w:val="16"/>
          <w:szCs w:val="16"/>
        </w:rPr>
      </w:pPr>
      <w:ins w:id="1617" w:author="Author">
        <w:r w:rsidRPr="005C7F06">
          <w:rPr>
            <w:rFonts w:ascii="Consolas" w:eastAsiaTheme="minorHAnsi" w:hAnsi="Consolas" w:cs="Arial"/>
            <w:b/>
            <w:bCs/>
            <w:color w:val="000000"/>
            <w:sz w:val="16"/>
            <w:szCs w:val="16"/>
          </w:rPr>
          <w:t xml:space="preserve">    &lt;xs:attribute name="refractiveindex" type="ST_Numbers" default="1 1 1"/&gt;</w:t>
        </w:r>
      </w:ins>
    </w:p>
    <w:p w14:paraId="2FACB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18" w:author="Author"/>
          <w:rFonts w:ascii="Consolas" w:eastAsiaTheme="minorHAnsi" w:hAnsi="Consolas" w:cs="Arial"/>
          <w:b/>
          <w:bCs/>
          <w:color w:val="000000"/>
          <w:sz w:val="16"/>
          <w:szCs w:val="16"/>
        </w:rPr>
      </w:pPr>
      <w:ins w:id="1619" w:author="Author">
        <w:r w:rsidRPr="005C7F06">
          <w:rPr>
            <w:rFonts w:ascii="Consolas" w:eastAsiaTheme="minorHAnsi" w:hAnsi="Consolas" w:cs="Arial"/>
            <w:b/>
            <w:bCs/>
            <w:color w:val="000000"/>
            <w:sz w:val="16"/>
            <w:szCs w:val="16"/>
          </w:rPr>
          <w:t xml:space="preserve">    &lt;xs:attribute name="roughness" type="ST_Number" default="0"/&gt;</w:t>
        </w:r>
      </w:ins>
    </w:p>
    <w:p w14:paraId="10A34C4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20" w:author="Author"/>
          <w:rFonts w:ascii="Consolas" w:eastAsiaTheme="minorHAnsi" w:hAnsi="Consolas" w:cs="Arial"/>
          <w:b/>
          <w:bCs/>
          <w:color w:val="000000"/>
          <w:sz w:val="16"/>
          <w:szCs w:val="16"/>
        </w:rPr>
      </w:pPr>
      <w:ins w:id="1621" w:author="Author">
        <w:r w:rsidRPr="005C7F06">
          <w:rPr>
            <w:rFonts w:ascii="Consolas" w:eastAsiaTheme="minorHAnsi" w:hAnsi="Consolas" w:cs="Arial"/>
            <w:b/>
            <w:bCs/>
            <w:color w:val="000000"/>
            <w:sz w:val="16"/>
            <w:szCs w:val="16"/>
          </w:rPr>
          <w:t xml:space="preserve">    &lt;xs:anyAttribute namespace="##other" processContents="lax"/&gt;</w:t>
        </w:r>
      </w:ins>
    </w:p>
    <w:p w14:paraId="63B189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22" w:author="Author"/>
          <w:rFonts w:ascii="Consolas" w:eastAsiaTheme="minorHAnsi" w:hAnsi="Consolas" w:cs="Arial"/>
          <w:b/>
          <w:bCs/>
          <w:color w:val="000000"/>
          <w:sz w:val="16"/>
          <w:szCs w:val="16"/>
        </w:rPr>
      </w:pPr>
      <w:ins w:id="1623" w:author="Author">
        <w:r w:rsidRPr="005C7F06">
          <w:rPr>
            <w:rFonts w:ascii="Consolas" w:eastAsiaTheme="minorHAnsi" w:hAnsi="Consolas" w:cs="Arial"/>
            <w:b/>
            <w:bCs/>
            <w:color w:val="000000"/>
            <w:sz w:val="16"/>
            <w:szCs w:val="16"/>
          </w:rPr>
          <w:t xml:space="preserve">  &lt;/xs:complexType&gt;</w:t>
        </w:r>
      </w:ins>
    </w:p>
    <w:p w14:paraId="2D0205B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24" w:author="Author"/>
          <w:rFonts w:ascii="Consolas" w:eastAsiaTheme="minorHAnsi" w:hAnsi="Consolas" w:cs="Arial"/>
          <w:b/>
          <w:bCs/>
          <w:color w:val="000000"/>
          <w:sz w:val="16"/>
          <w:szCs w:val="16"/>
        </w:rPr>
      </w:pPr>
      <w:ins w:id="1625" w:author="Author">
        <w:r w:rsidRPr="005C7F06">
          <w:rPr>
            <w:rFonts w:ascii="Consolas" w:eastAsiaTheme="minorHAnsi" w:hAnsi="Consolas" w:cs="Arial"/>
            <w:b/>
            <w:bCs/>
            <w:color w:val="000000"/>
            <w:sz w:val="16"/>
            <w:szCs w:val="16"/>
          </w:rPr>
          <w:lastRenderedPageBreak/>
          <w:t xml:space="preserve">  &lt;xs:complexType name="CT_TranslucentDisplayProperties"&gt;</w:t>
        </w:r>
      </w:ins>
    </w:p>
    <w:p w14:paraId="41A182E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26" w:author="Author"/>
          <w:rFonts w:ascii="Consolas" w:eastAsiaTheme="minorHAnsi" w:hAnsi="Consolas" w:cs="Arial"/>
          <w:b/>
          <w:bCs/>
          <w:color w:val="000000"/>
          <w:sz w:val="16"/>
          <w:szCs w:val="16"/>
        </w:rPr>
      </w:pPr>
      <w:ins w:id="1627" w:author="Author">
        <w:r w:rsidRPr="005C7F06">
          <w:rPr>
            <w:rFonts w:ascii="Consolas" w:eastAsiaTheme="minorHAnsi" w:hAnsi="Consolas" w:cs="Arial"/>
            <w:b/>
            <w:bCs/>
            <w:color w:val="000000"/>
            <w:sz w:val="16"/>
            <w:szCs w:val="16"/>
          </w:rPr>
          <w:t xml:space="preserve">    &lt;xs:sequence&gt;</w:t>
        </w:r>
      </w:ins>
    </w:p>
    <w:p w14:paraId="6C2716A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28" w:author="Author"/>
          <w:rFonts w:ascii="Consolas" w:eastAsiaTheme="minorHAnsi" w:hAnsi="Consolas" w:cs="Arial"/>
          <w:b/>
          <w:bCs/>
          <w:color w:val="000000"/>
          <w:sz w:val="16"/>
          <w:szCs w:val="16"/>
        </w:rPr>
      </w:pPr>
      <w:ins w:id="1629" w:author="Author">
        <w:r w:rsidRPr="005C7F06">
          <w:rPr>
            <w:rFonts w:ascii="Consolas" w:eastAsiaTheme="minorHAnsi" w:hAnsi="Consolas" w:cs="Arial"/>
            <w:b/>
            <w:bCs/>
            <w:color w:val="000000"/>
            <w:sz w:val="16"/>
            <w:szCs w:val="16"/>
          </w:rPr>
          <w:t xml:space="preserve">      &lt;xs:element ref="translucent" maxOccurs="2147483647"/&gt;</w:t>
        </w:r>
      </w:ins>
    </w:p>
    <w:p w14:paraId="329CFCD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30" w:author="Author"/>
          <w:rFonts w:ascii="Consolas" w:eastAsiaTheme="minorHAnsi" w:hAnsi="Consolas" w:cs="Arial"/>
          <w:b/>
          <w:bCs/>
          <w:color w:val="000000"/>
          <w:sz w:val="16"/>
          <w:szCs w:val="16"/>
        </w:rPr>
      </w:pPr>
      <w:ins w:id="1631" w:author="Author">
        <w:r w:rsidRPr="005C7F06">
          <w:rPr>
            <w:rFonts w:ascii="Consolas" w:eastAsiaTheme="minorHAnsi" w:hAnsi="Consolas" w:cs="Arial"/>
            <w:b/>
            <w:bCs/>
            <w:color w:val="000000"/>
            <w:sz w:val="16"/>
            <w:szCs w:val="16"/>
          </w:rPr>
          <w:t xml:space="preserve">    &lt;/xs:sequence&gt;</w:t>
        </w:r>
      </w:ins>
    </w:p>
    <w:p w14:paraId="4B9D1E8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32" w:author="Author"/>
          <w:rFonts w:ascii="Consolas" w:eastAsiaTheme="minorHAnsi" w:hAnsi="Consolas" w:cs="Arial"/>
          <w:b/>
          <w:bCs/>
          <w:color w:val="000000"/>
          <w:sz w:val="16"/>
          <w:szCs w:val="16"/>
        </w:rPr>
      </w:pPr>
      <w:ins w:id="1633" w:author="Author">
        <w:r w:rsidRPr="005C7F06">
          <w:rPr>
            <w:rFonts w:ascii="Consolas" w:eastAsiaTheme="minorHAnsi" w:hAnsi="Consolas" w:cs="Arial"/>
            <w:b/>
            <w:bCs/>
            <w:color w:val="000000"/>
            <w:sz w:val="16"/>
            <w:szCs w:val="16"/>
          </w:rPr>
          <w:t xml:space="preserve">    &lt;xs:attribute name="id" type="ST_ResourceID" use="required"/&gt;</w:t>
        </w:r>
      </w:ins>
    </w:p>
    <w:p w14:paraId="65A8C0A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34" w:author="Author"/>
          <w:rFonts w:ascii="Consolas" w:eastAsiaTheme="minorHAnsi" w:hAnsi="Consolas" w:cs="Arial"/>
          <w:b/>
          <w:bCs/>
          <w:color w:val="000000"/>
          <w:sz w:val="16"/>
          <w:szCs w:val="16"/>
        </w:rPr>
      </w:pPr>
      <w:ins w:id="1635" w:author="Author">
        <w:r w:rsidRPr="005C7F06">
          <w:rPr>
            <w:rFonts w:ascii="Consolas" w:eastAsiaTheme="minorHAnsi" w:hAnsi="Consolas" w:cs="Arial"/>
            <w:b/>
            <w:bCs/>
            <w:color w:val="000000"/>
            <w:sz w:val="16"/>
            <w:szCs w:val="16"/>
          </w:rPr>
          <w:t xml:space="preserve">    &lt;xs:anyAttribute namespace="##other" processContents="lax"/&gt;</w:t>
        </w:r>
      </w:ins>
    </w:p>
    <w:p w14:paraId="15F40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36" w:author="Author"/>
          <w:rFonts w:ascii="Consolas" w:eastAsiaTheme="minorHAnsi" w:hAnsi="Consolas" w:cs="Arial"/>
          <w:b/>
          <w:bCs/>
          <w:color w:val="000000"/>
          <w:sz w:val="16"/>
          <w:szCs w:val="16"/>
        </w:rPr>
      </w:pPr>
      <w:ins w:id="1637" w:author="Author">
        <w:r w:rsidRPr="005C7F06">
          <w:rPr>
            <w:rFonts w:ascii="Consolas" w:eastAsiaTheme="minorHAnsi" w:hAnsi="Consolas" w:cs="Arial"/>
            <w:b/>
            <w:bCs/>
            <w:color w:val="000000"/>
            <w:sz w:val="16"/>
            <w:szCs w:val="16"/>
          </w:rPr>
          <w:t xml:space="preserve">  &lt;/xs:complexType&gt;</w:t>
        </w:r>
      </w:ins>
    </w:p>
    <w:p w14:paraId="4DA0FD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38" w:author="Author"/>
          <w:rFonts w:ascii="Consolas" w:eastAsiaTheme="minorHAnsi" w:hAnsi="Consolas" w:cs="Arial"/>
          <w:b/>
          <w:bCs/>
          <w:color w:val="000000"/>
          <w:sz w:val="16"/>
          <w:szCs w:val="16"/>
        </w:rPr>
      </w:pPr>
      <w:ins w:id="1639" w:author="Author">
        <w:r w:rsidRPr="005C7F06">
          <w:rPr>
            <w:rFonts w:ascii="Consolas" w:eastAsiaTheme="minorHAnsi" w:hAnsi="Consolas" w:cs="Arial"/>
            <w:b/>
            <w:bCs/>
            <w:color w:val="000000"/>
            <w:sz w:val="16"/>
            <w:szCs w:val="16"/>
          </w:rPr>
          <w:t xml:space="preserve">  &lt;xs:complexType name="CT_BaseMaterials"&gt;</w:t>
        </w:r>
      </w:ins>
    </w:p>
    <w:p w14:paraId="3421447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40" w:author="Author"/>
          <w:rFonts w:ascii="Consolas" w:eastAsiaTheme="minorHAnsi" w:hAnsi="Consolas" w:cs="Arial"/>
          <w:b/>
          <w:bCs/>
          <w:color w:val="000000"/>
          <w:sz w:val="16"/>
          <w:szCs w:val="16"/>
        </w:rPr>
      </w:pPr>
      <w:ins w:id="1641"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7B4C617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42" w:author="Author"/>
          <w:rFonts w:ascii="Consolas" w:eastAsiaTheme="minorHAnsi" w:hAnsi="Consolas" w:cs="Arial"/>
          <w:b/>
          <w:bCs/>
          <w:color w:val="000000"/>
          <w:sz w:val="16"/>
          <w:szCs w:val="16"/>
        </w:rPr>
      </w:pPr>
      <w:ins w:id="1643" w:author="Author">
        <w:r w:rsidRPr="005C7F06">
          <w:rPr>
            <w:rFonts w:ascii="Consolas" w:eastAsiaTheme="minorHAnsi" w:hAnsi="Consolas" w:cs="Arial"/>
            <w:b/>
            <w:bCs/>
            <w:color w:val="000000"/>
            <w:sz w:val="16"/>
            <w:szCs w:val="16"/>
          </w:rPr>
          <w:t xml:space="preserve">    &lt;xs:anyAttribute namespace="##other" processContents="lax"/&gt;</w:t>
        </w:r>
      </w:ins>
    </w:p>
    <w:p w14:paraId="3C451DE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44" w:author="Author"/>
          <w:rFonts w:ascii="Consolas" w:eastAsiaTheme="minorHAnsi" w:hAnsi="Consolas" w:cs="Arial"/>
          <w:b/>
          <w:bCs/>
          <w:color w:val="000000"/>
          <w:sz w:val="16"/>
          <w:szCs w:val="16"/>
        </w:rPr>
      </w:pPr>
      <w:ins w:id="1645" w:author="Author">
        <w:r w:rsidRPr="005C7F06">
          <w:rPr>
            <w:rFonts w:ascii="Consolas" w:eastAsiaTheme="minorHAnsi" w:hAnsi="Consolas" w:cs="Arial"/>
            <w:b/>
            <w:bCs/>
            <w:color w:val="000000"/>
            <w:sz w:val="16"/>
            <w:szCs w:val="16"/>
          </w:rPr>
          <w:t xml:space="preserve">  &lt;/xs:complexType&gt;</w:t>
        </w:r>
      </w:ins>
    </w:p>
    <w:p w14:paraId="4299F06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46" w:author="Author"/>
          <w:rFonts w:ascii="Consolas" w:eastAsiaTheme="minorHAnsi" w:hAnsi="Consolas" w:cs="Arial"/>
          <w:b/>
          <w:bCs/>
          <w:color w:val="000000"/>
          <w:sz w:val="16"/>
          <w:szCs w:val="16"/>
        </w:rPr>
      </w:pPr>
      <w:ins w:id="1647" w:author="Author">
        <w:r w:rsidRPr="005C7F06">
          <w:rPr>
            <w:rFonts w:ascii="Consolas" w:eastAsiaTheme="minorHAnsi" w:hAnsi="Consolas" w:cs="Arial"/>
            <w:b/>
            <w:bCs/>
            <w:color w:val="000000"/>
            <w:sz w:val="16"/>
            <w:szCs w:val="16"/>
          </w:rPr>
          <w:t xml:space="preserve">  &lt;!-- Simple Types --&gt;</w:t>
        </w:r>
      </w:ins>
    </w:p>
    <w:p w14:paraId="26A7869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48" w:author="Author"/>
          <w:rFonts w:ascii="Consolas" w:eastAsiaTheme="minorHAnsi" w:hAnsi="Consolas" w:cs="Arial"/>
          <w:b/>
          <w:bCs/>
          <w:color w:val="000000"/>
          <w:sz w:val="16"/>
          <w:szCs w:val="16"/>
        </w:rPr>
      </w:pPr>
      <w:ins w:id="1649" w:author="Author">
        <w:r w:rsidRPr="005C7F06">
          <w:rPr>
            <w:rFonts w:ascii="Consolas" w:eastAsiaTheme="minorHAnsi" w:hAnsi="Consolas" w:cs="Arial"/>
            <w:b/>
            <w:bCs/>
            <w:color w:val="000000"/>
            <w:sz w:val="16"/>
            <w:szCs w:val="16"/>
          </w:rPr>
          <w:tab/>
          <w:t>&lt;xs:simpleType name="ST_ContentType"&gt;</w:t>
        </w:r>
      </w:ins>
    </w:p>
    <w:p w14:paraId="03E22D8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50" w:author="Author"/>
          <w:rFonts w:ascii="Consolas" w:eastAsiaTheme="minorHAnsi" w:hAnsi="Consolas" w:cs="Arial"/>
          <w:b/>
          <w:bCs/>
          <w:color w:val="000000"/>
          <w:sz w:val="16"/>
          <w:szCs w:val="16"/>
        </w:rPr>
      </w:pPr>
      <w:ins w:id="165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16F9B7D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52" w:author="Author"/>
          <w:rFonts w:ascii="Consolas" w:eastAsiaTheme="minorHAnsi" w:hAnsi="Consolas" w:cs="Arial"/>
          <w:b/>
          <w:bCs/>
          <w:color w:val="000000"/>
          <w:sz w:val="16"/>
          <w:szCs w:val="16"/>
        </w:rPr>
      </w:pPr>
      <w:ins w:id="165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value="image/jpeg"/&gt;</w:t>
        </w:r>
      </w:ins>
    </w:p>
    <w:p w14:paraId="050E692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54" w:author="Author"/>
          <w:rFonts w:ascii="Consolas" w:eastAsiaTheme="minorHAnsi" w:hAnsi="Consolas" w:cs="Arial"/>
          <w:b/>
          <w:bCs/>
          <w:color w:val="000000"/>
          <w:sz w:val="16"/>
          <w:szCs w:val="16"/>
        </w:rPr>
      </w:pPr>
      <w:ins w:id="165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value="image/png"/&gt;</w:t>
        </w:r>
      </w:ins>
    </w:p>
    <w:p w14:paraId="14E3EF6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56" w:author="Author"/>
          <w:rFonts w:ascii="Consolas" w:eastAsiaTheme="minorHAnsi" w:hAnsi="Consolas" w:cs="Arial"/>
          <w:b/>
          <w:bCs/>
          <w:color w:val="000000"/>
          <w:sz w:val="16"/>
          <w:szCs w:val="16"/>
        </w:rPr>
      </w:pPr>
      <w:ins w:id="165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0764292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58" w:author="Author"/>
          <w:rFonts w:ascii="Consolas" w:eastAsiaTheme="minorHAnsi" w:hAnsi="Consolas" w:cs="Arial"/>
          <w:b/>
          <w:bCs/>
          <w:color w:val="000000"/>
          <w:sz w:val="16"/>
          <w:szCs w:val="16"/>
        </w:rPr>
      </w:pPr>
      <w:ins w:id="1659" w:author="Author">
        <w:r w:rsidRPr="005C7F06">
          <w:rPr>
            <w:rFonts w:ascii="Consolas" w:eastAsiaTheme="minorHAnsi" w:hAnsi="Consolas" w:cs="Arial"/>
            <w:b/>
            <w:bCs/>
            <w:color w:val="000000"/>
            <w:sz w:val="16"/>
            <w:szCs w:val="16"/>
          </w:rPr>
          <w:tab/>
          <w:t>&lt;/xs:simpleType&gt;</w:t>
        </w:r>
      </w:ins>
    </w:p>
    <w:p w14:paraId="288B4B6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60" w:author="Author"/>
          <w:rFonts w:ascii="Consolas" w:eastAsiaTheme="minorHAnsi" w:hAnsi="Consolas" w:cs="Arial"/>
          <w:b/>
          <w:bCs/>
          <w:color w:val="000000"/>
          <w:sz w:val="16"/>
          <w:szCs w:val="16"/>
        </w:rPr>
      </w:pPr>
      <w:ins w:id="1661" w:author="Author">
        <w:r w:rsidRPr="005C7F06">
          <w:rPr>
            <w:rFonts w:ascii="Consolas" w:eastAsiaTheme="minorHAnsi" w:hAnsi="Consolas" w:cs="Arial"/>
            <w:b/>
            <w:bCs/>
            <w:color w:val="000000"/>
            <w:sz w:val="16"/>
            <w:szCs w:val="16"/>
          </w:rPr>
          <w:tab/>
          <w:t>&lt;xs:simpleType name="ST_TileStyle"&gt;</w:t>
        </w:r>
      </w:ins>
    </w:p>
    <w:p w14:paraId="02D89B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62" w:author="Author"/>
          <w:rFonts w:ascii="Consolas" w:eastAsiaTheme="minorHAnsi" w:hAnsi="Consolas" w:cs="Arial"/>
          <w:b/>
          <w:bCs/>
          <w:color w:val="000000"/>
          <w:sz w:val="16"/>
          <w:szCs w:val="16"/>
        </w:rPr>
      </w:pPr>
      <w:ins w:id="166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4AE13BC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64" w:author="Author"/>
          <w:rFonts w:ascii="Consolas" w:eastAsiaTheme="minorHAnsi" w:hAnsi="Consolas" w:cs="Arial"/>
          <w:b/>
          <w:bCs/>
          <w:color w:val="000000"/>
          <w:sz w:val="16"/>
          <w:szCs w:val="16"/>
        </w:rPr>
      </w:pPr>
      <w:ins w:id="166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value="clamp"/&gt;</w:t>
        </w:r>
      </w:ins>
    </w:p>
    <w:p w14:paraId="3DBEA2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66" w:author="Author"/>
          <w:rFonts w:ascii="Consolas" w:eastAsiaTheme="minorHAnsi" w:hAnsi="Consolas" w:cs="Arial"/>
          <w:b/>
          <w:bCs/>
          <w:color w:val="000000"/>
          <w:sz w:val="16"/>
          <w:szCs w:val="16"/>
        </w:rPr>
      </w:pPr>
      <w:ins w:id="166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value="wrap"/&gt;</w:t>
        </w:r>
      </w:ins>
    </w:p>
    <w:p w14:paraId="555BA10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68" w:author="Author"/>
          <w:rFonts w:ascii="Consolas" w:eastAsiaTheme="minorHAnsi" w:hAnsi="Consolas" w:cs="Arial"/>
          <w:b/>
          <w:bCs/>
          <w:color w:val="000000"/>
          <w:sz w:val="16"/>
          <w:szCs w:val="16"/>
        </w:rPr>
      </w:pPr>
      <w:ins w:id="166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value="mirror"/&gt;</w:t>
        </w:r>
      </w:ins>
    </w:p>
    <w:p w14:paraId="373CFD8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70" w:author="Author"/>
          <w:rFonts w:ascii="Consolas" w:eastAsiaTheme="minorHAnsi" w:hAnsi="Consolas" w:cs="Arial"/>
          <w:b/>
          <w:bCs/>
          <w:color w:val="000000"/>
          <w:sz w:val="16"/>
          <w:szCs w:val="16"/>
        </w:rPr>
      </w:pPr>
      <w:ins w:id="1671" w:author="Author">
        <w:r w:rsidRPr="005C7F06">
          <w:rPr>
            <w:rFonts w:ascii="Consolas" w:eastAsiaTheme="minorHAnsi" w:hAnsi="Consolas" w:cs="Arial"/>
            <w:b/>
            <w:bCs/>
            <w:color w:val="000000"/>
            <w:sz w:val="16"/>
            <w:szCs w:val="16"/>
          </w:rPr>
          <w:t xml:space="preserve">      &lt;xs:enumeration value="none"/&gt;</w:t>
        </w:r>
      </w:ins>
    </w:p>
    <w:p w14:paraId="39D8080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72" w:author="Author"/>
          <w:rFonts w:ascii="Consolas" w:eastAsiaTheme="minorHAnsi" w:hAnsi="Consolas" w:cs="Arial"/>
          <w:b/>
          <w:bCs/>
          <w:color w:val="000000"/>
          <w:sz w:val="16"/>
          <w:szCs w:val="16"/>
        </w:rPr>
      </w:pPr>
      <w:ins w:id="1673" w:author="Author">
        <w:r w:rsidRPr="005C7F06">
          <w:rPr>
            <w:rFonts w:ascii="Consolas" w:eastAsiaTheme="minorHAnsi" w:hAnsi="Consolas" w:cs="Arial"/>
            <w:b/>
            <w:bCs/>
            <w:color w:val="000000"/>
            <w:sz w:val="16"/>
            <w:szCs w:val="16"/>
          </w:rPr>
          <w:t xml:space="preserve">    &lt;/xs:restriction&gt;</w:t>
        </w:r>
      </w:ins>
    </w:p>
    <w:p w14:paraId="2FB8CD6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74" w:author="Author"/>
          <w:rFonts w:ascii="Consolas" w:eastAsiaTheme="minorHAnsi" w:hAnsi="Consolas" w:cs="Arial"/>
          <w:b/>
          <w:bCs/>
          <w:color w:val="000000"/>
          <w:sz w:val="16"/>
          <w:szCs w:val="16"/>
        </w:rPr>
      </w:pPr>
      <w:ins w:id="1675" w:author="Author">
        <w:r w:rsidRPr="005C7F06">
          <w:rPr>
            <w:rFonts w:ascii="Consolas" w:eastAsiaTheme="minorHAnsi" w:hAnsi="Consolas" w:cs="Arial"/>
            <w:b/>
            <w:bCs/>
            <w:color w:val="000000"/>
            <w:sz w:val="16"/>
            <w:szCs w:val="16"/>
          </w:rPr>
          <w:tab/>
          <w:t>&lt;/xs:simpleType&gt;</w:t>
        </w:r>
      </w:ins>
    </w:p>
    <w:p w14:paraId="5FACF8F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76" w:author="Author"/>
          <w:rFonts w:ascii="Consolas" w:eastAsiaTheme="minorHAnsi" w:hAnsi="Consolas" w:cs="Arial"/>
          <w:b/>
          <w:bCs/>
          <w:color w:val="000000"/>
          <w:sz w:val="16"/>
          <w:szCs w:val="16"/>
        </w:rPr>
      </w:pPr>
      <w:ins w:id="1677" w:author="Author">
        <w:r w:rsidRPr="005C7F06">
          <w:rPr>
            <w:rFonts w:ascii="Consolas" w:eastAsiaTheme="minorHAnsi" w:hAnsi="Consolas" w:cs="Arial"/>
            <w:b/>
            <w:bCs/>
            <w:color w:val="000000"/>
            <w:sz w:val="16"/>
            <w:szCs w:val="16"/>
          </w:rPr>
          <w:tab/>
          <w:t>&lt;xs:simpleType name="ST_Filter"&gt;</w:t>
        </w:r>
      </w:ins>
    </w:p>
    <w:p w14:paraId="09D7913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78" w:author="Author"/>
          <w:rFonts w:ascii="Consolas" w:eastAsiaTheme="minorHAnsi" w:hAnsi="Consolas" w:cs="Arial"/>
          <w:b/>
          <w:bCs/>
          <w:color w:val="000000"/>
          <w:sz w:val="16"/>
          <w:szCs w:val="16"/>
        </w:rPr>
      </w:pPr>
      <w:ins w:id="167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2DEBC0E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80" w:author="Author"/>
          <w:rFonts w:ascii="Consolas" w:eastAsiaTheme="minorHAnsi" w:hAnsi="Consolas" w:cs="Arial"/>
          <w:b/>
          <w:bCs/>
          <w:color w:val="000000"/>
          <w:sz w:val="16"/>
          <w:szCs w:val="16"/>
        </w:rPr>
      </w:pPr>
      <w:ins w:id="168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value="auto"/&gt;</w:t>
        </w:r>
      </w:ins>
    </w:p>
    <w:p w14:paraId="48534AE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82" w:author="Author"/>
          <w:rFonts w:ascii="Consolas" w:eastAsiaTheme="minorHAnsi" w:hAnsi="Consolas" w:cs="Arial"/>
          <w:b/>
          <w:bCs/>
          <w:color w:val="000000"/>
          <w:sz w:val="16"/>
          <w:szCs w:val="16"/>
        </w:rPr>
      </w:pPr>
      <w:ins w:id="168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value="linear"/&gt;</w:t>
        </w:r>
      </w:ins>
    </w:p>
    <w:p w14:paraId="3E6D97F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84" w:author="Author"/>
          <w:rFonts w:ascii="Consolas" w:eastAsiaTheme="minorHAnsi" w:hAnsi="Consolas" w:cs="Arial"/>
          <w:b/>
          <w:bCs/>
          <w:color w:val="000000"/>
          <w:sz w:val="16"/>
          <w:szCs w:val="16"/>
        </w:rPr>
      </w:pPr>
      <w:ins w:id="168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&lt;xs:enumeration value="nearest"/&gt;</w:t>
        </w:r>
      </w:ins>
    </w:p>
    <w:p w14:paraId="0D6B0DD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86" w:author="Author"/>
          <w:rFonts w:ascii="Consolas" w:eastAsiaTheme="minorHAnsi" w:hAnsi="Consolas" w:cs="Arial"/>
          <w:b/>
          <w:bCs/>
          <w:color w:val="000000"/>
          <w:sz w:val="16"/>
          <w:szCs w:val="16"/>
        </w:rPr>
      </w:pPr>
      <w:ins w:id="168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5EFD917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88" w:author="Author"/>
          <w:rFonts w:ascii="Consolas" w:eastAsiaTheme="minorHAnsi" w:hAnsi="Consolas" w:cs="Arial"/>
          <w:b/>
          <w:bCs/>
          <w:color w:val="000000"/>
          <w:sz w:val="16"/>
          <w:szCs w:val="16"/>
        </w:rPr>
      </w:pPr>
      <w:ins w:id="1689" w:author="Author">
        <w:r w:rsidRPr="005C7F06">
          <w:rPr>
            <w:rFonts w:ascii="Consolas" w:eastAsiaTheme="minorHAnsi" w:hAnsi="Consolas" w:cs="Arial"/>
            <w:b/>
            <w:bCs/>
            <w:color w:val="000000"/>
            <w:sz w:val="16"/>
            <w:szCs w:val="16"/>
          </w:rPr>
          <w:tab/>
          <w:t>&lt;/xs:simpleType&gt;</w:t>
        </w:r>
      </w:ins>
    </w:p>
    <w:p w14:paraId="40C194B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90" w:author="Author"/>
          <w:rFonts w:ascii="Consolas" w:eastAsiaTheme="minorHAnsi" w:hAnsi="Consolas" w:cs="Arial"/>
          <w:b/>
          <w:bCs/>
          <w:color w:val="000000"/>
          <w:sz w:val="16"/>
          <w:szCs w:val="16"/>
        </w:rPr>
      </w:pPr>
      <w:ins w:id="1691" w:author="Author">
        <w:r w:rsidRPr="005C7F06">
          <w:rPr>
            <w:rFonts w:ascii="Consolas" w:eastAsiaTheme="minorHAnsi" w:hAnsi="Consolas" w:cs="Arial"/>
            <w:b/>
            <w:bCs/>
            <w:color w:val="000000"/>
            <w:sz w:val="16"/>
            <w:szCs w:val="16"/>
          </w:rPr>
          <w:tab/>
          <w:t>&lt;xs:simpleType name="ST_ColorValue"&gt;</w:t>
        </w:r>
      </w:ins>
    </w:p>
    <w:p w14:paraId="5D71E85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92" w:author="Author"/>
          <w:rFonts w:ascii="Consolas" w:eastAsiaTheme="minorHAnsi" w:hAnsi="Consolas" w:cs="Arial"/>
          <w:b/>
          <w:bCs/>
          <w:color w:val="000000"/>
          <w:sz w:val="16"/>
          <w:szCs w:val="16"/>
        </w:rPr>
      </w:pPr>
      <w:ins w:id="169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75EB71F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94" w:author="Author"/>
          <w:rFonts w:ascii="Consolas" w:eastAsiaTheme="minorHAnsi" w:hAnsi="Consolas" w:cs="Arial"/>
          <w:b/>
          <w:bCs/>
          <w:color w:val="000000"/>
          <w:sz w:val="16"/>
          <w:szCs w:val="16"/>
        </w:rPr>
      </w:pPr>
      <w:ins w:id="169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value="#[0-9|A-F|a-f][0-9|A-F|a-f][0-9|A-F|a-f][0-9|A-F|a-f][0-9|A-F|a-f][0-9|A-F|a-f]([0-9|A-F|a-f][0-9|A-F|a-f])?"/&gt;</w:t>
        </w:r>
      </w:ins>
    </w:p>
    <w:p w14:paraId="647F6C6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96" w:author="Author"/>
          <w:rFonts w:ascii="Consolas" w:eastAsiaTheme="minorHAnsi" w:hAnsi="Consolas" w:cs="Arial"/>
          <w:b/>
          <w:bCs/>
          <w:color w:val="000000"/>
          <w:sz w:val="16"/>
          <w:szCs w:val="16"/>
        </w:rPr>
      </w:pPr>
      <w:ins w:id="169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076E0E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698" w:author="Author"/>
          <w:rFonts w:ascii="Consolas" w:eastAsiaTheme="minorHAnsi" w:hAnsi="Consolas" w:cs="Arial"/>
          <w:b/>
          <w:bCs/>
          <w:color w:val="000000"/>
          <w:sz w:val="16"/>
          <w:szCs w:val="16"/>
        </w:rPr>
      </w:pPr>
      <w:ins w:id="1699" w:author="Author">
        <w:r w:rsidRPr="005C7F06">
          <w:rPr>
            <w:rFonts w:ascii="Consolas" w:eastAsiaTheme="minorHAnsi" w:hAnsi="Consolas" w:cs="Arial"/>
            <w:b/>
            <w:bCs/>
            <w:color w:val="000000"/>
            <w:sz w:val="16"/>
            <w:szCs w:val="16"/>
          </w:rPr>
          <w:tab/>
          <w:t>&lt;/xs:simpleType&gt;</w:t>
        </w:r>
      </w:ins>
    </w:p>
    <w:p w14:paraId="2431D38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00" w:author="Author"/>
          <w:rFonts w:ascii="Consolas" w:eastAsiaTheme="minorHAnsi" w:hAnsi="Consolas" w:cs="Arial"/>
          <w:b/>
          <w:bCs/>
          <w:color w:val="000000"/>
          <w:sz w:val="16"/>
          <w:szCs w:val="16"/>
        </w:rPr>
      </w:pPr>
      <w:ins w:id="1701" w:author="Author">
        <w:r w:rsidRPr="005C7F06">
          <w:rPr>
            <w:rFonts w:ascii="Consolas" w:eastAsiaTheme="minorHAnsi" w:hAnsi="Consolas" w:cs="Arial"/>
            <w:b/>
            <w:bCs/>
            <w:color w:val="000000"/>
            <w:sz w:val="16"/>
            <w:szCs w:val="16"/>
          </w:rPr>
          <w:tab/>
          <w:t>&lt;xs:simpleType name="ST_UriReference"&gt;</w:t>
        </w:r>
      </w:ins>
    </w:p>
    <w:p w14:paraId="268BB4E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02" w:author="Author"/>
          <w:rFonts w:ascii="Consolas" w:eastAsiaTheme="minorHAnsi" w:hAnsi="Consolas" w:cs="Arial"/>
          <w:b/>
          <w:bCs/>
          <w:color w:val="000000"/>
          <w:sz w:val="16"/>
          <w:szCs w:val="16"/>
        </w:rPr>
      </w:pPr>
      <w:ins w:id="170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base="xs:anyURI"&gt;</w:t>
        </w:r>
      </w:ins>
    </w:p>
    <w:p w14:paraId="58A724B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04" w:author="Author"/>
          <w:rFonts w:ascii="Consolas" w:eastAsiaTheme="minorHAnsi" w:hAnsi="Consolas" w:cs="Arial"/>
          <w:b/>
          <w:bCs/>
          <w:color w:val="000000"/>
          <w:sz w:val="16"/>
          <w:szCs w:val="16"/>
        </w:rPr>
      </w:pPr>
      <w:ins w:id="170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value="/.*"/&gt;</w:t>
        </w:r>
      </w:ins>
    </w:p>
    <w:p w14:paraId="1F380F1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06" w:author="Author"/>
          <w:rFonts w:ascii="Consolas" w:eastAsiaTheme="minorHAnsi" w:hAnsi="Consolas" w:cs="Arial"/>
          <w:b/>
          <w:bCs/>
          <w:color w:val="000000"/>
          <w:sz w:val="16"/>
          <w:szCs w:val="16"/>
        </w:rPr>
      </w:pPr>
      <w:ins w:id="170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44A7CF4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08" w:author="Author"/>
          <w:rFonts w:ascii="Consolas" w:eastAsiaTheme="minorHAnsi" w:hAnsi="Consolas" w:cs="Arial"/>
          <w:b/>
          <w:bCs/>
          <w:color w:val="000000"/>
          <w:sz w:val="16"/>
          <w:szCs w:val="16"/>
        </w:rPr>
      </w:pPr>
      <w:ins w:id="1709" w:author="Author">
        <w:r w:rsidRPr="005C7F06">
          <w:rPr>
            <w:rFonts w:ascii="Consolas" w:eastAsiaTheme="minorHAnsi" w:hAnsi="Consolas" w:cs="Arial"/>
            <w:b/>
            <w:bCs/>
            <w:color w:val="000000"/>
            <w:sz w:val="16"/>
            <w:szCs w:val="16"/>
          </w:rPr>
          <w:tab/>
          <w:t>&lt;/xs:simpleType&gt;</w:t>
        </w:r>
      </w:ins>
    </w:p>
    <w:p w14:paraId="74C8B70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10" w:author="Author"/>
          <w:rFonts w:ascii="Consolas" w:eastAsiaTheme="minorHAnsi" w:hAnsi="Consolas" w:cs="Arial"/>
          <w:b/>
          <w:bCs/>
          <w:color w:val="000000"/>
          <w:sz w:val="16"/>
          <w:szCs w:val="16"/>
        </w:rPr>
      </w:pPr>
      <w:ins w:id="1711" w:author="Author">
        <w:r w:rsidRPr="005C7F06">
          <w:rPr>
            <w:rFonts w:ascii="Consolas" w:eastAsiaTheme="minorHAnsi" w:hAnsi="Consolas" w:cs="Arial"/>
            <w:b/>
            <w:bCs/>
            <w:color w:val="000000"/>
            <w:sz w:val="16"/>
            <w:szCs w:val="16"/>
          </w:rPr>
          <w:tab/>
          <w:t>&lt;xs:simpleType name="ST_Number"&gt;</w:t>
        </w:r>
      </w:ins>
    </w:p>
    <w:p w14:paraId="532283A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12" w:author="Author"/>
          <w:rFonts w:ascii="Consolas" w:eastAsiaTheme="minorHAnsi" w:hAnsi="Consolas" w:cs="Arial"/>
          <w:b/>
          <w:bCs/>
          <w:color w:val="000000"/>
          <w:sz w:val="16"/>
          <w:szCs w:val="16"/>
        </w:rPr>
      </w:pPr>
      <w:ins w:id="171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base="xs:double"&gt;</w:t>
        </w:r>
      </w:ins>
    </w:p>
    <w:p w14:paraId="6E20632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14" w:author="Author"/>
          <w:rFonts w:ascii="Consolas" w:eastAsiaTheme="minorHAnsi" w:hAnsi="Consolas" w:cs="Arial"/>
          <w:b/>
          <w:bCs/>
          <w:color w:val="000000"/>
          <w:sz w:val="16"/>
          <w:szCs w:val="16"/>
        </w:rPr>
      </w:pPr>
      <w:ins w:id="171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&lt;xs:whiteSpace value="collapse"/&gt;</w:t>
        </w:r>
      </w:ins>
    </w:p>
    <w:p w14:paraId="6B8964D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16" w:author="Author"/>
          <w:rFonts w:ascii="Consolas" w:eastAsiaTheme="minorHAnsi" w:hAnsi="Consolas" w:cs="Arial"/>
          <w:b/>
          <w:bCs/>
          <w:color w:val="000000"/>
          <w:sz w:val="16"/>
          <w:szCs w:val="16"/>
        </w:rPr>
      </w:pPr>
      <w:ins w:id="171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value="((\-|\+)?(([0-9]+(\.[0-9]+)?)|(\.[0-9]+))((e|E)(\-|\+)?[0-9]+)?)"/&gt;</w:t>
        </w:r>
      </w:ins>
    </w:p>
    <w:p w14:paraId="10EEDF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18" w:author="Author"/>
          <w:rFonts w:ascii="Consolas" w:eastAsiaTheme="minorHAnsi" w:hAnsi="Consolas" w:cs="Arial"/>
          <w:b/>
          <w:bCs/>
          <w:color w:val="000000"/>
          <w:sz w:val="16"/>
          <w:szCs w:val="16"/>
        </w:rPr>
      </w:pPr>
      <w:ins w:id="171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36FA75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20" w:author="Author"/>
          <w:rFonts w:ascii="Consolas" w:eastAsiaTheme="minorHAnsi" w:hAnsi="Consolas" w:cs="Arial"/>
          <w:b/>
          <w:bCs/>
          <w:color w:val="000000"/>
          <w:sz w:val="16"/>
          <w:szCs w:val="16"/>
        </w:rPr>
      </w:pPr>
      <w:ins w:id="1721" w:author="Author">
        <w:r w:rsidRPr="005C7F06">
          <w:rPr>
            <w:rFonts w:ascii="Consolas" w:eastAsiaTheme="minorHAnsi" w:hAnsi="Consolas" w:cs="Arial"/>
            <w:b/>
            <w:bCs/>
            <w:color w:val="000000"/>
            <w:sz w:val="16"/>
            <w:szCs w:val="16"/>
          </w:rPr>
          <w:tab/>
          <w:t>&lt;/xs:simpleType&gt;</w:t>
        </w:r>
      </w:ins>
    </w:p>
    <w:p w14:paraId="416D38A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22" w:author="Author"/>
          <w:rFonts w:ascii="Consolas" w:eastAsiaTheme="minorHAnsi" w:hAnsi="Consolas" w:cs="Arial"/>
          <w:b/>
          <w:bCs/>
          <w:color w:val="000000"/>
          <w:sz w:val="16"/>
          <w:szCs w:val="16"/>
        </w:rPr>
      </w:pPr>
      <w:ins w:id="1723" w:author="Author">
        <w:r w:rsidRPr="005C7F06">
          <w:rPr>
            <w:rFonts w:ascii="Consolas" w:eastAsiaTheme="minorHAnsi" w:hAnsi="Consolas" w:cs="Arial"/>
            <w:b/>
            <w:bCs/>
            <w:color w:val="000000"/>
            <w:sz w:val="16"/>
            <w:szCs w:val="16"/>
          </w:rPr>
          <w:tab/>
          <w:t>&lt;xs:simpleType name="ST_ZeroToOne"&gt;</w:t>
        </w:r>
      </w:ins>
    </w:p>
    <w:p w14:paraId="16223BB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24" w:author="Author"/>
          <w:rFonts w:ascii="Consolas" w:eastAsiaTheme="minorHAnsi" w:hAnsi="Consolas" w:cs="Arial"/>
          <w:b/>
          <w:bCs/>
          <w:color w:val="000000"/>
          <w:sz w:val="16"/>
          <w:szCs w:val="16"/>
        </w:rPr>
      </w:pPr>
      <w:ins w:id="172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base="ST_Number"&gt;</w:t>
        </w:r>
      </w:ins>
    </w:p>
    <w:p w14:paraId="3A59193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26" w:author="Author"/>
          <w:rFonts w:ascii="Consolas" w:eastAsiaTheme="minorHAnsi" w:hAnsi="Consolas" w:cs="Arial"/>
          <w:b/>
          <w:bCs/>
          <w:color w:val="000000"/>
          <w:sz w:val="16"/>
          <w:szCs w:val="16"/>
        </w:rPr>
      </w:pPr>
      <w:ins w:id="172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&lt;xs:minInclusive value="0.0"/&gt;</w:t>
        </w:r>
      </w:ins>
    </w:p>
    <w:p w14:paraId="072A49D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28" w:author="Author"/>
          <w:rFonts w:ascii="Consolas" w:eastAsiaTheme="minorHAnsi" w:hAnsi="Consolas" w:cs="Arial"/>
          <w:b/>
          <w:bCs/>
          <w:color w:val="000000"/>
          <w:sz w:val="16"/>
          <w:szCs w:val="16"/>
        </w:rPr>
      </w:pPr>
      <w:ins w:id="172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&lt;xs:maxInclusive value="1.0"/&gt;</w:t>
        </w:r>
      </w:ins>
    </w:p>
    <w:p w14:paraId="7C5FDA0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30" w:author="Author"/>
          <w:rFonts w:ascii="Consolas" w:eastAsiaTheme="minorHAnsi" w:hAnsi="Consolas" w:cs="Arial"/>
          <w:b/>
          <w:bCs/>
          <w:color w:val="000000"/>
          <w:sz w:val="16"/>
          <w:szCs w:val="16"/>
        </w:rPr>
      </w:pPr>
      <w:ins w:id="173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043B3F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32" w:author="Author"/>
          <w:rFonts w:ascii="Consolas" w:eastAsiaTheme="minorHAnsi" w:hAnsi="Consolas" w:cs="Arial"/>
          <w:b/>
          <w:bCs/>
          <w:color w:val="000000"/>
          <w:sz w:val="16"/>
          <w:szCs w:val="16"/>
        </w:rPr>
      </w:pPr>
      <w:ins w:id="1733" w:author="Author">
        <w:r w:rsidRPr="005C7F06">
          <w:rPr>
            <w:rFonts w:ascii="Consolas" w:eastAsiaTheme="minorHAnsi" w:hAnsi="Consolas" w:cs="Arial"/>
            <w:b/>
            <w:bCs/>
            <w:color w:val="000000"/>
            <w:sz w:val="16"/>
            <w:szCs w:val="16"/>
          </w:rPr>
          <w:tab/>
          <w:t>&lt;/xs:simpleType&gt;</w:t>
        </w:r>
      </w:ins>
    </w:p>
    <w:p w14:paraId="700CEF1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34" w:author="Author"/>
          <w:rFonts w:ascii="Consolas" w:eastAsiaTheme="minorHAnsi" w:hAnsi="Consolas" w:cs="Arial"/>
          <w:b/>
          <w:bCs/>
          <w:color w:val="000000"/>
          <w:sz w:val="16"/>
          <w:szCs w:val="16"/>
        </w:rPr>
      </w:pPr>
      <w:ins w:id="1735" w:author="Author">
        <w:r w:rsidRPr="005C7F06">
          <w:rPr>
            <w:rFonts w:ascii="Consolas" w:eastAsiaTheme="minorHAnsi" w:hAnsi="Consolas" w:cs="Arial"/>
            <w:b/>
            <w:bCs/>
            <w:color w:val="000000"/>
            <w:sz w:val="16"/>
            <w:szCs w:val="16"/>
          </w:rPr>
          <w:tab/>
          <w:t>&lt;xs:simpleType name="ST_Numbers"&gt;</w:t>
        </w:r>
      </w:ins>
    </w:p>
    <w:p w14:paraId="3B3D83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36" w:author="Author"/>
          <w:rFonts w:ascii="Consolas" w:eastAsiaTheme="minorHAnsi" w:hAnsi="Consolas" w:cs="Arial"/>
          <w:b/>
          <w:bCs/>
          <w:color w:val="000000"/>
          <w:sz w:val="16"/>
          <w:szCs w:val="16"/>
        </w:rPr>
      </w:pPr>
      <w:ins w:id="173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41F1456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38" w:author="Author"/>
          <w:rFonts w:ascii="Consolas" w:eastAsiaTheme="minorHAnsi" w:hAnsi="Consolas" w:cs="Arial"/>
          <w:b/>
          <w:bCs/>
          <w:color w:val="000000"/>
          <w:sz w:val="16"/>
          <w:szCs w:val="16"/>
        </w:rPr>
      </w:pPr>
      <w:ins w:id="173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&lt;xs:whiteSpace value="collapse"/&gt;</w:t>
        </w:r>
      </w:ins>
    </w:p>
    <w:p w14:paraId="6000A48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40" w:author="Author"/>
          <w:rFonts w:ascii="Consolas" w:eastAsiaTheme="minorHAnsi" w:hAnsi="Consolas" w:cs="Arial"/>
          <w:b/>
          <w:bCs/>
          <w:color w:val="000000"/>
          <w:sz w:val="16"/>
          <w:szCs w:val="16"/>
        </w:rPr>
      </w:pPr>
      <w:ins w:id="174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value="(((\-|\+)?(([0-9]+(\.[0-9]+)?)|(\.[0-9]+))((e|E)(\-|\+)?[0-9]+)?( )?)+)"/&gt;</w:t>
        </w:r>
      </w:ins>
    </w:p>
    <w:p w14:paraId="13B4077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42" w:author="Author"/>
          <w:rFonts w:ascii="Consolas" w:eastAsiaTheme="minorHAnsi" w:hAnsi="Consolas" w:cs="Arial"/>
          <w:b/>
          <w:bCs/>
          <w:color w:val="000000"/>
          <w:sz w:val="16"/>
          <w:szCs w:val="16"/>
        </w:rPr>
      </w:pPr>
      <w:ins w:id="174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7C900E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44" w:author="Author"/>
          <w:rFonts w:ascii="Consolas" w:eastAsiaTheme="minorHAnsi" w:hAnsi="Consolas" w:cs="Arial"/>
          <w:b/>
          <w:bCs/>
          <w:color w:val="000000"/>
          <w:sz w:val="16"/>
          <w:szCs w:val="16"/>
        </w:rPr>
      </w:pPr>
      <w:ins w:id="1745" w:author="Author">
        <w:r w:rsidRPr="005C7F06">
          <w:rPr>
            <w:rFonts w:ascii="Consolas" w:eastAsiaTheme="minorHAnsi" w:hAnsi="Consolas" w:cs="Arial"/>
            <w:b/>
            <w:bCs/>
            <w:color w:val="000000"/>
            <w:sz w:val="16"/>
            <w:szCs w:val="16"/>
          </w:rPr>
          <w:tab/>
          <w:t>&lt;/xs:simpleType&gt;</w:t>
        </w:r>
      </w:ins>
    </w:p>
    <w:p w14:paraId="3D8307D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46" w:author="Author"/>
          <w:rFonts w:ascii="Consolas" w:eastAsiaTheme="minorHAnsi" w:hAnsi="Consolas" w:cs="Arial"/>
          <w:b/>
          <w:bCs/>
          <w:color w:val="000000"/>
          <w:sz w:val="16"/>
          <w:szCs w:val="16"/>
        </w:rPr>
      </w:pPr>
      <w:ins w:id="1747" w:author="Author">
        <w:r w:rsidRPr="005C7F06">
          <w:rPr>
            <w:rFonts w:ascii="Consolas" w:eastAsiaTheme="minorHAnsi" w:hAnsi="Consolas" w:cs="Arial"/>
            <w:b/>
            <w:bCs/>
            <w:color w:val="000000"/>
            <w:sz w:val="16"/>
            <w:szCs w:val="16"/>
          </w:rPr>
          <w:tab/>
          <w:t>&lt;xs:simpleType name="ST_ResourceID"&gt;</w:t>
        </w:r>
      </w:ins>
    </w:p>
    <w:p w14:paraId="66D0435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48" w:author="Author"/>
          <w:rFonts w:ascii="Consolas" w:eastAsiaTheme="minorHAnsi" w:hAnsi="Consolas" w:cs="Arial"/>
          <w:b/>
          <w:bCs/>
          <w:color w:val="000000"/>
          <w:sz w:val="16"/>
          <w:szCs w:val="16"/>
        </w:rPr>
      </w:pPr>
      <w:ins w:id="174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base="xs:positiveInteger"&gt;</w:t>
        </w:r>
      </w:ins>
    </w:p>
    <w:p w14:paraId="5EB3DC4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50" w:author="Author"/>
          <w:rFonts w:ascii="Consolas" w:eastAsiaTheme="minorHAnsi" w:hAnsi="Consolas" w:cs="Arial"/>
          <w:b/>
          <w:bCs/>
          <w:color w:val="000000"/>
          <w:sz w:val="16"/>
          <w:szCs w:val="16"/>
        </w:rPr>
      </w:pPr>
      <w:ins w:id="175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&lt;xs:maxExclusive value="2147483648"/&gt;</w:t>
        </w:r>
      </w:ins>
    </w:p>
    <w:p w14:paraId="3515BBA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52" w:author="Author"/>
          <w:rFonts w:ascii="Consolas" w:eastAsiaTheme="minorHAnsi" w:hAnsi="Consolas" w:cs="Arial"/>
          <w:b/>
          <w:bCs/>
          <w:color w:val="000000"/>
          <w:sz w:val="16"/>
          <w:szCs w:val="16"/>
        </w:rPr>
      </w:pPr>
      <w:ins w:id="175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1DCCA9D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54" w:author="Author"/>
          <w:rFonts w:ascii="Consolas" w:eastAsiaTheme="minorHAnsi" w:hAnsi="Consolas" w:cs="Arial"/>
          <w:b/>
          <w:bCs/>
          <w:color w:val="000000"/>
          <w:sz w:val="16"/>
          <w:szCs w:val="16"/>
        </w:rPr>
      </w:pPr>
      <w:ins w:id="1755" w:author="Author">
        <w:r w:rsidRPr="005C7F06">
          <w:rPr>
            <w:rFonts w:ascii="Consolas" w:eastAsiaTheme="minorHAnsi" w:hAnsi="Consolas" w:cs="Arial"/>
            <w:b/>
            <w:bCs/>
            <w:color w:val="000000"/>
            <w:sz w:val="16"/>
            <w:szCs w:val="16"/>
          </w:rPr>
          <w:tab/>
          <w:t>&lt;/xs:simpleType&gt;</w:t>
        </w:r>
      </w:ins>
    </w:p>
    <w:p w14:paraId="4F9BA0F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56" w:author="Author"/>
          <w:rFonts w:ascii="Consolas" w:eastAsiaTheme="minorHAnsi" w:hAnsi="Consolas" w:cs="Arial"/>
          <w:b/>
          <w:bCs/>
          <w:color w:val="000000"/>
          <w:sz w:val="16"/>
          <w:szCs w:val="16"/>
        </w:rPr>
      </w:pPr>
      <w:ins w:id="1757" w:author="Author">
        <w:r w:rsidRPr="005C7F06">
          <w:rPr>
            <w:rFonts w:ascii="Consolas" w:eastAsiaTheme="minorHAnsi" w:hAnsi="Consolas" w:cs="Arial"/>
            <w:b/>
            <w:bCs/>
            <w:color w:val="000000"/>
            <w:sz w:val="16"/>
            <w:szCs w:val="16"/>
          </w:rPr>
          <w:tab/>
          <w:t>&lt;xs:simpleType name="ST_ResourceIndex"&gt;</w:t>
        </w:r>
      </w:ins>
    </w:p>
    <w:p w14:paraId="207A64F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58" w:author="Author"/>
          <w:rFonts w:ascii="Consolas" w:eastAsiaTheme="minorHAnsi" w:hAnsi="Consolas" w:cs="Arial"/>
          <w:b/>
          <w:bCs/>
          <w:color w:val="000000"/>
          <w:sz w:val="16"/>
          <w:szCs w:val="16"/>
        </w:rPr>
      </w:pPr>
      <w:ins w:id="175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base="xs:nonNegativeInteger"&gt;</w:t>
        </w:r>
      </w:ins>
    </w:p>
    <w:p w14:paraId="127F43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60" w:author="Author"/>
          <w:rFonts w:ascii="Consolas" w:eastAsiaTheme="minorHAnsi" w:hAnsi="Consolas" w:cs="Arial"/>
          <w:b/>
          <w:bCs/>
          <w:color w:val="000000"/>
          <w:sz w:val="16"/>
          <w:szCs w:val="16"/>
        </w:rPr>
      </w:pPr>
      <w:ins w:id="1761" w:author="Author">
        <w:r w:rsidRPr="005C7F06">
          <w:rPr>
            <w:rFonts w:ascii="Consolas" w:eastAsiaTheme="minorHAnsi" w:hAnsi="Consolas" w:cs="Arial"/>
            <w:b/>
            <w:bCs/>
            <w:color w:val="000000"/>
            <w:sz w:val="16"/>
            <w:szCs w:val="16"/>
          </w:rPr>
          <w:lastRenderedPageBreak/>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&lt;xs:maxExclusive value="2147483648"/&gt;</w:t>
        </w:r>
      </w:ins>
    </w:p>
    <w:p w14:paraId="373FDB3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62" w:author="Author"/>
          <w:rFonts w:ascii="Consolas" w:eastAsiaTheme="minorHAnsi" w:hAnsi="Consolas" w:cs="Arial"/>
          <w:b/>
          <w:bCs/>
          <w:color w:val="000000"/>
          <w:sz w:val="16"/>
          <w:szCs w:val="16"/>
        </w:rPr>
      </w:pPr>
      <w:ins w:id="176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27CA126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64" w:author="Author"/>
          <w:rFonts w:ascii="Consolas" w:eastAsiaTheme="minorHAnsi" w:hAnsi="Consolas" w:cs="Arial"/>
          <w:b/>
          <w:bCs/>
          <w:color w:val="000000"/>
          <w:sz w:val="16"/>
          <w:szCs w:val="16"/>
        </w:rPr>
      </w:pPr>
      <w:ins w:id="1765" w:author="Author">
        <w:r w:rsidRPr="005C7F06">
          <w:rPr>
            <w:rFonts w:ascii="Consolas" w:eastAsiaTheme="minorHAnsi" w:hAnsi="Consolas" w:cs="Arial"/>
            <w:b/>
            <w:bCs/>
            <w:color w:val="000000"/>
            <w:sz w:val="16"/>
            <w:szCs w:val="16"/>
          </w:rPr>
          <w:tab/>
          <w:t>&lt;/xs:simpleType&gt;</w:t>
        </w:r>
      </w:ins>
    </w:p>
    <w:p w14:paraId="0E315E4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66" w:author="Author"/>
          <w:rFonts w:ascii="Consolas" w:eastAsiaTheme="minorHAnsi" w:hAnsi="Consolas" w:cs="Arial"/>
          <w:b/>
          <w:bCs/>
          <w:color w:val="000000"/>
          <w:sz w:val="16"/>
          <w:szCs w:val="16"/>
        </w:rPr>
      </w:pPr>
      <w:ins w:id="1767" w:author="Author">
        <w:r w:rsidRPr="005C7F06">
          <w:rPr>
            <w:rFonts w:ascii="Consolas" w:eastAsiaTheme="minorHAnsi" w:hAnsi="Consolas" w:cs="Arial"/>
            <w:b/>
            <w:bCs/>
            <w:color w:val="000000"/>
            <w:sz w:val="16"/>
            <w:szCs w:val="16"/>
          </w:rPr>
          <w:tab/>
          <w:t>&lt;xs:simpleType name="ST_ResourceIndices"&gt;</w:t>
        </w:r>
      </w:ins>
    </w:p>
    <w:p w14:paraId="16F98CC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68" w:author="Author"/>
          <w:rFonts w:ascii="Consolas" w:eastAsiaTheme="minorHAnsi" w:hAnsi="Consolas" w:cs="Arial"/>
          <w:b/>
          <w:bCs/>
          <w:color w:val="000000"/>
          <w:sz w:val="16"/>
          <w:szCs w:val="16"/>
        </w:rPr>
      </w:pPr>
      <w:ins w:id="1769"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7E9970D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70" w:author="Author"/>
          <w:rFonts w:ascii="Consolas" w:eastAsiaTheme="minorHAnsi" w:hAnsi="Consolas" w:cs="Arial"/>
          <w:b/>
          <w:bCs/>
          <w:color w:val="000000"/>
          <w:sz w:val="16"/>
          <w:szCs w:val="16"/>
        </w:rPr>
      </w:pPr>
      <w:ins w:id="177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&lt;xs:whiteSpace value="collapse"/&gt;</w:t>
        </w:r>
      </w:ins>
    </w:p>
    <w:p w14:paraId="5F8C140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72" w:author="Author"/>
          <w:rFonts w:ascii="Consolas" w:eastAsiaTheme="minorHAnsi" w:hAnsi="Consolas" w:cs="Arial"/>
          <w:b/>
          <w:bCs/>
          <w:color w:val="000000"/>
          <w:sz w:val="16"/>
          <w:szCs w:val="16"/>
        </w:rPr>
      </w:pPr>
      <w:ins w:id="177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value="(([0-9]+)( )?)+"/&gt;</w:t>
        </w:r>
      </w:ins>
    </w:p>
    <w:p w14:paraId="1BE8EB2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74" w:author="Author"/>
          <w:rFonts w:ascii="Consolas" w:eastAsiaTheme="minorHAnsi" w:hAnsi="Consolas" w:cs="Arial"/>
          <w:b/>
          <w:bCs/>
          <w:color w:val="000000"/>
          <w:sz w:val="16"/>
          <w:szCs w:val="16"/>
        </w:rPr>
      </w:pPr>
      <w:ins w:id="177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5191B0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76" w:author="Author"/>
          <w:rFonts w:ascii="Consolas" w:eastAsiaTheme="minorHAnsi" w:hAnsi="Consolas" w:cs="Arial"/>
          <w:b/>
          <w:bCs/>
          <w:color w:val="000000"/>
          <w:sz w:val="16"/>
          <w:szCs w:val="16"/>
        </w:rPr>
      </w:pPr>
      <w:ins w:id="1777" w:author="Author">
        <w:r w:rsidRPr="005C7F06">
          <w:rPr>
            <w:rFonts w:ascii="Consolas" w:eastAsiaTheme="minorHAnsi" w:hAnsi="Consolas" w:cs="Arial"/>
            <w:b/>
            <w:bCs/>
            <w:color w:val="000000"/>
            <w:sz w:val="16"/>
            <w:szCs w:val="16"/>
          </w:rPr>
          <w:tab/>
          <w:t>&lt;/xs:simpleType&gt;</w:t>
        </w:r>
      </w:ins>
    </w:p>
    <w:p w14:paraId="5D2A121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78" w:author="Author"/>
          <w:rFonts w:ascii="Consolas" w:eastAsiaTheme="minorHAnsi" w:hAnsi="Consolas" w:cs="Arial"/>
          <w:b/>
          <w:bCs/>
          <w:color w:val="000000"/>
          <w:sz w:val="16"/>
          <w:szCs w:val="16"/>
        </w:rPr>
      </w:pPr>
      <w:ins w:id="1779" w:author="Author">
        <w:r w:rsidRPr="005C7F06">
          <w:rPr>
            <w:rFonts w:ascii="Consolas" w:eastAsiaTheme="minorHAnsi" w:hAnsi="Consolas" w:cs="Arial"/>
            <w:b/>
            <w:bCs/>
            <w:color w:val="000000"/>
            <w:sz w:val="16"/>
            <w:szCs w:val="16"/>
          </w:rPr>
          <w:tab/>
          <w:t>&lt;xs:simpleType name="ST_ResourceIDs"&gt;</w:t>
        </w:r>
      </w:ins>
    </w:p>
    <w:p w14:paraId="3205346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80" w:author="Author"/>
          <w:rFonts w:ascii="Consolas" w:eastAsiaTheme="minorHAnsi" w:hAnsi="Consolas" w:cs="Arial"/>
          <w:b/>
          <w:bCs/>
          <w:color w:val="000000"/>
          <w:sz w:val="16"/>
          <w:szCs w:val="16"/>
        </w:rPr>
      </w:pPr>
      <w:ins w:id="1781"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 base="xs:string"&gt;</w:t>
        </w:r>
      </w:ins>
    </w:p>
    <w:p w14:paraId="0CB74B4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82" w:author="Author"/>
          <w:rFonts w:ascii="Consolas" w:eastAsiaTheme="minorHAnsi" w:hAnsi="Consolas" w:cs="Arial"/>
          <w:b/>
          <w:bCs/>
          <w:color w:val="000000"/>
          <w:sz w:val="16"/>
          <w:szCs w:val="16"/>
        </w:rPr>
      </w:pPr>
      <w:ins w:id="1783"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&lt;xs:whiteSpace value="collapse"/&gt;</w:t>
        </w:r>
      </w:ins>
    </w:p>
    <w:p w14:paraId="6ECF94B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84" w:author="Author"/>
          <w:rFonts w:ascii="Consolas" w:eastAsiaTheme="minorHAnsi" w:hAnsi="Consolas" w:cs="Arial"/>
          <w:b/>
          <w:bCs/>
          <w:color w:val="000000"/>
          <w:sz w:val="16"/>
          <w:szCs w:val="16"/>
        </w:rPr>
      </w:pPr>
      <w:ins w:id="1785"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&lt;xs:pattern value="(([0-9]+)( )?)+"/&gt;</w:t>
        </w:r>
      </w:ins>
    </w:p>
    <w:p w14:paraId="2C88497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86" w:author="Author"/>
          <w:rFonts w:ascii="Consolas" w:eastAsiaTheme="minorHAnsi" w:hAnsi="Consolas" w:cs="Arial"/>
          <w:b/>
          <w:bCs/>
          <w:color w:val="000000"/>
          <w:sz w:val="16"/>
          <w:szCs w:val="16"/>
        </w:rPr>
      </w:pPr>
      <w:ins w:id="1787" w:author="Author">
        <w:r w:rsidRPr="005C7F06">
          <w:rPr>
            <w:rFonts w:ascii="Consolas" w:eastAsiaTheme="minorHAnsi" w:hAnsi="Consolas" w:cs="Arial"/>
            <w:b/>
            <w:bCs/>
            <w:color w:val="000000"/>
            <w:sz w:val="16"/>
            <w:szCs w:val="16"/>
          </w:rPr>
          <w:tab/>
        </w:r>
        <w:r w:rsidRPr="005C7F06">
          <w:rPr>
            <w:rFonts w:ascii="Consolas" w:eastAsiaTheme="minorHAnsi" w:hAnsi="Consolas" w:cs="Arial"/>
            <w:b/>
            <w:bCs/>
            <w:color w:val="000000"/>
            <w:sz w:val="16"/>
            <w:szCs w:val="16"/>
          </w:rPr>
          <w:tab/>
          <w:t>&lt;/xs:restriction&gt;</w:t>
        </w:r>
      </w:ins>
    </w:p>
    <w:p w14:paraId="0376CA6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88" w:author="Author"/>
          <w:rFonts w:ascii="Consolas" w:eastAsiaTheme="minorHAnsi" w:hAnsi="Consolas" w:cs="Arial"/>
          <w:b/>
          <w:bCs/>
          <w:color w:val="000000"/>
          <w:sz w:val="16"/>
          <w:szCs w:val="16"/>
        </w:rPr>
      </w:pPr>
      <w:ins w:id="1789" w:author="Author">
        <w:r w:rsidRPr="005C7F06">
          <w:rPr>
            <w:rFonts w:ascii="Consolas" w:eastAsiaTheme="minorHAnsi" w:hAnsi="Consolas" w:cs="Arial"/>
            <w:b/>
            <w:bCs/>
            <w:color w:val="000000"/>
            <w:sz w:val="16"/>
            <w:szCs w:val="16"/>
          </w:rPr>
          <w:tab/>
          <w:t>&lt;/xs:simpleType&gt;</w:t>
        </w:r>
      </w:ins>
    </w:p>
    <w:p w14:paraId="7F405E8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90" w:author="Author"/>
          <w:rFonts w:ascii="Consolas" w:eastAsiaTheme="minorHAnsi" w:hAnsi="Consolas" w:cs="Arial"/>
          <w:b/>
          <w:bCs/>
          <w:color w:val="000000"/>
          <w:sz w:val="16"/>
          <w:szCs w:val="16"/>
        </w:rPr>
      </w:pPr>
      <w:ins w:id="1791" w:author="Author">
        <w:r w:rsidRPr="005C7F06">
          <w:rPr>
            <w:rFonts w:ascii="Consolas" w:eastAsiaTheme="minorHAnsi" w:hAnsi="Consolas" w:cs="Arial"/>
            <w:b/>
            <w:bCs/>
            <w:color w:val="000000"/>
            <w:sz w:val="16"/>
            <w:szCs w:val="16"/>
          </w:rPr>
          <w:t xml:space="preserve">  &lt;xs:simpleType name="ST_BlendMethods"&gt;</w:t>
        </w:r>
      </w:ins>
    </w:p>
    <w:p w14:paraId="63787F2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92" w:author="Author"/>
          <w:rFonts w:ascii="Consolas" w:eastAsiaTheme="minorHAnsi" w:hAnsi="Consolas" w:cs="Arial"/>
          <w:b/>
          <w:bCs/>
          <w:color w:val="000000"/>
          <w:sz w:val="16"/>
          <w:szCs w:val="16"/>
        </w:rPr>
      </w:pPr>
      <w:ins w:id="1793" w:author="Author">
        <w:r w:rsidRPr="005C7F06">
          <w:rPr>
            <w:rFonts w:ascii="Consolas" w:eastAsiaTheme="minorHAnsi" w:hAnsi="Consolas" w:cs="Arial"/>
            <w:b/>
            <w:bCs/>
            <w:color w:val="000000"/>
            <w:sz w:val="16"/>
            <w:szCs w:val="16"/>
          </w:rPr>
          <w:t xml:space="preserve">    &lt;xs:restriction base="xs:string"&gt;</w:t>
        </w:r>
      </w:ins>
    </w:p>
    <w:p w14:paraId="20B3922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94" w:author="Author"/>
          <w:rFonts w:ascii="Consolas" w:eastAsiaTheme="minorHAnsi" w:hAnsi="Consolas" w:cs="Arial"/>
          <w:b/>
          <w:bCs/>
          <w:color w:val="000000"/>
          <w:sz w:val="16"/>
          <w:szCs w:val="16"/>
        </w:rPr>
      </w:pPr>
      <w:ins w:id="1795" w:author="Author">
        <w:r w:rsidRPr="005C7F06">
          <w:rPr>
            <w:rFonts w:ascii="Consolas" w:eastAsiaTheme="minorHAnsi" w:hAnsi="Consolas" w:cs="Arial"/>
            <w:b/>
            <w:bCs/>
            <w:color w:val="000000"/>
            <w:sz w:val="16"/>
            <w:szCs w:val="16"/>
          </w:rPr>
          <w:t xml:space="preserve">      &lt;xs:whiteSpace value="collapse"/&gt;</w:t>
        </w:r>
      </w:ins>
    </w:p>
    <w:p w14:paraId="23F9B8FB" w14:textId="00E0F24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796" w:author="Author"/>
          <w:rFonts w:ascii="Consolas" w:eastAsiaTheme="minorHAnsi" w:hAnsi="Consolas" w:cs="Arial"/>
          <w:b/>
          <w:bCs/>
          <w:color w:val="000000"/>
          <w:sz w:val="16"/>
          <w:szCs w:val="16"/>
        </w:rPr>
      </w:pPr>
      <w:ins w:id="1797" w:author="Author">
        <w:r w:rsidRPr="005C7F06">
          <w:rPr>
            <w:rFonts w:ascii="Consolas" w:eastAsiaTheme="minorHAnsi" w:hAnsi="Consolas" w:cs="Arial"/>
            <w:b/>
            <w:bCs/>
            <w:color w:val="000000"/>
            <w:sz w:val="16"/>
            <w:szCs w:val="16"/>
          </w:rPr>
          <w:t xml:space="preserve">      &lt;xs:pattern value="(</w:t>
        </w:r>
        <w:del w:id="1798" w:author="Author">
          <w:r w:rsidRPr="005C7F06" w:rsidDel="00FF4EC0">
            <w:rPr>
              <w:rFonts w:ascii="Consolas" w:eastAsiaTheme="minorHAnsi" w:hAnsi="Consolas" w:cs="Arial"/>
              <w:b/>
              <w:bCs/>
              <w:color w:val="000000"/>
              <w:sz w:val="16"/>
              <w:szCs w:val="16"/>
            </w:rPr>
            <w:delText>add</w:delText>
          </w:r>
        </w:del>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 (</w:t>
        </w:r>
        <w:del w:id="1799" w:author="Author">
          <w:r w:rsidRPr="005C7F06" w:rsidDel="00FF4EC0">
            <w:rPr>
              <w:rFonts w:ascii="Consolas" w:eastAsiaTheme="minorHAnsi" w:hAnsi="Consolas" w:cs="Arial"/>
              <w:b/>
              <w:bCs/>
              <w:color w:val="000000"/>
              <w:sz w:val="16"/>
              <w:szCs w:val="16"/>
            </w:rPr>
            <w:delText>add</w:delText>
          </w:r>
        </w:del>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|multiply))*"/&gt;</w:t>
        </w:r>
      </w:ins>
    </w:p>
    <w:p w14:paraId="3E3A497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00" w:author="Author"/>
          <w:rFonts w:ascii="Consolas" w:eastAsiaTheme="minorHAnsi" w:hAnsi="Consolas" w:cs="Arial"/>
          <w:b/>
          <w:bCs/>
          <w:color w:val="000000"/>
          <w:sz w:val="16"/>
          <w:szCs w:val="16"/>
        </w:rPr>
      </w:pPr>
      <w:ins w:id="1801" w:author="Author">
        <w:r w:rsidRPr="005C7F06">
          <w:rPr>
            <w:rFonts w:ascii="Consolas" w:eastAsiaTheme="minorHAnsi" w:hAnsi="Consolas" w:cs="Arial"/>
            <w:b/>
            <w:bCs/>
            <w:color w:val="000000"/>
            <w:sz w:val="16"/>
            <w:szCs w:val="16"/>
          </w:rPr>
          <w:t xml:space="preserve">    &lt;/xs:restriction&gt;</w:t>
        </w:r>
      </w:ins>
    </w:p>
    <w:p w14:paraId="5D21B4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02" w:author="Author"/>
          <w:rFonts w:ascii="Consolas" w:eastAsiaTheme="minorHAnsi" w:hAnsi="Consolas" w:cs="Arial"/>
          <w:b/>
          <w:bCs/>
          <w:color w:val="000000"/>
          <w:sz w:val="16"/>
          <w:szCs w:val="16"/>
        </w:rPr>
      </w:pPr>
      <w:ins w:id="1803" w:author="Author">
        <w:r w:rsidRPr="005C7F06">
          <w:rPr>
            <w:rFonts w:ascii="Consolas" w:eastAsiaTheme="minorHAnsi" w:hAnsi="Consolas" w:cs="Arial"/>
            <w:b/>
            <w:bCs/>
            <w:color w:val="000000"/>
            <w:sz w:val="16"/>
            <w:szCs w:val="16"/>
          </w:rPr>
          <w:t xml:space="preserve">  &lt;/xs:simpleType&gt;</w:t>
        </w:r>
      </w:ins>
    </w:p>
    <w:p w14:paraId="71136AA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04" w:author="Author"/>
          <w:rFonts w:ascii="Consolas" w:eastAsiaTheme="minorHAnsi" w:hAnsi="Consolas" w:cs="Arial"/>
          <w:b/>
          <w:bCs/>
          <w:color w:val="000000"/>
          <w:sz w:val="16"/>
          <w:szCs w:val="16"/>
        </w:rPr>
      </w:pPr>
      <w:ins w:id="1805" w:author="Author">
        <w:r w:rsidRPr="005C7F06">
          <w:rPr>
            <w:rFonts w:ascii="Consolas" w:eastAsiaTheme="minorHAnsi" w:hAnsi="Consolas" w:cs="Arial"/>
            <w:b/>
            <w:bCs/>
            <w:color w:val="000000"/>
            <w:sz w:val="16"/>
            <w:szCs w:val="16"/>
          </w:rPr>
          <w:t xml:space="preserve">  &lt;!-- Elements --&gt;</w:t>
        </w:r>
      </w:ins>
    </w:p>
    <w:p w14:paraId="10F047B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06" w:author="Author"/>
          <w:rFonts w:ascii="Consolas" w:eastAsiaTheme="minorHAnsi" w:hAnsi="Consolas" w:cs="Arial"/>
          <w:b/>
          <w:bCs/>
          <w:color w:val="000000"/>
          <w:sz w:val="16"/>
          <w:szCs w:val="16"/>
        </w:rPr>
      </w:pPr>
      <w:ins w:id="1807" w:author="Author">
        <w:r w:rsidRPr="005C7F06">
          <w:rPr>
            <w:rFonts w:ascii="Consolas" w:eastAsiaTheme="minorHAnsi" w:hAnsi="Consolas" w:cs="Arial"/>
            <w:b/>
            <w:bCs/>
            <w:color w:val="000000"/>
            <w:sz w:val="16"/>
            <w:szCs w:val="16"/>
          </w:rPr>
          <w:tab/>
          <w:t>&lt;xs:element name="texture2d" type="CT_Texture2D"/&gt;</w:t>
        </w:r>
      </w:ins>
    </w:p>
    <w:p w14:paraId="6CFBFB7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08" w:author="Author"/>
          <w:rFonts w:ascii="Consolas" w:eastAsiaTheme="minorHAnsi" w:hAnsi="Consolas" w:cs="Arial"/>
          <w:b/>
          <w:bCs/>
          <w:color w:val="000000"/>
          <w:sz w:val="16"/>
          <w:szCs w:val="16"/>
        </w:rPr>
      </w:pPr>
      <w:ins w:id="1809" w:author="Author">
        <w:r w:rsidRPr="005C7F06">
          <w:rPr>
            <w:rFonts w:ascii="Consolas" w:eastAsiaTheme="minorHAnsi" w:hAnsi="Consolas" w:cs="Arial"/>
            <w:b/>
            <w:bCs/>
            <w:color w:val="000000"/>
            <w:sz w:val="16"/>
            <w:szCs w:val="16"/>
          </w:rPr>
          <w:tab/>
          <w:t>&lt;xs:element name="colorgroup" type="CT_ColorGroup"/&gt;</w:t>
        </w:r>
      </w:ins>
    </w:p>
    <w:p w14:paraId="19E9EE3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10" w:author="Author"/>
          <w:rFonts w:ascii="Consolas" w:eastAsiaTheme="minorHAnsi" w:hAnsi="Consolas" w:cs="Arial"/>
          <w:b/>
          <w:bCs/>
          <w:color w:val="000000"/>
          <w:sz w:val="16"/>
          <w:szCs w:val="16"/>
        </w:rPr>
      </w:pPr>
      <w:ins w:id="1811" w:author="Author">
        <w:r w:rsidRPr="005C7F06">
          <w:rPr>
            <w:rFonts w:ascii="Consolas" w:eastAsiaTheme="minorHAnsi" w:hAnsi="Consolas" w:cs="Arial"/>
            <w:b/>
            <w:bCs/>
            <w:color w:val="000000"/>
            <w:sz w:val="16"/>
            <w:szCs w:val="16"/>
          </w:rPr>
          <w:tab/>
          <w:t>&lt;xs:element name="color" type="CT_Color"/&gt;</w:t>
        </w:r>
      </w:ins>
    </w:p>
    <w:p w14:paraId="3E64E8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12" w:author="Author"/>
          <w:rFonts w:ascii="Consolas" w:eastAsiaTheme="minorHAnsi" w:hAnsi="Consolas" w:cs="Arial"/>
          <w:b/>
          <w:bCs/>
          <w:color w:val="000000"/>
          <w:sz w:val="16"/>
          <w:szCs w:val="16"/>
        </w:rPr>
      </w:pPr>
      <w:ins w:id="1813" w:author="Author">
        <w:r w:rsidRPr="005C7F06">
          <w:rPr>
            <w:rFonts w:ascii="Consolas" w:eastAsiaTheme="minorHAnsi" w:hAnsi="Consolas" w:cs="Arial"/>
            <w:b/>
            <w:bCs/>
            <w:color w:val="000000"/>
            <w:sz w:val="16"/>
            <w:szCs w:val="16"/>
          </w:rPr>
          <w:tab/>
          <w:t>&lt;xs:element name="texture2dgroup" type="CT_Texture2DGroup"/&gt;</w:t>
        </w:r>
      </w:ins>
    </w:p>
    <w:p w14:paraId="4031E6B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14" w:author="Author"/>
          <w:rFonts w:ascii="Consolas" w:eastAsiaTheme="minorHAnsi" w:hAnsi="Consolas" w:cs="Arial"/>
          <w:b/>
          <w:bCs/>
          <w:color w:val="000000"/>
          <w:sz w:val="16"/>
          <w:szCs w:val="16"/>
        </w:rPr>
      </w:pPr>
      <w:ins w:id="1815" w:author="Author">
        <w:r w:rsidRPr="005C7F06">
          <w:rPr>
            <w:rFonts w:ascii="Consolas" w:eastAsiaTheme="minorHAnsi" w:hAnsi="Consolas" w:cs="Arial"/>
            <w:b/>
            <w:bCs/>
            <w:color w:val="000000"/>
            <w:sz w:val="16"/>
            <w:szCs w:val="16"/>
          </w:rPr>
          <w:tab/>
          <w:t>&lt;xs:element name="tex2coord" type="CT_Tex2Coord"/&gt;</w:t>
        </w:r>
      </w:ins>
    </w:p>
    <w:p w14:paraId="556D9C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16" w:author="Author"/>
          <w:rFonts w:ascii="Consolas" w:eastAsiaTheme="minorHAnsi" w:hAnsi="Consolas" w:cs="Arial"/>
          <w:b/>
          <w:bCs/>
          <w:color w:val="000000"/>
          <w:sz w:val="16"/>
          <w:szCs w:val="16"/>
        </w:rPr>
      </w:pPr>
      <w:ins w:id="1817" w:author="Author">
        <w:r w:rsidRPr="005C7F06">
          <w:rPr>
            <w:rFonts w:ascii="Consolas" w:eastAsiaTheme="minorHAnsi" w:hAnsi="Consolas" w:cs="Arial"/>
            <w:b/>
            <w:bCs/>
            <w:color w:val="000000"/>
            <w:sz w:val="16"/>
            <w:szCs w:val="16"/>
          </w:rPr>
          <w:tab/>
          <w:t>&lt;xs:element name="compositematerials" type="CT_CompositeMaterials"/&gt;</w:t>
        </w:r>
      </w:ins>
    </w:p>
    <w:p w14:paraId="692085A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18" w:author="Author"/>
          <w:rFonts w:ascii="Consolas" w:eastAsiaTheme="minorHAnsi" w:hAnsi="Consolas" w:cs="Arial"/>
          <w:b/>
          <w:bCs/>
          <w:color w:val="000000"/>
          <w:sz w:val="16"/>
          <w:szCs w:val="16"/>
        </w:rPr>
      </w:pPr>
      <w:ins w:id="1819" w:author="Author">
        <w:r w:rsidRPr="005C7F06">
          <w:rPr>
            <w:rFonts w:ascii="Consolas" w:eastAsiaTheme="minorHAnsi" w:hAnsi="Consolas" w:cs="Arial"/>
            <w:b/>
            <w:bCs/>
            <w:color w:val="000000"/>
            <w:sz w:val="16"/>
            <w:szCs w:val="16"/>
          </w:rPr>
          <w:tab/>
          <w:t>&lt;xs:element name="composite" type="CT_Composite"/&gt;</w:t>
        </w:r>
      </w:ins>
    </w:p>
    <w:p w14:paraId="1FB3DA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20" w:author="Author"/>
          <w:rFonts w:ascii="Consolas" w:eastAsiaTheme="minorHAnsi" w:hAnsi="Consolas" w:cs="Arial"/>
          <w:b/>
          <w:bCs/>
          <w:color w:val="000000"/>
          <w:sz w:val="16"/>
          <w:szCs w:val="16"/>
        </w:rPr>
      </w:pPr>
      <w:ins w:id="1821" w:author="Author">
        <w:r w:rsidRPr="005C7F06">
          <w:rPr>
            <w:rFonts w:ascii="Consolas" w:eastAsiaTheme="minorHAnsi" w:hAnsi="Consolas" w:cs="Arial"/>
            <w:b/>
            <w:bCs/>
            <w:color w:val="000000"/>
            <w:sz w:val="16"/>
            <w:szCs w:val="16"/>
          </w:rPr>
          <w:tab/>
          <w:t>&lt;xs:element name="multiproperties" type="CT_MultiProperties"/&gt;</w:t>
        </w:r>
      </w:ins>
    </w:p>
    <w:p w14:paraId="51E12F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22" w:author="Author"/>
          <w:rFonts w:ascii="Consolas" w:eastAsiaTheme="minorHAnsi" w:hAnsi="Consolas" w:cs="Arial"/>
          <w:b/>
          <w:bCs/>
          <w:color w:val="000000"/>
          <w:sz w:val="16"/>
          <w:szCs w:val="16"/>
        </w:rPr>
      </w:pPr>
      <w:ins w:id="1823" w:author="Author">
        <w:r w:rsidRPr="005C7F06">
          <w:rPr>
            <w:rFonts w:ascii="Consolas" w:eastAsiaTheme="minorHAnsi" w:hAnsi="Consolas" w:cs="Arial"/>
            <w:b/>
            <w:bCs/>
            <w:color w:val="000000"/>
            <w:sz w:val="16"/>
            <w:szCs w:val="16"/>
          </w:rPr>
          <w:tab/>
          <w:t>&lt;xs:element name="multi" type="CT_Multi"/&gt;</w:t>
        </w:r>
      </w:ins>
    </w:p>
    <w:p w14:paraId="46E43C5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24" w:author="Author"/>
          <w:rFonts w:ascii="Consolas" w:eastAsiaTheme="minorHAnsi" w:hAnsi="Consolas" w:cs="Arial"/>
          <w:b/>
          <w:bCs/>
          <w:color w:val="000000"/>
          <w:sz w:val="16"/>
          <w:szCs w:val="16"/>
        </w:rPr>
      </w:pPr>
      <w:ins w:id="1825" w:author="Author">
        <w:r w:rsidRPr="005C7F06">
          <w:rPr>
            <w:rFonts w:ascii="Consolas" w:eastAsiaTheme="minorHAnsi" w:hAnsi="Consolas" w:cs="Arial"/>
            <w:b/>
            <w:bCs/>
            <w:color w:val="000000"/>
            <w:sz w:val="16"/>
            <w:szCs w:val="16"/>
          </w:rPr>
          <w:t xml:space="preserve">  &lt;xs:element name="pbspeculardisplayproperties" type="CT_PBSpecularDisplayProperties"/&gt;</w:t>
        </w:r>
      </w:ins>
    </w:p>
    <w:p w14:paraId="3CEB98B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26" w:author="Author"/>
          <w:rFonts w:ascii="Consolas" w:eastAsiaTheme="minorHAnsi" w:hAnsi="Consolas" w:cs="Arial"/>
          <w:b/>
          <w:bCs/>
          <w:color w:val="000000"/>
          <w:sz w:val="16"/>
          <w:szCs w:val="16"/>
        </w:rPr>
      </w:pPr>
      <w:ins w:id="1827" w:author="Author">
        <w:r w:rsidRPr="005C7F06">
          <w:rPr>
            <w:rFonts w:ascii="Consolas" w:eastAsiaTheme="minorHAnsi" w:hAnsi="Consolas" w:cs="Arial"/>
            <w:b/>
            <w:bCs/>
            <w:color w:val="000000"/>
            <w:sz w:val="16"/>
            <w:szCs w:val="16"/>
          </w:rPr>
          <w:t xml:space="preserve">  &lt;xs:element name="pbspecular" type="CT_PBSpecular"/&gt;</w:t>
        </w:r>
      </w:ins>
    </w:p>
    <w:p w14:paraId="354F81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28" w:author="Author"/>
          <w:rFonts w:ascii="Consolas" w:eastAsiaTheme="minorHAnsi" w:hAnsi="Consolas" w:cs="Arial"/>
          <w:b/>
          <w:bCs/>
          <w:color w:val="000000"/>
          <w:sz w:val="16"/>
          <w:szCs w:val="16"/>
        </w:rPr>
      </w:pPr>
      <w:ins w:id="1829" w:author="Author">
        <w:r w:rsidRPr="005C7F06">
          <w:rPr>
            <w:rFonts w:ascii="Consolas" w:eastAsiaTheme="minorHAnsi" w:hAnsi="Consolas" w:cs="Arial"/>
            <w:b/>
            <w:bCs/>
            <w:color w:val="000000"/>
            <w:sz w:val="16"/>
            <w:szCs w:val="16"/>
          </w:rPr>
          <w:t xml:space="preserve">  &lt;xs:element name="pbmetallicdisplayproperties" type="CT_PBMetallicDisplayProperties"/&gt;</w:t>
        </w:r>
      </w:ins>
    </w:p>
    <w:p w14:paraId="461F228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30" w:author="Author"/>
          <w:rFonts w:ascii="Consolas" w:eastAsiaTheme="minorHAnsi" w:hAnsi="Consolas" w:cs="Arial"/>
          <w:b/>
          <w:bCs/>
          <w:color w:val="000000"/>
          <w:sz w:val="16"/>
          <w:szCs w:val="16"/>
        </w:rPr>
      </w:pPr>
      <w:ins w:id="1831" w:author="Author">
        <w:r w:rsidRPr="005C7F06">
          <w:rPr>
            <w:rFonts w:ascii="Consolas" w:eastAsiaTheme="minorHAnsi" w:hAnsi="Consolas" w:cs="Arial"/>
            <w:b/>
            <w:bCs/>
            <w:color w:val="000000"/>
            <w:sz w:val="16"/>
            <w:szCs w:val="16"/>
          </w:rPr>
          <w:t xml:space="preserve">  &lt;xs:element name="pbmetallic" type="CT_PBMetallic"/&gt;</w:t>
        </w:r>
      </w:ins>
    </w:p>
    <w:p w14:paraId="337BCB6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32" w:author="Author"/>
          <w:rFonts w:ascii="Consolas" w:eastAsiaTheme="minorHAnsi" w:hAnsi="Consolas" w:cs="Arial"/>
          <w:b/>
          <w:bCs/>
          <w:color w:val="000000"/>
          <w:sz w:val="16"/>
          <w:szCs w:val="16"/>
        </w:rPr>
      </w:pPr>
      <w:ins w:id="1833" w:author="Author">
        <w:r w:rsidRPr="005C7F06">
          <w:rPr>
            <w:rFonts w:ascii="Consolas" w:eastAsiaTheme="minorHAnsi" w:hAnsi="Consolas" w:cs="Arial"/>
            <w:b/>
            <w:bCs/>
            <w:color w:val="000000"/>
            <w:sz w:val="16"/>
            <w:szCs w:val="16"/>
          </w:rPr>
          <w:t xml:space="preserve">  &lt;xs:element name="pbmetallictexturedisplayproperties" type="CT_PBMetallicTextureDisplayProperties"/&gt;</w:t>
        </w:r>
      </w:ins>
    </w:p>
    <w:p w14:paraId="2F367FF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34" w:author="Author"/>
          <w:rFonts w:ascii="Consolas" w:eastAsiaTheme="minorHAnsi" w:hAnsi="Consolas" w:cs="Arial"/>
          <w:b/>
          <w:bCs/>
          <w:color w:val="000000"/>
          <w:sz w:val="16"/>
          <w:szCs w:val="16"/>
        </w:rPr>
      </w:pPr>
      <w:ins w:id="1835" w:author="Author">
        <w:r w:rsidRPr="005C7F06">
          <w:rPr>
            <w:rFonts w:ascii="Consolas" w:eastAsiaTheme="minorHAnsi" w:hAnsi="Consolas" w:cs="Arial"/>
            <w:b/>
            <w:bCs/>
            <w:color w:val="000000"/>
            <w:sz w:val="16"/>
            <w:szCs w:val="16"/>
          </w:rPr>
          <w:t xml:space="preserve">  &lt;xs:element name="pbspeculartexturedisplayproperties" type="CT_PBSpecularTextureDisplayProperties"/&gt;</w:t>
        </w:r>
      </w:ins>
    </w:p>
    <w:p w14:paraId="58D7E8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36" w:author="Author"/>
          <w:rFonts w:ascii="Consolas" w:eastAsiaTheme="minorHAnsi" w:hAnsi="Consolas" w:cs="Arial"/>
          <w:b/>
          <w:bCs/>
          <w:color w:val="000000"/>
          <w:sz w:val="16"/>
          <w:szCs w:val="16"/>
        </w:rPr>
      </w:pPr>
      <w:ins w:id="1837" w:author="Author">
        <w:r w:rsidRPr="005C7F06">
          <w:rPr>
            <w:rFonts w:ascii="Consolas" w:eastAsiaTheme="minorHAnsi" w:hAnsi="Consolas" w:cs="Arial"/>
            <w:b/>
            <w:bCs/>
            <w:color w:val="000000"/>
            <w:sz w:val="16"/>
            <w:szCs w:val="16"/>
          </w:rPr>
          <w:t xml:space="preserve">  &lt;xs:element name="translucentdisplayproperties" type="CT_TranslucentDisplayProperties"/&gt;</w:t>
        </w:r>
      </w:ins>
    </w:p>
    <w:p w14:paraId="6E0E5B93" w14:textId="08238742"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1838" w:author="Author"/>
          <w:rFonts w:ascii="Consolas" w:eastAsiaTheme="minorHAnsi" w:hAnsi="Consolas" w:cs="Arial"/>
          <w:b/>
          <w:bCs/>
          <w:color w:val="000000"/>
          <w:sz w:val="16"/>
          <w:szCs w:val="16"/>
        </w:rPr>
      </w:pPr>
      <w:ins w:id="1839" w:author="Author">
        <w:r w:rsidRPr="005C7F06">
          <w:rPr>
            <w:rFonts w:ascii="Consolas" w:eastAsiaTheme="minorHAnsi" w:hAnsi="Consolas" w:cs="Arial"/>
            <w:b/>
            <w:bCs/>
            <w:color w:val="000000"/>
            <w:sz w:val="16"/>
            <w:szCs w:val="16"/>
          </w:rPr>
          <w:t xml:space="preserve">  &lt;xs:element name="translucent" type="CT_Translucent"/&gt;</w:t>
        </w:r>
        <w:r w:rsidR="00332106">
          <w:rPr>
            <w:rFonts w:ascii="Consolas" w:eastAsiaTheme="minorHAnsi" w:hAnsi="Consolas" w:cs="Arial"/>
            <w:b/>
            <w:bCs/>
            <w:color w:val="000000"/>
            <w:sz w:val="16"/>
            <w:szCs w:val="16"/>
          </w:rPr>
          <w:br/>
        </w:r>
        <w:r w:rsidR="00902542">
          <w:rPr>
            <w:rFonts w:ascii="Consolas" w:eastAsiaTheme="minorHAnsi" w:hAnsi="Consolas" w:cs="Arial"/>
            <w:b/>
            <w:bCs/>
            <w:color w:val="000000"/>
            <w:sz w:val="16"/>
            <w:szCs w:val="16"/>
          </w:rPr>
          <w:t xml:space="preserve">  </w:t>
        </w:r>
        <w:r w:rsidR="00332106" w:rsidRPr="00902542">
          <w:rPr>
            <w:rFonts w:ascii="Consolas" w:eastAsiaTheme="minorHAnsi" w:hAnsi="Consolas" w:cs="Arial"/>
            <w:b/>
            <w:bCs/>
            <w:color w:val="000000"/>
            <w:sz w:val="16"/>
            <w:szCs w:val="16"/>
            <w:rPrChange w:id="1840" w:author="Author">
              <w:rPr>
                <w:rFonts w:ascii="Consolas" w:eastAsiaTheme="minorHAnsi" w:hAnsi="Consolas" w:cs="Consolas"/>
                <w:color w:val="0000FF"/>
                <w:sz w:val="19"/>
                <w:szCs w:val="19"/>
              </w:rPr>
            </w:rPrChange>
          </w:rPr>
          <w:t>&lt;</w:t>
        </w:r>
        <w:r w:rsidR="00332106" w:rsidRPr="00902542">
          <w:rPr>
            <w:rFonts w:ascii="Consolas" w:eastAsiaTheme="minorHAnsi" w:hAnsi="Consolas" w:cs="Arial"/>
            <w:b/>
            <w:bCs/>
            <w:color w:val="000000"/>
            <w:sz w:val="16"/>
            <w:szCs w:val="16"/>
            <w:rPrChange w:id="1841" w:author="Author">
              <w:rPr>
                <w:rFonts w:ascii="Consolas" w:eastAsiaTheme="minorHAnsi" w:hAnsi="Consolas" w:cs="Consolas"/>
                <w:color w:val="A31515"/>
                <w:sz w:val="19"/>
                <w:szCs w:val="19"/>
              </w:rPr>
            </w:rPrChange>
          </w:rPr>
          <w:t>xs:attribute</w:t>
        </w:r>
        <w:r w:rsidR="00332106" w:rsidRPr="00902542">
          <w:rPr>
            <w:rFonts w:ascii="Consolas" w:eastAsiaTheme="minorHAnsi" w:hAnsi="Consolas" w:cs="Arial"/>
            <w:b/>
            <w:bCs/>
            <w:color w:val="000000"/>
            <w:sz w:val="16"/>
            <w:szCs w:val="16"/>
            <w:rPrChange w:id="1842" w:author="Author">
              <w:rPr>
                <w:rFonts w:ascii="Consolas" w:eastAsiaTheme="minorHAnsi" w:hAnsi="Consolas" w:cs="Consolas"/>
                <w:color w:val="0000FF"/>
                <w:sz w:val="19"/>
                <w:szCs w:val="19"/>
              </w:rPr>
            </w:rPrChange>
          </w:rPr>
          <w:t xml:space="preserve"> </w:t>
        </w:r>
        <w:r w:rsidR="00332106" w:rsidRPr="00902542">
          <w:rPr>
            <w:rFonts w:ascii="Consolas" w:eastAsiaTheme="minorHAnsi" w:hAnsi="Consolas" w:cs="Arial"/>
            <w:b/>
            <w:bCs/>
            <w:color w:val="000000"/>
            <w:sz w:val="16"/>
            <w:szCs w:val="16"/>
            <w:rPrChange w:id="1843" w:author="Author">
              <w:rPr>
                <w:rFonts w:ascii="Consolas" w:eastAsiaTheme="minorHAnsi" w:hAnsi="Consolas" w:cs="Consolas"/>
                <w:color w:val="FF0000"/>
                <w:sz w:val="19"/>
                <w:szCs w:val="19"/>
              </w:rPr>
            </w:rPrChange>
          </w:rPr>
          <w:t>name</w:t>
        </w:r>
        <w:r w:rsidR="00332106" w:rsidRPr="00902542">
          <w:rPr>
            <w:rFonts w:ascii="Consolas" w:eastAsiaTheme="minorHAnsi" w:hAnsi="Consolas" w:cs="Arial"/>
            <w:b/>
            <w:bCs/>
            <w:color w:val="000000"/>
            <w:sz w:val="16"/>
            <w:szCs w:val="16"/>
            <w:rPrChange w:id="1844" w:author="Author">
              <w:rPr>
                <w:rFonts w:ascii="Consolas" w:eastAsiaTheme="minorHAnsi" w:hAnsi="Consolas" w:cs="Consolas"/>
                <w:color w:val="0000FF"/>
                <w:sz w:val="19"/>
                <w:szCs w:val="19"/>
              </w:rPr>
            </w:rPrChange>
          </w:rPr>
          <w:t>=</w:t>
        </w:r>
        <w:r w:rsidR="00332106" w:rsidRPr="00902542">
          <w:rPr>
            <w:rFonts w:ascii="Consolas" w:eastAsiaTheme="minorHAnsi" w:hAnsi="Consolas" w:cs="Arial"/>
            <w:b/>
            <w:bCs/>
            <w:color w:val="000000"/>
            <w:sz w:val="16"/>
            <w:szCs w:val="16"/>
            <w:rPrChange w:id="1845" w:author="Author">
              <w:rPr>
                <w:rFonts w:ascii="Consolas" w:eastAsiaTheme="minorHAnsi" w:hAnsi="Consolas" w:cs="Consolas"/>
                <w:color w:val="000000"/>
                <w:sz w:val="19"/>
                <w:szCs w:val="19"/>
              </w:rPr>
            </w:rPrChange>
          </w:rPr>
          <w:t>"</w:t>
        </w:r>
        <w:r w:rsidR="00332106" w:rsidRPr="00902542">
          <w:rPr>
            <w:rFonts w:ascii="Consolas" w:eastAsiaTheme="minorHAnsi" w:hAnsi="Consolas" w:cs="Arial"/>
            <w:b/>
            <w:bCs/>
            <w:color w:val="000000"/>
            <w:sz w:val="16"/>
            <w:szCs w:val="16"/>
            <w:rPrChange w:id="1846" w:author="Author">
              <w:rPr>
                <w:rFonts w:ascii="Consolas" w:eastAsiaTheme="minorHAnsi" w:hAnsi="Consolas" w:cs="Consolas"/>
                <w:color w:val="0000FF"/>
                <w:sz w:val="19"/>
                <w:szCs w:val="19"/>
              </w:rPr>
            </w:rPrChange>
          </w:rPr>
          <w:t>displaypropertiesid</w:t>
        </w:r>
        <w:r w:rsidR="00332106" w:rsidRPr="00902542">
          <w:rPr>
            <w:rFonts w:ascii="Consolas" w:eastAsiaTheme="minorHAnsi" w:hAnsi="Consolas" w:cs="Arial"/>
            <w:b/>
            <w:bCs/>
            <w:color w:val="000000"/>
            <w:sz w:val="16"/>
            <w:szCs w:val="16"/>
            <w:rPrChange w:id="1847" w:author="Author">
              <w:rPr>
                <w:rFonts w:ascii="Consolas" w:eastAsiaTheme="minorHAnsi" w:hAnsi="Consolas" w:cs="Consolas"/>
                <w:color w:val="000000"/>
                <w:sz w:val="19"/>
                <w:szCs w:val="19"/>
              </w:rPr>
            </w:rPrChange>
          </w:rPr>
          <w:t>"</w:t>
        </w:r>
        <w:r w:rsidR="00332106" w:rsidRPr="00902542">
          <w:rPr>
            <w:rFonts w:ascii="Consolas" w:eastAsiaTheme="minorHAnsi" w:hAnsi="Consolas" w:cs="Arial"/>
            <w:b/>
            <w:bCs/>
            <w:color w:val="000000"/>
            <w:sz w:val="16"/>
            <w:szCs w:val="16"/>
            <w:rPrChange w:id="1848" w:author="Author">
              <w:rPr>
                <w:rFonts w:ascii="Consolas" w:eastAsiaTheme="minorHAnsi" w:hAnsi="Consolas" w:cs="Consolas"/>
                <w:color w:val="0000FF"/>
                <w:sz w:val="19"/>
                <w:szCs w:val="19"/>
              </w:rPr>
            </w:rPrChange>
          </w:rPr>
          <w:t xml:space="preserve"> </w:t>
        </w:r>
        <w:r w:rsidR="00332106" w:rsidRPr="00902542">
          <w:rPr>
            <w:rFonts w:ascii="Consolas" w:eastAsiaTheme="minorHAnsi" w:hAnsi="Consolas" w:cs="Arial"/>
            <w:b/>
            <w:bCs/>
            <w:color w:val="000000"/>
            <w:sz w:val="16"/>
            <w:szCs w:val="16"/>
            <w:rPrChange w:id="1849" w:author="Author">
              <w:rPr>
                <w:rFonts w:ascii="Consolas" w:eastAsiaTheme="minorHAnsi" w:hAnsi="Consolas" w:cs="Consolas"/>
                <w:color w:val="FF0000"/>
                <w:sz w:val="19"/>
                <w:szCs w:val="19"/>
              </w:rPr>
            </w:rPrChange>
          </w:rPr>
          <w:t>type</w:t>
        </w:r>
        <w:r w:rsidR="00332106" w:rsidRPr="00902542">
          <w:rPr>
            <w:rFonts w:ascii="Consolas" w:eastAsiaTheme="minorHAnsi" w:hAnsi="Consolas" w:cs="Arial"/>
            <w:b/>
            <w:bCs/>
            <w:color w:val="000000"/>
            <w:sz w:val="16"/>
            <w:szCs w:val="16"/>
            <w:rPrChange w:id="1850" w:author="Author">
              <w:rPr>
                <w:rFonts w:ascii="Consolas" w:eastAsiaTheme="minorHAnsi" w:hAnsi="Consolas" w:cs="Consolas"/>
                <w:color w:val="0000FF"/>
                <w:sz w:val="19"/>
                <w:szCs w:val="19"/>
              </w:rPr>
            </w:rPrChange>
          </w:rPr>
          <w:t>=</w:t>
        </w:r>
        <w:r w:rsidR="00332106" w:rsidRPr="00902542">
          <w:rPr>
            <w:rFonts w:ascii="Consolas" w:eastAsiaTheme="minorHAnsi" w:hAnsi="Consolas" w:cs="Arial"/>
            <w:b/>
            <w:bCs/>
            <w:color w:val="000000"/>
            <w:sz w:val="16"/>
            <w:szCs w:val="16"/>
            <w:rPrChange w:id="1851" w:author="Author">
              <w:rPr>
                <w:rFonts w:ascii="Consolas" w:eastAsiaTheme="minorHAnsi" w:hAnsi="Consolas" w:cs="Consolas"/>
                <w:color w:val="000000"/>
                <w:sz w:val="19"/>
                <w:szCs w:val="19"/>
              </w:rPr>
            </w:rPrChange>
          </w:rPr>
          <w:t>"</w:t>
        </w:r>
        <w:r w:rsidR="00332106" w:rsidRPr="00902542">
          <w:rPr>
            <w:rFonts w:ascii="Consolas" w:eastAsiaTheme="minorHAnsi" w:hAnsi="Consolas" w:cs="Arial"/>
            <w:b/>
            <w:bCs/>
            <w:color w:val="000000"/>
            <w:sz w:val="16"/>
            <w:szCs w:val="16"/>
            <w:rPrChange w:id="1852" w:author="Author">
              <w:rPr>
                <w:rFonts w:ascii="Consolas" w:eastAsiaTheme="minorHAnsi" w:hAnsi="Consolas" w:cs="Consolas"/>
                <w:color w:val="0000FF"/>
                <w:sz w:val="19"/>
                <w:szCs w:val="19"/>
              </w:rPr>
            </w:rPrChange>
          </w:rPr>
          <w:t>ST_ResourceID</w:t>
        </w:r>
        <w:r w:rsidR="00332106" w:rsidRPr="00902542">
          <w:rPr>
            <w:rFonts w:ascii="Consolas" w:eastAsiaTheme="minorHAnsi" w:hAnsi="Consolas" w:cs="Arial"/>
            <w:b/>
            <w:bCs/>
            <w:color w:val="000000"/>
            <w:sz w:val="16"/>
            <w:szCs w:val="16"/>
            <w:rPrChange w:id="1853" w:author="Author">
              <w:rPr>
                <w:rFonts w:ascii="Consolas" w:eastAsiaTheme="minorHAnsi" w:hAnsi="Consolas" w:cs="Consolas"/>
                <w:color w:val="000000"/>
                <w:sz w:val="19"/>
                <w:szCs w:val="19"/>
              </w:rPr>
            </w:rPrChange>
          </w:rPr>
          <w:t>"</w:t>
        </w:r>
        <w:r w:rsidR="00332106" w:rsidRPr="00902542">
          <w:rPr>
            <w:rFonts w:ascii="Consolas" w:eastAsiaTheme="minorHAnsi" w:hAnsi="Consolas" w:cs="Arial"/>
            <w:b/>
            <w:bCs/>
            <w:color w:val="000000"/>
            <w:sz w:val="16"/>
            <w:szCs w:val="16"/>
            <w:rPrChange w:id="1854" w:author="Author">
              <w:rPr>
                <w:rFonts w:ascii="Consolas" w:eastAsiaTheme="minorHAnsi" w:hAnsi="Consolas" w:cs="Consolas"/>
                <w:color w:val="0000FF"/>
                <w:sz w:val="19"/>
                <w:szCs w:val="19"/>
              </w:rPr>
            </w:rPrChange>
          </w:rPr>
          <w:t>/&gt;</w:t>
        </w:r>
        <w:bookmarkStart w:id="1855" w:name="_GoBack"/>
        <w:bookmarkEnd w:id="1855"/>
      </w:ins>
    </w:p>
    <w:p w14:paraId="08357F79" w14:textId="37DC140F" w:rsidR="00515F94" w:rsidRPr="00515F94" w:rsidDel="00800BEE" w:rsidRDefault="005C7F06" w:rsidP="00902542">
      <w:pPr>
        <w:tabs>
          <w:tab w:val="left" w:pos="360"/>
          <w:tab w:val="left" w:pos="720"/>
          <w:tab w:val="left" w:pos="1080"/>
          <w:tab w:val="left" w:pos="1440"/>
          <w:tab w:val="left" w:pos="1800"/>
        </w:tabs>
        <w:autoSpaceDE w:val="0"/>
        <w:autoSpaceDN w:val="0"/>
        <w:spacing w:after="0" w:line="240" w:lineRule="auto"/>
        <w:rPr>
          <w:del w:id="1856" w:author="Author"/>
          <w:rFonts w:ascii="Consolas" w:eastAsiaTheme="minorHAnsi" w:hAnsi="Consolas"/>
          <w:color w:val="000000"/>
          <w:sz w:val="16"/>
          <w:szCs w:val="16"/>
        </w:rPr>
      </w:pPr>
      <w:ins w:id="1857" w:author="Author">
        <w:r w:rsidRPr="005C7F06">
          <w:rPr>
            <w:rFonts w:ascii="Consolas" w:eastAsiaTheme="minorHAnsi" w:hAnsi="Consolas" w:cs="Arial"/>
            <w:b/>
            <w:bCs/>
            <w:color w:val="000000"/>
            <w:sz w:val="16"/>
            <w:szCs w:val="16"/>
          </w:rPr>
          <w:t>&lt;/xs:schema&gt;</w:t>
        </w:r>
      </w:ins>
      <w:del w:id="1858" w:author="Author">
        <w:r w:rsidR="00515F94" w:rsidRPr="00515F94" w:rsidDel="00800BEE">
          <w:rPr>
            <w:rFonts w:ascii="Consolas" w:eastAsiaTheme="minorHAnsi" w:hAnsi="Consolas"/>
            <w:color w:val="000000"/>
            <w:sz w:val="16"/>
            <w:szCs w:val="16"/>
          </w:rPr>
          <w:delText>&lt;?xml version="1.0" encoding="UTF-8"?&gt;</w:delText>
        </w:r>
      </w:del>
    </w:p>
    <w:p w14:paraId="07680B65" w14:textId="5D82A22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59" w:author="Author"/>
          <w:rFonts w:ascii="Consolas" w:eastAsiaTheme="minorHAnsi" w:hAnsi="Consolas"/>
          <w:color w:val="000000"/>
          <w:sz w:val="16"/>
          <w:szCs w:val="16"/>
        </w:rPr>
      </w:pPr>
      <w:del w:id="1860" w:author="Author">
        <w:r w:rsidRPr="00515F94" w:rsidDel="00800BEE">
          <w:rPr>
            <w:rFonts w:ascii="Consolas" w:eastAsiaTheme="minorHAnsi" w:hAnsi="Consolas"/>
            <w:color w:val="000000"/>
            <w:sz w:val="16"/>
            <w:szCs w:val="16"/>
          </w:rPr>
          <w:delText>&lt;xs:schema xmlns="http://schemas.microsoft.com/3dmanufacturing/material/2015/02" xmlns:xs="http://www.w3.org/2001/XMLSchema" xmlns:xml="http://www.w3.org/XML/1998/namespace" targetNamespace="http://schemas.microsoft.com/3dmanufacturing/material/2015/02" elementFormDefault="unqualified" attributeFormDefault="unqualified" blockDefault="#all"&gt;</w:delText>
        </w:r>
      </w:del>
    </w:p>
    <w:p w14:paraId="3D89CB47" w14:textId="77940E8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61" w:author="Author"/>
          <w:rFonts w:ascii="Consolas" w:eastAsiaTheme="minorHAnsi" w:hAnsi="Consolas"/>
          <w:color w:val="000000"/>
          <w:sz w:val="16"/>
          <w:szCs w:val="16"/>
        </w:rPr>
      </w:pPr>
      <w:del w:id="1862" w:author="Author">
        <w:r w:rsidRPr="00515F94" w:rsidDel="00800BEE">
          <w:rPr>
            <w:rFonts w:ascii="Consolas" w:eastAsiaTheme="minorHAnsi" w:hAnsi="Consolas"/>
            <w:color w:val="000000"/>
            <w:sz w:val="16"/>
            <w:szCs w:val="16"/>
          </w:rPr>
          <w:tab/>
          <w:delText>&lt;xs:import namespace="http://www.w3.org/XML/1998/namespace" schemaLocation="http://www.w3.org/2001/xml.xsd"/&gt;</w:delText>
        </w:r>
      </w:del>
    </w:p>
    <w:p w14:paraId="6A48355D" w14:textId="09AD81F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63" w:author="Author"/>
          <w:rFonts w:ascii="Consolas" w:eastAsiaTheme="minorHAnsi" w:hAnsi="Consolas"/>
          <w:color w:val="000000"/>
          <w:sz w:val="16"/>
          <w:szCs w:val="16"/>
        </w:rPr>
      </w:pPr>
      <w:del w:id="1864" w:author="Author">
        <w:r w:rsidRPr="00515F94" w:rsidDel="00800BEE">
          <w:rPr>
            <w:rFonts w:ascii="Consolas" w:eastAsiaTheme="minorHAnsi" w:hAnsi="Consolas"/>
            <w:color w:val="000000"/>
            <w:sz w:val="16"/>
            <w:szCs w:val="16"/>
          </w:rPr>
          <w:tab/>
          <w:delText>&lt;xs:annotation&gt;</w:delText>
        </w:r>
      </w:del>
    </w:p>
    <w:p w14:paraId="6F341111" w14:textId="606048D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65" w:author="Author"/>
          <w:rFonts w:ascii="Consolas" w:eastAsiaTheme="minorHAnsi" w:hAnsi="Consolas"/>
          <w:color w:val="000000"/>
          <w:sz w:val="16"/>
          <w:szCs w:val="16"/>
        </w:rPr>
      </w:pPr>
      <w:del w:id="186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&lt;xs:documentation&gt;&lt;![CDATA[</w:delText>
        </w:r>
      </w:del>
    </w:p>
    <w:p w14:paraId="3B7FA2AD" w14:textId="68D7EF1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67" w:author="Author"/>
          <w:rFonts w:ascii="Consolas" w:eastAsiaTheme="minorHAnsi" w:hAnsi="Consolas"/>
          <w:color w:val="000000"/>
          <w:sz w:val="16"/>
          <w:szCs w:val="16"/>
        </w:rPr>
      </w:pPr>
      <w:del w:id="186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Schema notes:</w:delText>
        </w:r>
      </w:del>
    </w:p>
    <w:p w14:paraId="2A909719" w14:textId="3EFD51E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69" w:author="Author"/>
          <w:rFonts w:ascii="Consolas" w:eastAsiaTheme="minorHAnsi" w:hAnsi="Consolas"/>
          <w:color w:val="000000"/>
          <w:sz w:val="16"/>
          <w:szCs w:val="16"/>
        </w:rPr>
      </w:pPr>
    </w:p>
    <w:p w14:paraId="0801622B" w14:textId="173AE18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0" w:author="Author"/>
          <w:rFonts w:ascii="Consolas" w:eastAsiaTheme="minorHAnsi" w:hAnsi="Consolas"/>
          <w:color w:val="000000"/>
          <w:sz w:val="16"/>
          <w:szCs w:val="16"/>
        </w:rPr>
      </w:pPr>
      <w:del w:id="1871"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Items within this schema follow a simple naming convention of appending a prefix indicating the type of element for references:</w:delText>
        </w:r>
      </w:del>
    </w:p>
    <w:p w14:paraId="381FB50F" w14:textId="48E9F79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2" w:author="Author"/>
          <w:rFonts w:ascii="Consolas" w:eastAsiaTheme="minorHAnsi" w:hAnsi="Consolas"/>
          <w:color w:val="000000"/>
          <w:sz w:val="16"/>
          <w:szCs w:val="16"/>
        </w:rPr>
      </w:pPr>
    </w:p>
    <w:p w14:paraId="3371C516" w14:textId="52CD358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3" w:author="Author"/>
          <w:rFonts w:ascii="Consolas" w:eastAsiaTheme="minorHAnsi" w:hAnsi="Consolas"/>
          <w:color w:val="000000"/>
          <w:sz w:val="16"/>
          <w:szCs w:val="16"/>
        </w:rPr>
      </w:pPr>
      <w:del w:id="187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Unprefixed: Element names</w:delText>
        </w:r>
      </w:del>
    </w:p>
    <w:p w14:paraId="2EA29F28" w14:textId="258A45D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5" w:author="Author"/>
          <w:rFonts w:ascii="Consolas" w:eastAsiaTheme="minorHAnsi" w:hAnsi="Consolas"/>
          <w:color w:val="000000"/>
          <w:sz w:val="16"/>
          <w:szCs w:val="16"/>
        </w:rPr>
      </w:pPr>
      <w:del w:id="187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CT_: Complex types</w:delText>
        </w:r>
      </w:del>
    </w:p>
    <w:p w14:paraId="2FC083EB" w14:textId="1388EC5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7" w:author="Author"/>
          <w:rFonts w:ascii="Consolas" w:eastAsiaTheme="minorHAnsi" w:hAnsi="Consolas"/>
          <w:color w:val="000000"/>
          <w:sz w:val="16"/>
          <w:szCs w:val="16"/>
        </w:rPr>
      </w:pPr>
      <w:del w:id="187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ST_: Simple types</w:delText>
        </w:r>
      </w:del>
    </w:p>
    <w:p w14:paraId="0791A5AB" w14:textId="06DEE8C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79" w:author="Author"/>
          <w:rFonts w:ascii="Consolas" w:eastAsiaTheme="minorHAnsi" w:hAnsi="Consolas"/>
          <w:color w:val="000000"/>
          <w:sz w:val="16"/>
          <w:szCs w:val="16"/>
        </w:rPr>
      </w:pPr>
    </w:p>
    <w:p w14:paraId="798D35AF" w14:textId="3094A5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0" w:author="Author"/>
          <w:rFonts w:ascii="Consolas" w:eastAsiaTheme="minorHAnsi" w:hAnsi="Consolas"/>
          <w:color w:val="000000"/>
          <w:sz w:val="16"/>
          <w:szCs w:val="16"/>
        </w:rPr>
      </w:pPr>
      <w:del w:id="1881"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]]&gt;&lt;/xs:documentation&gt;</w:delText>
        </w:r>
      </w:del>
    </w:p>
    <w:p w14:paraId="39516CFE" w14:textId="519975F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2" w:author="Author"/>
          <w:rFonts w:ascii="Consolas" w:eastAsiaTheme="minorHAnsi" w:hAnsi="Consolas"/>
          <w:color w:val="000000"/>
          <w:sz w:val="16"/>
          <w:szCs w:val="16"/>
        </w:rPr>
      </w:pPr>
      <w:del w:id="1883" w:author="Author">
        <w:r w:rsidRPr="00515F94" w:rsidDel="00800BEE">
          <w:rPr>
            <w:rFonts w:ascii="Consolas" w:eastAsiaTheme="minorHAnsi" w:hAnsi="Consolas"/>
            <w:color w:val="000000"/>
            <w:sz w:val="16"/>
            <w:szCs w:val="16"/>
          </w:rPr>
          <w:tab/>
          <w:delText>&lt;/xs:annotation&gt;</w:delText>
        </w:r>
      </w:del>
    </w:p>
    <w:p w14:paraId="03CF0DD7" w14:textId="074E9A7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4" w:author="Author"/>
          <w:rFonts w:ascii="Consolas" w:eastAsiaTheme="minorHAnsi" w:hAnsi="Consolas"/>
          <w:color w:val="000000"/>
          <w:sz w:val="16"/>
          <w:szCs w:val="16"/>
        </w:rPr>
      </w:pPr>
      <w:del w:id="1885" w:author="Author">
        <w:r w:rsidRPr="00515F94" w:rsidDel="00800BEE">
          <w:rPr>
            <w:rFonts w:ascii="Consolas" w:eastAsiaTheme="minorHAnsi" w:hAnsi="Consolas"/>
            <w:color w:val="000000"/>
            <w:sz w:val="16"/>
            <w:szCs w:val="16"/>
          </w:rPr>
          <w:tab/>
          <w:delText>&lt;!-- Complex Types --&gt;</w:delText>
        </w:r>
      </w:del>
    </w:p>
    <w:p w14:paraId="3952A21C" w14:textId="6D894B2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6" w:author="Author"/>
          <w:rFonts w:ascii="Consolas" w:eastAsiaTheme="minorHAnsi" w:hAnsi="Consolas"/>
          <w:color w:val="000000"/>
          <w:sz w:val="16"/>
          <w:szCs w:val="16"/>
        </w:rPr>
      </w:pPr>
    </w:p>
    <w:p w14:paraId="3221DE12" w14:textId="47151BA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7" w:author="Author"/>
          <w:rFonts w:ascii="Consolas" w:eastAsiaTheme="minorHAnsi" w:hAnsi="Consolas"/>
          <w:color w:val="000000"/>
          <w:sz w:val="16"/>
          <w:szCs w:val="16"/>
        </w:rPr>
      </w:pPr>
      <w:del w:id="1888" w:author="Author">
        <w:r w:rsidRPr="00515F94" w:rsidDel="00800BEE">
          <w:rPr>
            <w:rFonts w:ascii="Consolas" w:eastAsiaTheme="minorHAnsi" w:hAnsi="Consolas"/>
            <w:color w:val="000000"/>
            <w:sz w:val="16"/>
            <w:szCs w:val="16"/>
          </w:rPr>
          <w:delText>&lt;xs:complexType name="CT_Model"&gt;</w:delText>
        </w:r>
      </w:del>
    </w:p>
    <w:p w14:paraId="58512078" w14:textId="0FD241D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89" w:author="Author"/>
          <w:rFonts w:ascii="Consolas" w:eastAsiaTheme="minorHAnsi" w:hAnsi="Consolas"/>
          <w:color w:val="000000"/>
          <w:sz w:val="16"/>
          <w:szCs w:val="16"/>
        </w:rPr>
      </w:pPr>
      <w:del w:id="1890" w:author="Author">
        <w:r w:rsidRPr="00515F94" w:rsidDel="00800BEE">
          <w:rPr>
            <w:rFonts w:ascii="Consolas" w:eastAsiaTheme="minorHAnsi" w:hAnsi="Consolas"/>
            <w:color w:val="000000"/>
            <w:sz w:val="16"/>
            <w:szCs w:val="16"/>
          </w:rPr>
          <w:delText>&lt;xs:sequence&gt;</w:delText>
        </w:r>
      </w:del>
    </w:p>
    <w:p w14:paraId="3B5783D2" w14:textId="10339D3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91" w:author="Author"/>
          <w:rFonts w:ascii="Consolas" w:eastAsiaTheme="minorHAnsi" w:hAnsi="Consolas"/>
          <w:color w:val="000000"/>
          <w:sz w:val="16"/>
          <w:szCs w:val="16"/>
        </w:rPr>
      </w:pPr>
      <w:del w:id="1892" w:author="Author">
        <w:r w:rsidRPr="00515F94" w:rsidDel="00800BEE">
          <w:rPr>
            <w:rFonts w:ascii="Consolas" w:eastAsiaTheme="minorHAnsi" w:hAnsi="Consolas"/>
            <w:color w:val="000000"/>
            <w:sz w:val="16"/>
            <w:szCs w:val="16"/>
          </w:rPr>
          <w:delText>&lt;xs:element ref="metadata" minOccurs="0" maxOccurs="2147483647"/&gt;</w:delText>
        </w:r>
      </w:del>
    </w:p>
    <w:p w14:paraId="2768DC2B" w14:textId="2723C40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93" w:author="Author"/>
          <w:rFonts w:ascii="Consolas" w:eastAsiaTheme="minorHAnsi" w:hAnsi="Consolas"/>
          <w:color w:val="000000"/>
          <w:sz w:val="16"/>
          <w:szCs w:val="16"/>
        </w:rPr>
      </w:pPr>
      <w:del w:id="1894" w:author="Author">
        <w:r w:rsidRPr="00515F94" w:rsidDel="00800BEE">
          <w:rPr>
            <w:rFonts w:ascii="Consolas" w:eastAsiaTheme="minorHAnsi" w:hAnsi="Consolas"/>
            <w:color w:val="000000"/>
            <w:sz w:val="16"/>
            <w:szCs w:val="16"/>
          </w:rPr>
          <w:delText>&lt;xs:element ref="resources"/&gt;</w:delText>
        </w:r>
      </w:del>
    </w:p>
    <w:p w14:paraId="7CD31F08" w14:textId="2223904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95" w:author="Author"/>
          <w:rFonts w:ascii="Consolas" w:eastAsiaTheme="minorHAnsi" w:hAnsi="Consolas"/>
          <w:color w:val="000000"/>
          <w:sz w:val="16"/>
          <w:szCs w:val="16"/>
        </w:rPr>
      </w:pPr>
      <w:del w:id="1896" w:author="Author">
        <w:r w:rsidRPr="00515F94" w:rsidDel="00800BEE">
          <w:rPr>
            <w:rFonts w:ascii="Consolas" w:eastAsiaTheme="minorHAnsi" w:hAnsi="Consolas"/>
            <w:color w:val="000000"/>
            <w:sz w:val="16"/>
            <w:szCs w:val="16"/>
          </w:rPr>
          <w:delText>&lt;xs:element ref="build"/&gt;</w:delText>
        </w:r>
      </w:del>
    </w:p>
    <w:p w14:paraId="4A5A65B3" w14:textId="7FD9495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97" w:author="Author"/>
          <w:rFonts w:ascii="Consolas" w:eastAsiaTheme="minorHAnsi" w:hAnsi="Consolas"/>
          <w:color w:val="000000"/>
          <w:sz w:val="16"/>
          <w:szCs w:val="16"/>
        </w:rPr>
      </w:pPr>
      <w:del w:id="1898" w:author="Author">
        <w:r w:rsidRPr="00515F94" w:rsidDel="00800BEE">
          <w:rPr>
            <w:rFonts w:ascii="Consolas" w:eastAsiaTheme="minorHAnsi" w:hAnsi="Consolas"/>
            <w:color w:val="000000"/>
            <w:sz w:val="16"/>
            <w:szCs w:val="16"/>
          </w:rPr>
          <w:delText>&lt;xs:any namespace="##other" processContents="lax" minOccurs="0" maxOccurs="2147483647"/&gt;</w:delText>
        </w:r>
      </w:del>
    </w:p>
    <w:p w14:paraId="08FC5E2B" w14:textId="4DDEE9D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899" w:author="Author"/>
          <w:rFonts w:ascii="Consolas" w:eastAsiaTheme="minorHAnsi" w:hAnsi="Consolas"/>
          <w:color w:val="000000"/>
          <w:sz w:val="16"/>
          <w:szCs w:val="16"/>
        </w:rPr>
      </w:pPr>
      <w:del w:id="1900" w:author="Author">
        <w:r w:rsidRPr="00515F94" w:rsidDel="00800BEE">
          <w:rPr>
            <w:rFonts w:ascii="Consolas" w:eastAsiaTheme="minorHAnsi" w:hAnsi="Consolas"/>
            <w:color w:val="000000"/>
            <w:sz w:val="16"/>
            <w:szCs w:val="16"/>
          </w:rPr>
          <w:delText>&lt;/xs:sequence&gt;</w:delText>
        </w:r>
      </w:del>
    </w:p>
    <w:p w14:paraId="54B55ECD" w14:textId="7BBCC9B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01" w:author="Author"/>
          <w:rFonts w:ascii="Consolas" w:eastAsiaTheme="minorHAnsi" w:hAnsi="Consolas"/>
          <w:color w:val="000000"/>
          <w:sz w:val="16"/>
          <w:szCs w:val="16"/>
        </w:rPr>
      </w:pPr>
      <w:del w:id="1902" w:author="Author">
        <w:r w:rsidRPr="00515F94" w:rsidDel="00800BEE">
          <w:rPr>
            <w:rFonts w:ascii="Consolas" w:eastAsiaTheme="minorHAnsi" w:hAnsi="Consolas"/>
            <w:color w:val="000000"/>
            <w:sz w:val="16"/>
            <w:szCs w:val="16"/>
          </w:rPr>
          <w:delText>&lt;xs:attribute name="unit" type="ST_Unit" default="millimeter"/&gt;</w:delText>
        </w:r>
      </w:del>
    </w:p>
    <w:p w14:paraId="4D02CDBE" w14:textId="14938D0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03" w:author="Author"/>
          <w:rFonts w:ascii="Consolas" w:eastAsiaTheme="minorHAnsi" w:hAnsi="Consolas"/>
          <w:color w:val="000000"/>
          <w:sz w:val="16"/>
          <w:szCs w:val="16"/>
        </w:rPr>
      </w:pPr>
      <w:del w:id="1904" w:author="Author">
        <w:r w:rsidRPr="00515F94" w:rsidDel="00800BEE">
          <w:rPr>
            <w:rFonts w:ascii="Consolas" w:eastAsiaTheme="minorHAnsi" w:hAnsi="Consolas"/>
            <w:color w:val="000000"/>
            <w:sz w:val="16"/>
            <w:szCs w:val="16"/>
          </w:rPr>
          <w:delText>&lt;xs:attribute ref="xml:lang"/&gt;</w:delText>
        </w:r>
      </w:del>
    </w:p>
    <w:p w14:paraId="7F9BC1BE" w14:textId="7B96490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05" w:author="Author"/>
          <w:rFonts w:ascii="Consolas" w:eastAsiaTheme="minorHAnsi" w:hAnsi="Consolas"/>
          <w:color w:val="000000"/>
          <w:sz w:val="16"/>
          <w:szCs w:val="16"/>
        </w:rPr>
      </w:pPr>
      <w:del w:id="1906" w:author="Author">
        <w:r w:rsidRPr="00515F94" w:rsidDel="00800BEE">
          <w:rPr>
            <w:rFonts w:ascii="Consolas" w:eastAsiaTheme="minorHAnsi" w:hAnsi="Consolas"/>
            <w:color w:val="000000"/>
            <w:sz w:val="16"/>
            <w:szCs w:val="16"/>
          </w:rPr>
          <w:delText>&lt;xs:attribute name="requiredextensions" type="xs:string"/&gt;</w:delText>
        </w:r>
      </w:del>
    </w:p>
    <w:p w14:paraId="1564A06B" w14:textId="08EA862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07" w:author="Author"/>
          <w:rFonts w:ascii="Consolas" w:eastAsiaTheme="minorHAnsi" w:hAnsi="Consolas"/>
          <w:color w:val="000000"/>
          <w:sz w:val="16"/>
          <w:szCs w:val="16"/>
        </w:rPr>
      </w:pPr>
      <w:del w:id="1908" w:author="Author">
        <w:r w:rsidRPr="00515F94" w:rsidDel="00800BEE">
          <w:rPr>
            <w:rFonts w:ascii="Consolas" w:eastAsiaTheme="minorHAnsi" w:hAnsi="Consolas"/>
            <w:color w:val="000000"/>
            <w:sz w:val="16"/>
            <w:szCs w:val="16"/>
          </w:rPr>
          <w:delText>&lt;xs:anyAttribute namespace="##other" processContents="lax"/&gt;</w:delText>
        </w:r>
      </w:del>
    </w:p>
    <w:p w14:paraId="506AEF3A" w14:textId="282A58F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09" w:author="Author"/>
          <w:rFonts w:ascii="Consolas" w:eastAsiaTheme="minorHAnsi" w:hAnsi="Consolas"/>
          <w:color w:val="000000"/>
          <w:sz w:val="16"/>
          <w:szCs w:val="16"/>
        </w:rPr>
      </w:pPr>
      <w:del w:id="1910" w:author="Author">
        <w:r w:rsidRPr="00515F94" w:rsidDel="00800BEE">
          <w:rPr>
            <w:rFonts w:ascii="Consolas" w:eastAsiaTheme="minorHAnsi" w:hAnsi="Consolas"/>
            <w:color w:val="000000"/>
            <w:sz w:val="16"/>
            <w:szCs w:val="16"/>
          </w:rPr>
          <w:delText>&lt;/xs:complexType&gt;</w:delText>
        </w:r>
      </w:del>
    </w:p>
    <w:p w14:paraId="3168736A" w14:textId="7BA4F0A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11" w:author="Author"/>
          <w:rFonts w:ascii="Consolas" w:eastAsiaTheme="minorHAnsi" w:hAnsi="Consolas"/>
          <w:color w:val="000000"/>
          <w:sz w:val="16"/>
          <w:szCs w:val="16"/>
        </w:rPr>
      </w:pPr>
      <w:del w:id="1912" w:author="Author">
        <w:r w:rsidRPr="00515F94" w:rsidDel="00800BEE">
          <w:rPr>
            <w:rFonts w:ascii="Consolas" w:eastAsiaTheme="minorHAnsi" w:hAnsi="Consolas"/>
            <w:color w:val="000000"/>
            <w:sz w:val="16"/>
            <w:szCs w:val="16"/>
          </w:rPr>
          <w:delText>&lt;xs:complexType name="CT_Resources"&gt;</w:delText>
        </w:r>
      </w:del>
    </w:p>
    <w:p w14:paraId="0F208034" w14:textId="01B0EB1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13" w:author="Author"/>
          <w:rFonts w:ascii="Consolas" w:eastAsiaTheme="minorHAnsi" w:hAnsi="Consolas"/>
          <w:color w:val="000000"/>
          <w:sz w:val="16"/>
          <w:szCs w:val="16"/>
        </w:rPr>
      </w:pPr>
      <w:del w:id="1914" w:author="Author">
        <w:r w:rsidRPr="00515F94" w:rsidDel="00800BEE">
          <w:rPr>
            <w:rFonts w:ascii="Consolas" w:eastAsiaTheme="minorHAnsi" w:hAnsi="Consolas"/>
            <w:color w:val="000000"/>
            <w:sz w:val="16"/>
            <w:szCs w:val="16"/>
          </w:rPr>
          <w:delText xml:space="preserve">  &lt;xs:sequence&gt;</w:delText>
        </w:r>
      </w:del>
    </w:p>
    <w:p w14:paraId="6CE3046F" w14:textId="7B38BD6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15" w:author="Author"/>
          <w:rFonts w:ascii="Consolas" w:eastAsiaTheme="minorHAnsi" w:hAnsi="Consolas"/>
          <w:color w:val="000000"/>
          <w:sz w:val="16"/>
          <w:szCs w:val="16"/>
        </w:rPr>
      </w:pPr>
      <w:del w:id="1916" w:author="Author">
        <w:r w:rsidRPr="00515F94" w:rsidDel="00800BEE">
          <w:rPr>
            <w:rFonts w:ascii="Consolas" w:eastAsiaTheme="minorHAnsi" w:hAnsi="Consolas"/>
            <w:color w:val="000000"/>
            <w:sz w:val="16"/>
            <w:szCs w:val="16"/>
          </w:rPr>
          <w:delText xml:space="preserve">    &lt;xs:choice minOccurs="0" maxOccurs="2147483647"&gt;</w:delText>
        </w:r>
      </w:del>
    </w:p>
    <w:p w14:paraId="5C2E0358" w14:textId="4AC8158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17" w:author="Author"/>
          <w:rFonts w:ascii="Consolas" w:eastAsiaTheme="minorHAnsi" w:hAnsi="Consolas"/>
          <w:color w:val="000000"/>
          <w:sz w:val="16"/>
          <w:szCs w:val="16"/>
        </w:rPr>
      </w:pPr>
      <w:del w:id="1918" w:author="Author">
        <w:r w:rsidRPr="00515F94" w:rsidDel="00800BEE">
          <w:rPr>
            <w:rFonts w:ascii="Consolas" w:eastAsiaTheme="minorHAnsi" w:hAnsi="Consolas"/>
            <w:color w:val="000000"/>
            <w:sz w:val="16"/>
            <w:szCs w:val="16"/>
          </w:rPr>
          <w:delText xml:space="preserve">      &lt;xs:element ref="basematerials" minOccurs="0" maxOccurs="2147483647"/&gt;</w:delText>
        </w:r>
      </w:del>
    </w:p>
    <w:p w14:paraId="6C432BE5" w14:textId="58B8A1D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19" w:author="Author"/>
          <w:rFonts w:ascii="Consolas" w:eastAsiaTheme="minorHAnsi" w:hAnsi="Consolas"/>
          <w:color w:val="000000"/>
          <w:sz w:val="16"/>
          <w:szCs w:val="16"/>
        </w:rPr>
      </w:pPr>
      <w:del w:id="1920" w:author="Author">
        <w:r w:rsidRPr="00515F94" w:rsidDel="00800BEE">
          <w:rPr>
            <w:rFonts w:ascii="Consolas" w:eastAsiaTheme="minorHAnsi" w:hAnsi="Consolas"/>
            <w:color w:val="000000"/>
            <w:sz w:val="16"/>
            <w:szCs w:val="16"/>
          </w:rPr>
          <w:delText xml:space="preserve">      &lt;xs:element ref="texture2d" minOccurs="0" maxOccurs="2147483647"/&gt;</w:delText>
        </w:r>
      </w:del>
    </w:p>
    <w:p w14:paraId="67F7E3BB" w14:textId="3E26B15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21" w:author="Author"/>
          <w:rFonts w:ascii="Consolas" w:eastAsiaTheme="minorHAnsi" w:hAnsi="Consolas"/>
          <w:color w:val="000000"/>
          <w:sz w:val="16"/>
          <w:szCs w:val="16"/>
        </w:rPr>
      </w:pPr>
      <w:del w:id="1922" w:author="Author">
        <w:r w:rsidRPr="00515F94" w:rsidDel="00800BEE">
          <w:rPr>
            <w:rFonts w:ascii="Consolas" w:eastAsiaTheme="minorHAnsi" w:hAnsi="Consolas"/>
            <w:color w:val="000000"/>
            <w:sz w:val="16"/>
            <w:szCs w:val="16"/>
          </w:rPr>
          <w:delText xml:space="preserve">      &lt;xs:element ref="texture2dgroup" minOccurs="0" maxOccurs="2147483647"/&gt;</w:delText>
        </w:r>
      </w:del>
    </w:p>
    <w:p w14:paraId="2BE85A5F" w14:textId="6D6F365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23" w:author="Author"/>
          <w:rFonts w:ascii="Consolas" w:eastAsiaTheme="minorHAnsi" w:hAnsi="Consolas"/>
          <w:color w:val="000000"/>
          <w:sz w:val="16"/>
          <w:szCs w:val="16"/>
        </w:rPr>
      </w:pPr>
      <w:del w:id="1924" w:author="Author">
        <w:r w:rsidRPr="00515F94" w:rsidDel="00800BEE">
          <w:rPr>
            <w:rFonts w:ascii="Consolas" w:eastAsiaTheme="minorHAnsi" w:hAnsi="Consolas"/>
            <w:color w:val="000000"/>
            <w:sz w:val="16"/>
            <w:szCs w:val="16"/>
          </w:rPr>
          <w:delText xml:space="preserve">      &lt;xs:element ref="colorgroup" minOccurs="0" maxOccurs="2147483647"/&gt;</w:delText>
        </w:r>
      </w:del>
    </w:p>
    <w:p w14:paraId="0BDFB566" w14:textId="7D7A685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25" w:author="Author"/>
          <w:rFonts w:ascii="Consolas" w:eastAsiaTheme="minorHAnsi" w:hAnsi="Consolas"/>
          <w:color w:val="000000"/>
          <w:sz w:val="16"/>
          <w:szCs w:val="16"/>
        </w:rPr>
      </w:pPr>
      <w:del w:id="1926" w:author="Author">
        <w:r w:rsidRPr="00515F94" w:rsidDel="00800BEE">
          <w:rPr>
            <w:rFonts w:ascii="Consolas" w:eastAsiaTheme="minorHAnsi" w:hAnsi="Consolas"/>
            <w:color w:val="000000"/>
            <w:sz w:val="16"/>
            <w:szCs w:val="16"/>
          </w:rPr>
          <w:delText xml:space="preserve">      &lt;xs:element ref="compositematerials" minOccurs="0" maxOccurs="2147483647"/&gt;</w:delText>
        </w:r>
      </w:del>
    </w:p>
    <w:p w14:paraId="203EB717" w14:textId="5C01125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27" w:author="Author"/>
          <w:rFonts w:ascii="Consolas" w:eastAsiaTheme="minorHAnsi" w:hAnsi="Consolas"/>
          <w:color w:val="000000"/>
          <w:sz w:val="16"/>
          <w:szCs w:val="16"/>
        </w:rPr>
      </w:pPr>
      <w:del w:id="1928" w:author="Author">
        <w:r w:rsidRPr="00515F94" w:rsidDel="00800BEE">
          <w:rPr>
            <w:rFonts w:ascii="Consolas" w:eastAsiaTheme="minorHAnsi" w:hAnsi="Consolas"/>
            <w:color w:val="000000"/>
            <w:sz w:val="16"/>
            <w:szCs w:val="16"/>
          </w:rPr>
          <w:delText xml:space="preserve">      &lt;xs:element ref="multiproperties" minOccurs="0" maxOccurs="2147483647"/&gt;</w:delText>
        </w:r>
      </w:del>
    </w:p>
    <w:p w14:paraId="2102A734" w14:textId="302A6E4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29" w:author="Author"/>
          <w:rFonts w:ascii="Consolas" w:eastAsiaTheme="minorHAnsi" w:hAnsi="Consolas"/>
          <w:color w:val="000000"/>
          <w:sz w:val="16"/>
          <w:szCs w:val="16"/>
        </w:rPr>
      </w:pPr>
      <w:del w:id="1930" w:author="Author">
        <w:r w:rsidRPr="00515F94" w:rsidDel="00800BEE">
          <w:rPr>
            <w:rFonts w:ascii="Consolas" w:eastAsiaTheme="minorHAnsi" w:hAnsi="Consolas"/>
            <w:color w:val="000000"/>
            <w:sz w:val="16"/>
            <w:szCs w:val="16"/>
          </w:rPr>
          <w:delText xml:space="preserve">      &lt;xs:element ref="pbspeculardisplayproperties" minOccurs="0" maxOccurs="2147483647"/&gt;</w:delText>
        </w:r>
      </w:del>
    </w:p>
    <w:p w14:paraId="7DD5320E" w14:textId="4518969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31" w:author="Author"/>
          <w:rFonts w:ascii="Consolas" w:eastAsiaTheme="minorHAnsi" w:hAnsi="Consolas"/>
          <w:color w:val="000000"/>
          <w:sz w:val="16"/>
          <w:szCs w:val="16"/>
        </w:rPr>
      </w:pPr>
      <w:del w:id="1932" w:author="Author">
        <w:r w:rsidRPr="00515F94" w:rsidDel="00800BEE">
          <w:rPr>
            <w:rFonts w:ascii="Consolas" w:eastAsiaTheme="minorHAnsi" w:hAnsi="Consolas"/>
            <w:color w:val="000000"/>
            <w:sz w:val="16"/>
            <w:szCs w:val="16"/>
          </w:rPr>
          <w:delText xml:space="preserve">      &lt;xs:element ref="pbspecular" minOccurs="0" maxOccurs="2147483647"/&gt;</w:delText>
        </w:r>
      </w:del>
    </w:p>
    <w:p w14:paraId="76EE3DD1" w14:textId="5B5565E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33" w:author="Author"/>
          <w:rFonts w:ascii="Consolas" w:eastAsiaTheme="minorHAnsi" w:hAnsi="Consolas"/>
          <w:color w:val="000000"/>
          <w:sz w:val="16"/>
          <w:szCs w:val="16"/>
        </w:rPr>
      </w:pPr>
      <w:del w:id="1934" w:author="Author">
        <w:r w:rsidRPr="00515F94" w:rsidDel="00800BEE">
          <w:rPr>
            <w:rFonts w:ascii="Consolas" w:eastAsiaTheme="minorHAnsi" w:hAnsi="Consolas"/>
            <w:color w:val="000000"/>
            <w:sz w:val="16"/>
            <w:szCs w:val="16"/>
          </w:rPr>
          <w:delText xml:space="preserve">      &lt;xs:element ref="pbmetallicdisplayproperties" minOccurs="0" maxOccurs="2147483647"/&gt;</w:delText>
        </w:r>
      </w:del>
    </w:p>
    <w:p w14:paraId="2CC66926" w14:textId="763373A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35" w:author="Author"/>
          <w:rFonts w:ascii="Consolas" w:eastAsiaTheme="minorHAnsi" w:hAnsi="Consolas"/>
          <w:color w:val="000000"/>
          <w:sz w:val="16"/>
          <w:szCs w:val="16"/>
        </w:rPr>
      </w:pPr>
      <w:del w:id="1936" w:author="Author">
        <w:r w:rsidRPr="00515F94" w:rsidDel="00800BEE">
          <w:rPr>
            <w:rFonts w:ascii="Consolas" w:eastAsiaTheme="minorHAnsi" w:hAnsi="Consolas"/>
            <w:color w:val="000000"/>
            <w:sz w:val="16"/>
            <w:szCs w:val="16"/>
          </w:rPr>
          <w:delText xml:space="preserve">      &lt;xs:element ref="pbmetallic" minOccurs="0" maxOccurs="2147483647"/&gt;</w:delText>
        </w:r>
      </w:del>
    </w:p>
    <w:p w14:paraId="52BC91C6" w14:textId="5EE26A0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37" w:author="Author"/>
          <w:rFonts w:ascii="Consolas" w:eastAsiaTheme="minorHAnsi" w:hAnsi="Consolas"/>
          <w:color w:val="000000"/>
          <w:sz w:val="16"/>
          <w:szCs w:val="16"/>
        </w:rPr>
      </w:pPr>
      <w:del w:id="1938" w:author="Author">
        <w:r w:rsidRPr="00515F94" w:rsidDel="00800BEE">
          <w:rPr>
            <w:rFonts w:ascii="Consolas" w:eastAsiaTheme="minorHAnsi" w:hAnsi="Consolas"/>
            <w:color w:val="000000"/>
            <w:sz w:val="16"/>
            <w:szCs w:val="16"/>
          </w:rPr>
          <w:delText xml:space="preserve">      &lt;xs:element ref="pbmetallictexturedisplayproperties" minOccurs="0" maxOccurs="2147483647"/&gt;</w:delText>
        </w:r>
      </w:del>
    </w:p>
    <w:p w14:paraId="273130E6" w14:textId="2F09A1E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39" w:author="Author"/>
          <w:rFonts w:ascii="Consolas" w:eastAsiaTheme="minorHAnsi" w:hAnsi="Consolas"/>
          <w:color w:val="000000"/>
          <w:sz w:val="16"/>
          <w:szCs w:val="16"/>
        </w:rPr>
      </w:pPr>
      <w:del w:id="1940" w:author="Author">
        <w:r w:rsidRPr="00515F94" w:rsidDel="00800BEE">
          <w:rPr>
            <w:rFonts w:ascii="Consolas" w:eastAsiaTheme="minorHAnsi" w:hAnsi="Consolas"/>
            <w:color w:val="000000"/>
            <w:sz w:val="16"/>
            <w:szCs w:val="16"/>
          </w:rPr>
          <w:delText xml:space="preserve">      &lt;xs:element ref="pbspeculartexturedisplayproperties" minOccurs="0" maxOccurs="2147483647"/&gt;</w:delText>
        </w:r>
      </w:del>
    </w:p>
    <w:p w14:paraId="252DA479" w14:textId="1F94BFD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41" w:author="Author"/>
          <w:rFonts w:ascii="Consolas" w:eastAsiaTheme="minorHAnsi" w:hAnsi="Consolas"/>
          <w:color w:val="000000"/>
          <w:sz w:val="16"/>
          <w:szCs w:val="16"/>
        </w:rPr>
      </w:pPr>
      <w:del w:id="1942" w:author="Author">
        <w:r w:rsidRPr="00515F94" w:rsidDel="00800BEE">
          <w:rPr>
            <w:rFonts w:ascii="Consolas" w:eastAsiaTheme="minorHAnsi" w:hAnsi="Consolas"/>
            <w:color w:val="000000"/>
            <w:sz w:val="16"/>
            <w:szCs w:val="16"/>
          </w:rPr>
          <w:delText xml:space="preserve">      &lt;xs:element ref="translucentdisplayproperties" minOccurs="0" maxOccurs="2147483647"/&gt;</w:delText>
        </w:r>
      </w:del>
    </w:p>
    <w:p w14:paraId="630B8348" w14:textId="6309EC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43" w:author="Author"/>
          <w:rFonts w:ascii="Consolas" w:eastAsiaTheme="minorHAnsi" w:hAnsi="Consolas"/>
          <w:color w:val="000000"/>
          <w:sz w:val="16"/>
          <w:szCs w:val="16"/>
        </w:rPr>
      </w:pPr>
      <w:del w:id="1944" w:author="Author">
        <w:r w:rsidRPr="00515F94" w:rsidDel="00800BEE">
          <w:rPr>
            <w:rFonts w:ascii="Consolas" w:eastAsiaTheme="minorHAnsi" w:hAnsi="Consolas"/>
            <w:color w:val="000000"/>
            <w:sz w:val="16"/>
            <w:szCs w:val="16"/>
          </w:rPr>
          <w:delText xml:space="preserve">      &lt;xs:element ref="translucent" minOccurs="0" maxOccurs="2147483647"/&gt;</w:delText>
        </w:r>
      </w:del>
    </w:p>
    <w:p w14:paraId="4BB84C61" w14:textId="0EBE643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45" w:author="Author"/>
          <w:rFonts w:ascii="Consolas" w:eastAsiaTheme="minorHAnsi" w:hAnsi="Consolas"/>
          <w:color w:val="000000"/>
          <w:sz w:val="16"/>
          <w:szCs w:val="16"/>
        </w:rPr>
      </w:pPr>
      <w:del w:id="1946" w:author="Author">
        <w:r w:rsidRPr="00515F94" w:rsidDel="00800BEE">
          <w:rPr>
            <w:rFonts w:ascii="Consolas" w:eastAsiaTheme="minorHAnsi" w:hAnsi="Consolas"/>
            <w:color w:val="000000"/>
            <w:sz w:val="16"/>
            <w:szCs w:val="16"/>
          </w:rPr>
          <w:delText xml:space="preserve">      &lt;xs:any namespace="##other" processContents="lax" minOccurs="0" maxOccurs="2147483647"/&gt;</w:delText>
        </w:r>
      </w:del>
    </w:p>
    <w:p w14:paraId="7856FC4D" w14:textId="39183C9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47" w:author="Author"/>
          <w:rFonts w:ascii="Consolas" w:eastAsiaTheme="minorHAnsi" w:hAnsi="Consolas"/>
          <w:color w:val="000000"/>
          <w:sz w:val="16"/>
          <w:szCs w:val="16"/>
        </w:rPr>
      </w:pPr>
      <w:del w:id="1948" w:author="Author">
        <w:r w:rsidRPr="00515F94" w:rsidDel="00800BEE">
          <w:rPr>
            <w:rFonts w:ascii="Consolas" w:eastAsiaTheme="minorHAnsi" w:hAnsi="Consolas"/>
            <w:color w:val="000000"/>
            <w:sz w:val="16"/>
            <w:szCs w:val="16"/>
          </w:rPr>
          <w:delText xml:space="preserve">    &lt;/xs:choice&gt;</w:delText>
        </w:r>
      </w:del>
    </w:p>
    <w:p w14:paraId="3C1A18B9" w14:textId="71D880A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49" w:author="Author"/>
          <w:rFonts w:ascii="Consolas" w:eastAsiaTheme="minorHAnsi" w:hAnsi="Consolas"/>
          <w:color w:val="000000"/>
          <w:sz w:val="16"/>
          <w:szCs w:val="16"/>
        </w:rPr>
      </w:pPr>
      <w:del w:id="1950" w:author="Author">
        <w:r w:rsidRPr="00515F94" w:rsidDel="00800BEE">
          <w:rPr>
            <w:rFonts w:ascii="Consolas" w:eastAsiaTheme="minorHAnsi" w:hAnsi="Consolas"/>
            <w:color w:val="000000"/>
            <w:sz w:val="16"/>
            <w:szCs w:val="16"/>
          </w:rPr>
          <w:delText xml:space="preserve">    &lt;xs:element ref="object" minOccurs="0" maxOccurs="2147483647"/&gt;</w:delText>
        </w:r>
      </w:del>
    </w:p>
    <w:p w14:paraId="503349B2" w14:textId="19CCA22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51" w:author="Author"/>
          <w:rFonts w:ascii="Consolas" w:eastAsiaTheme="minorHAnsi" w:hAnsi="Consolas"/>
          <w:color w:val="000000"/>
          <w:sz w:val="16"/>
          <w:szCs w:val="16"/>
        </w:rPr>
      </w:pPr>
      <w:del w:id="1952" w:author="Author">
        <w:r w:rsidRPr="00515F94" w:rsidDel="00800BEE">
          <w:rPr>
            <w:rFonts w:ascii="Consolas" w:eastAsiaTheme="minorHAnsi" w:hAnsi="Consolas"/>
            <w:color w:val="000000"/>
            <w:sz w:val="16"/>
            <w:szCs w:val="16"/>
          </w:rPr>
          <w:delText xml:space="preserve">  &lt;/xs:sequence&gt;</w:delText>
        </w:r>
      </w:del>
    </w:p>
    <w:p w14:paraId="5A9F1F5C" w14:textId="5E7F850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53" w:author="Author"/>
          <w:rFonts w:ascii="Consolas" w:eastAsiaTheme="minorHAnsi" w:hAnsi="Consolas"/>
          <w:color w:val="000000"/>
          <w:sz w:val="16"/>
          <w:szCs w:val="16"/>
        </w:rPr>
      </w:pPr>
      <w:del w:id="1954" w:author="Author">
        <w:r w:rsidRPr="00515F94" w:rsidDel="00800BEE">
          <w:rPr>
            <w:rFonts w:ascii="Consolas" w:eastAsiaTheme="minorHAnsi" w:hAnsi="Consolas"/>
            <w:color w:val="000000"/>
            <w:sz w:val="16"/>
            <w:szCs w:val="16"/>
          </w:rPr>
          <w:delText xml:space="preserve">  &lt;xs:anyAttribute namespace="##other" processContents="lax"/&gt;</w:delText>
        </w:r>
      </w:del>
    </w:p>
    <w:p w14:paraId="2582E344" w14:textId="5D1F89A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55" w:author="Author"/>
          <w:rFonts w:ascii="Consolas" w:eastAsiaTheme="minorHAnsi" w:hAnsi="Consolas"/>
          <w:color w:val="000000"/>
          <w:sz w:val="16"/>
          <w:szCs w:val="16"/>
        </w:rPr>
      </w:pPr>
      <w:del w:id="1956" w:author="Author">
        <w:r w:rsidRPr="00515F94" w:rsidDel="00800BEE">
          <w:rPr>
            <w:rFonts w:ascii="Consolas" w:eastAsiaTheme="minorHAnsi" w:hAnsi="Consolas"/>
            <w:color w:val="000000"/>
            <w:sz w:val="16"/>
            <w:szCs w:val="16"/>
          </w:rPr>
          <w:delText>&lt;/xs:complexType&gt;</w:delText>
        </w:r>
      </w:del>
    </w:p>
    <w:p w14:paraId="29556F30" w14:textId="1DF0AE4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57" w:author="Author"/>
          <w:rFonts w:ascii="Consolas" w:eastAsiaTheme="minorHAnsi" w:hAnsi="Consolas"/>
          <w:color w:val="000000"/>
          <w:sz w:val="16"/>
          <w:szCs w:val="16"/>
        </w:rPr>
      </w:pPr>
      <w:del w:id="1958" w:author="Author">
        <w:r w:rsidRPr="00515F94" w:rsidDel="00800BEE">
          <w:rPr>
            <w:rFonts w:ascii="Consolas" w:eastAsiaTheme="minorHAnsi" w:hAnsi="Consolas"/>
            <w:color w:val="000000"/>
            <w:sz w:val="16"/>
            <w:szCs w:val="16"/>
          </w:rPr>
          <w:delText>&lt;xs:complexType name="CT_Build"&gt;</w:delText>
        </w:r>
      </w:del>
    </w:p>
    <w:p w14:paraId="4D9742DA" w14:textId="355A8EC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59" w:author="Author"/>
          <w:rFonts w:ascii="Consolas" w:eastAsiaTheme="minorHAnsi" w:hAnsi="Consolas"/>
          <w:color w:val="000000"/>
          <w:sz w:val="16"/>
          <w:szCs w:val="16"/>
        </w:rPr>
      </w:pPr>
      <w:del w:id="1960" w:author="Author">
        <w:r w:rsidRPr="00515F94" w:rsidDel="00800BEE">
          <w:rPr>
            <w:rFonts w:ascii="Consolas" w:eastAsiaTheme="minorHAnsi" w:hAnsi="Consolas"/>
            <w:color w:val="000000"/>
            <w:sz w:val="16"/>
            <w:szCs w:val="16"/>
          </w:rPr>
          <w:delText>&lt;xs:sequence&gt;</w:delText>
        </w:r>
      </w:del>
    </w:p>
    <w:p w14:paraId="3EEC8ACC" w14:textId="6E23DF2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61" w:author="Author"/>
          <w:rFonts w:ascii="Consolas" w:eastAsiaTheme="minorHAnsi" w:hAnsi="Consolas"/>
          <w:color w:val="000000"/>
          <w:sz w:val="16"/>
          <w:szCs w:val="16"/>
        </w:rPr>
      </w:pPr>
      <w:del w:id="1962" w:author="Author">
        <w:r w:rsidRPr="00515F94" w:rsidDel="00800BEE">
          <w:rPr>
            <w:rFonts w:ascii="Consolas" w:eastAsiaTheme="minorHAnsi" w:hAnsi="Consolas"/>
            <w:color w:val="000000"/>
            <w:sz w:val="16"/>
            <w:szCs w:val="16"/>
          </w:rPr>
          <w:delText>&lt;xs:element ref="item" minOccurs="0" maxOccurs="2147483647"/&gt;</w:delText>
        </w:r>
      </w:del>
    </w:p>
    <w:p w14:paraId="139599A4" w14:textId="7134AED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63" w:author="Author"/>
          <w:rFonts w:ascii="Consolas" w:eastAsiaTheme="minorHAnsi" w:hAnsi="Consolas"/>
          <w:color w:val="000000"/>
          <w:sz w:val="16"/>
          <w:szCs w:val="16"/>
        </w:rPr>
      </w:pPr>
      <w:del w:id="1964" w:author="Author">
        <w:r w:rsidRPr="00515F94" w:rsidDel="00800BEE">
          <w:rPr>
            <w:rFonts w:ascii="Consolas" w:eastAsiaTheme="minorHAnsi" w:hAnsi="Consolas"/>
            <w:color w:val="000000"/>
            <w:sz w:val="16"/>
            <w:szCs w:val="16"/>
          </w:rPr>
          <w:delText>&lt;/xs:sequence&gt;</w:delText>
        </w:r>
      </w:del>
    </w:p>
    <w:p w14:paraId="6D33E0C6" w14:textId="0D252A1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65" w:author="Author"/>
          <w:rFonts w:ascii="Consolas" w:eastAsiaTheme="minorHAnsi" w:hAnsi="Consolas"/>
          <w:color w:val="000000"/>
          <w:sz w:val="16"/>
          <w:szCs w:val="16"/>
        </w:rPr>
      </w:pPr>
      <w:del w:id="1966" w:author="Author">
        <w:r w:rsidRPr="00515F94" w:rsidDel="00800BEE">
          <w:rPr>
            <w:rFonts w:ascii="Consolas" w:eastAsiaTheme="minorHAnsi" w:hAnsi="Consolas"/>
            <w:color w:val="000000"/>
            <w:sz w:val="16"/>
            <w:szCs w:val="16"/>
          </w:rPr>
          <w:delText>&lt;xs:anyAttribute namespace="##other" processContents="lax"/&gt;</w:delText>
        </w:r>
      </w:del>
    </w:p>
    <w:p w14:paraId="7A42EE9B" w14:textId="621BEDC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67" w:author="Author"/>
          <w:rFonts w:ascii="Consolas" w:eastAsiaTheme="minorHAnsi" w:hAnsi="Consolas"/>
          <w:color w:val="000000"/>
          <w:sz w:val="16"/>
          <w:szCs w:val="16"/>
        </w:rPr>
      </w:pPr>
      <w:del w:id="1968" w:author="Author">
        <w:r w:rsidRPr="00515F94" w:rsidDel="00800BEE">
          <w:rPr>
            <w:rFonts w:ascii="Consolas" w:eastAsiaTheme="minorHAnsi" w:hAnsi="Consolas"/>
            <w:color w:val="000000"/>
            <w:sz w:val="16"/>
            <w:szCs w:val="16"/>
          </w:rPr>
          <w:delText>&lt;/xs:complexType&gt;</w:delText>
        </w:r>
      </w:del>
    </w:p>
    <w:p w14:paraId="74C8B90D" w14:textId="647DA12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69" w:author="Author"/>
          <w:rFonts w:ascii="Consolas" w:eastAsiaTheme="minorHAnsi" w:hAnsi="Consolas"/>
          <w:color w:val="000000"/>
          <w:sz w:val="16"/>
          <w:szCs w:val="16"/>
        </w:rPr>
      </w:pPr>
      <w:del w:id="1970" w:author="Author">
        <w:r w:rsidRPr="00515F94" w:rsidDel="00800BEE">
          <w:rPr>
            <w:rFonts w:ascii="Consolas" w:eastAsiaTheme="minorHAnsi" w:hAnsi="Consolas"/>
            <w:color w:val="000000"/>
            <w:sz w:val="16"/>
            <w:szCs w:val="16"/>
          </w:rPr>
          <w:delText>&lt;xs:complexType name="CT_BaseMaterials"&gt;</w:delText>
        </w:r>
      </w:del>
    </w:p>
    <w:p w14:paraId="53701498" w14:textId="429CB91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71" w:author="Author"/>
          <w:rFonts w:ascii="Consolas" w:eastAsiaTheme="minorHAnsi" w:hAnsi="Consolas"/>
          <w:color w:val="000000"/>
          <w:sz w:val="16"/>
          <w:szCs w:val="16"/>
        </w:rPr>
      </w:pPr>
      <w:del w:id="1972" w:author="Author">
        <w:r w:rsidRPr="00515F94" w:rsidDel="00800BEE">
          <w:rPr>
            <w:rFonts w:ascii="Consolas" w:eastAsiaTheme="minorHAnsi" w:hAnsi="Consolas"/>
            <w:color w:val="000000"/>
            <w:sz w:val="16"/>
            <w:szCs w:val="16"/>
          </w:rPr>
          <w:delText>&lt;xs:sequence&gt;</w:delText>
        </w:r>
      </w:del>
    </w:p>
    <w:p w14:paraId="0DD2E237" w14:textId="1175E30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73" w:author="Author"/>
          <w:rFonts w:ascii="Consolas" w:eastAsiaTheme="minorHAnsi" w:hAnsi="Consolas"/>
          <w:color w:val="000000"/>
          <w:sz w:val="16"/>
          <w:szCs w:val="16"/>
        </w:rPr>
      </w:pPr>
      <w:del w:id="1974" w:author="Author">
        <w:r w:rsidRPr="00515F94" w:rsidDel="00800BEE">
          <w:rPr>
            <w:rFonts w:ascii="Consolas" w:eastAsiaTheme="minorHAnsi" w:hAnsi="Consolas"/>
            <w:color w:val="000000"/>
            <w:sz w:val="16"/>
            <w:szCs w:val="16"/>
          </w:rPr>
          <w:delText>&lt;xs:element ref="base" maxOccurs="2147483647"/&gt;</w:delText>
        </w:r>
      </w:del>
    </w:p>
    <w:p w14:paraId="6E3D0708" w14:textId="729443E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75" w:author="Author"/>
          <w:rFonts w:ascii="Consolas" w:eastAsiaTheme="minorHAnsi" w:hAnsi="Consolas"/>
          <w:color w:val="000000"/>
          <w:sz w:val="16"/>
          <w:szCs w:val="16"/>
        </w:rPr>
      </w:pPr>
      <w:del w:id="1976" w:author="Author">
        <w:r w:rsidRPr="00515F94" w:rsidDel="00800BEE">
          <w:rPr>
            <w:rFonts w:ascii="Consolas" w:eastAsiaTheme="minorHAnsi" w:hAnsi="Consolas"/>
            <w:color w:val="000000"/>
            <w:sz w:val="16"/>
            <w:szCs w:val="16"/>
          </w:rPr>
          <w:delText>&lt;/xs:sequence&gt;</w:delText>
        </w:r>
      </w:del>
    </w:p>
    <w:p w14:paraId="3643C0CF" w14:textId="3CFF1C5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77" w:author="Author"/>
          <w:rFonts w:ascii="Consolas" w:eastAsiaTheme="minorHAnsi" w:hAnsi="Consolas"/>
          <w:color w:val="000000"/>
          <w:sz w:val="16"/>
          <w:szCs w:val="16"/>
        </w:rPr>
      </w:pPr>
      <w:del w:id="1978" w:author="Author">
        <w:r w:rsidRPr="00515F94" w:rsidDel="00800BEE">
          <w:rPr>
            <w:rFonts w:ascii="Consolas" w:eastAsiaTheme="minorHAnsi" w:hAnsi="Consolas"/>
            <w:color w:val="000000"/>
            <w:sz w:val="16"/>
            <w:szCs w:val="16"/>
          </w:rPr>
          <w:delText>&lt;xs:attribute name="id" type="ST_ResourceID" use="required"/&gt;</w:delText>
        </w:r>
      </w:del>
    </w:p>
    <w:p w14:paraId="60488543" w14:textId="680B7E4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79" w:author="Author"/>
          <w:rFonts w:ascii="Consolas" w:eastAsiaTheme="minorHAnsi" w:hAnsi="Consolas"/>
          <w:color w:val="000000"/>
          <w:sz w:val="16"/>
          <w:szCs w:val="16"/>
        </w:rPr>
      </w:pPr>
      <w:del w:id="1980" w:author="Author">
        <w:r w:rsidRPr="00515F94" w:rsidDel="00800BEE">
          <w:rPr>
            <w:rFonts w:ascii="Consolas" w:eastAsiaTheme="minorHAnsi" w:hAnsi="Consolas"/>
            <w:color w:val="000000"/>
            <w:sz w:val="16"/>
            <w:szCs w:val="16"/>
          </w:rPr>
          <w:delText xml:space="preserve">  &lt;xs:attribute name="displaypropertiesid" type="ST_ResourceID" use="optional"/&gt;</w:delText>
        </w:r>
      </w:del>
    </w:p>
    <w:p w14:paraId="592D40CB" w14:textId="1BF9060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81" w:author="Author"/>
          <w:rFonts w:ascii="Consolas" w:eastAsiaTheme="minorHAnsi" w:hAnsi="Consolas"/>
          <w:color w:val="000000"/>
          <w:sz w:val="16"/>
          <w:szCs w:val="16"/>
        </w:rPr>
      </w:pPr>
      <w:del w:id="1982" w:author="Author">
        <w:r w:rsidRPr="00515F94" w:rsidDel="00800BEE">
          <w:rPr>
            <w:rFonts w:ascii="Consolas" w:eastAsiaTheme="minorHAnsi" w:hAnsi="Consolas"/>
            <w:color w:val="000000"/>
            <w:sz w:val="16"/>
            <w:szCs w:val="16"/>
          </w:rPr>
          <w:delText xml:space="preserve">  &lt;xs:anyAttribute namespace="##other" processContents="lax"/&gt;</w:delText>
        </w:r>
      </w:del>
    </w:p>
    <w:p w14:paraId="381B8357" w14:textId="3B67E00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83" w:author="Author"/>
          <w:rFonts w:ascii="Consolas" w:eastAsiaTheme="minorHAnsi" w:hAnsi="Consolas"/>
          <w:color w:val="000000"/>
          <w:sz w:val="16"/>
          <w:szCs w:val="16"/>
        </w:rPr>
      </w:pPr>
      <w:del w:id="1984" w:author="Author">
        <w:r w:rsidRPr="00515F94" w:rsidDel="00800BEE">
          <w:rPr>
            <w:rFonts w:ascii="Consolas" w:eastAsiaTheme="minorHAnsi" w:hAnsi="Consolas"/>
            <w:color w:val="000000"/>
            <w:sz w:val="16"/>
            <w:szCs w:val="16"/>
          </w:rPr>
          <w:delText>&lt;/xs:complexType&gt;</w:delText>
        </w:r>
      </w:del>
    </w:p>
    <w:p w14:paraId="128A610C" w14:textId="1B0B39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85" w:author="Author"/>
          <w:rFonts w:ascii="Consolas" w:eastAsiaTheme="minorHAnsi" w:hAnsi="Consolas"/>
          <w:color w:val="000000"/>
          <w:sz w:val="16"/>
          <w:szCs w:val="16"/>
        </w:rPr>
      </w:pPr>
      <w:del w:id="1986" w:author="Author">
        <w:r w:rsidRPr="00515F94" w:rsidDel="00800BEE">
          <w:rPr>
            <w:rFonts w:ascii="Consolas" w:eastAsiaTheme="minorHAnsi" w:hAnsi="Consolas"/>
            <w:color w:val="000000"/>
            <w:sz w:val="16"/>
            <w:szCs w:val="16"/>
          </w:rPr>
          <w:delText>&lt;xs:complexType name="CT_Base"&gt;</w:delText>
        </w:r>
      </w:del>
    </w:p>
    <w:p w14:paraId="61B9C4ED" w14:textId="18A7CBB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87" w:author="Author"/>
          <w:rFonts w:ascii="Consolas" w:eastAsiaTheme="minorHAnsi" w:hAnsi="Consolas"/>
          <w:color w:val="000000"/>
          <w:sz w:val="16"/>
          <w:szCs w:val="16"/>
        </w:rPr>
      </w:pPr>
      <w:del w:id="1988" w:author="Author">
        <w:r w:rsidRPr="00515F94" w:rsidDel="00800BEE">
          <w:rPr>
            <w:rFonts w:ascii="Consolas" w:eastAsiaTheme="minorHAnsi" w:hAnsi="Consolas"/>
            <w:color w:val="000000"/>
            <w:sz w:val="16"/>
            <w:szCs w:val="16"/>
          </w:rPr>
          <w:delText>&lt;xs:attribute name="name" type="xs:string" use="required"/&gt;</w:delText>
        </w:r>
      </w:del>
    </w:p>
    <w:p w14:paraId="2EC4A173" w14:textId="4A2B7D4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89" w:author="Author"/>
          <w:rFonts w:ascii="Consolas" w:eastAsiaTheme="minorHAnsi" w:hAnsi="Consolas"/>
          <w:color w:val="000000"/>
          <w:sz w:val="16"/>
          <w:szCs w:val="16"/>
        </w:rPr>
      </w:pPr>
      <w:del w:id="1990" w:author="Author">
        <w:r w:rsidRPr="00515F94" w:rsidDel="00800BEE">
          <w:rPr>
            <w:rFonts w:ascii="Consolas" w:eastAsiaTheme="minorHAnsi" w:hAnsi="Consolas"/>
            <w:color w:val="000000"/>
            <w:sz w:val="16"/>
            <w:szCs w:val="16"/>
          </w:rPr>
          <w:delText>&lt;xs:attribute name="displaycolor" type="ST_ColorValue" use="required"/&gt;</w:delText>
        </w:r>
      </w:del>
    </w:p>
    <w:p w14:paraId="48727B17" w14:textId="017253B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91" w:author="Author"/>
          <w:rFonts w:ascii="Consolas" w:eastAsiaTheme="minorHAnsi" w:hAnsi="Consolas"/>
          <w:color w:val="000000"/>
          <w:sz w:val="16"/>
          <w:szCs w:val="16"/>
        </w:rPr>
      </w:pPr>
      <w:del w:id="1992" w:author="Author">
        <w:r w:rsidRPr="00515F94" w:rsidDel="00800BEE">
          <w:rPr>
            <w:rFonts w:ascii="Consolas" w:eastAsiaTheme="minorHAnsi" w:hAnsi="Consolas"/>
            <w:color w:val="000000"/>
            <w:sz w:val="16"/>
            <w:szCs w:val="16"/>
          </w:rPr>
          <w:delText>&lt;xs:anyAttribute namespace="##other" processContents="lax"/&gt;</w:delText>
        </w:r>
      </w:del>
    </w:p>
    <w:p w14:paraId="6AE8F1AD" w14:textId="1A02EA3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93" w:author="Author"/>
          <w:rFonts w:ascii="Consolas" w:eastAsiaTheme="minorHAnsi" w:hAnsi="Consolas"/>
          <w:color w:val="000000"/>
          <w:sz w:val="16"/>
          <w:szCs w:val="16"/>
        </w:rPr>
      </w:pPr>
      <w:del w:id="1994" w:author="Author">
        <w:r w:rsidRPr="00515F94" w:rsidDel="00800BEE">
          <w:rPr>
            <w:rFonts w:ascii="Consolas" w:eastAsiaTheme="minorHAnsi" w:hAnsi="Consolas"/>
            <w:color w:val="000000"/>
            <w:sz w:val="16"/>
            <w:szCs w:val="16"/>
          </w:rPr>
          <w:delText>&lt;/xs:complexType&gt;</w:delText>
        </w:r>
      </w:del>
    </w:p>
    <w:p w14:paraId="058C6F44" w14:textId="7CE07CD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95" w:author="Author"/>
          <w:rFonts w:ascii="Consolas" w:eastAsiaTheme="minorHAnsi" w:hAnsi="Consolas"/>
          <w:color w:val="000000"/>
          <w:sz w:val="16"/>
          <w:szCs w:val="16"/>
        </w:rPr>
      </w:pPr>
      <w:del w:id="1996" w:author="Author">
        <w:r w:rsidRPr="00515F94" w:rsidDel="00800BEE">
          <w:rPr>
            <w:rFonts w:ascii="Consolas" w:eastAsiaTheme="minorHAnsi" w:hAnsi="Consolas"/>
            <w:color w:val="000000"/>
            <w:sz w:val="16"/>
            <w:szCs w:val="16"/>
          </w:rPr>
          <w:delText>&lt;xs:complexType name="CT_MetadataGroup"&gt;</w:delText>
        </w:r>
      </w:del>
    </w:p>
    <w:p w14:paraId="77952917" w14:textId="4B237F7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97" w:author="Author"/>
          <w:rFonts w:ascii="Consolas" w:eastAsiaTheme="minorHAnsi" w:hAnsi="Consolas"/>
          <w:color w:val="000000"/>
          <w:sz w:val="16"/>
          <w:szCs w:val="16"/>
        </w:rPr>
      </w:pPr>
      <w:del w:id="1998" w:author="Author">
        <w:r w:rsidRPr="00515F94" w:rsidDel="00800BEE">
          <w:rPr>
            <w:rFonts w:ascii="Consolas" w:eastAsiaTheme="minorHAnsi" w:hAnsi="Consolas"/>
            <w:color w:val="000000"/>
            <w:sz w:val="16"/>
            <w:szCs w:val="16"/>
          </w:rPr>
          <w:delText>&lt;xs:sequence&gt;</w:delText>
        </w:r>
      </w:del>
    </w:p>
    <w:p w14:paraId="305649B3" w14:textId="2BDEEC6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1999" w:author="Author"/>
          <w:rFonts w:ascii="Consolas" w:eastAsiaTheme="minorHAnsi" w:hAnsi="Consolas"/>
          <w:color w:val="000000"/>
          <w:sz w:val="16"/>
          <w:szCs w:val="16"/>
        </w:rPr>
      </w:pPr>
      <w:del w:id="2000" w:author="Author">
        <w:r w:rsidRPr="00515F94" w:rsidDel="00800BEE">
          <w:rPr>
            <w:rFonts w:ascii="Consolas" w:eastAsiaTheme="minorHAnsi" w:hAnsi="Consolas"/>
            <w:color w:val="000000"/>
            <w:sz w:val="16"/>
            <w:szCs w:val="16"/>
          </w:rPr>
          <w:delText>&lt;xs:element ref="metadata" maxOccurs="2147483647"/&gt;</w:delText>
        </w:r>
      </w:del>
    </w:p>
    <w:p w14:paraId="795612B1" w14:textId="221FE6E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01" w:author="Author"/>
          <w:rFonts w:ascii="Consolas" w:eastAsiaTheme="minorHAnsi" w:hAnsi="Consolas"/>
          <w:color w:val="000000"/>
          <w:sz w:val="16"/>
          <w:szCs w:val="16"/>
        </w:rPr>
      </w:pPr>
      <w:del w:id="2002" w:author="Author">
        <w:r w:rsidRPr="00515F94" w:rsidDel="00800BEE">
          <w:rPr>
            <w:rFonts w:ascii="Consolas" w:eastAsiaTheme="minorHAnsi" w:hAnsi="Consolas"/>
            <w:color w:val="000000"/>
            <w:sz w:val="16"/>
            <w:szCs w:val="16"/>
          </w:rPr>
          <w:delText>&lt;/xs:sequence&gt;</w:delText>
        </w:r>
      </w:del>
    </w:p>
    <w:p w14:paraId="7618191E" w14:textId="3CEA5B0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03" w:author="Author"/>
          <w:rFonts w:ascii="Consolas" w:eastAsiaTheme="minorHAnsi" w:hAnsi="Consolas"/>
          <w:color w:val="000000"/>
          <w:sz w:val="16"/>
          <w:szCs w:val="16"/>
        </w:rPr>
      </w:pPr>
      <w:del w:id="2004" w:author="Author">
        <w:r w:rsidRPr="00515F94" w:rsidDel="00800BEE">
          <w:rPr>
            <w:rFonts w:ascii="Consolas" w:eastAsiaTheme="minorHAnsi" w:hAnsi="Consolas"/>
            <w:color w:val="000000"/>
            <w:sz w:val="16"/>
            <w:szCs w:val="16"/>
          </w:rPr>
          <w:delText>&lt;/xs:complexType&gt;</w:delText>
        </w:r>
      </w:del>
    </w:p>
    <w:p w14:paraId="158887D1" w14:textId="3A9403C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05" w:author="Author"/>
          <w:rFonts w:ascii="Consolas" w:eastAsiaTheme="minorHAnsi" w:hAnsi="Consolas"/>
          <w:color w:val="000000"/>
          <w:sz w:val="16"/>
          <w:szCs w:val="16"/>
        </w:rPr>
      </w:pPr>
      <w:del w:id="2006" w:author="Author">
        <w:r w:rsidRPr="00515F94" w:rsidDel="00800BEE">
          <w:rPr>
            <w:rFonts w:ascii="Consolas" w:eastAsiaTheme="minorHAnsi" w:hAnsi="Consolas"/>
            <w:color w:val="000000"/>
            <w:sz w:val="16"/>
            <w:szCs w:val="16"/>
          </w:rPr>
          <w:delText>&lt;xs:complexType name="CT_Object"&gt;</w:delText>
        </w:r>
      </w:del>
    </w:p>
    <w:p w14:paraId="31CF1067" w14:textId="5B616F2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07" w:author="Author"/>
          <w:rFonts w:ascii="Consolas" w:eastAsiaTheme="minorHAnsi" w:hAnsi="Consolas"/>
          <w:color w:val="000000"/>
          <w:sz w:val="16"/>
          <w:szCs w:val="16"/>
        </w:rPr>
      </w:pPr>
      <w:del w:id="2008" w:author="Author">
        <w:r w:rsidRPr="00515F94" w:rsidDel="00800BEE">
          <w:rPr>
            <w:rFonts w:ascii="Consolas" w:eastAsiaTheme="minorHAnsi" w:hAnsi="Consolas"/>
            <w:color w:val="000000"/>
            <w:sz w:val="16"/>
            <w:szCs w:val="16"/>
          </w:rPr>
          <w:delText>&lt;xs:sequence&gt;</w:delText>
        </w:r>
      </w:del>
    </w:p>
    <w:p w14:paraId="6FB51116" w14:textId="43F171F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09" w:author="Author"/>
          <w:rFonts w:ascii="Consolas" w:eastAsiaTheme="minorHAnsi" w:hAnsi="Consolas"/>
          <w:color w:val="000000"/>
          <w:sz w:val="16"/>
          <w:szCs w:val="16"/>
        </w:rPr>
      </w:pPr>
      <w:del w:id="2010" w:author="Author">
        <w:r w:rsidRPr="00515F94" w:rsidDel="00800BEE">
          <w:rPr>
            <w:rFonts w:ascii="Consolas" w:eastAsiaTheme="minorHAnsi" w:hAnsi="Consolas"/>
            <w:color w:val="000000"/>
            <w:sz w:val="16"/>
            <w:szCs w:val="16"/>
          </w:rPr>
          <w:delText>&lt;xs:element ref="metadatagroup" minOccurs="0" maxOccurs="1"/&gt;</w:delText>
        </w:r>
      </w:del>
    </w:p>
    <w:p w14:paraId="105D78C0" w14:textId="20AF2D2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11" w:author="Author"/>
          <w:rFonts w:ascii="Consolas" w:eastAsiaTheme="minorHAnsi" w:hAnsi="Consolas"/>
          <w:color w:val="000000"/>
          <w:sz w:val="16"/>
          <w:szCs w:val="16"/>
        </w:rPr>
      </w:pPr>
      <w:del w:id="2012" w:author="Author">
        <w:r w:rsidRPr="00515F94" w:rsidDel="00800BEE">
          <w:rPr>
            <w:rFonts w:ascii="Consolas" w:eastAsiaTheme="minorHAnsi" w:hAnsi="Consolas"/>
            <w:color w:val="000000"/>
            <w:sz w:val="16"/>
            <w:szCs w:val="16"/>
          </w:rPr>
          <w:delText>&lt;xs:choice&gt;</w:delText>
        </w:r>
      </w:del>
    </w:p>
    <w:p w14:paraId="6CEE05AF" w14:textId="7B6367F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13" w:author="Author"/>
          <w:rFonts w:ascii="Consolas" w:eastAsiaTheme="minorHAnsi" w:hAnsi="Consolas"/>
          <w:color w:val="000000"/>
          <w:sz w:val="16"/>
          <w:szCs w:val="16"/>
        </w:rPr>
      </w:pPr>
      <w:del w:id="2014" w:author="Author">
        <w:r w:rsidRPr="00515F94" w:rsidDel="00800BEE">
          <w:rPr>
            <w:rFonts w:ascii="Consolas" w:eastAsiaTheme="minorHAnsi" w:hAnsi="Consolas"/>
            <w:color w:val="000000"/>
            <w:sz w:val="16"/>
            <w:szCs w:val="16"/>
          </w:rPr>
          <w:delText>&lt;xs:element ref="mesh"/&gt;</w:delText>
        </w:r>
      </w:del>
    </w:p>
    <w:p w14:paraId="025D03AA" w14:textId="2F9836D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15" w:author="Author"/>
          <w:rFonts w:ascii="Consolas" w:eastAsiaTheme="minorHAnsi" w:hAnsi="Consolas"/>
          <w:color w:val="000000"/>
          <w:sz w:val="16"/>
          <w:szCs w:val="16"/>
        </w:rPr>
      </w:pPr>
      <w:del w:id="2016" w:author="Author">
        <w:r w:rsidRPr="00515F94" w:rsidDel="00800BEE">
          <w:rPr>
            <w:rFonts w:ascii="Consolas" w:eastAsiaTheme="minorHAnsi" w:hAnsi="Consolas"/>
            <w:color w:val="000000"/>
            <w:sz w:val="16"/>
            <w:szCs w:val="16"/>
          </w:rPr>
          <w:delText>&lt;xs:element ref="components"/&gt;</w:delText>
        </w:r>
      </w:del>
    </w:p>
    <w:p w14:paraId="45623240" w14:textId="7D7B998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17" w:author="Author"/>
          <w:rFonts w:ascii="Consolas" w:eastAsiaTheme="minorHAnsi" w:hAnsi="Consolas"/>
          <w:color w:val="000000"/>
          <w:sz w:val="16"/>
          <w:szCs w:val="16"/>
        </w:rPr>
      </w:pPr>
      <w:del w:id="2018" w:author="Author">
        <w:r w:rsidRPr="00515F94" w:rsidDel="00800BEE">
          <w:rPr>
            <w:rFonts w:ascii="Consolas" w:eastAsiaTheme="minorHAnsi" w:hAnsi="Consolas"/>
            <w:color w:val="000000"/>
            <w:sz w:val="16"/>
            <w:szCs w:val="16"/>
          </w:rPr>
          <w:delText>&lt;/xs:choice&gt;</w:delText>
        </w:r>
      </w:del>
    </w:p>
    <w:p w14:paraId="632EA282" w14:textId="09BD092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19" w:author="Author"/>
          <w:rFonts w:ascii="Consolas" w:eastAsiaTheme="minorHAnsi" w:hAnsi="Consolas"/>
          <w:color w:val="000000"/>
          <w:sz w:val="16"/>
          <w:szCs w:val="16"/>
        </w:rPr>
      </w:pPr>
      <w:del w:id="2020" w:author="Author">
        <w:r w:rsidRPr="00515F94" w:rsidDel="00800BEE">
          <w:rPr>
            <w:rFonts w:ascii="Consolas" w:eastAsiaTheme="minorHAnsi" w:hAnsi="Consolas"/>
            <w:color w:val="000000"/>
            <w:sz w:val="16"/>
            <w:szCs w:val="16"/>
          </w:rPr>
          <w:delText>&lt;/xs:sequence&gt;</w:delText>
        </w:r>
      </w:del>
    </w:p>
    <w:p w14:paraId="0F1D3D3B" w14:textId="34154A5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21" w:author="Author"/>
          <w:rFonts w:ascii="Consolas" w:eastAsiaTheme="minorHAnsi" w:hAnsi="Consolas"/>
          <w:color w:val="000000"/>
          <w:sz w:val="16"/>
          <w:szCs w:val="16"/>
        </w:rPr>
      </w:pPr>
      <w:del w:id="2022" w:author="Author">
        <w:r w:rsidRPr="00515F94" w:rsidDel="00800BEE">
          <w:rPr>
            <w:rFonts w:ascii="Consolas" w:eastAsiaTheme="minorHAnsi" w:hAnsi="Consolas"/>
            <w:color w:val="000000"/>
            <w:sz w:val="16"/>
            <w:szCs w:val="16"/>
          </w:rPr>
          <w:delText>&lt;xs:attribute name="id" type="ST_ResourceID" use="required"/&gt;</w:delText>
        </w:r>
      </w:del>
    </w:p>
    <w:p w14:paraId="6FC2B867" w14:textId="0B00EDD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23" w:author="Author"/>
          <w:rFonts w:ascii="Consolas" w:eastAsiaTheme="minorHAnsi" w:hAnsi="Consolas"/>
          <w:color w:val="000000"/>
          <w:sz w:val="16"/>
          <w:szCs w:val="16"/>
        </w:rPr>
      </w:pPr>
      <w:del w:id="2024" w:author="Author">
        <w:r w:rsidRPr="00515F94" w:rsidDel="00800BEE">
          <w:rPr>
            <w:rFonts w:ascii="Consolas" w:eastAsiaTheme="minorHAnsi" w:hAnsi="Consolas"/>
            <w:color w:val="000000"/>
            <w:sz w:val="16"/>
            <w:szCs w:val="16"/>
          </w:rPr>
          <w:delText>&lt;xs:attribute name="type" type="ST_ObjectType" default="model"/&gt;</w:delText>
        </w:r>
      </w:del>
    </w:p>
    <w:p w14:paraId="1C293B8F" w14:textId="3DB2001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25" w:author="Author"/>
          <w:rFonts w:ascii="Consolas" w:eastAsiaTheme="minorHAnsi" w:hAnsi="Consolas"/>
          <w:color w:val="000000"/>
          <w:sz w:val="16"/>
          <w:szCs w:val="16"/>
        </w:rPr>
      </w:pPr>
      <w:del w:id="2026" w:author="Author">
        <w:r w:rsidRPr="00515F94" w:rsidDel="00800BEE">
          <w:rPr>
            <w:rFonts w:ascii="Consolas" w:eastAsiaTheme="minorHAnsi" w:hAnsi="Consolas"/>
            <w:color w:val="000000"/>
            <w:sz w:val="16"/>
            <w:szCs w:val="16"/>
          </w:rPr>
          <w:delText>&lt;xs:attribute name="thumbnail" type="ST_UriReference"/&gt;</w:delText>
        </w:r>
      </w:del>
    </w:p>
    <w:p w14:paraId="74DEA567" w14:textId="70BB47A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27" w:author="Author"/>
          <w:rFonts w:ascii="Consolas" w:eastAsiaTheme="minorHAnsi" w:hAnsi="Consolas"/>
          <w:color w:val="000000"/>
          <w:sz w:val="16"/>
          <w:szCs w:val="16"/>
        </w:rPr>
      </w:pPr>
      <w:del w:id="2028" w:author="Author">
        <w:r w:rsidRPr="00515F94" w:rsidDel="00800BEE">
          <w:rPr>
            <w:rFonts w:ascii="Consolas" w:eastAsiaTheme="minorHAnsi" w:hAnsi="Consolas"/>
            <w:color w:val="000000"/>
            <w:sz w:val="16"/>
            <w:szCs w:val="16"/>
          </w:rPr>
          <w:delText>&lt;xs:attribute name="partnumber" type="xs:string"/&gt;</w:delText>
        </w:r>
      </w:del>
    </w:p>
    <w:p w14:paraId="1C7C5310" w14:textId="5BB8B9D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29" w:author="Author"/>
          <w:rFonts w:ascii="Consolas" w:eastAsiaTheme="minorHAnsi" w:hAnsi="Consolas"/>
          <w:color w:val="000000"/>
          <w:sz w:val="16"/>
          <w:szCs w:val="16"/>
        </w:rPr>
      </w:pPr>
      <w:del w:id="2030" w:author="Author">
        <w:r w:rsidRPr="00515F94" w:rsidDel="00800BEE">
          <w:rPr>
            <w:rFonts w:ascii="Consolas" w:eastAsiaTheme="minorHAnsi" w:hAnsi="Consolas"/>
            <w:color w:val="000000"/>
            <w:sz w:val="16"/>
            <w:szCs w:val="16"/>
          </w:rPr>
          <w:delText>&lt;xs:attribute name="name" type="xs:string"/&gt;</w:delText>
        </w:r>
      </w:del>
    </w:p>
    <w:p w14:paraId="688B3CFD" w14:textId="58BD735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31" w:author="Author"/>
          <w:rFonts w:ascii="Consolas" w:eastAsiaTheme="minorHAnsi" w:hAnsi="Consolas"/>
          <w:color w:val="000000"/>
          <w:sz w:val="16"/>
          <w:szCs w:val="16"/>
        </w:rPr>
      </w:pPr>
      <w:del w:id="2032" w:author="Author">
        <w:r w:rsidRPr="00515F94" w:rsidDel="00800BEE">
          <w:rPr>
            <w:rFonts w:ascii="Consolas" w:eastAsiaTheme="minorHAnsi" w:hAnsi="Consolas"/>
            <w:color w:val="000000"/>
            <w:sz w:val="16"/>
            <w:szCs w:val="16"/>
          </w:rPr>
          <w:delText>&lt;xs:attribute name="pid" type="ST_ResourceIndex"/&gt;</w:delText>
        </w:r>
      </w:del>
    </w:p>
    <w:p w14:paraId="40AFAE3F" w14:textId="2D68CFA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33" w:author="Author"/>
          <w:rFonts w:ascii="Consolas" w:eastAsiaTheme="minorHAnsi" w:hAnsi="Consolas"/>
          <w:color w:val="000000"/>
          <w:sz w:val="16"/>
          <w:szCs w:val="16"/>
        </w:rPr>
      </w:pPr>
      <w:del w:id="2034" w:author="Author">
        <w:r w:rsidRPr="00515F94" w:rsidDel="00800BEE">
          <w:rPr>
            <w:rFonts w:ascii="Consolas" w:eastAsiaTheme="minorHAnsi" w:hAnsi="Consolas"/>
            <w:color w:val="000000"/>
            <w:sz w:val="16"/>
            <w:szCs w:val="16"/>
          </w:rPr>
          <w:delText>&lt;xs:attribute name="pindex" type="ST_ResourceIndex"/&gt;</w:delText>
        </w:r>
      </w:del>
    </w:p>
    <w:p w14:paraId="2EBC75CA" w14:textId="28F2F1C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35" w:author="Author"/>
          <w:rFonts w:ascii="Consolas" w:eastAsiaTheme="minorHAnsi" w:hAnsi="Consolas"/>
          <w:color w:val="000000"/>
          <w:sz w:val="16"/>
          <w:szCs w:val="16"/>
        </w:rPr>
      </w:pPr>
      <w:del w:id="2036" w:author="Author">
        <w:r w:rsidRPr="00515F94" w:rsidDel="00800BEE">
          <w:rPr>
            <w:rFonts w:ascii="Consolas" w:eastAsiaTheme="minorHAnsi" w:hAnsi="Consolas"/>
            <w:color w:val="000000"/>
            <w:sz w:val="16"/>
            <w:szCs w:val="16"/>
          </w:rPr>
          <w:delText>&lt;xs:anyAttribute namespace="##other" processContents="lax"/&gt;</w:delText>
        </w:r>
      </w:del>
    </w:p>
    <w:p w14:paraId="0EFF8421" w14:textId="0B32AE1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37" w:author="Author"/>
          <w:rFonts w:ascii="Consolas" w:eastAsiaTheme="minorHAnsi" w:hAnsi="Consolas"/>
          <w:color w:val="000000"/>
          <w:sz w:val="16"/>
          <w:szCs w:val="16"/>
        </w:rPr>
      </w:pPr>
      <w:del w:id="2038" w:author="Author">
        <w:r w:rsidRPr="00515F94" w:rsidDel="00800BEE">
          <w:rPr>
            <w:rFonts w:ascii="Consolas" w:eastAsiaTheme="minorHAnsi" w:hAnsi="Consolas"/>
            <w:color w:val="000000"/>
            <w:sz w:val="16"/>
            <w:szCs w:val="16"/>
          </w:rPr>
          <w:delText>&lt;/xs:complexType&gt;</w:delText>
        </w:r>
      </w:del>
    </w:p>
    <w:p w14:paraId="7B7C8CDF" w14:textId="324DB52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39" w:author="Author"/>
          <w:rFonts w:ascii="Consolas" w:eastAsiaTheme="minorHAnsi" w:hAnsi="Consolas"/>
          <w:color w:val="000000"/>
          <w:sz w:val="16"/>
          <w:szCs w:val="16"/>
        </w:rPr>
      </w:pPr>
      <w:del w:id="2040" w:author="Author">
        <w:r w:rsidRPr="00515F94" w:rsidDel="00800BEE">
          <w:rPr>
            <w:rFonts w:ascii="Consolas" w:eastAsiaTheme="minorHAnsi" w:hAnsi="Consolas"/>
            <w:color w:val="000000"/>
            <w:sz w:val="16"/>
            <w:szCs w:val="16"/>
          </w:rPr>
          <w:delText>&lt;xs:complexType name="CT_Mesh"&gt;</w:delText>
        </w:r>
      </w:del>
    </w:p>
    <w:p w14:paraId="743551A0" w14:textId="6A2B31E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41" w:author="Author"/>
          <w:rFonts w:ascii="Consolas" w:eastAsiaTheme="minorHAnsi" w:hAnsi="Consolas"/>
          <w:color w:val="000000"/>
          <w:sz w:val="16"/>
          <w:szCs w:val="16"/>
        </w:rPr>
      </w:pPr>
      <w:del w:id="2042" w:author="Author">
        <w:r w:rsidRPr="00515F94" w:rsidDel="00800BEE">
          <w:rPr>
            <w:rFonts w:ascii="Consolas" w:eastAsiaTheme="minorHAnsi" w:hAnsi="Consolas"/>
            <w:color w:val="000000"/>
            <w:sz w:val="16"/>
            <w:szCs w:val="16"/>
          </w:rPr>
          <w:delText>&lt;xs:sequence&gt;</w:delText>
        </w:r>
      </w:del>
    </w:p>
    <w:p w14:paraId="3C8968D4" w14:textId="1625F5C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43" w:author="Author"/>
          <w:rFonts w:ascii="Consolas" w:eastAsiaTheme="minorHAnsi" w:hAnsi="Consolas"/>
          <w:color w:val="000000"/>
          <w:sz w:val="16"/>
          <w:szCs w:val="16"/>
        </w:rPr>
      </w:pPr>
      <w:del w:id="2044" w:author="Author">
        <w:r w:rsidRPr="00515F94" w:rsidDel="00800BEE">
          <w:rPr>
            <w:rFonts w:ascii="Consolas" w:eastAsiaTheme="minorHAnsi" w:hAnsi="Consolas"/>
            <w:color w:val="000000"/>
            <w:sz w:val="16"/>
            <w:szCs w:val="16"/>
          </w:rPr>
          <w:delText>&lt;xs:element ref="vertices"/&gt;</w:delText>
        </w:r>
      </w:del>
    </w:p>
    <w:p w14:paraId="7E8750AC" w14:textId="4952E07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45" w:author="Author"/>
          <w:rFonts w:ascii="Consolas" w:eastAsiaTheme="minorHAnsi" w:hAnsi="Consolas"/>
          <w:color w:val="000000"/>
          <w:sz w:val="16"/>
          <w:szCs w:val="16"/>
        </w:rPr>
      </w:pPr>
      <w:del w:id="2046" w:author="Author">
        <w:r w:rsidRPr="00515F94" w:rsidDel="00800BEE">
          <w:rPr>
            <w:rFonts w:ascii="Consolas" w:eastAsiaTheme="minorHAnsi" w:hAnsi="Consolas"/>
            <w:color w:val="000000"/>
            <w:sz w:val="16"/>
            <w:szCs w:val="16"/>
          </w:rPr>
          <w:delText>&lt;xs:element ref="triangles"/&gt;</w:delText>
        </w:r>
      </w:del>
    </w:p>
    <w:p w14:paraId="282ED783" w14:textId="5A57EDA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47" w:author="Author"/>
          <w:rFonts w:ascii="Consolas" w:eastAsiaTheme="minorHAnsi" w:hAnsi="Consolas"/>
          <w:color w:val="000000"/>
          <w:sz w:val="16"/>
          <w:szCs w:val="16"/>
        </w:rPr>
      </w:pPr>
      <w:del w:id="2048" w:author="Author">
        <w:r w:rsidRPr="00515F94" w:rsidDel="00800BEE">
          <w:rPr>
            <w:rFonts w:ascii="Consolas" w:eastAsiaTheme="minorHAnsi" w:hAnsi="Consolas"/>
            <w:color w:val="000000"/>
            <w:sz w:val="16"/>
            <w:szCs w:val="16"/>
          </w:rPr>
          <w:delText>&lt;xs:any namespace="##other" processContents="lax" minOccurs="0" maxOccurs="2147483647"/&gt;</w:delText>
        </w:r>
      </w:del>
    </w:p>
    <w:p w14:paraId="280E8E57" w14:textId="7A45C82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49" w:author="Author"/>
          <w:rFonts w:ascii="Consolas" w:eastAsiaTheme="minorHAnsi" w:hAnsi="Consolas"/>
          <w:color w:val="000000"/>
          <w:sz w:val="16"/>
          <w:szCs w:val="16"/>
        </w:rPr>
      </w:pPr>
      <w:del w:id="2050" w:author="Author">
        <w:r w:rsidRPr="00515F94" w:rsidDel="00800BEE">
          <w:rPr>
            <w:rFonts w:ascii="Consolas" w:eastAsiaTheme="minorHAnsi" w:hAnsi="Consolas"/>
            <w:color w:val="000000"/>
            <w:sz w:val="16"/>
            <w:szCs w:val="16"/>
          </w:rPr>
          <w:delText>&lt;/xs:sequence&gt;</w:delText>
        </w:r>
      </w:del>
    </w:p>
    <w:p w14:paraId="51775999" w14:textId="621C9D3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51" w:author="Author"/>
          <w:rFonts w:ascii="Consolas" w:eastAsiaTheme="minorHAnsi" w:hAnsi="Consolas"/>
          <w:color w:val="000000"/>
          <w:sz w:val="16"/>
          <w:szCs w:val="16"/>
        </w:rPr>
      </w:pPr>
      <w:del w:id="2052" w:author="Author">
        <w:r w:rsidRPr="00515F94" w:rsidDel="00800BEE">
          <w:rPr>
            <w:rFonts w:ascii="Consolas" w:eastAsiaTheme="minorHAnsi" w:hAnsi="Consolas"/>
            <w:color w:val="000000"/>
            <w:sz w:val="16"/>
            <w:szCs w:val="16"/>
          </w:rPr>
          <w:delText>&lt;/xs:complexType&gt;</w:delText>
        </w:r>
      </w:del>
    </w:p>
    <w:p w14:paraId="6AB5330C" w14:textId="7EC83C6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53" w:author="Author"/>
          <w:rFonts w:ascii="Consolas" w:eastAsiaTheme="minorHAnsi" w:hAnsi="Consolas"/>
          <w:color w:val="000000"/>
          <w:sz w:val="16"/>
          <w:szCs w:val="16"/>
        </w:rPr>
      </w:pPr>
      <w:del w:id="2054" w:author="Author">
        <w:r w:rsidRPr="00515F94" w:rsidDel="00800BEE">
          <w:rPr>
            <w:rFonts w:ascii="Consolas" w:eastAsiaTheme="minorHAnsi" w:hAnsi="Consolas"/>
            <w:color w:val="000000"/>
            <w:sz w:val="16"/>
            <w:szCs w:val="16"/>
          </w:rPr>
          <w:delText>&lt;xs:complexType name="CT_Vertices"&gt;</w:delText>
        </w:r>
      </w:del>
    </w:p>
    <w:p w14:paraId="447445DA" w14:textId="62C1BA5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55" w:author="Author"/>
          <w:rFonts w:ascii="Consolas" w:eastAsiaTheme="minorHAnsi" w:hAnsi="Consolas"/>
          <w:color w:val="000000"/>
          <w:sz w:val="16"/>
          <w:szCs w:val="16"/>
        </w:rPr>
      </w:pPr>
      <w:del w:id="2056" w:author="Author">
        <w:r w:rsidRPr="00515F94" w:rsidDel="00800BEE">
          <w:rPr>
            <w:rFonts w:ascii="Consolas" w:eastAsiaTheme="minorHAnsi" w:hAnsi="Consolas"/>
            <w:color w:val="000000"/>
            <w:sz w:val="16"/>
            <w:szCs w:val="16"/>
          </w:rPr>
          <w:delText>&lt;xs:sequence&gt;</w:delText>
        </w:r>
      </w:del>
    </w:p>
    <w:p w14:paraId="3BA884A7" w14:textId="3D1793A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57" w:author="Author"/>
          <w:rFonts w:ascii="Consolas" w:eastAsiaTheme="minorHAnsi" w:hAnsi="Consolas"/>
          <w:color w:val="000000"/>
          <w:sz w:val="16"/>
          <w:szCs w:val="16"/>
        </w:rPr>
      </w:pPr>
      <w:del w:id="2058" w:author="Author">
        <w:r w:rsidRPr="00515F94" w:rsidDel="00800BEE">
          <w:rPr>
            <w:rFonts w:ascii="Consolas" w:eastAsiaTheme="minorHAnsi" w:hAnsi="Consolas"/>
            <w:color w:val="000000"/>
            <w:sz w:val="16"/>
            <w:szCs w:val="16"/>
          </w:rPr>
          <w:delText>&lt;xs:element ref="vertex" minOccurs="3" maxOccurs="2147483647"/&gt;</w:delText>
        </w:r>
      </w:del>
    </w:p>
    <w:p w14:paraId="4AF5C6F2" w14:textId="4C88FA1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59" w:author="Author"/>
          <w:rFonts w:ascii="Consolas" w:eastAsiaTheme="minorHAnsi" w:hAnsi="Consolas"/>
          <w:color w:val="000000"/>
          <w:sz w:val="16"/>
          <w:szCs w:val="16"/>
        </w:rPr>
      </w:pPr>
      <w:del w:id="2060" w:author="Author">
        <w:r w:rsidRPr="00515F94" w:rsidDel="00800BEE">
          <w:rPr>
            <w:rFonts w:ascii="Consolas" w:eastAsiaTheme="minorHAnsi" w:hAnsi="Consolas"/>
            <w:color w:val="000000"/>
            <w:sz w:val="16"/>
            <w:szCs w:val="16"/>
          </w:rPr>
          <w:delText>&lt;/xs:sequence&gt;</w:delText>
        </w:r>
      </w:del>
    </w:p>
    <w:p w14:paraId="51DE084E" w14:textId="3DEE03B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61" w:author="Author"/>
          <w:rFonts w:ascii="Consolas" w:eastAsiaTheme="minorHAnsi" w:hAnsi="Consolas"/>
          <w:color w:val="000000"/>
          <w:sz w:val="16"/>
          <w:szCs w:val="16"/>
        </w:rPr>
      </w:pPr>
      <w:del w:id="2062" w:author="Author">
        <w:r w:rsidRPr="00515F94" w:rsidDel="00800BEE">
          <w:rPr>
            <w:rFonts w:ascii="Consolas" w:eastAsiaTheme="minorHAnsi" w:hAnsi="Consolas"/>
            <w:color w:val="000000"/>
            <w:sz w:val="16"/>
            <w:szCs w:val="16"/>
          </w:rPr>
          <w:delText>&lt;/xs:complexType&gt;</w:delText>
        </w:r>
      </w:del>
    </w:p>
    <w:p w14:paraId="4DF182BC" w14:textId="0838C45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63" w:author="Author"/>
          <w:rFonts w:ascii="Consolas" w:eastAsiaTheme="minorHAnsi" w:hAnsi="Consolas"/>
          <w:color w:val="000000"/>
          <w:sz w:val="16"/>
          <w:szCs w:val="16"/>
        </w:rPr>
      </w:pPr>
      <w:del w:id="2064" w:author="Author">
        <w:r w:rsidRPr="00515F94" w:rsidDel="00800BEE">
          <w:rPr>
            <w:rFonts w:ascii="Consolas" w:eastAsiaTheme="minorHAnsi" w:hAnsi="Consolas"/>
            <w:color w:val="000000"/>
            <w:sz w:val="16"/>
            <w:szCs w:val="16"/>
          </w:rPr>
          <w:delText>&lt;xs:complexType name="CT_Vertex"&gt;</w:delText>
        </w:r>
      </w:del>
    </w:p>
    <w:p w14:paraId="45313D70" w14:textId="04D0C63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65" w:author="Author"/>
          <w:rFonts w:ascii="Consolas" w:eastAsiaTheme="minorHAnsi" w:hAnsi="Consolas"/>
          <w:color w:val="000000"/>
          <w:sz w:val="16"/>
          <w:szCs w:val="16"/>
        </w:rPr>
      </w:pPr>
      <w:del w:id="2066" w:author="Author">
        <w:r w:rsidRPr="00515F94" w:rsidDel="00800BEE">
          <w:rPr>
            <w:rFonts w:ascii="Consolas" w:eastAsiaTheme="minorHAnsi" w:hAnsi="Consolas"/>
            <w:color w:val="000000"/>
            <w:sz w:val="16"/>
            <w:szCs w:val="16"/>
          </w:rPr>
          <w:delText>&lt;xs:attribute name="x" type="ST_Number" use="required"/&gt;</w:delText>
        </w:r>
      </w:del>
    </w:p>
    <w:p w14:paraId="0D0ED50C" w14:textId="58514E4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67" w:author="Author"/>
          <w:rFonts w:ascii="Consolas" w:eastAsiaTheme="minorHAnsi" w:hAnsi="Consolas"/>
          <w:color w:val="000000"/>
          <w:sz w:val="16"/>
          <w:szCs w:val="16"/>
        </w:rPr>
      </w:pPr>
      <w:del w:id="2068" w:author="Author">
        <w:r w:rsidRPr="00515F94" w:rsidDel="00800BEE">
          <w:rPr>
            <w:rFonts w:ascii="Consolas" w:eastAsiaTheme="minorHAnsi" w:hAnsi="Consolas"/>
            <w:color w:val="000000"/>
            <w:sz w:val="16"/>
            <w:szCs w:val="16"/>
          </w:rPr>
          <w:delText>&lt;xs:attribute name="y" type="ST_Number" use="required"/&gt;</w:delText>
        </w:r>
      </w:del>
    </w:p>
    <w:p w14:paraId="0D0FDB4B" w14:textId="4234BDE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69" w:author="Author"/>
          <w:rFonts w:ascii="Consolas" w:eastAsiaTheme="minorHAnsi" w:hAnsi="Consolas"/>
          <w:color w:val="000000"/>
          <w:sz w:val="16"/>
          <w:szCs w:val="16"/>
        </w:rPr>
      </w:pPr>
      <w:del w:id="2070" w:author="Author">
        <w:r w:rsidRPr="00515F94" w:rsidDel="00800BEE">
          <w:rPr>
            <w:rFonts w:ascii="Consolas" w:eastAsiaTheme="minorHAnsi" w:hAnsi="Consolas"/>
            <w:color w:val="000000"/>
            <w:sz w:val="16"/>
            <w:szCs w:val="16"/>
          </w:rPr>
          <w:delText>&lt;xs:attribute name="z" type="ST_Number" use="required"/&gt;</w:delText>
        </w:r>
      </w:del>
    </w:p>
    <w:p w14:paraId="345C8CFC" w14:textId="75A75CC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71" w:author="Author"/>
          <w:rFonts w:ascii="Consolas" w:eastAsiaTheme="minorHAnsi" w:hAnsi="Consolas"/>
          <w:color w:val="000000"/>
          <w:sz w:val="16"/>
          <w:szCs w:val="16"/>
        </w:rPr>
      </w:pPr>
      <w:del w:id="2072" w:author="Author">
        <w:r w:rsidRPr="00515F94" w:rsidDel="00800BEE">
          <w:rPr>
            <w:rFonts w:ascii="Consolas" w:eastAsiaTheme="minorHAnsi" w:hAnsi="Consolas"/>
            <w:color w:val="000000"/>
            <w:sz w:val="16"/>
            <w:szCs w:val="16"/>
          </w:rPr>
          <w:delText>&lt;xs:anyAttribute namespace="##other" processContents="lax"/&gt;</w:delText>
        </w:r>
      </w:del>
    </w:p>
    <w:p w14:paraId="5D9976FD" w14:textId="309F130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73" w:author="Author"/>
          <w:rFonts w:ascii="Consolas" w:eastAsiaTheme="minorHAnsi" w:hAnsi="Consolas"/>
          <w:color w:val="000000"/>
          <w:sz w:val="16"/>
          <w:szCs w:val="16"/>
        </w:rPr>
      </w:pPr>
      <w:del w:id="2074" w:author="Author">
        <w:r w:rsidRPr="00515F94" w:rsidDel="00800BEE">
          <w:rPr>
            <w:rFonts w:ascii="Consolas" w:eastAsiaTheme="minorHAnsi" w:hAnsi="Consolas"/>
            <w:color w:val="000000"/>
            <w:sz w:val="16"/>
            <w:szCs w:val="16"/>
          </w:rPr>
          <w:delText>&lt;/xs:complexType&gt;</w:delText>
        </w:r>
      </w:del>
    </w:p>
    <w:p w14:paraId="6376A0C6" w14:textId="61AA2AE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75" w:author="Author"/>
          <w:rFonts w:ascii="Consolas" w:eastAsiaTheme="minorHAnsi" w:hAnsi="Consolas"/>
          <w:color w:val="000000"/>
          <w:sz w:val="16"/>
          <w:szCs w:val="16"/>
        </w:rPr>
      </w:pPr>
      <w:del w:id="2076" w:author="Author">
        <w:r w:rsidRPr="00515F94" w:rsidDel="00800BEE">
          <w:rPr>
            <w:rFonts w:ascii="Consolas" w:eastAsiaTheme="minorHAnsi" w:hAnsi="Consolas"/>
            <w:color w:val="000000"/>
            <w:sz w:val="16"/>
            <w:szCs w:val="16"/>
          </w:rPr>
          <w:delText>&lt;xs:complexType name="CT_Triangles"&gt;</w:delText>
        </w:r>
      </w:del>
    </w:p>
    <w:p w14:paraId="5902B61A" w14:textId="583C58E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77" w:author="Author"/>
          <w:rFonts w:ascii="Consolas" w:eastAsiaTheme="minorHAnsi" w:hAnsi="Consolas"/>
          <w:color w:val="000000"/>
          <w:sz w:val="16"/>
          <w:szCs w:val="16"/>
        </w:rPr>
      </w:pPr>
      <w:del w:id="2078" w:author="Author">
        <w:r w:rsidRPr="00515F94" w:rsidDel="00800BEE">
          <w:rPr>
            <w:rFonts w:ascii="Consolas" w:eastAsiaTheme="minorHAnsi" w:hAnsi="Consolas"/>
            <w:color w:val="000000"/>
            <w:sz w:val="16"/>
            <w:szCs w:val="16"/>
          </w:rPr>
          <w:delText>&lt;xs:sequence&gt;</w:delText>
        </w:r>
      </w:del>
    </w:p>
    <w:p w14:paraId="5810EC0B" w14:textId="1E2A605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79" w:author="Author"/>
          <w:rFonts w:ascii="Consolas" w:eastAsiaTheme="minorHAnsi" w:hAnsi="Consolas"/>
          <w:color w:val="000000"/>
          <w:sz w:val="16"/>
          <w:szCs w:val="16"/>
        </w:rPr>
      </w:pPr>
      <w:del w:id="2080" w:author="Author">
        <w:r w:rsidRPr="00515F94" w:rsidDel="00800BEE">
          <w:rPr>
            <w:rFonts w:ascii="Consolas" w:eastAsiaTheme="minorHAnsi" w:hAnsi="Consolas"/>
            <w:color w:val="000000"/>
            <w:sz w:val="16"/>
            <w:szCs w:val="16"/>
          </w:rPr>
          <w:delText>&lt;xs:element ref="triangle" minOccurs="1" maxOccurs="2147483647"/&gt;</w:delText>
        </w:r>
      </w:del>
    </w:p>
    <w:p w14:paraId="1C3C51B7" w14:textId="5ABFCB9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81" w:author="Author"/>
          <w:rFonts w:ascii="Consolas" w:eastAsiaTheme="minorHAnsi" w:hAnsi="Consolas"/>
          <w:color w:val="000000"/>
          <w:sz w:val="16"/>
          <w:szCs w:val="16"/>
        </w:rPr>
      </w:pPr>
      <w:del w:id="2082" w:author="Author">
        <w:r w:rsidRPr="00515F94" w:rsidDel="00800BEE">
          <w:rPr>
            <w:rFonts w:ascii="Consolas" w:eastAsiaTheme="minorHAnsi" w:hAnsi="Consolas"/>
            <w:color w:val="000000"/>
            <w:sz w:val="16"/>
            <w:szCs w:val="16"/>
          </w:rPr>
          <w:delText>&lt;/xs:sequence&gt;</w:delText>
        </w:r>
      </w:del>
    </w:p>
    <w:p w14:paraId="5117ACA6" w14:textId="0AF1563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83" w:author="Author"/>
          <w:rFonts w:ascii="Consolas" w:eastAsiaTheme="minorHAnsi" w:hAnsi="Consolas"/>
          <w:color w:val="000000"/>
          <w:sz w:val="16"/>
          <w:szCs w:val="16"/>
        </w:rPr>
      </w:pPr>
      <w:del w:id="2084" w:author="Author">
        <w:r w:rsidRPr="00515F94" w:rsidDel="00800BEE">
          <w:rPr>
            <w:rFonts w:ascii="Consolas" w:eastAsiaTheme="minorHAnsi" w:hAnsi="Consolas"/>
            <w:color w:val="000000"/>
            <w:sz w:val="16"/>
            <w:szCs w:val="16"/>
          </w:rPr>
          <w:delText>&lt;/xs:complexType&gt;</w:delText>
        </w:r>
      </w:del>
    </w:p>
    <w:p w14:paraId="14474DF9" w14:textId="67853BF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85" w:author="Author"/>
          <w:rFonts w:ascii="Consolas" w:eastAsiaTheme="minorHAnsi" w:hAnsi="Consolas"/>
          <w:color w:val="000000"/>
          <w:sz w:val="16"/>
          <w:szCs w:val="16"/>
        </w:rPr>
      </w:pPr>
      <w:del w:id="2086" w:author="Author">
        <w:r w:rsidRPr="00515F94" w:rsidDel="00800BEE">
          <w:rPr>
            <w:rFonts w:ascii="Consolas" w:eastAsiaTheme="minorHAnsi" w:hAnsi="Consolas"/>
            <w:color w:val="000000"/>
            <w:sz w:val="16"/>
            <w:szCs w:val="16"/>
          </w:rPr>
          <w:delText>&lt;xs:complexType name="CT_Triangle"&gt;</w:delText>
        </w:r>
      </w:del>
    </w:p>
    <w:p w14:paraId="0E8711FE" w14:textId="12AA447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87" w:author="Author"/>
          <w:rFonts w:ascii="Consolas" w:eastAsiaTheme="minorHAnsi" w:hAnsi="Consolas"/>
          <w:color w:val="000000"/>
          <w:sz w:val="16"/>
          <w:szCs w:val="16"/>
        </w:rPr>
      </w:pPr>
      <w:del w:id="2088" w:author="Author">
        <w:r w:rsidRPr="00515F94" w:rsidDel="00800BEE">
          <w:rPr>
            <w:rFonts w:ascii="Consolas" w:eastAsiaTheme="minorHAnsi" w:hAnsi="Consolas"/>
            <w:color w:val="000000"/>
            <w:sz w:val="16"/>
            <w:szCs w:val="16"/>
          </w:rPr>
          <w:delText>&lt;xs:attribute name="v1" type="ST_ResourceIndex" use="required"/&gt;</w:delText>
        </w:r>
      </w:del>
    </w:p>
    <w:p w14:paraId="6EC9EA27" w14:textId="2911E2C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89" w:author="Author"/>
          <w:rFonts w:ascii="Consolas" w:eastAsiaTheme="minorHAnsi" w:hAnsi="Consolas"/>
          <w:color w:val="000000"/>
          <w:sz w:val="16"/>
          <w:szCs w:val="16"/>
        </w:rPr>
      </w:pPr>
      <w:del w:id="2090" w:author="Author">
        <w:r w:rsidRPr="00515F94" w:rsidDel="00800BEE">
          <w:rPr>
            <w:rFonts w:ascii="Consolas" w:eastAsiaTheme="minorHAnsi" w:hAnsi="Consolas"/>
            <w:color w:val="000000"/>
            <w:sz w:val="16"/>
            <w:szCs w:val="16"/>
          </w:rPr>
          <w:delText>&lt;xs:attribute name="v2" type="ST_ResourceIndex" use="required"/&gt;</w:delText>
        </w:r>
      </w:del>
    </w:p>
    <w:p w14:paraId="5328D2CD" w14:textId="2E349ED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91" w:author="Author"/>
          <w:rFonts w:ascii="Consolas" w:eastAsiaTheme="minorHAnsi" w:hAnsi="Consolas"/>
          <w:color w:val="000000"/>
          <w:sz w:val="16"/>
          <w:szCs w:val="16"/>
        </w:rPr>
      </w:pPr>
      <w:del w:id="2092" w:author="Author">
        <w:r w:rsidRPr="00515F94" w:rsidDel="00800BEE">
          <w:rPr>
            <w:rFonts w:ascii="Consolas" w:eastAsiaTheme="minorHAnsi" w:hAnsi="Consolas"/>
            <w:color w:val="000000"/>
            <w:sz w:val="16"/>
            <w:szCs w:val="16"/>
          </w:rPr>
          <w:delText>&lt;xs:attribute name="v3" type="ST_ResourceIndex" use="required"/&gt;</w:delText>
        </w:r>
      </w:del>
    </w:p>
    <w:p w14:paraId="602BED65" w14:textId="33BE75B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93" w:author="Author"/>
          <w:rFonts w:ascii="Consolas" w:eastAsiaTheme="minorHAnsi" w:hAnsi="Consolas"/>
          <w:color w:val="000000"/>
          <w:sz w:val="16"/>
          <w:szCs w:val="16"/>
        </w:rPr>
      </w:pPr>
      <w:del w:id="2094" w:author="Author">
        <w:r w:rsidRPr="00515F94" w:rsidDel="00800BEE">
          <w:rPr>
            <w:rFonts w:ascii="Consolas" w:eastAsiaTheme="minorHAnsi" w:hAnsi="Consolas"/>
            <w:color w:val="000000"/>
            <w:sz w:val="16"/>
            <w:szCs w:val="16"/>
          </w:rPr>
          <w:delText>&lt;xs:attribute name="p1" type="ST_ResourceIndex"/&gt;</w:delText>
        </w:r>
      </w:del>
    </w:p>
    <w:p w14:paraId="103F1D40" w14:textId="2CB6147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95" w:author="Author"/>
          <w:rFonts w:ascii="Consolas" w:eastAsiaTheme="minorHAnsi" w:hAnsi="Consolas"/>
          <w:color w:val="000000"/>
          <w:sz w:val="16"/>
          <w:szCs w:val="16"/>
        </w:rPr>
      </w:pPr>
      <w:del w:id="2096" w:author="Author">
        <w:r w:rsidRPr="00515F94" w:rsidDel="00800BEE">
          <w:rPr>
            <w:rFonts w:ascii="Consolas" w:eastAsiaTheme="minorHAnsi" w:hAnsi="Consolas"/>
            <w:color w:val="000000"/>
            <w:sz w:val="16"/>
            <w:szCs w:val="16"/>
          </w:rPr>
          <w:delText>&lt;xs:attribute name="p2" type="ST_ResourceIndex"/&gt;</w:delText>
        </w:r>
      </w:del>
    </w:p>
    <w:p w14:paraId="6051E6C2" w14:textId="781F3D3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97" w:author="Author"/>
          <w:rFonts w:ascii="Consolas" w:eastAsiaTheme="minorHAnsi" w:hAnsi="Consolas"/>
          <w:color w:val="000000"/>
          <w:sz w:val="16"/>
          <w:szCs w:val="16"/>
        </w:rPr>
      </w:pPr>
      <w:del w:id="2098" w:author="Author">
        <w:r w:rsidRPr="00515F94" w:rsidDel="00800BEE">
          <w:rPr>
            <w:rFonts w:ascii="Consolas" w:eastAsiaTheme="minorHAnsi" w:hAnsi="Consolas"/>
            <w:color w:val="000000"/>
            <w:sz w:val="16"/>
            <w:szCs w:val="16"/>
          </w:rPr>
          <w:delText>&lt;xs:attribute name="p3" type="ST_ResourceIndex"/&gt;</w:delText>
        </w:r>
      </w:del>
    </w:p>
    <w:p w14:paraId="410E7765" w14:textId="617D5C3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099" w:author="Author"/>
          <w:rFonts w:ascii="Consolas" w:eastAsiaTheme="minorHAnsi" w:hAnsi="Consolas"/>
          <w:color w:val="000000"/>
          <w:sz w:val="16"/>
          <w:szCs w:val="16"/>
        </w:rPr>
      </w:pPr>
      <w:del w:id="2100" w:author="Author">
        <w:r w:rsidRPr="00515F94" w:rsidDel="00800BEE">
          <w:rPr>
            <w:rFonts w:ascii="Consolas" w:eastAsiaTheme="minorHAnsi" w:hAnsi="Consolas"/>
            <w:color w:val="000000"/>
            <w:sz w:val="16"/>
            <w:szCs w:val="16"/>
          </w:rPr>
          <w:delText>&lt;xs:attribute name="pid" type="ST_ResourceID"/&gt;</w:delText>
        </w:r>
      </w:del>
    </w:p>
    <w:p w14:paraId="63072C24" w14:textId="2146E0E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01" w:author="Author"/>
          <w:rFonts w:ascii="Consolas" w:eastAsiaTheme="minorHAnsi" w:hAnsi="Consolas"/>
          <w:color w:val="000000"/>
          <w:sz w:val="16"/>
          <w:szCs w:val="16"/>
        </w:rPr>
      </w:pPr>
      <w:del w:id="2102" w:author="Author">
        <w:r w:rsidRPr="00515F94" w:rsidDel="00800BEE">
          <w:rPr>
            <w:rFonts w:ascii="Consolas" w:eastAsiaTheme="minorHAnsi" w:hAnsi="Consolas"/>
            <w:color w:val="000000"/>
            <w:sz w:val="16"/>
            <w:szCs w:val="16"/>
          </w:rPr>
          <w:delText>&lt;xs:anyAttribute namespace="##other" processContents="lax"/&gt;</w:delText>
        </w:r>
      </w:del>
    </w:p>
    <w:p w14:paraId="253541BD" w14:textId="372FBA1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03" w:author="Author"/>
          <w:rFonts w:ascii="Consolas" w:eastAsiaTheme="minorHAnsi" w:hAnsi="Consolas"/>
          <w:color w:val="000000"/>
          <w:sz w:val="16"/>
          <w:szCs w:val="16"/>
        </w:rPr>
      </w:pPr>
      <w:del w:id="2104" w:author="Author">
        <w:r w:rsidRPr="00515F94" w:rsidDel="00800BEE">
          <w:rPr>
            <w:rFonts w:ascii="Consolas" w:eastAsiaTheme="minorHAnsi" w:hAnsi="Consolas"/>
            <w:color w:val="000000"/>
            <w:sz w:val="16"/>
            <w:szCs w:val="16"/>
          </w:rPr>
          <w:delText>&lt;/xs:complexType&gt;</w:delText>
        </w:r>
      </w:del>
    </w:p>
    <w:p w14:paraId="0727AF47" w14:textId="3D03D87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05" w:author="Author"/>
          <w:rFonts w:ascii="Consolas" w:eastAsiaTheme="minorHAnsi" w:hAnsi="Consolas"/>
          <w:color w:val="000000"/>
          <w:sz w:val="16"/>
          <w:szCs w:val="16"/>
        </w:rPr>
      </w:pPr>
      <w:del w:id="2106" w:author="Author">
        <w:r w:rsidRPr="00515F94" w:rsidDel="00800BEE">
          <w:rPr>
            <w:rFonts w:ascii="Consolas" w:eastAsiaTheme="minorHAnsi" w:hAnsi="Consolas"/>
            <w:color w:val="000000"/>
            <w:sz w:val="16"/>
            <w:szCs w:val="16"/>
          </w:rPr>
          <w:delText>&lt;xs:complexType name="CT_Components"&gt;</w:delText>
        </w:r>
      </w:del>
    </w:p>
    <w:p w14:paraId="187BF270" w14:textId="5793C5E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07" w:author="Author"/>
          <w:rFonts w:ascii="Consolas" w:eastAsiaTheme="minorHAnsi" w:hAnsi="Consolas"/>
          <w:color w:val="000000"/>
          <w:sz w:val="16"/>
          <w:szCs w:val="16"/>
        </w:rPr>
      </w:pPr>
      <w:del w:id="2108" w:author="Author">
        <w:r w:rsidRPr="00515F94" w:rsidDel="00800BEE">
          <w:rPr>
            <w:rFonts w:ascii="Consolas" w:eastAsiaTheme="minorHAnsi" w:hAnsi="Consolas"/>
            <w:color w:val="000000"/>
            <w:sz w:val="16"/>
            <w:szCs w:val="16"/>
          </w:rPr>
          <w:delText>&lt;xs:sequence&gt;</w:delText>
        </w:r>
      </w:del>
    </w:p>
    <w:p w14:paraId="66107CA4" w14:textId="47AF07D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09" w:author="Author"/>
          <w:rFonts w:ascii="Consolas" w:eastAsiaTheme="minorHAnsi" w:hAnsi="Consolas"/>
          <w:color w:val="000000"/>
          <w:sz w:val="16"/>
          <w:szCs w:val="16"/>
        </w:rPr>
      </w:pPr>
      <w:del w:id="2110" w:author="Author">
        <w:r w:rsidRPr="00515F94" w:rsidDel="00800BEE">
          <w:rPr>
            <w:rFonts w:ascii="Consolas" w:eastAsiaTheme="minorHAnsi" w:hAnsi="Consolas"/>
            <w:color w:val="000000"/>
            <w:sz w:val="16"/>
            <w:szCs w:val="16"/>
          </w:rPr>
          <w:delText>&lt;xs:element ref="component" maxOccurs="2147483647"/&gt;</w:delText>
        </w:r>
      </w:del>
    </w:p>
    <w:p w14:paraId="218A8422" w14:textId="20CBB7F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11" w:author="Author"/>
          <w:rFonts w:ascii="Consolas" w:eastAsiaTheme="minorHAnsi" w:hAnsi="Consolas"/>
          <w:color w:val="000000"/>
          <w:sz w:val="16"/>
          <w:szCs w:val="16"/>
        </w:rPr>
      </w:pPr>
      <w:del w:id="2112" w:author="Author">
        <w:r w:rsidRPr="00515F94" w:rsidDel="00800BEE">
          <w:rPr>
            <w:rFonts w:ascii="Consolas" w:eastAsiaTheme="minorHAnsi" w:hAnsi="Consolas"/>
            <w:color w:val="000000"/>
            <w:sz w:val="16"/>
            <w:szCs w:val="16"/>
          </w:rPr>
          <w:delText>&lt;/xs:sequence&gt;</w:delText>
        </w:r>
      </w:del>
    </w:p>
    <w:p w14:paraId="59FBDD0C" w14:textId="425D4CC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13" w:author="Author"/>
          <w:rFonts w:ascii="Consolas" w:eastAsiaTheme="minorHAnsi" w:hAnsi="Consolas"/>
          <w:color w:val="000000"/>
          <w:sz w:val="16"/>
          <w:szCs w:val="16"/>
        </w:rPr>
      </w:pPr>
      <w:del w:id="2114" w:author="Author">
        <w:r w:rsidRPr="00515F94" w:rsidDel="00800BEE">
          <w:rPr>
            <w:rFonts w:ascii="Consolas" w:eastAsiaTheme="minorHAnsi" w:hAnsi="Consolas"/>
            <w:color w:val="000000"/>
            <w:sz w:val="16"/>
            <w:szCs w:val="16"/>
          </w:rPr>
          <w:delText>&lt;/xs:complexType&gt;</w:delText>
        </w:r>
      </w:del>
    </w:p>
    <w:p w14:paraId="2E5C0740" w14:textId="10585F0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15" w:author="Author"/>
          <w:rFonts w:ascii="Consolas" w:eastAsiaTheme="minorHAnsi" w:hAnsi="Consolas"/>
          <w:color w:val="000000"/>
          <w:sz w:val="16"/>
          <w:szCs w:val="16"/>
        </w:rPr>
      </w:pPr>
      <w:del w:id="2116" w:author="Author">
        <w:r w:rsidRPr="00515F94" w:rsidDel="00800BEE">
          <w:rPr>
            <w:rFonts w:ascii="Consolas" w:eastAsiaTheme="minorHAnsi" w:hAnsi="Consolas"/>
            <w:color w:val="000000"/>
            <w:sz w:val="16"/>
            <w:szCs w:val="16"/>
          </w:rPr>
          <w:delText>&lt;xs:complexType name="CT_Component"&gt;</w:delText>
        </w:r>
      </w:del>
    </w:p>
    <w:p w14:paraId="1B8EFFB0" w14:textId="2941F0A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17" w:author="Author"/>
          <w:rFonts w:ascii="Consolas" w:eastAsiaTheme="minorHAnsi" w:hAnsi="Consolas"/>
          <w:color w:val="000000"/>
          <w:sz w:val="16"/>
          <w:szCs w:val="16"/>
        </w:rPr>
      </w:pPr>
      <w:del w:id="2118" w:author="Author">
        <w:r w:rsidRPr="00515F94" w:rsidDel="00800BEE">
          <w:rPr>
            <w:rFonts w:ascii="Consolas" w:eastAsiaTheme="minorHAnsi" w:hAnsi="Consolas"/>
            <w:color w:val="000000"/>
            <w:sz w:val="16"/>
            <w:szCs w:val="16"/>
          </w:rPr>
          <w:delText>&lt;xs:attribute name="objectid" type="ST_ResourceID" use="required"/&gt;</w:delText>
        </w:r>
      </w:del>
    </w:p>
    <w:p w14:paraId="57F3C9D2" w14:textId="61BAD69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19" w:author="Author"/>
          <w:rFonts w:ascii="Consolas" w:eastAsiaTheme="minorHAnsi" w:hAnsi="Consolas"/>
          <w:color w:val="000000"/>
          <w:sz w:val="16"/>
          <w:szCs w:val="16"/>
        </w:rPr>
      </w:pPr>
      <w:del w:id="2120" w:author="Author">
        <w:r w:rsidRPr="00515F94" w:rsidDel="00800BEE">
          <w:rPr>
            <w:rFonts w:ascii="Consolas" w:eastAsiaTheme="minorHAnsi" w:hAnsi="Consolas"/>
            <w:color w:val="000000"/>
            <w:sz w:val="16"/>
            <w:szCs w:val="16"/>
          </w:rPr>
          <w:delText>&lt;xs:attribute name="transform" type="ST_Matrix3D"/&gt;</w:delText>
        </w:r>
      </w:del>
    </w:p>
    <w:p w14:paraId="3E9250AF" w14:textId="395723D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21" w:author="Author"/>
          <w:rFonts w:ascii="Consolas" w:eastAsiaTheme="minorHAnsi" w:hAnsi="Consolas"/>
          <w:color w:val="000000"/>
          <w:sz w:val="16"/>
          <w:szCs w:val="16"/>
        </w:rPr>
      </w:pPr>
      <w:del w:id="2122" w:author="Author">
        <w:r w:rsidRPr="00515F94" w:rsidDel="00800BEE">
          <w:rPr>
            <w:rFonts w:ascii="Consolas" w:eastAsiaTheme="minorHAnsi" w:hAnsi="Consolas"/>
            <w:color w:val="000000"/>
            <w:sz w:val="16"/>
            <w:szCs w:val="16"/>
          </w:rPr>
          <w:delText>&lt;xs:anyAttribute namespace="##other" processContents="lax"/&gt;</w:delText>
        </w:r>
      </w:del>
    </w:p>
    <w:p w14:paraId="0E2E29C9" w14:textId="5F07764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23" w:author="Author"/>
          <w:rFonts w:ascii="Consolas" w:eastAsiaTheme="minorHAnsi" w:hAnsi="Consolas"/>
          <w:color w:val="000000"/>
          <w:sz w:val="16"/>
          <w:szCs w:val="16"/>
        </w:rPr>
      </w:pPr>
      <w:del w:id="2124" w:author="Author">
        <w:r w:rsidRPr="00515F94" w:rsidDel="00800BEE">
          <w:rPr>
            <w:rFonts w:ascii="Consolas" w:eastAsiaTheme="minorHAnsi" w:hAnsi="Consolas"/>
            <w:color w:val="000000"/>
            <w:sz w:val="16"/>
            <w:szCs w:val="16"/>
          </w:rPr>
          <w:delText>&lt;/xs:complexType&gt;</w:delText>
        </w:r>
      </w:del>
    </w:p>
    <w:p w14:paraId="1C05C031" w14:textId="3C50727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25" w:author="Author"/>
          <w:rFonts w:ascii="Consolas" w:eastAsiaTheme="minorHAnsi" w:hAnsi="Consolas"/>
          <w:color w:val="000000"/>
          <w:sz w:val="16"/>
          <w:szCs w:val="16"/>
        </w:rPr>
      </w:pPr>
      <w:del w:id="2126" w:author="Author">
        <w:r w:rsidRPr="00515F94" w:rsidDel="00800BEE">
          <w:rPr>
            <w:rFonts w:ascii="Consolas" w:eastAsiaTheme="minorHAnsi" w:hAnsi="Consolas"/>
            <w:color w:val="000000"/>
            <w:sz w:val="16"/>
            <w:szCs w:val="16"/>
          </w:rPr>
          <w:delText>&lt;xs:complexType name="CT_Metadata" mixed="true"&gt;</w:delText>
        </w:r>
      </w:del>
    </w:p>
    <w:p w14:paraId="23AAC5CF" w14:textId="7543B9F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27" w:author="Author"/>
          <w:rFonts w:ascii="Consolas" w:eastAsiaTheme="minorHAnsi" w:hAnsi="Consolas"/>
          <w:color w:val="000000"/>
          <w:sz w:val="16"/>
          <w:szCs w:val="16"/>
        </w:rPr>
      </w:pPr>
      <w:del w:id="2128" w:author="Author">
        <w:r w:rsidRPr="00515F94" w:rsidDel="00800BEE">
          <w:rPr>
            <w:rFonts w:ascii="Consolas" w:eastAsiaTheme="minorHAnsi" w:hAnsi="Consolas"/>
            <w:color w:val="000000"/>
            <w:sz w:val="16"/>
            <w:szCs w:val="16"/>
          </w:rPr>
          <w:delText>&lt;xs:attribute name="name" type="xs:QName" use="required"/&gt;</w:delText>
        </w:r>
      </w:del>
    </w:p>
    <w:p w14:paraId="69735DE7" w14:textId="4242DD5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29" w:author="Author"/>
          <w:rFonts w:ascii="Consolas" w:eastAsiaTheme="minorHAnsi" w:hAnsi="Consolas"/>
          <w:color w:val="000000"/>
          <w:sz w:val="16"/>
          <w:szCs w:val="16"/>
        </w:rPr>
      </w:pPr>
      <w:del w:id="2130" w:author="Author">
        <w:r w:rsidRPr="00515F94" w:rsidDel="00800BEE">
          <w:rPr>
            <w:rFonts w:ascii="Consolas" w:eastAsiaTheme="minorHAnsi" w:hAnsi="Consolas"/>
            <w:color w:val="000000"/>
            <w:sz w:val="16"/>
            <w:szCs w:val="16"/>
          </w:rPr>
          <w:delText>&lt;xs:attribute name="preserve" type="xs:boolean" use="optional" /&gt;</w:delText>
        </w:r>
      </w:del>
    </w:p>
    <w:p w14:paraId="09E6609B" w14:textId="7CA7178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31" w:author="Author"/>
          <w:rFonts w:ascii="Consolas" w:eastAsiaTheme="minorHAnsi" w:hAnsi="Consolas"/>
          <w:color w:val="000000"/>
          <w:sz w:val="16"/>
          <w:szCs w:val="16"/>
        </w:rPr>
      </w:pPr>
      <w:del w:id="2132" w:author="Author">
        <w:r w:rsidRPr="00515F94" w:rsidDel="00800BEE">
          <w:rPr>
            <w:rFonts w:ascii="Consolas" w:eastAsiaTheme="minorHAnsi" w:hAnsi="Consolas"/>
            <w:color w:val="000000"/>
            <w:sz w:val="16"/>
            <w:szCs w:val="16"/>
          </w:rPr>
          <w:delText>&lt;xs:attribute name="type" type="xs:string" use="optional" /&gt;</w:delText>
        </w:r>
      </w:del>
    </w:p>
    <w:p w14:paraId="6614CD2F" w14:textId="313DD70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33" w:author="Author"/>
          <w:rFonts w:ascii="Consolas" w:eastAsiaTheme="minorHAnsi" w:hAnsi="Consolas"/>
          <w:color w:val="000000"/>
          <w:sz w:val="16"/>
          <w:szCs w:val="16"/>
        </w:rPr>
      </w:pPr>
      <w:del w:id="2134" w:author="Author">
        <w:r w:rsidRPr="00515F94" w:rsidDel="00800BEE">
          <w:rPr>
            <w:rFonts w:ascii="Consolas" w:eastAsiaTheme="minorHAnsi" w:hAnsi="Consolas"/>
            <w:color w:val="000000"/>
            <w:sz w:val="16"/>
            <w:szCs w:val="16"/>
          </w:rPr>
          <w:delText>&lt;/xs:complexType&gt;</w:delText>
        </w:r>
      </w:del>
    </w:p>
    <w:p w14:paraId="47106ABA" w14:textId="2C6F0AA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35" w:author="Author"/>
          <w:rFonts w:ascii="Consolas" w:eastAsiaTheme="minorHAnsi" w:hAnsi="Consolas"/>
          <w:color w:val="000000"/>
          <w:sz w:val="16"/>
          <w:szCs w:val="16"/>
        </w:rPr>
      </w:pPr>
      <w:del w:id="2136" w:author="Author">
        <w:r w:rsidRPr="00515F94" w:rsidDel="00800BEE">
          <w:rPr>
            <w:rFonts w:ascii="Consolas" w:eastAsiaTheme="minorHAnsi" w:hAnsi="Consolas"/>
            <w:color w:val="000000"/>
            <w:sz w:val="16"/>
            <w:szCs w:val="16"/>
          </w:rPr>
          <w:delText>&lt;xs:complexType name="CT_Item"&gt;</w:delText>
        </w:r>
      </w:del>
    </w:p>
    <w:p w14:paraId="5BDB3590" w14:textId="3AF94E3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37" w:author="Author"/>
          <w:rFonts w:ascii="Consolas" w:eastAsiaTheme="minorHAnsi" w:hAnsi="Consolas"/>
          <w:color w:val="000000"/>
          <w:sz w:val="16"/>
          <w:szCs w:val="16"/>
        </w:rPr>
      </w:pPr>
      <w:del w:id="2138" w:author="Author">
        <w:r w:rsidRPr="00515F94" w:rsidDel="00800BEE">
          <w:rPr>
            <w:rFonts w:ascii="Consolas" w:eastAsiaTheme="minorHAnsi" w:hAnsi="Consolas"/>
            <w:color w:val="000000"/>
            <w:sz w:val="16"/>
            <w:szCs w:val="16"/>
          </w:rPr>
          <w:delText>&lt;xs:sequence&gt;</w:delText>
        </w:r>
      </w:del>
    </w:p>
    <w:p w14:paraId="03A2C6E8" w14:textId="093B474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39" w:author="Author"/>
          <w:rFonts w:ascii="Consolas" w:eastAsiaTheme="minorHAnsi" w:hAnsi="Consolas"/>
          <w:color w:val="000000"/>
          <w:sz w:val="16"/>
          <w:szCs w:val="16"/>
        </w:rPr>
      </w:pPr>
      <w:del w:id="2140" w:author="Author">
        <w:r w:rsidRPr="00515F94" w:rsidDel="00800BEE">
          <w:rPr>
            <w:rFonts w:ascii="Consolas" w:eastAsiaTheme="minorHAnsi" w:hAnsi="Consolas"/>
            <w:color w:val="000000"/>
            <w:sz w:val="16"/>
            <w:szCs w:val="16"/>
          </w:rPr>
          <w:delText>&lt;xs:element ref="metadatagroup" minOccurs="0" maxOccurs="1"/&gt;</w:delText>
        </w:r>
      </w:del>
    </w:p>
    <w:p w14:paraId="16B573D9" w14:textId="4229ABA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41" w:author="Author"/>
          <w:rFonts w:ascii="Consolas" w:eastAsiaTheme="minorHAnsi" w:hAnsi="Consolas"/>
          <w:color w:val="000000"/>
          <w:sz w:val="16"/>
          <w:szCs w:val="16"/>
        </w:rPr>
      </w:pPr>
      <w:del w:id="2142" w:author="Author">
        <w:r w:rsidRPr="00515F94" w:rsidDel="00800BEE">
          <w:rPr>
            <w:rFonts w:ascii="Consolas" w:eastAsiaTheme="minorHAnsi" w:hAnsi="Consolas"/>
            <w:color w:val="000000"/>
            <w:sz w:val="16"/>
            <w:szCs w:val="16"/>
          </w:rPr>
          <w:delText>&lt;/xs:sequence&gt;</w:delText>
        </w:r>
      </w:del>
    </w:p>
    <w:p w14:paraId="4A29FCD6" w14:textId="53AB2F7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43" w:author="Author"/>
          <w:rFonts w:ascii="Consolas" w:eastAsiaTheme="minorHAnsi" w:hAnsi="Consolas"/>
          <w:color w:val="000000"/>
          <w:sz w:val="16"/>
          <w:szCs w:val="16"/>
        </w:rPr>
      </w:pPr>
      <w:del w:id="2144" w:author="Author">
        <w:r w:rsidRPr="00515F94" w:rsidDel="00800BEE">
          <w:rPr>
            <w:rFonts w:ascii="Consolas" w:eastAsiaTheme="minorHAnsi" w:hAnsi="Consolas"/>
            <w:color w:val="000000"/>
            <w:sz w:val="16"/>
            <w:szCs w:val="16"/>
          </w:rPr>
          <w:delText>&lt;xs:attribute name="objectid" type="ST_ResourceID" use="required"/&gt;</w:delText>
        </w:r>
      </w:del>
    </w:p>
    <w:p w14:paraId="47D56FA3" w14:textId="21C0DDF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45" w:author="Author"/>
          <w:rFonts w:ascii="Consolas" w:eastAsiaTheme="minorHAnsi" w:hAnsi="Consolas"/>
          <w:color w:val="000000"/>
          <w:sz w:val="16"/>
          <w:szCs w:val="16"/>
        </w:rPr>
      </w:pPr>
      <w:del w:id="2146" w:author="Author">
        <w:r w:rsidRPr="00515F94" w:rsidDel="00800BEE">
          <w:rPr>
            <w:rFonts w:ascii="Consolas" w:eastAsiaTheme="minorHAnsi" w:hAnsi="Consolas"/>
            <w:color w:val="000000"/>
            <w:sz w:val="16"/>
            <w:szCs w:val="16"/>
          </w:rPr>
          <w:delText>&lt;xs:attribute name="transform" type="ST_Matrix3D"/&gt;</w:delText>
        </w:r>
      </w:del>
    </w:p>
    <w:p w14:paraId="6228AE82" w14:textId="7F104AE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47" w:author="Author"/>
          <w:rFonts w:ascii="Consolas" w:eastAsiaTheme="minorHAnsi" w:hAnsi="Consolas"/>
          <w:color w:val="000000"/>
          <w:sz w:val="16"/>
          <w:szCs w:val="16"/>
        </w:rPr>
      </w:pPr>
      <w:del w:id="2148" w:author="Author">
        <w:r w:rsidRPr="00515F94" w:rsidDel="00800BEE">
          <w:rPr>
            <w:rFonts w:ascii="Consolas" w:eastAsiaTheme="minorHAnsi" w:hAnsi="Consolas"/>
            <w:color w:val="000000"/>
            <w:sz w:val="16"/>
            <w:szCs w:val="16"/>
          </w:rPr>
          <w:delText>&lt;xs:attribute name="partnumber" type="xs:string"/&gt;</w:delText>
        </w:r>
      </w:del>
    </w:p>
    <w:p w14:paraId="4DBB9974" w14:textId="2F16A1F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49" w:author="Author"/>
          <w:rFonts w:ascii="Consolas" w:eastAsiaTheme="minorHAnsi" w:hAnsi="Consolas"/>
          <w:color w:val="000000"/>
          <w:sz w:val="16"/>
          <w:szCs w:val="16"/>
        </w:rPr>
      </w:pPr>
      <w:del w:id="2150" w:author="Author">
        <w:r w:rsidRPr="00515F94" w:rsidDel="00800BEE">
          <w:rPr>
            <w:rFonts w:ascii="Consolas" w:eastAsiaTheme="minorHAnsi" w:hAnsi="Consolas"/>
            <w:color w:val="000000"/>
            <w:sz w:val="16"/>
            <w:szCs w:val="16"/>
          </w:rPr>
          <w:delText>&lt;xs:anyAttribute namespace="##other" processContents="lax"/&gt;</w:delText>
        </w:r>
      </w:del>
    </w:p>
    <w:p w14:paraId="30FAC405" w14:textId="12513C8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51" w:author="Author"/>
          <w:rFonts w:ascii="Consolas" w:eastAsiaTheme="minorHAnsi" w:hAnsi="Consolas"/>
          <w:color w:val="000000"/>
          <w:sz w:val="16"/>
          <w:szCs w:val="16"/>
        </w:rPr>
      </w:pPr>
      <w:del w:id="2152" w:author="Author">
        <w:r w:rsidRPr="00515F94" w:rsidDel="00800BEE">
          <w:rPr>
            <w:rFonts w:ascii="Consolas" w:eastAsiaTheme="minorHAnsi" w:hAnsi="Consolas"/>
            <w:color w:val="000000"/>
            <w:sz w:val="16"/>
            <w:szCs w:val="16"/>
          </w:rPr>
          <w:delText>&lt;/xs:complexType&gt;</w:delText>
        </w:r>
      </w:del>
    </w:p>
    <w:p w14:paraId="1F3EB53B" w14:textId="518CDEA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53" w:author="Author"/>
          <w:rFonts w:ascii="Consolas" w:eastAsiaTheme="minorHAnsi" w:hAnsi="Consolas"/>
          <w:color w:val="000000"/>
          <w:sz w:val="16"/>
          <w:szCs w:val="16"/>
        </w:rPr>
      </w:pPr>
      <w:del w:id="2154" w:author="Author">
        <w:r w:rsidRPr="00515F94" w:rsidDel="00800BEE">
          <w:rPr>
            <w:rFonts w:ascii="Consolas" w:eastAsiaTheme="minorHAnsi" w:hAnsi="Consolas"/>
            <w:color w:val="000000"/>
            <w:sz w:val="16"/>
            <w:szCs w:val="16"/>
          </w:rPr>
          <w:delText>&lt;!-- Simple Types --&gt;</w:delText>
        </w:r>
      </w:del>
    </w:p>
    <w:p w14:paraId="43BB61DD" w14:textId="2446F9C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55" w:author="Author"/>
          <w:rFonts w:ascii="Consolas" w:eastAsiaTheme="minorHAnsi" w:hAnsi="Consolas"/>
          <w:color w:val="000000"/>
          <w:sz w:val="16"/>
          <w:szCs w:val="16"/>
        </w:rPr>
      </w:pPr>
      <w:del w:id="2156" w:author="Author">
        <w:r w:rsidRPr="00515F94" w:rsidDel="00800BEE">
          <w:rPr>
            <w:rFonts w:ascii="Consolas" w:eastAsiaTheme="minorHAnsi" w:hAnsi="Consolas"/>
            <w:color w:val="000000"/>
            <w:sz w:val="16"/>
            <w:szCs w:val="16"/>
          </w:rPr>
          <w:delText>&lt;xs:simpleType name="ST_Unit"&gt;</w:delText>
        </w:r>
      </w:del>
    </w:p>
    <w:p w14:paraId="06A6356D" w14:textId="51E7F3F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57" w:author="Author"/>
          <w:rFonts w:ascii="Consolas" w:eastAsiaTheme="minorHAnsi" w:hAnsi="Consolas"/>
          <w:color w:val="000000"/>
          <w:sz w:val="16"/>
          <w:szCs w:val="16"/>
        </w:rPr>
      </w:pPr>
      <w:del w:id="2158" w:author="Author">
        <w:r w:rsidRPr="00515F94" w:rsidDel="00800BEE">
          <w:rPr>
            <w:rFonts w:ascii="Consolas" w:eastAsiaTheme="minorHAnsi" w:hAnsi="Consolas"/>
            <w:color w:val="000000"/>
            <w:sz w:val="16"/>
            <w:szCs w:val="16"/>
          </w:rPr>
          <w:delText>&lt;xs:restriction base="xs:string"&gt;</w:delText>
        </w:r>
      </w:del>
    </w:p>
    <w:p w14:paraId="315C5DC8" w14:textId="6A4343F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59" w:author="Author"/>
          <w:rFonts w:ascii="Consolas" w:eastAsiaTheme="minorHAnsi" w:hAnsi="Consolas"/>
          <w:color w:val="000000"/>
          <w:sz w:val="16"/>
          <w:szCs w:val="16"/>
        </w:rPr>
      </w:pPr>
      <w:del w:id="2160" w:author="Author">
        <w:r w:rsidRPr="00515F94" w:rsidDel="00800BEE">
          <w:rPr>
            <w:rFonts w:ascii="Consolas" w:eastAsiaTheme="minorHAnsi" w:hAnsi="Consolas"/>
            <w:color w:val="000000"/>
            <w:sz w:val="16"/>
            <w:szCs w:val="16"/>
          </w:rPr>
          <w:delText>&lt;xs:enumeration value="micron"/&gt;</w:delText>
        </w:r>
      </w:del>
    </w:p>
    <w:p w14:paraId="3F868A90" w14:textId="3194525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61" w:author="Author"/>
          <w:rFonts w:ascii="Consolas" w:eastAsiaTheme="minorHAnsi" w:hAnsi="Consolas"/>
          <w:color w:val="000000"/>
          <w:sz w:val="16"/>
          <w:szCs w:val="16"/>
        </w:rPr>
      </w:pPr>
      <w:del w:id="2162" w:author="Author">
        <w:r w:rsidRPr="00515F94" w:rsidDel="00800BEE">
          <w:rPr>
            <w:rFonts w:ascii="Consolas" w:eastAsiaTheme="minorHAnsi" w:hAnsi="Consolas"/>
            <w:color w:val="000000"/>
            <w:sz w:val="16"/>
            <w:szCs w:val="16"/>
          </w:rPr>
          <w:delText>&lt;xs:enumeration value="millimeter"/&gt;</w:delText>
        </w:r>
      </w:del>
    </w:p>
    <w:p w14:paraId="277E860A" w14:textId="2227E97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63" w:author="Author"/>
          <w:rFonts w:ascii="Consolas" w:eastAsiaTheme="minorHAnsi" w:hAnsi="Consolas"/>
          <w:color w:val="000000"/>
          <w:sz w:val="16"/>
          <w:szCs w:val="16"/>
        </w:rPr>
      </w:pPr>
      <w:del w:id="2164" w:author="Author">
        <w:r w:rsidRPr="00515F94" w:rsidDel="00800BEE">
          <w:rPr>
            <w:rFonts w:ascii="Consolas" w:eastAsiaTheme="minorHAnsi" w:hAnsi="Consolas"/>
            <w:color w:val="000000"/>
            <w:sz w:val="16"/>
            <w:szCs w:val="16"/>
          </w:rPr>
          <w:delText>&lt;xs:enumeration value="centimeter"/&gt;</w:delText>
        </w:r>
      </w:del>
    </w:p>
    <w:p w14:paraId="3BE8EB4D" w14:textId="7034387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65" w:author="Author"/>
          <w:rFonts w:ascii="Consolas" w:eastAsiaTheme="minorHAnsi" w:hAnsi="Consolas"/>
          <w:color w:val="000000"/>
          <w:sz w:val="16"/>
          <w:szCs w:val="16"/>
        </w:rPr>
      </w:pPr>
      <w:del w:id="2166" w:author="Author">
        <w:r w:rsidRPr="00515F94" w:rsidDel="00800BEE">
          <w:rPr>
            <w:rFonts w:ascii="Consolas" w:eastAsiaTheme="minorHAnsi" w:hAnsi="Consolas"/>
            <w:color w:val="000000"/>
            <w:sz w:val="16"/>
            <w:szCs w:val="16"/>
          </w:rPr>
          <w:delText>&lt;xs:enumeration value="inch"/&gt;</w:delText>
        </w:r>
      </w:del>
    </w:p>
    <w:p w14:paraId="7197AF41" w14:textId="1E6837C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67" w:author="Author"/>
          <w:rFonts w:ascii="Consolas" w:eastAsiaTheme="minorHAnsi" w:hAnsi="Consolas"/>
          <w:color w:val="000000"/>
          <w:sz w:val="16"/>
          <w:szCs w:val="16"/>
        </w:rPr>
      </w:pPr>
      <w:del w:id="2168" w:author="Author">
        <w:r w:rsidRPr="00515F94" w:rsidDel="00800BEE">
          <w:rPr>
            <w:rFonts w:ascii="Consolas" w:eastAsiaTheme="minorHAnsi" w:hAnsi="Consolas"/>
            <w:color w:val="000000"/>
            <w:sz w:val="16"/>
            <w:szCs w:val="16"/>
          </w:rPr>
          <w:delText>&lt;xs:enumeration value="foot"/&gt;</w:delText>
        </w:r>
      </w:del>
    </w:p>
    <w:p w14:paraId="632B38FD" w14:textId="1F31A16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69" w:author="Author"/>
          <w:rFonts w:ascii="Consolas" w:eastAsiaTheme="minorHAnsi" w:hAnsi="Consolas"/>
          <w:color w:val="000000"/>
          <w:sz w:val="16"/>
          <w:szCs w:val="16"/>
        </w:rPr>
      </w:pPr>
      <w:del w:id="2170" w:author="Author">
        <w:r w:rsidRPr="00515F94" w:rsidDel="00800BEE">
          <w:rPr>
            <w:rFonts w:ascii="Consolas" w:eastAsiaTheme="minorHAnsi" w:hAnsi="Consolas"/>
            <w:color w:val="000000"/>
            <w:sz w:val="16"/>
            <w:szCs w:val="16"/>
          </w:rPr>
          <w:delText>&lt;xs:enumeration value="meter"/&gt;</w:delText>
        </w:r>
      </w:del>
    </w:p>
    <w:p w14:paraId="0C361CCD" w14:textId="4E09651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71" w:author="Author"/>
          <w:rFonts w:ascii="Consolas" w:eastAsiaTheme="minorHAnsi" w:hAnsi="Consolas"/>
          <w:color w:val="000000"/>
          <w:sz w:val="16"/>
          <w:szCs w:val="16"/>
        </w:rPr>
      </w:pPr>
      <w:del w:id="2172" w:author="Author">
        <w:r w:rsidRPr="00515F94" w:rsidDel="00800BEE">
          <w:rPr>
            <w:rFonts w:ascii="Consolas" w:eastAsiaTheme="minorHAnsi" w:hAnsi="Consolas"/>
            <w:color w:val="000000"/>
            <w:sz w:val="16"/>
            <w:szCs w:val="16"/>
          </w:rPr>
          <w:delText>&lt;/xs:restriction&gt;</w:delText>
        </w:r>
      </w:del>
    </w:p>
    <w:p w14:paraId="12FBA49D" w14:textId="59776B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73" w:author="Author"/>
          <w:rFonts w:ascii="Consolas" w:eastAsiaTheme="minorHAnsi" w:hAnsi="Consolas"/>
          <w:color w:val="000000"/>
          <w:sz w:val="16"/>
          <w:szCs w:val="16"/>
        </w:rPr>
      </w:pPr>
      <w:del w:id="2174" w:author="Author">
        <w:r w:rsidRPr="00515F94" w:rsidDel="00800BEE">
          <w:rPr>
            <w:rFonts w:ascii="Consolas" w:eastAsiaTheme="minorHAnsi" w:hAnsi="Consolas"/>
            <w:color w:val="000000"/>
            <w:sz w:val="16"/>
            <w:szCs w:val="16"/>
          </w:rPr>
          <w:delText>&lt;/xs:simpleType&gt;</w:delText>
        </w:r>
      </w:del>
    </w:p>
    <w:p w14:paraId="5AE6E117" w14:textId="555F748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75" w:author="Author"/>
          <w:rFonts w:ascii="Consolas" w:eastAsiaTheme="minorHAnsi" w:hAnsi="Consolas"/>
          <w:color w:val="000000"/>
          <w:sz w:val="16"/>
          <w:szCs w:val="16"/>
        </w:rPr>
      </w:pPr>
      <w:del w:id="2176" w:author="Author">
        <w:r w:rsidRPr="00515F94" w:rsidDel="00800BEE">
          <w:rPr>
            <w:rFonts w:ascii="Consolas" w:eastAsiaTheme="minorHAnsi" w:hAnsi="Consolas"/>
            <w:color w:val="000000"/>
            <w:sz w:val="16"/>
            <w:szCs w:val="16"/>
          </w:rPr>
          <w:delText>&lt;xs:simpleType name="ST_ColorValue"&gt;</w:delText>
        </w:r>
      </w:del>
    </w:p>
    <w:p w14:paraId="66562930" w14:textId="497092F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77" w:author="Author"/>
          <w:rFonts w:ascii="Consolas" w:eastAsiaTheme="minorHAnsi" w:hAnsi="Consolas"/>
          <w:color w:val="000000"/>
          <w:sz w:val="16"/>
          <w:szCs w:val="16"/>
        </w:rPr>
      </w:pPr>
      <w:del w:id="2178" w:author="Author">
        <w:r w:rsidRPr="00515F94" w:rsidDel="00800BEE">
          <w:rPr>
            <w:rFonts w:ascii="Consolas" w:eastAsiaTheme="minorHAnsi" w:hAnsi="Consolas"/>
            <w:color w:val="000000"/>
            <w:sz w:val="16"/>
            <w:szCs w:val="16"/>
          </w:rPr>
          <w:delText>&lt;xs:restriction base="xs:string"&gt;</w:delText>
        </w:r>
      </w:del>
    </w:p>
    <w:p w14:paraId="1276FD9E" w14:textId="7EC3FE7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79" w:author="Author"/>
          <w:rFonts w:ascii="Consolas" w:eastAsiaTheme="minorHAnsi" w:hAnsi="Consolas"/>
          <w:color w:val="000000"/>
          <w:sz w:val="16"/>
          <w:szCs w:val="16"/>
        </w:rPr>
      </w:pPr>
      <w:del w:id="2180" w:author="Author">
        <w:r w:rsidRPr="00515F94" w:rsidDel="00800BEE">
          <w:rPr>
            <w:rFonts w:ascii="Consolas" w:eastAsiaTheme="minorHAnsi" w:hAnsi="Consolas"/>
            <w:color w:val="000000"/>
            <w:sz w:val="16"/>
            <w:szCs w:val="16"/>
          </w:rPr>
          <w:delText>&lt;xs:pattern value="#[0-9|A-F|a-f][0-9|A-F|a-f][0-9|A-F|a-f][0-9|A-F|a-f][0-9|A-F|a-f][0-9|A-F|a-f]([0-9|A-F|a-f][0-9|A-F|a-f])?"/&gt;</w:delText>
        </w:r>
      </w:del>
    </w:p>
    <w:p w14:paraId="79EC4E71" w14:textId="40057C5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81" w:author="Author"/>
          <w:rFonts w:ascii="Consolas" w:eastAsiaTheme="minorHAnsi" w:hAnsi="Consolas"/>
          <w:color w:val="000000"/>
          <w:sz w:val="16"/>
          <w:szCs w:val="16"/>
        </w:rPr>
      </w:pPr>
      <w:del w:id="2182" w:author="Author">
        <w:r w:rsidRPr="00515F94" w:rsidDel="00800BEE">
          <w:rPr>
            <w:rFonts w:ascii="Consolas" w:eastAsiaTheme="minorHAnsi" w:hAnsi="Consolas"/>
            <w:color w:val="000000"/>
            <w:sz w:val="16"/>
            <w:szCs w:val="16"/>
          </w:rPr>
          <w:delText>&lt;/xs:restriction&gt;</w:delText>
        </w:r>
      </w:del>
    </w:p>
    <w:p w14:paraId="798A4028" w14:textId="2D80B58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83" w:author="Author"/>
          <w:rFonts w:ascii="Consolas" w:eastAsiaTheme="minorHAnsi" w:hAnsi="Consolas"/>
          <w:color w:val="000000"/>
          <w:sz w:val="16"/>
          <w:szCs w:val="16"/>
        </w:rPr>
      </w:pPr>
      <w:del w:id="2184" w:author="Author">
        <w:r w:rsidRPr="00515F94" w:rsidDel="00800BEE">
          <w:rPr>
            <w:rFonts w:ascii="Consolas" w:eastAsiaTheme="minorHAnsi" w:hAnsi="Consolas"/>
            <w:color w:val="000000"/>
            <w:sz w:val="16"/>
            <w:szCs w:val="16"/>
          </w:rPr>
          <w:delText>&lt;/xs:simpleType&gt;</w:delText>
        </w:r>
      </w:del>
    </w:p>
    <w:p w14:paraId="47CC2927" w14:textId="3DC1E42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85" w:author="Author"/>
          <w:rFonts w:ascii="Consolas" w:eastAsiaTheme="minorHAnsi" w:hAnsi="Consolas"/>
          <w:color w:val="000000"/>
          <w:sz w:val="16"/>
          <w:szCs w:val="16"/>
        </w:rPr>
      </w:pPr>
      <w:del w:id="2186" w:author="Author">
        <w:r w:rsidRPr="00515F94" w:rsidDel="00800BEE">
          <w:rPr>
            <w:rFonts w:ascii="Consolas" w:eastAsiaTheme="minorHAnsi" w:hAnsi="Consolas"/>
            <w:color w:val="000000"/>
            <w:sz w:val="16"/>
            <w:szCs w:val="16"/>
          </w:rPr>
          <w:delText>&lt;xs:simpleType name="ST_UriReference"&gt;</w:delText>
        </w:r>
      </w:del>
    </w:p>
    <w:p w14:paraId="7E53A949" w14:textId="6FE050F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87" w:author="Author"/>
          <w:rFonts w:ascii="Consolas" w:eastAsiaTheme="minorHAnsi" w:hAnsi="Consolas"/>
          <w:color w:val="000000"/>
          <w:sz w:val="16"/>
          <w:szCs w:val="16"/>
        </w:rPr>
      </w:pPr>
      <w:del w:id="2188" w:author="Author">
        <w:r w:rsidRPr="00515F94" w:rsidDel="00800BEE">
          <w:rPr>
            <w:rFonts w:ascii="Consolas" w:eastAsiaTheme="minorHAnsi" w:hAnsi="Consolas"/>
            <w:color w:val="000000"/>
            <w:sz w:val="16"/>
            <w:szCs w:val="16"/>
          </w:rPr>
          <w:delText>&lt;xs:restriction base="xs:anyURI"&gt;</w:delText>
        </w:r>
      </w:del>
    </w:p>
    <w:p w14:paraId="6A9259D7" w14:textId="0B8E046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89" w:author="Author"/>
          <w:rFonts w:ascii="Consolas" w:eastAsiaTheme="minorHAnsi" w:hAnsi="Consolas"/>
          <w:color w:val="000000"/>
          <w:sz w:val="16"/>
          <w:szCs w:val="16"/>
        </w:rPr>
      </w:pPr>
      <w:del w:id="2190" w:author="Author">
        <w:r w:rsidRPr="00515F94" w:rsidDel="00800BEE">
          <w:rPr>
            <w:rFonts w:ascii="Consolas" w:eastAsiaTheme="minorHAnsi" w:hAnsi="Consolas"/>
            <w:color w:val="000000"/>
            <w:sz w:val="16"/>
            <w:szCs w:val="16"/>
          </w:rPr>
          <w:delText>&lt;xs:pattern value="/.*"/&gt;</w:delText>
        </w:r>
      </w:del>
    </w:p>
    <w:p w14:paraId="0B8D84EB" w14:textId="624B5E3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91" w:author="Author"/>
          <w:rFonts w:ascii="Consolas" w:eastAsiaTheme="minorHAnsi" w:hAnsi="Consolas"/>
          <w:color w:val="000000"/>
          <w:sz w:val="16"/>
          <w:szCs w:val="16"/>
        </w:rPr>
      </w:pPr>
      <w:del w:id="2192" w:author="Author">
        <w:r w:rsidRPr="00515F94" w:rsidDel="00800BEE">
          <w:rPr>
            <w:rFonts w:ascii="Consolas" w:eastAsiaTheme="minorHAnsi" w:hAnsi="Consolas"/>
            <w:color w:val="000000"/>
            <w:sz w:val="16"/>
            <w:szCs w:val="16"/>
          </w:rPr>
          <w:delText>&lt;/xs:restriction&gt;</w:delText>
        </w:r>
      </w:del>
    </w:p>
    <w:p w14:paraId="4F30EFDB" w14:textId="006B82A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93" w:author="Author"/>
          <w:rFonts w:ascii="Consolas" w:eastAsiaTheme="minorHAnsi" w:hAnsi="Consolas"/>
          <w:color w:val="000000"/>
          <w:sz w:val="16"/>
          <w:szCs w:val="16"/>
        </w:rPr>
      </w:pPr>
      <w:del w:id="2194" w:author="Author">
        <w:r w:rsidRPr="00515F94" w:rsidDel="00800BEE">
          <w:rPr>
            <w:rFonts w:ascii="Consolas" w:eastAsiaTheme="minorHAnsi" w:hAnsi="Consolas"/>
            <w:color w:val="000000"/>
            <w:sz w:val="16"/>
            <w:szCs w:val="16"/>
          </w:rPr>
          <w:delText>&lt;/xs:simpleType&gt;</w:delText>
        </w:r>
      </w:del>
    </w:p>
    <w:p w14:paraId="236E7F26" w14:textId="377F625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95" w:author="Author"/>
          <w:rFonts w:ascii="Consolas" w:eastAsiaTheme="minorHAnsi" w:hAnsi="Consolas"/>
          <w:color w:val="000000"/>
          <w:sz w:val="16"/>
          <w:szCs w:val="16"/>
        </w:rPr>
      </w:pPr>
      <w:del w:id="2196" w:author="Author">
        <w:r w:rsidRPr="00515F94" w:rsidDel="00800BEE">
          <w:rPr>
            <w:rFonts w:ascii="Consolas" w:eastAsiaTheme="minorHAnsi" w:hAnsi="Consolas"/>
            <w:color w:val="000000"/>
            <w:sz w:val="16"/>
            <w:szCs w:val="16"/>
          </w:rPr>
          <w:delText>&lt;xs:simpleType name="ST_Matrix3D"&gt;</w:delText>
        </w:r>
      </w:del>
    </w:p>
    <w:p w14:paraId="61109F6E" w14:textId="2CEC3CC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97" w:author="Author"/>
          <w:rFonts w:ascii="Consolas" w:eastAsiaTheme="minorHAnsi" w:hAnsi="Consolas"/>
          <w:color w:val="000000"/>
          <w:sz w:val="16"/>
          <w:szCs w:val="16"/>
        </w:rPr>
      </w:pPr>
      <w:del w:id="2198" w:author="Author">
        <w:r w:rsidRPr="00515F94" w:rsidDel="00800BEE">
          <w:rPr>
            <w:rFonts w:ascii="Consolas" w:eastAsiaTheme="minorHAnsi" w:hAnsi="Consolas"/>
            <w:color w:val="000000"/>
            <w:sz w:val="16"/>
            <w:szCs w:val="16"/>
          </w:rPr>
          <w:delText>&lt;xs:restriction base="xs:string"&gt;</w:delText>
        </w:r>
      </w:del>
    </w:p>
    <w:p w14:paraId="55C13BDE" w14:textId="7DE4AB2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199" w:author="Author"/>
          <w:rFonts w:ascii="Consolas" w:eastAsiaTheme="minorHAnsi" w:hAnsi="Consolas"/>
          <w:color w:val="000000"/>
          <w:sz w:val="16"/>
          <w:szCs w:val="16"/>
        </w:rPr>
      </w:pPr>
      <w:del w:id="2200" w:author="Author">
        <w:r w:rsidRPr="00515F94" w:rsidDel="00800BEE">
          <w:rPr>
            <w:rFonts w:ascii="Consolas" w:eastAsiaTheme="minorHAnsi" w:hAnsi="Consolas"/>
            <w:color w:val="000000"/>
            <w:sz w:val="16"/>
            <w:szCs w:val="16"/>
          </w:rPr>
          <w:delText>&lt;xs:whiteSpace value="collapse"/&gt;</w:delText>
        </w:r>
      </w:del>
    </w:p>
    <w:p w14:paraId="7122859E" w14:textId="7F95A92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01" w:author="Author"/>
          <w:rFonts w:ascii="Consolas" w:eastAsiaTheme="minorHAnsi" w:hAnsi="Consolas"/>
          <w:color w:val="000000"/>
          <w:sz w:val="16"/>
          <w:szCs w:val="16"/>
        </w:rPr>
      </w:pPr>
      <w:del w:id="2202" w:author="Author">
        <w:r w:rsidRPr="00515F94" w:rsidDel="00800BEE">
          <w:rPr>
            <w:rFonts w:ascii="Consolas" w:eastAsiaTheme="minorHAnsi" w:hAnsi="Consolas"/>
            <w:color w:val="000000"/>
            <w:sz w:val="16"/>
            <w:szCs w:val="16"/>
          </w:rPr>
          <w:delText>&lt;xs:pattern value="((\-|\+)?(([0-9]+(\.[0-9]+)?)|(\.[0-9]+))((e|E)(\-|\+)?[0-9]+)?) ((\-|\+)?(([0-9]+(\.[0-9]+)?)|(\.[0-9]+))((e|E)(\-|\+)?[0-9]+)?) ((\-|\+)?(([0-9]+(\.[0-9]+)?)|(\.[0-9]+))((e|E)(\-|\+)?[0-9]+)?) ((\-|\+)?(([0-9]+(\.[0-9]+)?)|(\.[0-</w:delText>
        </w:r>
      </w:del>
    </w:p>
    <w:p w14:paraId="546CF3A9" w14:textId="168E2FB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03" w:author="Author"/>
          <w:rFonts w:ascii="Consolas" w:eastAsiaTheme="minorHAnsi" w:hAnsi="Consolas"/>
          <w:color w:val="000000"/>
          <w:sz w:val="16"/>
          <w:szCs w:val="16"/>
        </w:rPr>
      </w:pPr>
      <w:del w:id="2204" w:author="Author">
        <w:r w:rsidRPr="00515F94" w:rsidDel="00800BEE">
          <w:rPr>
            <w:rFonts w:ascii="Consolas" w:eastAsiaTheme="minorHAnsi" w:hAnsi="Consolas"/>
            <w:color w:val="000000"/>
            <w:sz w:val="16"/>
            <w:szCs w:val="16"/>
          </w:rPr>
          <w:delText>9]+))((e|E)(\-|\+)?[0-9]+)?) ((\-|\+)?(([0-9]+(\.[0-9]+)?)|(\.[0-9]+))((e|E)(\-|\+)?[0-9]+)?) ((\-|\+)?(([0-9]+(\.[0-9]+)?)|(\.[0-9]+))((e|E)(\-|\+)?[0-9]+)?) ((\-|\+)?(([0-9]+(\.[0-9]+)?)|(\.[0-9]+))((e|E)(\-|\+)?[0-9]+)?) ((\-|\+)?(([0-9]+(\.[0-9]+)?)|(\.[0-9]+))((e|E)(\-|\+)?[0-9]+)?) ((\-|\+)?(([0-9]+(\.[0-9]+)?)|(\.[0-9]+))((e|E)(\-|\+)?[0-9]+)?) ((\-|\+)?(([0-9]+(\.[0-9]+)?)|(\.[0-9]+))((e|E)(\-|\+)?[0-9]+)?) ((\-|\+)?(([0-9]+(\.[0-9]+)?)|(\.[0-9]+))((e|E)(\-|\+)?[0-9]+)?) ((\-|\+)?(([0-9]+(\.[0-9]+)?)|(\.[0-9]+))((e|E)(\-|\+)?[0-9]+)?)"/&gt;</w:delText>
        </w:r>
      </w:del>
    </w:p>
    <w:p w14:paraId="72CC7E92" w14:textId="67C937E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05" w:author="Author"/>
          <w:rFonts w:ascii="Consolas" w:eastAsiaTheme="minorHAnsi" w:hAnsi="Consolas"/>
          <w:color w:val="000000"/>
          <w:sz w:val="16"/>
          <w:szCs w:val="16"/>
        </w:rPr>
      </w:pPr>
      <w:del w:id="2206" w:author="Author">
        <w:r w:rsidRPr="00515F94" w:rsidDel="00800BEE">
          <w:rPr>
            <w:rFonts w:ascii="Consolas" w:eastAsiaTheme="minorHAnsi" w:hAnsi="Consolas"/>
            <w:color w:val="000000"/>
            <w:sz w:val="16"/>
            <w:szCs w:val="16"/>
          </w:rPr>
          <w:delText>&lt;/xs:restriction&gt;</w:delText>
        </w:r>
      </w:del>
    </w:p>
    <w:p w14:paraId="2A20A1A0" w14:textId="2D726A2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07" w:author="Author"/>
          <w:rFonts w:ascii="Consolas" w:eastAsiaTheme="minorHAnsi" w:hAnsi="Consolas"/>
          <w:color w:val="000000"/>
          <w:sz w:val="16"/>
          <w:szCs w:val="16"/>
        </w:rPr>
      </w:pPr>
      <w:del w:id="2208" w:author="Author">
        <w:r w:rsidRPr="00515F94" w:rsidDel="00800BEE">
          <w:rPr>
            <w:rFonts w:ascii="Consolas" w:eastAsiaTheme="minorHAnsi" w:hAnsi="Consolas"/>
            <w:color w:val="000000"/>
            <w:sz w:val="16"/>
            <w:szCs w:val="16"/>
          </w:rPr>
          <w:delText>&lt;/xs:simpleType&gt;</w:delText>
        </w:r>
      </w:del>
    </w:p>
    <w:p w14:paraId="40E530E5" w14:textId="62864FC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09" w:author="Author"/>
          <w:rFonts w:ascii="Consolas" w:eastAsiaTheme="minorHAnsi" w:hAnsi="Consolas"/>
          <w:color w:val="000000"/>
          <w:sz w:val="16"/>
          <w:szCs w:val="16"/>
        </w:rPr>
      </w:pPr>
      <w:del w:id="2210" w:author="Author">
        <w:r w:rsidRPr="00515F94" w:rsidDel="00800BEE">
          <w:rPr>
            <w:rFonts w:ascii="Consolas" w:eastAsiaTheme="minorHAnsi" w:hAnsi="Consolas"/>
            <w:color w:val="000000"/>
            <w:sz w:val="16"/>
            <w:szCs w:val="16"/>
          </w:rPr>
          <w:delText>&lt;xs:simpleType name="ST_Number"&gt;</w:delText>
        </w:r>
      </w:del>
    </w:p>
    <w:p w14:paraId="33919CC1" w14:textId="55AF021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11" w:author="Author"/>
          <w:rFonts w:ascii="Consolas" w:eastAsiaTheme="minorHAnsi" w:hAnsi="Consolas"/>
          <w:color w:val="000000"/>
          <w:sz w:val="16"/>
          <w:szCs w:val="16"/>
        </w:rPr>
      </w:pPr>
      <w:del w:id="2212" w:author="Author">
        <w:r w:rsidRPr="00515F94" w:rsidDel="00800BEE">
          <w:rPr>
            <w:rFonts w:ascii="Consolas" w:eastAsiaTheme="minorHAnsi" w:hAnsi="Consolas"/>
            <w:color w:val="000000"/>
            <w:sz w:val="16"/>
            <w:szCs w:val="16"/>
          </w:rPr>
          <w:delText>&lt;xs:restriction base="xs:double"&gt;</w:delText>
        </w:r>
      </w:del>
    </w:p>
    <w:p w14:paraId="7437709A" w14:textId="35EF4DA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13" w:author="Author"/>
          <w:rFonts w:ascii="Consolas" w:eastAsiaTheme="minorHAnsi" w:hAnsi="Consolas"/>
          <w:color w:val="000000"/>
          <w:sz w:val="16"/>
          <w:szCs w:val="16"/>
        </w:rPr>
      </w:pPr>
      <w:del w:id="2214" w:author="Author">
        <w:r w:rsidRPr="00515F94" w:rsidDel="00800BEE">
          <w:rPr>
            <w:rFonts w:ascii="Consolas" w:eastAsiaTheme="minorHAnsi" w:hAnsi="Consolas"/>
            <w:color w:val="000000"/>
            <w:sz w:val="16"/>
            <w:szCs w:val="16"/>
          </w:rPr>
          <w:delText>&lt;xs:whiteSpace value="collapse"/&gt;</w:delText>
        </w:r>
      </w:del>
    </w:p>
    <w:p w14:paraId="0DE7B1A5" w14:textId="38829C5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15" w:author="Author"/>
          <w:rFonts w:ascii="Consolas" w:eastAsiaTheme="minorHAnsi" w:hAnsi="Consolas"/>
          <w:color w:val="000000"/>
          <w:sz w:val="16"/>
          <w:szCs w:val="16"/>
        </w:rPr>
      </w:pPr>
      <w:del w:id="2216" w:author="Author">
        <w:r w:rsidRPr="00515F94" w:rsidDel="00800BEE">
          <w:rPr>
            <w:rFonts w:ascii="Consolas" w:eastAsiaTheme="minorHAnsi" w:hAnsi="Consolas"/>
            <w:color w:val="000000"/>
            <w:sz w:val="16"/>
            <w:szCs w:val="16"/>
          </w:rPr>
          <w:delText>&lt;xs:pattern value="((\-|\+)?(([0-9]+(\.[0-9]+)?)|(\.[0-9]+))((e|E)(\-|\+)?[0-9]+)?)"/&gt;</w:delText>
        </w:r>
      </w:del>
    </w:p>
    <w:p w14:paraId="0C96B76C" w14:textId="05B58B6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17" w:author="Author"/>
          <w:rFonts w:ascii="Consolas" w:eastAsiaTheme="minorHAnsi" w:hAnsi="Consolas"/>
          <w:color w:val="000000"/>
          <w:sz w:val="16"/>
          <w:szCs w:val="16"/>
        </w:rPr>
      </w:pPr>
      <w:del w:id="2218" w:author="Author">
        <w:r w:rsidRPr="00515F94" w:rsidDel="00800BEE">
          <w:rPr>
            <w:rFonts w:ascii="Consolas" w:eastAsiaTheme="minorHAnsi" w:hAnsi="Consolas"/>
            <w:color w:val="000000"/>
            <w:sz w:val="16"/>
            <w:szCs w:val="16"/>
          </w:rPr>
          <w:delText>&lt;/xs:restriction&gt;</w:delText>
        </w:r>
      </w:del>
    </w:p>
    <w:p w14:paraId="0D0771B8" w14:textId="20B2C72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19" w:author="Author"/>
          <w:rFonts w:ascii="Consolas" w:eastAsiaTheme="minorHAnsi" w:hAnsi="Consolas"/>
          <w:color w:val="000000"/>
          <w:sz w:val="16"/>
          <w:szCs w:val="16"/>
        </w:rPr>
      </w:pPr>
      <w:del w:id="2220" w:author="Author">
        <w:r w:rsidRPr="00515F94" w:rsidDel="00800BEE">
          <w:rPr>
            <w:rFonts w:ascii="Consolas" w:eastAsiaTheme="minorHAnsi" w:hAnsi="Consolas"/>
            <w:color w:val="000000"/>
            <w:sz w:val="16"/>
            <w:szCs w:val="16"/>
          </w:rPr>
          <w:delText>&lt;/xs:simpleType&gt;</w:delText>
        </w:r>
      </w:del>
    </w:p>
    <w:p w14:paraId="71A25E42" w14:textId="058F65B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21" w:author="Author"/>
          <w:rFonts w:ascii="Consolas" w:eastAsiaTheme="minorHAnsi" w:hAnsi="Consolas"/>
          <w:color w:val="000000"/>
          <w:sz w:val="16"/>
          <w:szCs w:val="16"/>
        </w:rPr>
      </w:pPr>
      <w:del w:id="2222" w:author="Author">
        <w:r w:rsidRPr="00515F94" w:rsidDel="00800BEE">
          <w:rPr>
            <w:rFonts w:ascii="Consolas" w:eastAsiaTheme="minorHAnsi" w:hAnsi="Consolas"/>
            <w:color w:val="000000"/>
            <w:sz w:val="16"/>
            <w:szCs w:val="16"/>
          </w:rPr>
          <w:delText>&lt;xs:simpleType name="ST_ResourceID"&gt;</w:delText>
        </w:r>
      </w:del>
    </w:p>
    <w:p w14:paraId="7D06EF93" w14:textId="58A186B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23" w:author="Author"/>
          <w:rFonts w:ascii="Consolas" w:eastAsiaTheme="minorHAnsi" w:hAnsi="Consolas"/>
          <w:color w:val="000000"/>
          <w:sz w:val="16"/>
          <w:szCs w:val="16"/>
        </w:rPr>
      </w:pPr>
      <w:del w:id="2224" w:author="Author">
        <w:r w:rsidRPr="00515F94" w:rsidDel="00800BEE">
          <w:rPr>
            <w:rFonts w:ascii="Consolas" w:eastAsiaTheme="minorHAnsi" w:hAnsi="Consolas"/>
            <w:color w:val="000000"/>
            <w:sz w:val="16"/>
            <w:szCs w:val="16"/>
          </w:rPr>
          <w:delText>&lt;xs:restriction base="xs:positiveInteger"&gt;</w:delText>
        </w:r>
      </w:del>
    </w:p>
    <w:p w14:paraId="0E21E64C" w14:textId="47B967E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25" w:author="Author"/>
          <w:rFonts w:ascii="Consolas" w:eastAsiaTheme="minorHAnsi" w:hAnsi="Consolas"/>
          <w:color w:val="000000"/>
          <w:sz w:val="16"/>
          <w:szCs w:val="16"/>
        </w:rPr>
      </w:pPr>
      <w:del w:id="2226" w:author="Author">
        <w:r w:rsidRPr="00515F94" w:rsidDel="00800BEE">
          <w:rPr>
            <w:rFonts w:ascii="Consolas" w:eastAsiaTheme="minorHAnsi" w:hAnsi="Consolas"/>
            <w:color w:val="000000"/>
            <w:sz w:val="16"/>
            <w:szCs w:val="16"/>
          </w:rPr>
          <w:delText>&lt;xs:maxExclusive value="2147483648"/&gt;</w:delText>
        </w:r>
      </w:del>
    </w:p>
    <w:p w14:paraId="458CA9E1" w14:textId="2ED3F1D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27" w:author="Author"/>
          <w:rFonts w:ascii="Consolas" w:eastAsiaTheme="minorHAnsi" w:hAnsi="Consolas"/>
          <w:color w:val="000000"/>
          <w:sz w:val="16"/>
          <w:szCs w:val="16"/>
        </w:rPr>
      </w:pPr>
      <w:del w:id="2228" w:author="Author">
        <w:r w:rsidRPr="00515F94" w:rsidDel="00800BEE">
          <w:rPr>
            <w:rFonts w:ascii="Consolas" w:eastAsiaTheme="minorHAnsi" w:hAnsi="Consolas"/>
            <w:color w:val="000000"/>
            <w:sz w:val="16"/>
            <w:szCs w:val="16"/>
          </w:rPr>
          <w:delText>&lt;/xs:restriction&gt;</w:delText>
        </w:r>
      </w:del>
    </w:p>
    <w:p w14:paraId="405E0663" w14:textId="13F0C42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29" w:author="Author"/>
          <w:rFonts w:ascii="Consolas" w:eastAsiaTheme="minorHAnsi" w:hAnsi="Consolas"/>
          <w:color w:val="000000"/>
          <w:sz w:val="16"/>
          <w:szCs w:val="16"/>
        </w:rPr>
      </w:pPr>
      <w:del w:id="2230" w:author="Author">
        <w:r w:rsidRPr="00515F94" w:rsidDel="00800BEE">
          <w:rPr>
            <w:rFonts w:ascii="Consolas" w:eastAsiaTheme="minorHAnsi" w:hAnsi="Consolas"/>
            <w:color w:val="000000"/>
            <w:sz w:val="16"/>
            <w:szCs w:val="16"/>
          </w:rPr>
          <w:delText>&lt;/xs:simpleType&gt;</w:delText>
        </w:r>
      </w:del>
    </w:p>
    <w:p w14:paraId="7227E226" w14:textId="16A1F53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31" w:author="Author"/>
          <w:rFonts w:ascii="Consolas" w:eastAsiaTheme="minorHAnsi" w:hAnsi="Consolas"/>
          <w:color w:val="000000"/>
          <w:sz w:val="16"/>
          <w:szCs w:val="16"/>
        </w:rPr>
      </w:pPr>
      <w:del w:id="2232" w:author="Author">
        <w:r w:rsidRPr="00515F94" w:rsidDel="00800BEE">
          <w:rPr>
            <w:rFonts w:ascii="Consolas" w:eastAsiaTheme="minorHAnsi" w:hAnsi="Consolas"/>
            <w:color w:val="000000"/>
            <w:sz w:val="16"/>
            <w:szCs w:val="16"/>
          </w:rPr>
          <w:delText>&lt;xs:simpleType name="ST_ResourceIndex"&gt;</w:delText>
        </w:r>
      </w:del>
    </w:p>
    <w:p w14:paraId="7F1BB201" w14:textId="5E49322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33" w:author="Author"/>
          <w:rFonts w:ascii="Consolas" w:eastAsiaTheme="minorHAnsi" w:hAnsi="Consolas"/>
          <w:color w:val="000000"/>
          <w:sz w:val="16"/>
          <w:szCs w:val="16"/>
        </w:rPr>
      </w:pPr>
      <w:del w:id="2234" w:author="Author">
        <w:r w:rsidRPr="00515F94" w:rsidDel="00800BEE">
          <w:rPr>
            <w:rFonts w:ascii="Consolas" w:eastAsiaTheme="minorHAnsi" w:hAnsi="Consolas"/>
            <w:color w:val="000000"/>
            <w:sz w:val="16"/>
            <w:szCs w:val="16"/>
          </w:rPr>
          <w:delText>&lt;xs:restriction base="xs:nonNegativeInteger"&gt;</w:delText>
        </w:r>
      </w:del>
    </w:p>
    <w:p w14:paraId="6488C746" w14:textId="3915964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35" w:author="Author"/>
          <w:rFonts w:ascii="Consolas" w:eastAsiaTheme="minorHAnsi" w:hAnsi="Consolas"/>
          <w:color w:val="000000"/>
          <w:sz w:val="16"/>
          <w:szCs w:val="16"/>
        </w:rPr>
      </w:pPr>
      <w:del w:id="2236" w:author="Author">
        <w:r w:rsidRPr="00515F94" w:rsidDel="00800BEE">
          <w:rPr>
            <w:rFonts w:ascii="Consolas" w:eastAsiaTheme="minorHAnsi" w:hAnsi="Consolas"/>
            <w:color w:val="000000"/>
            <w:sz w:val="16"/>
            <w:szCs w:val="16"/>
          </w:rPr>
          <w:delText>&lt;xs:maxExclusive value="2147483648"/&gt;</w:delText>
        </w:r>
      </w:del>
    </w:p>
    <w:p w14:paraId="6E51AC75" w14:textId="0C31E2C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37" w:author="Author"/>
          <w:rFonts w:ascii="Consolas" w:eastAsiaTheme="minorHAnsi" w:hAnsi="Consolas"/>
          <w:color w:val="000000"/>
          <w:sz w:val="16"/>
          <w:szCs w:val="16"/>
        </w:rPr>
      </w:pPr>
      <w:del w:id="2238" w:author="Author">
        <w:r w:rsidRPr="00515F94" w:rsidDel="00800BEE">
          <w:rPr>
            <w:rFonts w:ascii="Consolas" w:eastAsiaTheme="minorHAnsi" w:hAnsi="Consolas"/>
            <w:color w:val="000000"/>
            <w:sz w:val="16"/>
            <w:szCs w:val="16"/>
          </w:rPr>
          <w:delText>&lt;/xs:restriction&gt;</w:delText>
        </w:r>
      </w:del>
    </w:p>
    <w:p w14:paraId="4E51F126" w14:textId="769A6AD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39" w:author="Author"/>
          <w:rFonts w:ascii="Consolas" w:eastAsiaTheme="minorHAnsi" w:hAnsi="Consolas"/>
          <w:color w:val="000000"/>
          <w:sz w:val="16"/>
          <w:szCs w:val="16"/>
        </w:rPr>
      </w:pPr>
      <w:del w:id="2240" w:author="Author">
        <w:r w:rsidRPr="00515F94" w:rsidDel="00800BEE">
          <w:rPr>
            <w:rFonts w:ascii="Consolas" w:eastAsiaTheme="minorHAnsi" w:hAnsi="Consolas"/>
            <w:color w:val="000000"/>
            <w:sz w:val="16"/>
            <w:szCs w:val="16"/>
          </w:rPr>
          <w:delText>&lt;/xs:simpleType&gt;</w:delText>
        </w:r>
      </w:del>
    </w:p>
    <w:p w14:paraId="389D2755" w14:textId="1D027DE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41" w:author="Author"/>
          <w:rFonts w:ascii="Consolas" w:eastAsiaTheme="minorHAnsi" w:hAnsi="Consolas"/>
          <w:color w:val="000000"/>
          <w:sz w:val="16"/>
          <w:szCs w:val="16"/>
        </w:rPr>
      </w:pPr>
      <w:del w:id="2242" w:author="Author">
        <w:r w:rsidRPr="00515F94" w:rsidDel="00800BEE">
          <w:rPr>
            <w:rFonts w:ascii="Consolas" w:eastAsiaTheme="minorHAnsi" w:hAnsi="Consolas"/>
            <w:color w:val="000000"/>
            <w:sz w:val="16"/>
            <w:szCs w:val="16"/>
          </w:rPr>
          <w:delText>&lt;xs:simpleType name="ST_ObjectType"&gt;</w:delText>
        </w:r>
      </w:del>
    </w:p>
    <w:p w14:paraId="7FFAAA43" w14:textId="03A3A8E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43" w:author="Author"/>
          <w:rFonts w:ascii="Consolas" w:eastAsiaTheme="minorHAnsi" w:hAnsi="Consolas"/>
          <w:color w:val="000000"/>
          <w:sz w:val="16"/>
          <w:szCs w:val="16"/>
        </w:rPr>
      </w:pPr>
      <w:del w:id="2244" w:author="Author">
        <w:r w:rsidRPr="00515F94" w:rsidDel="00800BEE">
          <w:rPr>
            <w:rFonts w:ascii="Consolas" w:eastAsiaTheme="minorHAnsi" w:hAnsi="Consolas"/>
            <w:color w:val="000000"/>
            <w:sz w:val="16"/>
            <w:szCs w:val="16"/>
          </w:rPr>
          <w:delText>&lt;xs:restriction base="xs:string"&gt;</w:delText>
        </w:r>
      </w:del>
    </w:p>
    <w:p w14:paraId="4E62C9FE" w14:textId="38939E6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45" w:author="Author"/>
          <w:rFonts w:ascii="Consolas" w:eastAsiaTheme="minorHAnsi" w:hAnsi="Consolas"/>
          <w:color w:val="000000"/>
          <w:sz w:val="16"/>
          <w:szCs w:val="16"/>
        </w:rPr>
      </w:pPr>
      <w:del w:id="2246" w:author="Author">
        <w:r w:rsidRPr="00515F94" w:rsidDel="00800BEE">
          <w:rPr>
            <w:rFonts w:ascii="Consolas" w:eastAsiaTheme="minorHAnsi" w:hAnsi="Consolas"/>
            <w:color w:val="000000"/>
            <w:sz w:val="16"/>
            <w:szCs w:val="16"/>
          </w:rPr>
          <w:delText>&lt;xs:enumeration value="model"/&gt;</w:delText>
        </w:r>
      </w:del>
    </w:p>
    <w:p w14:paraId="3EEC06A4" w14:textId="1230B24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47" w:author="Author"/>
          <w:rFonts w:ascii="Consolas" w:eastAsiaTheme="minorHAnsi" w:hAnsi="Consolas"/>
          <w:color w:val="000000"/>
          <w:sz w:val="16"/>
          <w:szCs w:val="16"/>
        </w:rPr>
      </w:pPr>
      <w:del w:id="2248" w:author="Author">
        <w:r w:rsidRPr="00515F94" w:rsidDel="00800BEE">
          <w:rPr>
            <w:rFonts w:ascii="Consolas" w:eastAsiaTheme="minorHAnsi" w:hAnsi="Consolas"/>
            <w:color w:val="000000"/>
            <w:sz w:val="16"/>
            <w:szCs w:val="16"/>
          </w:rPr>
          <w:delText>&lt;xs:enumeration value="solidsupport"/&gt;</w:delText>
        </w:r>
      </w:del>
    </w:p>
    <w:p w14:paraId="7FC79498" w14:textId="7133437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49" w:author="Author"/>
          <w:rFonts w:ascii="Consolas" w:eastAsiaTheme="minorHAnsi" w:hAnsi="Consolas"/>
          <w:color w:val="000000"/>
          <w:sz w:val="16"/>
          <w:szCs w:val="16"/>
        </w:rPr>
      </w:pPr>
      <w:del w:id="2250" w:author="Author">
        <w:r w:rsidRPr="00515F94" w:rsidDel="00800BEE">
          <w:rPr>
            <w:rFonts w:ascii="Consolas" w:eastAsiaTheme="minorHAnsi" w:hAnsi="Consolas"/>
            <w:color w:val="000000"/>
            <w:sz w:val="16"/>
            <w:szCs w:val="16"/>
          </w:rPr>
          <w:delText>&lt;xs:enumeration value="support"/&gt;</w:delText>
        </w:r>
      </w:del>
    </w:p>
    <w:p w14:paraId="269C9550" w14:textId="56B06D5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51" w:author="Author"/>
          <w:rFonts w:ascii="Consolas" w:eastAsiaTheme="minorHAnsi" w:hAnsi="Consolas"/>
          <w:color w:val="000000"/>
          <w:sz w:val="16"/>
          <w:szCs w:val="16"/>
        </w:rPr>
      </w:pPr>
      <w:del w:id="2252" w:author="Author">
        <w:r w:rsidRPr="00515F94" w:rsidDel="00800BEE">
          <w:rPr>
            <w:rFonts w:ascii="Consolas" w:eastAsiaTheme="minorHAnsi" w:hAnsi="Consolas"/>
            <w:color w:val="000000"/>
            <w:sz w:val="16"/>
            <w:szCs w:val="16"/>
          </w:rPr>
          <w:delText>&lt;xs:enumeration value="surface"/&gt;</w:delText>
        </w:r>
      </w:del>
    </w:p>
    <w:p w14:paraId="6018EEE9" w14:textId="495EC01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53" w:author="Author"/>
          <w:rFonts w:ascii="Consolas" w:eastAsiaTheme="minorHAnsi" w:hAnsi="Consolas"/>
          <w:color w:val="000000"/>
          <w:sz w:val="16"/>
          <w:szCs w:val="16"/>
        </w:rPr>
      </w:pPr>
      <w:del w:id="2254" w:author="Author">
        <w:r w:rsidRPr="00515F94" w:rsidDel="00800BEE">
          <w:rPr>
            <w:rFonts w:ascii="Consolas" w:eastAsiaTheme="minorHAnsi" w:hAnsi="Consolas"/>
            <w:color w:val="000000"/>
            <w:sz w:val="16"/>
            <w:szCs w:val="16"/>
          </w:rPr>
          <w:delText>&lt;xs:enumeration value="other"/&gt;</w:delText>
        </w:r>
      </w:del>
    </w:p>
    <w:p w14:paraId="37923A1C" w14:textId="143F8B4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55" w:author="Author"/>
          <w:rFonts w:ascii="Consolas" w:eastAsiaTheme="minorHAnsi" w:hAnsi="Consolas"/>
          <w:color w:val="000000"/>
          <w:sz w:val="16"/>
          <w:szCs w:val="16"/>
        </w:rPr>
      </w:pPr>
      <w:del w:id="2256" w:author="Author">
        <w:r w:rsidRPr="00515F94" w:rsidDel="00800BEE">
          <w:rPr>
            <w:rFonts w:ascii="Consolas" w:eastAsiaTheme="minorHAnsi" w:hAnsi="Consolas"/>
            <w:color w:val="000000"/>
            <w:sz w:val="16"/>
            <w:szCs w:val="16"/>
          </w:rPr>
          <w:delText>&lt;/xs:restriction&gt;</w:delText>
        </w:r>
      </w:del>
    </w:p>
    <w:p w14:paraId="7FCC195D" w14:textId="64CE1C1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57" w:author="Author"/>
          <w:rFonts w:ascii="Consolas" w:eastAsiaTheme="minorHAnsi" w:hAnsi="Consolas"/>
          <w:color w:val="000000"/>
          <w:sz w:val="16"/>
          <w:szCs w:val="16"/>
        </w:rPr>
      </w:pPr>
      <w:del w:id="2258" w:author="Author">
        <w:r w:rsidRPr="00515F94" w:rsidDel="00800BEE">
          <w:rPr>
            <w:rFonts w:ascii="Consolas" w:eastAsiaTheme="minorHAnsi" w:hAnsi="Consolas"/>
            <w:color w:val="000000"/>
            <w:sz w:val="16"/>
            <w:szCs w:val="16"/>
          </w:rPr>
          <w:delText>&lt;/xs:simpleType&gt;</w:delText>
        </w:r>
      </w:del>
    </w:p>
    <w:p w14:paraId="53F5F2C7" w14:textId="5217C81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59" w:author="Author"/>
          <w:rFonts w:ascii="Consolas" w:eastAsiaTheme="minorHAnsi" w:hAnsi="Consolas"/>
          <w:color w:val="000000"/>
          <w:sz w:val="16"/>
          <w:szCs w:val="16"/>
        </w:rPr>
      </w:pPr>
      <w:del w:id="2260" w:author="Author">
        <w:r w:rsidRPr="00515F94" w:rsidDel="00800BEE">
          <w:rPr>
            <w:rFonts w:ascii="Consolas" w:eastAsiaTheme="minorHAnsi" w:hAnsi="Consolas"/>
            <w:color w:val="000000"/>
            <w:sz w:val="16"/>
            <w:szCs w:val="16"/>
          </w:rPr>
          <w:delText>&lt;!-- Elements --&gt;</w:delText>
        </w:r>
      </w:del>
    </w:p>
    <w:p w14:paraId="1D6FAF03" w14:textId="7564D7C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61" w:author="Author"/>
          <w:rFonts w:ascii="Consolas" w:eastAsiaTheme="minorHAnsi" w:hAnsi="Consolas"/>
          <w:color w:val="000000"/>
          <w:sz w:val="16"/>
          <w:szCs w:val="16"/>
        </w:rPr>
      </w:pPr>
      <w:del w:id="2262" w:author="Author">
        <w:r w:rsidRPr="00515F94" w:rsidDel="00800BEE">
          <w:rPr>
            <w:rFonts w:ascii="Consolas" w:eastAsiaTheme="minorHAnsi" w:hAnsi="Consolas"/>
            <w:color w:val="000000"/>
            <w:sz w:val="16"/>
            <w:szCs w:val="16"/>
          </w:rPr>
          <w:delText>&lt;xs:element name="metadatagroup" type="CT_MetadataGroup"/&gt;</w:delText>
        </w:r>
      </w:del>
    </w:p>
    <w:p w14:paraId="6099BD16" w14:textId="38B5CB1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63" w:author="Author"/>
          <w:rFonts w:ascii="Consolas" w:eastAsiaTheme="minorHAnsi" w:hAnsi="Consolas"/>
          <w:color w:val="000000"/>
          <w:sz w:val="16"/>
          <w:szCs w:val="16"/>
        </w:rPr>
      </w:pPr>
      <w:del w:id="2264" w:author="Author">
        <w:r w:rsidRPr="00515F94" w:rsidDel="00800BEE">
          <w:rPr>
            <w:rFonts w:ascii="Consolas" w:eastAsiaTheme="minorHAnsi" w:hAnsi="Consolas"/>
            <w:color w:val="000000"/>
            <w:sz w:val="16"/>
            <w:szCs w:val="16"/>
          </w:rPr>
          <w:delText>&lt;xs:element name="model" type="CT_Model"/&gt;</w:delText>
        </w:r>
      </w:del>
    </w:p>
    <w:p w14:paraId="04F7DB46" w14:textId="313C682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65" w:author="Author"/>
          <w:rFonts w:ascii="Consolas" w:eastAsiaTheme="minorHAnsi" w:hAnsi="Consolas"/>
          <w:color w:val="000000"/>
          <w:sz w:val="16"/>
          <w:szCs w:val="16"/>
        </w:rPr>
      </w:pPr>
      <w:del w:id="2266" w:author="Author">
        <w:r w:rsidRPr="00515F94" w:rsidDel="00800BEE">
          <w:rPr>
            <w:rFonts w:ascii="Consolas" w:eastAsiaTheme="minorHAnsi" w:hAnsi="Consolas"/>
            <w:color w:val="000000"/>
            <w:sz w:val="16"/>
            <w:szCs w:val="16"/>
          </w:rPr>
          <w:delText>&lt;xs:element name="resources" type="CT_Resources"/&gt;</w:delText>
        </w:r>
      </w:del>
    </w:p>
    <w:p w14:paraId="33A3BD95" w14:textId="7574683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67" w:author="Author"/>
          <w:rFonts w:ascii="Consolas" w:eastAsiaTheme="minorHAnsi" w:hAnsi="Consolas"/>
          <w:color w:val="000000"/>
          <w:sz w:val="16"/>
          <w:szCs w:val="16"/>
        </w:rPr>
      </w:pPr>
      <w:del w:id="2268" w:author="Author">
        <w:r w:rsidRPr="00515F94" w:rsidDel="00800BEE">
          <w:rPr>
            <w:rFonts w:ascii="Consolas" w:eastAsiaTheme="minorHAnsi" w:hAnsi="Consolas"/>
            <w:color w:val="000000"/>
            <w:sz w:val="16"/>
            <w:szCs w:val="16"/>
          </w:rPr>
          <w:delText>&lt;xs:element name="build" type="CT_Build"/&gt;</w:delText>
        </w:r>
      </w:del>
    </w:p>
    <w:p w14:paraId="2BACDCF7" w14:textId="06A9CA7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69" w:author="Author"/>
          <w:rFonts w:ascii="Consolas" w:eastAsiaTheme="minorHAnsi" w:hAnsi="Consolas"/>
          <w:color w:val="000000"/>
          <w:sz w:val="16"/>
          <w:szCs w:val="16"/>
        </w:rPr>
      </w:pPr>
      <w:del w:id="2270" w:author="Author">
        <w:r w:rsidRPr="00515F94" w:rsidDel="00800BEE">
          <w:rPr>
            <w:rFonts w:ascii="Consolas" w:eastAsiaTheme="minorHAnsi" w:hAnsi="Consolas"/>
            <w:color w:val="000000"/>
            <w:sz w:val="16"/>
            <w:szCs w:val="16"/>
          </w:rPr>
          <w:delText>&lt;xs:element name="basematerials" type="CT_BaseMaterials"/&gt;</w:delText>
        </w:r>
      </w:del>
    </w:p>
    <w:p w14:paraId="21A5AF6C" w14:textId="3AC7CD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71" w:author="Author"/>
          <w:rFonts w:ascii="Consolas" w:eastAsiaTheme="minorHAnsi" w:hAnsi="Consolas"/>
          <w:color w:val="000000"/>
          <w:sz w:val="16"/>
          <w:szCs w:val="16"/>
        </w:rPr>
      </w:pPr>
      <w:del w:id="2272" w:author="Author">
        <w:r w:rsidRPr="00515F94" w:rsidDel="00800BEE">
          <w:rPr>
            <w:rFonts w:ascii="Consolas" w:eastAsiaTheme="minorHAnsi" w:hAnsi="Consolas"/>
            <w:color w:val="000000"/>
            <w:sz w:val="16"/>
            <w:szCs w:val="16"/>
          </w:rPr>
          <w:delText>&lt;xs:element name="base" type="CT_Base"/&gt;</w:delText>
        </w:r>
      </w:del>
    </w:p>
    <w:p w14:paraId="6C4784D8" w14:textId="1E21BFC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73" w:author="Author"/>
          <w:rFonts w:ascii="Consolas" w:eastAsiaTheme="minorHAnsi" w:hAnsi="Consolas"/>
          <w:color w:val="000000"/>
          <w:sz w:val="16"/>
          <w:szCs w:val="16"/>
        </w:rPr>
      </w:pPr>
      <w:del w:id="2274" w:author="Author">
        <w:r w:rsidRPr="00515F94" w:rsidDel="00800BEE">
          <w:rPr>
            <w:rFonts w:ascii="Consolas" w:eastAsiaTheme="minorHAnsi" w:hAnsi="Consolas"/>
            <w:color w:val="000000"/>
            <w:sz w:val="16"/>
            <w:szCs w:val="16"/>
          </w:rPr>
          <w:delText>&lt;xs:element name="object" type="CT_Object"/&gt;</w:delText>
        </w:r>
      </w:del>
    </w:p>
    <w:p w14:paraId="0EC03EAB" w14:textId="0FC6C03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75" w:author="Author"/>
          <w:rFonts w:ascii="Consolas" w:eastAsiaTheme="minorHAnsi" w:hAnsi="Consolas"/>
          <w:color w:val="000000"/>
          <w:sz w:val="16"/>
          <w:szCs w:val="16"/>
        </w:rPr>
      </w:pPr>
      <w:del w:id="2276" w:author="Author">
        <w:r w:rsidRPr="00515F94" w:rsidDel="00800BEE">
          <w:rPr>
            <w:rFonts w:ascii="Consolas" w:eastAsiaTheme="minorHAnsi" w:hAnsi="Consolas"/>
            <w:color w:val="000000"/>
            <w:sz w:val="16"/>
            <w:szCs w:val="16"/>
          </w:rPr>
          <w:delText>&lt;xs:element name="mesh" type="CT_Mesh"/&gt;</w:delText>
        </w:r>
      </w:del>
    </w:p>
    <w:p w14:paraId="0030E4B1" w14:textId="56C9853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77" w:author="Author"/>
          <w:rFonts w:ascii="Consolas" w:eastAsiaTheme="minorHAnsi" w:hAnsi="Consolas"/>
          <w:color w:val="000000"/>
          <w:sz w:val="16"/>
          <w:szCs w:val="16"/>
        </w:rPr>
      </w:pPr>
      <w:del w:id="2278" w:author="Author">
        <w:r w:rsidRPr="00515F94" w:rsidDel="00800BEE">
          <w:rPr>
            <w:rFonts w:ascii="Consolas" w:eastAsiaTheme="minorHAnsi" w:hAnsi="Consolas"/>
            <w:color w:val="000000"/>
            <w:sz w:val="16"/>
            <w:szCs w:val="16"/>
          </w:rPr>
          <w:delText>&lt;xs:element name="vertices" type="CT_Vertices"/&gt;</w:delText>
        </w:r>
      </w:del>
    </w:p>
    <w:p w14:paraId="6EC2011C" w14:textId="290331C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79" w:author="Author"/>
          <w:rFonts w:ascii="Consolas" w:eastAsiaTheme="minorHAnsi" w:hAnsi="Consolas"/>
          <w:color w:val="000000"/>
          <w:sz w:val="16"/>
          <w:szCs w:val="16"/>
        </w:rPr>
      </w:pPr>
      <w:del w:id="2280" w:author="Author">
        <w:r w:rsidRPr="00515F94" w:rsidDel="00800BEE">
          <w:rPr>
            <w:rFonts w:ascii="Consolas" w:eastAsiaTheme="minorHAnsi" w:hAnsi="Consolas"/>
            <w:color w:val="000000"/>
            <w:sz w:val="16"/>
            <w:szCs w:val="16"/>
          </w:rPr>
          <w:delText>&lt;xs:element name="vertex" type="CT_Vertex"/&gt;</w:delText>
        </w:r>
      </w:del>
    </w:p>
    <w:p w14:paraId="23B192D3" w14:textId="7A9877E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81" w:author="Author"/>
          <w:rFonts w:ascii="Consolas" w:eastAsiaTheme="minorHAnsi" w:hAnsi="Consolas"/>
          <w:color w:val="000000"/>
          <w:sz w:val="16"/>
          <w:szCs w:val="16"/>
        </w:rPr>
      </w:pPr>
      <w:del w:id="2282" w:author="Author">
        <w:r w:rsidRPr="00515F94" w:rsidDel="00800BEE">
          <w:rPr>
            <w:rFonts w:ascii="Consolas" w:eastAsiaTheme="minorHAnsi" w:hAnsi="Consolas"/>
            <w:color w:val="000000"/>
            <w:sz w:val="16"/>
            <w:szCs w:val="16"/>
          </w:rPr>
          <w:delText>&lt;xs:element name="triangles" type="CT_Triangles"/&gt;</w:delText>
        </w:r>
      </w:del>
    </w:p>
    <w:p w14:paraId="6E5A700E" w14:textId="463CBB0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83" w:author="Author"/>
          <w:rFonts w:ascii="Consolas" w:eastAsiaTheme="minorHAnsi" w:hAnsi="Consolas"/>
          <w:color w:val="000000"/>
          <w:sz w:val="16"/>
          <w:szCs w:val="16"/>
        </w:rPr>
      </w:pPr>
      <w:del w:id="2284" w:author="Author">
        <w:r w:rsidRPr="00515F94" w:rsidDel="00800BEE">
          <w:rPr>
            <w:rFonts w:ascii="Consolas" w:eastAsiaTheme="minorHAnsi" w:hAnsi="Consolas"/>
            <w:color w:val="000000"/>
            <w:sz w:val="16"/>
            <w:szCs w:val="16"/>
          </w:rPr>
          <w:delText>&lt;xs:element name="triangle" type="CT_Triangle"/&gt;</w:delText>
        </w:r>
      </w:del>
    </w:p>
    <w:p w14:paraId="1E89CD43" w14:textId="22DEC00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85" w:author="Author"/>
          <w:rFonts w:ascii="Consolas" w:eastAsiaTheme="minorHAnsi" w:hAnsi="Consolas"/>
          <w:color w:val="000000"/>
          <w:sz w:val="16"/>
          <w:szCs w:val="16"/>
        </w:rPr>
      </w:pPr>
      <w:del w:id="2286" w:author="Author">
        <w:r w:rsidRPr="00515F94" w:rsidDel="00800BEE">
          <w:rPr>
            <w:rFonts w:ascii="Consolas" w:eastAsiaTheme="minorHAnsi" w:hAnsi="Consolas"/>
            <w:color w:val="000000"/>
            <w:sz w:val="16"/>
            <w:szCs w:val="16"/>
          </w:rPr>
          <w:delText>&lt;xs:element name="components" type="CT_Components"/&gt;</w:delText>
        </w:r>
      </w:del>
    </w:p>
    <w:p w14:paraId="279446B4" w14:textId="5678810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87" w:author="Author"/>
          <w:rFonts w:ascii="Consolas" w:eastAsiaTheme="minorHAnsi" w:hAnsi="Consolas"/>
          <w:color w:val="000000"/>
          <w:sz w:val="16"/>
          <w:szCs w:val="16"/>
        </w:rPr>
      </w:pPr>
      <w:del w:id="2288" w:author="Author">
        <w:r w:rsidRPr="00515F94" w:rsidDel="00800BEE">
          <w:rPr>
            <w:rFonts w:ascii="Consolas" w:eastAsiaTheme="minorHAnsi" w:hAnsi="Consolas"/>
            <w:color w:val="000000"/>
            <w:sz w:val="16"/>
            <w:szCs w:val="16"/>
          </w:rPr>
          <w:delText>&lt;xs:element name="component" type="CT_Component"/&gt;</w:delText>
        </w:r>
      </w:del>
    </w:p>
    <w:p w14:paraId="7E69262D" w14:textId="297727E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89" w:author="Author"/>
          <w:rFonts w:ascii="Consolas" w:eastAsiaTheme="minorHAnsi" w:hAnsi="Consolas"/>
          <w:color w:val="000000"/>
          <w:sz w:val="16"/>
          <w:szCs w:val="16"/>
        </w:rPr>
      </w:pPr>
      <w:del w:id="2290" w:author="Author">
        <w:r w:rsidRPr="00515F94" w:rsidDel="00800BEE">
          <w:rPr>
            <w:rFonts w:ascii="Consolas" w:eastAsiaTheme="minorHAnsi" w:hAnsi="Consolas"/>
            <w:color w:val="000000"/>
            <w:sz w:val="16"/>
            <w:szCs w:val="16"/>
          </w:rPr>
          <w:delText>&lt;xs:element name="metadata" type="CT_Metadata"/&gt;</w:delText>
        </w:r>
      </w:del>
    </w:p>
    <w:p w14:paraId="22EA94CB" w14:textId="5B4181A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91" w:author="Author"/>
          <w:rFonts w:ascii="Consolas" w:eastAsiaTheme="minorHAnsi" w:hAnsi="Consolas"/>
          <w:color w:val="000000"/>
          <w:sz w:val="16"/>
          <w:szCs w:val="16"/>
        </w:rPr>
      </w:pPr>
      <w:del w:id="2292" w:author="Author">
        <w:r w:rsidRPr="00515F94" w:rsidDel="00800BEE">
          <w:rPr>
            <w:rFonts w:ascii="Consolas" w:eastAsiaTheme="minorHAnsi" w:hAnsi="Consolas"/>
            <w:color w:val="000000"/>
            <w:sz w:val="16"/>
            <w:szCs w:val="16"/>
          </w:rPr>
          <w:delText>&lt;xs:element name="item" type="CT_Item"/&gt;</w:delText>
        </w:r>
      </w:del>
    </w:p>
    <w:p w14:paraId="1C5B00BF" w14:textId="7B18F11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93" w:author="Author"/>
          <w:rFonts w:ascii="Consolas" w:eastAsiaTheme="minorHAnsi" w:hAnsi="Consolas"/>
          <w:color w:val="000000"/>
          <w:sz w:val="16"/>
          <w:szCs w:val="16"/>
        </w:rPr>
      </w:pPr>
      <w:del w:id="2294" w:author="Author">
        <w:r w:rsidRPr="00515F94" w:rsidDel="00800BEE">
          <w:rPr>
            <w:rFonts w:ascii="Consolas" w:eastAsiaTheme="minorHAnsi" w:hAnsi="Consolas"/>
            <w:color w:val="000000"/>
            <w:sz w:val="16"/>
            <w:szCs w:val="16"/>
          </w:rPr>
          <w:tab/>
          <w:delText>&lt;xs:complexType name="CT_Texture2D"&gt;</w:delText>
        </w:r>
      </w:del>
    </w:p>
    <w:p w14:paraId="6A38606C" w14:textId="06E5C30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95" w:author="Author"/>
          <w:rFonts w:ascii="Consolas" w:eastAsiaTheme="minorHAnsi" w:hAnsi="Consolas"/>
          <w:color w:val="000000"/>
          <w:sz w:val="16"/>
          <w:szCs w:val="16"/>
        </w:rPr>
      </w:pPr>
      <w:del w:id="229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name="id" type="ST_ResourceID" use="required"/&gt;</w:delText>
        </w:r>
      </w:del>
    </w:p>
    <w:p w14:paraId="0FD8028D" w14:textId="37774B3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97" w:author="Author"/>
          <w:rFonts w:ascii="Consolas" w:eastAsiaTheme="minorHAnsi" w:hAnsi="Consolas"/>
          <w:color w:val="000000"/>
          <w:sz w:val="16"/>
          <w:szCs w:val="16"/>
        </w:rPr>
      </w:pPr>
      <w:del w:id="229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name="path" type="ST_UriReference" use="required"/&gt;</w:delText>
        </w:r>
      </w:del>
    </w:p>
    <w:p w14:paraId="6CE6A39A" w14:textId="049937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299" w:author="Author"/>
          <w:rFonts w:ascii="Consolas" w:eastAsiaTheme="minorHAnsi" w:hAnsi="Consolas"/>
          <w:color w:val="000000"/>
          <w:sz w:val="16"/>
          <w:szCs w:val="16"/>
        </w:rPr>
      </w:pPr>
      <w:del w:id="230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name="contenttype" type="ST_ContentType" use="required"/&gt;</w:delText>
        </w:r>
      </w:del>
    </w:p>
    <w:p w14:paraId="671F369D" w14:textId="04F1099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01" w:author="Author"/>
          <w:rFonts w:ascii="Consolas" w:eastAsiaTheme="minorHAnsi" w:hAnsi="Consolas"/>
          <w:color w:val="000000"/>
          <w:sz w:val="16"/>
          <w:szCs w:val="16"/>
        </w:rPr>
      </w:pPr>
      <w:del w:id="230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name="tilestyleu" type="ST_TileStyle" default="wrap"/&gt;</w:delText>
        </w:r>
      </w:del>
    </w:p>
    <w:p w14:paraId="337F25FD" w14:textId="2E091B3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03" w:author="Author"/>
          <w:rFonts w:ascii="Consolas" w:eastAsiaTheme="minorHAnsi" w:hAnsi="Consolas"/>
          <w:color w:val="000000"/>
          <w:sz w:val="16"/>
          <w:szCs w:val="16"/>
        </w:rPr>
      </w:pPr>
      <w:del w:id="230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name="tilestylev" type="ST_TileStyle" default="wrap"/&gt;</w:delText>
        </w:r>
      </w:del>
    </w:p>
    <w:p w14:paraId="2FE1258A" w14:textId="2E665D3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05" w:author="Author"/>
          <w:rFonts w:ascii="Consolas" w:eastAsiaTheme="minorHAnsi" w:hAnsi="Consolas"/>
          <w:color w:val="000000"/>
          <w:sz w:val="16"/>
          <w:szCs w:val="16"/>
        </w:rPr>
      </w:pPr>
      <w:del w:id="230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name="filter" type="ST_Filter" default="auto"/&gt;</w:delText>
        </w:r>
      </w:del>
    </w:p>
    <w:p w14:paraId="6B69F5AC" w14:textId="6A835D0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07" w:author="Author"/>
          <w:rFonts w:ascii="Consolas" w:eastAsiaTheme="minorHAnsi" w:hAnsi="Consolas"/>
          <w:color w:val="000000"/>
          <w:sz w:val="16"/>
          <w:szCs w:val="16"/>
        </w:rPr>
      </w:pPr>
      <w:del w:id="230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&lt;xs:anyAttribute namespace="##other" processContents="lax"/&gt;</w:delText>
        </w:r>
      </w:del>
    </w:p>
    <w:p w14:paraId="5B02BFD1" w14:textId="4C93CE1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09" w:author="Author"/>
          <w:rFonts w:ascii="Consolas" w:eastAsiaTheme="minorHAnsi" w:hAnsi="Consolas"/>
          <w:color w:val="000000"/>
          <w:sz w:val="16"/>
          <w:szCs w:val="16"/>
        </w:rPr>
      </w:pPr>
      <w:del w:id="2310" w:author="Author">
        <w:r w:rsidRPr="00515F94" w:rsidDel="00800BEE">
          <w:rPr>
            <w:rFonts w:ascii="Consolas" w:eastAsiaTheme="minorHAnsi" w:hAnsi="Consolas"/>
            <w:color w:val="000000"/>
            <w:sz w:val="16"/>
            <w:szCs w:val="16"/>
          </w:rPr>
          <w:tab/>
          <w:delText>&lt;/xs:complexType&gt;</w:delText>
        </w:r>
      </w:del>
    </w:p>
    <w:p w14:paraId="1385AA57" w14:textId="5D55792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11" w:author="Author"/>
          <w:rFonts w:ascii="Consolas" w:eastAsiaTheme="minorHAnsi" w:hAnsi="Consolas"/>
          <w:color w:val="000000"/>
          <w:sz w:val="16"/>
          <w:szCs w:val="16"/>
        </w:rPr>
      </w:pPr>
      <w:del w:id="2312" w:author="Author">
        <w:r w:rsidRPr="00515F94" w:rsidDel="00800BEE">
          <w:rPr>
            <w:rFonts w:ascii="Consolas" w:eastAsiaTheme="minorHAnsi" w:hAnsi="Consolas"/>
            <w:color w:val="000000"/>
            <w:sz w:val="16"/>
            <w:szCs w:val="16"/>
          </w:rPr>
          <w:tab/>
          <w:delText>&lt;xs:complexType name="CT_ColorGroup"&gt;</w:delText>
        </w:r>
      </w:del>
    </w:p>
    <w:p w14:paraId="09E49749" w14:textId="3315CD9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13" w:author="Author"/>
          <w:rFonts w:ascii="Consolas" w:eastAsiaTheme="minorHAnsi" w:hAnsi="Consolas"/>
          <w:color w:val="000000"/>
          <w:sz w:val="16"/>
          <w:szCs w:val="16"/>
        </w:rPr>
      </w:pPr>
      <w:del w:id="231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218C9088" w14:textId="667D26C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15" w:author="Author"/>
          <w:rFonts w:ascii="Consolas" w:eastAsiaTheme="minorHAnsi" w:hAnsi="Consolas"/>
          <w:color w:val="000000"/>
          <w:sz w:val="16"/>
          <w:szCs w:val="16"/>
        </w:rPr>
      </w:pPr>
      <w:del w:id="231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&lt;xs:element ref="color" maxOccurs="2147483647"/&gt;</w:delText>
        </w:r>
      </w:del>
    </w:p>
    <w:p w14:paraId="2891700C" w14:textId="6A462D2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17" w:author="Author"/>
          <w:rFonts w:ascii="Consolas" w:eastAsiaTheme="minorHAnsi" w:hAnsi="Consolas"/>
          <w:color w:val="000000"/>
          <w:sz w:val="16"/>
          <w:szCs w:val="16"/>
        </w:rPr>
      </w:pPr>
      <w:del w:id="231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6E845080" w14:textId="7204B85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19" w:author="Author"/>
          <w:rFonts w:ascii="Consolas" w:eastAsiaTheme="minorHAnsi" w:hAnsi="Consolas"/>
          <w:color w:val="000000"/>
          <w:sz w:val="16"/>
          <w:szCs w:val="16"/>
        </w:rPr>
      </w:pPr>
      <w:del w:id="232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name="id" type="ST_ResourceID" use="required"/&gt;</w:delText>
        </w:r>
      </w:del>
    </w:p>
    <w:p w14:paraId="65113E07" w14:textId="3A21A2A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21" w:author="Author"/>
          <w:rFonts w:ascii="Consolas" w:eastAsiaTheme="minorHAnsi" w:hAnsi="Consolas"/>
          <w:color w:val="000000"/>
          <w:sz w:val="16"/>
          <w:szCs w:val="16"/>
        </w:rPr>
      </w:pPr>
      <w:del w:id="2322" w:author="Author">
        <w:r w:rsidRPr="00515F94" w:rsidDel="00800BEE">
          <w:rPr>
            <w:rFonts w:ascii="Consolas" w:eastAsiaTheme="minorHAnsi" w:hAnsi="Consolas"/>
            <w:color w:val="000000"/>
            <w:sz w:val="16"/>
            <w:szCs w:val="16"/>
          </w:rPr>
          <w:delText xml:space="preserve">    &lt;xs:attribute name="displaypropertiesid" type="ST_ResourceID" use="optional"/&gt;</w:delText>
        </w:r>
      </w:del>
    </w:p>
    <w:p w14:paraId="61857260" w14:textId="376A871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23" w:author="Author"/>
          <w:rFonts w:ascii="Consolas" w:eastAsiaTheme="minorHAnsi" w:hAnsi="Consolas"/>
          <w:color w:val="000000"/>
          <w:sz w:val="16"/>
          <w:szCs w:val="16"/>
        </w:rPr>
      </w:pPr>
      <w:del w:id="2324" w:author="Author">
        <w:r w:rsidRPr="00515F94" w:rsidDel="00800BEE">
          <w:rPr>
            <w:rFonts w:ascii="Consolas" w:eastAsiaTheme="minorHAnsi" w:hAnsi="Consolas"/>
            <w:color w:val="000000"/>
            <w:sz w:val="16"/>
            <w:szCs w:val="16"/>
          </w:rPr>
          <w:delText xml:space="preserve">  &lt;/xs:complexType&gt;</w:delText>
        </w:r>
      </w:del>
    </w:p>
    <w:p w14:paraId="5781B2ED" w14:textId="0CCC3DD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25" w:author="Author"/>
          <w:rFonts w:ascii="Consolas" w:eastAsiaTheme="minorHAnsi" w:hAnsi="Consolas"/>
          <w:color w:val="000000"/>
          <w:sz w:val="16"/>
          <w:szCs w:val="16"/>
        </w:rPr>
      </w:pPr>
      <w:del w:id="2326" w:author="Author">
        <w:r w:rsidRPr="00515F94" w:rsidDel="00800BEE">
          <w:rPr>
            <w:rFonts w:ascii="Consolas" w:eastAsiaTheme="minorHAnsi" w:hAnsi="Consolas"/>
            <w:color w:val="000000"/>
            <w:sz w:val="16"/>
            <w:szCs w:val="16"/>
          </w:rPr>
          <w:tab/>
          <w:delText>&lt;xs:complexType name="CT_Color"&gt;</w:delText>
        </w:r>
      </w:del>
    </w:p>
    <w:p w14:paraId="25BA1713" w14:textId="126D307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27" w:author="Author"/>
          <w:rFonts w:ascii="Consolas" w:eastAsiaTheme="minorHAnsi" w:hAnsi="Consolas"/>
          <w:color w:val="000000"/>
          <w:sz w:val="16"/>
          <w:szCs w:val="16"/>
        </w:rPr>
      </w:pPr>
      <w:del w:id="232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name="color" type="ST_ColorValue" use="required"/&gt;</w:delText>
        </w:r>
      </w:del>
    </w:p>
    <w:p w14:paraId="6F13F9BC" w14:textId="01E8B9B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29" w:author="Author"/>
          <w:rFonts w:ascii="Consolas" w:eastAsiaTheme="minorHAnsi" w:hAnsi="Consolas"/>
          <w:color w:val="000000"/>
          <w:sz w:val="16"/>
          <w:szCs w:val="16"/>
        </w:rPr>
      </w:pPr>
      <w:del w:id="2330" w:author="Author">
        <w:r w:rsidRPr="00515F94" w:rsidDel="00800BEE">
          <w:rPr>
            <w:rFonts w:ascii="Consolas" w:eastAsiaTheme="minorHAnsi" w:hAnsi="Consolas"/>
            <w:color w:val="000000"/>
            <w:sz w:val="16"/>
            <w:szCs w:val="16"/>
          </w:rPr>
          <w:tab/>
          <w:delText>&lt;/xs:complexType&gt;</w:delText>
        </w:r>
      </w:del>
    </w:p>
    <w:p w14:paraId="6C608639" w14:textId="281695F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31" w:author="Author"/>
          <w:rFonts w:ascii="Consolas" w:eastAsiaTheme="minorHAnsi" w:hAnsi="Consolas"/>
          <w:color w:val="000000"/>
          <w:sz w:val="16"/>
          <w:szCs w:val="16"/>
        </w:rPr>
      </w:pPr>
      <w:del w:id="2332" w:author="Author">
        <w:r w:rsidRPr="00515F94" w:rsidDel="00800BEE">
          <w:rPr>
            <w:rFonts w:ascii="Consolas" w:eastAsiaTheme="minorHAnsi" w:hAnsi="Consolas"/>
            <w:color w:val="000000"/>
            <w:sz w:val="16"/>
            <w:szCs w:val="16"/>
          </w:rPr>
          <w:tab/>
          <w:delText>&lt;xs:complexType name="CT_Texture2DGroup"&gt;</w:delText>
        </w:r>
      </w:del>
    </w:p>
    <w:p w14:paraId="4E0A2C52" w14:textId="05831B9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33" w:author="Author"/>
          <w:rFonts w:ascii="Consolas" w:eastAsiaTheme="minorHAnsi" w:hAnsi="Consolas"/>
          <w:color w:val="000000"/>
          <w:sz w:val="16"/>
          <w:szCs w:val="16"/>
        </w:rPr>
      </w:pPr>
      <w:del w:id="233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77532A1D" w14:textId="11C7207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35" w:author="Author"/>
          <w:rFonts w:ascii="Consolas" w:eastAsiaTheme="minorHAnsi" w:hAnsi="Consolas"/>
          <w:color w:val="000000"/>
          <w:sz w:val="16"/>
          <w:szCs w:val="16"/>
        </w:rPr>
      </w:pPr>
      <w:del w:id="233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&lt;xs:element ref="tex2coord" maxOccurs="2147483647"/&gt;</w:delText>
        </w:r>
      </w:del>
    </w:p>
    <w:p w14:paraId="4C83A30E" w14:textId="1F3450B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37" w:author="Author"/>
          <w:rFonts w:ascii="Consolas" w:eastAsiaTheme="minorHAnsi" w:hAnsi="Consolas"/>
          <w:color w:val="000000"/>
          <w:sz w:val="16"/>
          <w:szCs w:val="16"/>
        </w:rPr>
      </w:pPr>
      <w:del w:id="233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71132820" w14:textId="35084E4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39" w:author="Author"/>
          <w:rFonts w:ascii="Consolas" w:eastAsiaTheme="minorHAnsi" w:hAnsi="Consolas"/>
          <w:color w:val="000000"/>
          <w:sz w:val="16"/>
          <w:szCs w:val="16"/>
        </w:rPr>
      </w:pPr>
      <w:del w:id="234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name="id" type="ST_ResourceID" use="required"/&gt;</w:delText>
        </w:r>
      </w:del>
    </w:p>
    <w:p w14:paraId="06F73DE1" w14:textId="1AAFA13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41" w:author="Author"/>
          <w:rFonts w:ascii="Consolas" w:eastAsiaTheme="minorHAnsi" w:hAnsi="Consolas"/>
          <w:color w:val="000000"/>
          <w:sz w:val="16"/>
          <w:szCs w:val="16"/>
        </w:rPr>
      </w:pPr>
      <w:del w:id="234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name="texid" type="ST_ResourceID" use="required"/&gt;</w:delText>
        </w:r>
      </w:del>
    </w:p>
    <w:p w14:paraId="560D83BB" w14:textId="41E1F0A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43" w:author="Author"/>
          <w:rFonts w:ascii="Consolas" w:eastAsiaTheme="minorHAnsi" w:hAnsi="Consolas"/>
          <w:color w:val="000000"/>
          <w:sz w:val="16"/>
          <w:szCs w:val="16"/>
        </w:rPr>
      </w:pPr>
      <w:del w:id="2344" w:author="Author">
        <w:r w:rsidRPr="00515F94" w:rsidDel="00800BEE">
          <w:rPr>
            <w:rFonts w:ascii="Consolas" w:eastAsiaTheme="minorHAnsi" w:hAnsi="Consolas"/>
            <w:color w:val="000000"/>
            <w:sz w:val="16"/>
            <w:szCs w:val="16"/>
          </w:rPr>
          <w:delText xml:space="preserve">    &lt;xs:attribute name="displaypropertiesid" type="ST_ResourceID" use="optional"/&gt;</w:delText>
        </w:r>
      </w:del>
    </w:p>
    <w:p w14:paraId="5F83701A" w14:textId="13DA154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45" w:author="Author"/>
          <w:rFonts w:ascii="Consolas" w:eastAsiaTheme="minorHAnsi" w:hAnsi="Consolas"/>
          <w:color w:val="000000"/>
          <w:sz w:val="16"/>
          <w:szCs w:val="16"/>
        </w:rPr>
      </w:pPr>
      <w:del w:id="2346" w:author="Author">
        <w:r w:rsidRPr="00515F94" w:rsidDel="00800BEE">
          <w:rPr>
            <w:rFonts w:ascii="Consolas" w:eastAsiaTheme="minorHAnsi" w:hAnsi="Consolas"/>
            <w:color w:val="000000"/>
            <w:sz w:val="16"/>
            <w:szCs w:val="16"/>
          </w:rPr>
          <w:delText xml:space="preserve">    &lt;xs:anyAttribute namespace="##other" processContents="lax"/&gt;</w:delText>
        </w:r>
      </w:del>
    </w:p>
    <w:p w14:paraId="5070871C" w14:textId="3070149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47" w:author="Author"/>
          <w:rFonts w:ascii="Consolas" w:eastAsiaTheme="minorHAnsi" w:hAnsi="Consolas"/>
          <w:color w:val="000000"/>
          <w:sz w:val="16"/>
          <w:szCs w:val="16"/>
        </w:rPr>
      </w:pPr>
      <w:del w:id="2348" w:author="Author">
        <w:r w:rsidRPr="00515F94" w:rsidDel="00800BEE">
          <w:rPr>
            <w:rFonts w:ascii="Consolas" w:eastAsiaTheme="minorHAnsi" w:hAnsi="Consolas"/>
            <w:color w:val="000000"/>
            <w:sz w:val="16"/>
            <w:szCs w:val="16"/>
          </w:rPr>
          <w:tab/>
          <w:delText>&lt;/xs:complexType&gt;</w:delText>
        </w:r>
      </w:del>
    </w:p>
    <w:p w14:paraId="07FC2C12" w14:textId="56D3F5F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49" w:author="Author"/>
          <w:rFonts w:ascii="Consolas" w:eastAsiaTheme="minorHAnsi" w:hAnsi="Consolas"/>
          <w:color w:val="000000"/>
          <w:sz w:val="16"/>
          <w:szCs w:val="16"/>
        </w:rPr>
      </w:pPr>
      <w:del w:id="2350" w:author="Author">
        <w:r w:rsidRPr="00515F94" w:rsidDel="00800BEE">
          <w:rPr>
            <w:rFonts w:ascii="Consolas" w:eastAsiaTheme="minorHAnsi" w:hAnsi="Consolas"/>
            <w:color w:val="000000"/>
            <w:sz w:val="16"/>
            <w:szCs w:val="16"/>
          </w:rPr>
          <w:tab/>
          <w:delText>&lt;xs:complexType name="CT_Tex2Coord"&gt;</w:delText>
        </w:r>
      </w:del>
    </w:p>
    <w:p w14:paraId="70335B6B" w14:textId="1C8F2B1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51" w:author="Author"/>
          <w:rFonts w:ascii="Consolas" w:eastAsiaTheme="minorHAnsi" w:hAnsi="Consolas"/>
          <w:color w:val="000000"/>
          <w:sz w:val="16"/>
          <w:szCs w:val="16"/>
        </w:rPr>
      </w:pPr>
      <w:del w:id="235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name="u" type="ST_Number" use="required"/&gt;</w:delText>
        </w:r>
      </w:del>
    </w:p>
    <w:p w14:paraId="7D471081" w14:textId="36496F5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53" w:author="Author"/>
          <w:rFonts w:ascii="Consolas" w:eastAsiaTheme="minorHAnsi" w:hAnsi="Consolas"/>
          <w:color w:val="000000"/>
          <w:sz w:val="16"/>
          <w:szCs w:val="16"/>
        </w:rPr>
      </w:pPr>
      <w:del w:id="235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name="v" type="ST_Number" use="required"/&gt;</w:delText>
        </w:r>
      </w:del>
    </w:p>
    <w:p w14:paraId="2A510FCA" w14:textId="3A424ED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55" w:author="Author"/>
          <w:rFonts w:ascii="Consolas" w:eastAsiaTheme="minorHAnsi" w:hAnsi="Consolas"/>
          <w:color w:val="000000"/>
          <w:sz w:val="16"/>
          <w:szCs w:val="16"/>
        </w:rPr>
      </w:pPr>
      <w:del w:id="235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&lt;xs:anyAttribute namespace="##other" processContents="lax"/&gt;</w:delText>
        </w:r>
      </w:del>
    </w:p>
    <w:p w14:paraId="02D773A8" w14:textId="1CD6E12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57" w:author="Author"/>
          <w:rFonts w:ascii="Consolas" w:eastAsiaTheme="minorHAnsi" w:hAnsi="Consolas"/>
          <w:color w:val="000000"/>
          <w:sz w:val="16"/>
          <w:szCs w:val="16"/>
        </w:rPr>
      </w:pPr>
      <w:del w:id="2358" w:author="Author">
        <w:r w:rsidRPr="00515F94" w:rsidDel="00800BEE">
          <w:rPr>
            <w:rFonts w:ascii="Consolas" w:eastAsiaTheme="minorHAnsi" w:hAnsi="Consolas"/>
            <w:color w:val="000000"/>
            <w:sz w:val="16"/>
            <w:szCs w:val="16"/>
          </w:rPr>
          <w:tab/>
          <w:delText>&lt;/xs:complexType&gt;</w:delText>
        </w:r>
      </w:del>
    </w:p>
    <w:p w14:paraId="1E7C9B25" w14:textId="7A88493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59" w:author="Author"/>
          <w:rFonts w:ascii="Consolas" w:eastAsiaTheme="minorHAnsi" w:hAnsi="Consolas"/>
          <w:color w:val="000000"/>
          <w:sz w:val="16"/>
          <w:szCs w:val="16"/>
        </w:rPr>
      </w:pPr>
      <w:del w:id="2360" w:author="Author">
        <w:r w:rsidRPr="00515F94" w:rsidDel="00800BEE">
          <w:rPr>
            <w:rFonts w:ascii="Consolas" w:eastAsiaTheme="minorHAnsi" w:hAnsi="Consolas"/>
            <w:color w:val="000000"/>
            <w:sz w:val="16"/>
            <w:szCs w:val="16"/>
          </w:rPr>
          <w:tab/>
          <w:delText>&lt;xs:complexType name="CT_CompositeMaterials"&gt;</w:delText>
        </w:r>
      </w:del>
    </w:p>
    <w:p w14:paraId="2D58AD3E" w14:textId="596EB29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61" w:author="Author"/>
          <w:rFonts w:ascii="Consolas" w:eastAsiaTheme="minorHAnsi" w:hAnsi="Consolas"/>
          <w:color w:val="000000"/>
          <w:sz w:val="16"/>
          <w:szCs w:val="16"/>
        </w:rPr>
      </w:pPr>
      <w:del w:id="236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3DFAE2FD" w14:textId="06C5B6B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63" w:author="Author"/>
          <w:rFonts w:ascii="Consolas" w:eastAsiaTheme="minorHAnsi" w:hAnsi="Consolas"/>
          <w:color w:val="000000"/>
          <w:sz w:val="16"/>
          <w:szCs w:val="16"/>
        </w:rPr>
      </w:pPr>
      <w:del w:id="236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&lt;xs:element ref="composite" maxOccurs="2147483647"/&gt;</w:delText>
        </w:r>
      </w:del>
    </w:p>
    <w:p w14:paraId="5CE2D7FA" w14:textId="6F858F2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65" w:author="Author"/>
          <w:rFonts w:ascii="Consolas" w:eastAsiaTheme="minorHAnsi" w:hAnsi="Consolas"/>
          <w:color w:val="000000"/>
          <w:sz w:val="16"/>
          <w:szCs w:val="16"/>
        </w:rPr>
      </w:pPr>
      <w:del w:id="236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05848A62" w14:textId="71D1196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67" w:author="Author"/>
          <w:rFonts w:ascii="Consolas" w:eastAsiaTheme="minorHAnsi" w:hAnsi="Consolas"/>
          <w:color w:val="000000"/>
          <w:sz w:val="16"/>
          <w:szCs w:val="16"/>
        </w:rPr>
      </w:pPr>
      <w:del w:id="236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name="id" type="ST_ResourceID" use="required"/&gt;</w:delText>
        </w:r>
      </w:del>
    </w:p>
    <w:p w14:paraId="48BD8F0B" w14:textId="7DC8E05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69" w:author="Author"/>
          <w:rFonts w:ascii="Consolas" w:eastAsiaTheme="minorHAnsi" w:hAnsi="Consolas"/>
          <w:color w:val="000000"/>
          <w:sz w:val="16"/>
          <w:szCs w:val="16"/>
        </w:rPr>
      </w:pPr>
      <w:del w:id="237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name="matid" type="ST_ResourceID" use="required"/&gt;</w:delText>
        </w:r>
      </w:del>
    </w:p>
    <w:p w14:paraId="2B2570BD" w14:textId="1E52FB3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71" w:author="Author"/>
          <w:rFonts w:ascii="Consolas" w:eastAsiaTheme="minorHAnsi" w:hAnsi="Consolas"/>
          <w:color w:val="000000"/>
          <w:sz w:val="16"/>
          <w:szCs w:val="16"/>
        </w:rPr>
      </w:pPr>
      <w:del w:id="237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name="matindices" type="ST_ResourceIndices" use="required"/&gt;</w:delText>
        </w:r>
      </w:del>
    </w:p>
    <w:p w14:paraId="5662D109" w14:textId="68E9CCA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73" w:author="Author"/>
          <w:rFonts w:ascii="Consolas" w:eastAsiaTheme="minorHAnsi" w:hAnsi="Consolas"/>
          <w:color w:val="000000"/>
          <w:sz w:val="16"/>
          <w:szCs w:val="16"/>
        </w:rPr>
      </w:pPr>
      <w:del w:id="2374" w:author="Author">
        <w:r w:rsidRPr="00515F94" w:rsidDel="00800BEE">
          <w:rPr>
            <w:rFonts w:ascii="Consolas" w:eastAsiaTheme="minorHAnsi" w:hAnsi="Consolas"/>
            <w:color w:val="000000"/>
            <w:sz w:val="16"/>
            <w:szCs w:val="16"/>
          </w:rPr>
          <w:delText xml:space="preserve">    &lt;xs:attribute name="displaypropertiesid" type="ST_ResourceID" use="optional"/&gt;</w:delText>
        </w:r>
      </w:del>
    </w:p>
    <w:p w14:paraId="27FA1FF6" w14:textId="6C5D036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75" w:author="Author"/>
          <w:rFonts w:ascii="Consolas" w:eastAsiaTheme="minorHAnsi" w:hAnsi="Consolas"/>
          <w:color w:val="000000"/>
          <w:sz w:val="16"/>
          <w:szCs w:val="16"/>
        </w:rPr>
      </w:pPr>
      <w:del w:id="2376" w:author="Author">
        <w:r w:rsidRPr="00515F94" w:rsidDel="00800BEE">
          <w:rPr>
            <w:rFonts w:ascii="Consolas" w:eastAsiaTheme="minorHAnsi" w:hAnsi="Consolas"/>
            <w:color w:val="000000"/>
            <w:sz w:val="16"/>
            <w:szCs w:val="16"/>
          </w:rPr>
          <w:delText xml:space="preserve">    &lt;xs:anyAttribute namespace="##other" processContents="lax"/&gt;</w:delText>
        </w:r>
      </w:del>
    </w:p>
    <w:p w14:paraId="41A8E41A" w14:textId="47584D0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77" w:author="Author"/>
          <w:rFonts w:ascii="Consolas" w:eastAsiaTheme="minorHAnsi" w:hAnsi="Consolas"/>
          <w:color w:val="000000"/>
          <w:sz w:val="16"/>
          <w:szCs w:val="16"/>
        </w:rPr>
      </w:pPr>
      <w:del w:id="2378" w:author="Author">
        <w:r w:rsidRPr="00515F94" w:rsidDel="00800BEE">
          <w:rPr>
            <w:rFonts w:ascii="Consolas" w:eastAsiaTheme="minorHAnsi" w:hAnsi="Consolas"/>
            <w:color w:val="000000"/>
            <w:sz w:val="16"/>
            <w:szCs w:val="16"/>
          </w:rPr>
          <w:tab/>
          <w:delText>&lt;/xs:complexType&gt;</w:delText>
        </w:r>
      </w:del>
    </w:p>
    <w:p w14:paraId="07439B15" w14:textId="218ED70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79" w:author="Author"/>
          <w:rFonts w:ascii="Consolas" w:eastAsiaTheme="minorHAnsi" w:hAnsi="Consolas"/>
          <w:color w:val="000000"/>
          <w:sz w:val="16"/>
          <w:szCs w:val="16"/>
        </w:rPr>
      </w:pPr>
      <w:del w:id="2380" w:author="Author">
        <w:r w:rsidRPr="00515F94" w:rsidDel="00800BEE">
          <w:rPr>
            <w:rFonts w:ascii="Consolas" w:eastAsiaTheme="minorHAnsi" w:hAnsi="Consolas"/>
            <w:color w:val="000000"/>
            <w:sz w:val="16"/>
            <w:szCs w:val="16"/>
          </w:rPr>
          <w:tab/>
          <w:delText>&lt;xs:complexType name="CT_Composite"&gt;</w:delText>
        </w:r>
      </w:del>
    </w:p>
    <w:p w14:paraId="47A11BBE" w14:textId="7FDC4C8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81" w:author="Author"/>
          <w:rFonts w:ascii="Consolas" w:eastAsiaTheme="minorHAnsi" w:hAnsi="Consolas"/>
          <w:color w:val="000000"/>
          <w:sz w:val="16"/>
          <w:szCs w:val="16"/>
        </w:rPr>
      </w:pPr>
      <w:del w:id="238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name="values" type=" ST_Numbers" use="required"/&gt;</w:delText>
        </w:r>
      </w:del>
    </w:p>
    <w:p w14:paraId="0AB21AD3" w14:textId="4170FC8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83" w:author="Author"/>
          <w:rFonts w:ascii="Consolas" w:eastAsiaTheme="minorHAnsi" w:hAnsi="Consolas"/>
          <w:color w:val="000000"/>
          <w:sz w:val="16"/>
          <w:szCs w:val="16"/>
        </w:rPr>
      </w:pPr>
      <w:del w:id="2384" w:author="Author">
        <w:r w:rsidRPr="00515F94" w:rsidDel="00800BEE">
          <w:rPr>
            <w:rFonts w:ascii="Consolas" w:eastAsiaTheme="minorHAnsi" w:hAnsi="Consolas"/>
            <w:color w:val="000000"/>
            <w:sz w:val="16"/>
            <w:szCs w:val="16"/>
          </w:rPr>
          <w:tab/>
          <w:delText>&lt;/xs:complexType&gt;</w:delText>
        </w:r>
      </w:del>
    </w:p>
    <w:p w14:paraId="6DBBB91C" w14:textId="5E54EDC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85" w:author="Author"/>
          <w:rFonts w:ascii="Consolas" w:eastAsiaTheme="minorHAnsi" w:hAnsi="Consolas"/>
          <w:color w:val="000000"/>
          <w:sz w:val="16"/>
          <w:szCs w:val="16"/>
        </w:rPr>
      </w:pPr>
      <w:del w:id="2386" w:author="Author">
        <w:r w:rsidRPr="00515F94" w:rsidDel="00800BEE">
          <w:rPr>
            <w:rFonts w:ascii="Consolas" w:eastAsiaTheme="minorHAnsi" w:hAnsi="Consolas"/>
            <w:color w:val="000000"/>
            <w:sz w:val="16"/>
            <w:szCs w:val="16"/>
          </w:rPr>
          <w:tab/>
          <w:delText>&lt;xs:complexType name="CT_MultiProperties"&gt;</w:delText>
        </w:r>
      </w:del>
    </w:p>
    <w:p w14:paraId="55B96AAC" w14:textId="7B3216B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87" w:author="Author"/>
          <w:rFonts w:ascii="Consolas" w:eastAsiaTheme="minorHAnsi" w:hAnsi="Consolas"/>
          <w:color w:val="000000"/>
          <w:sz w:val="16"/>
          <w:szCs w:val="16"/>
        </w:rPr>
      </w:pPr>
      <w:del w:id="238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453E19EE" w14:textId="4B9DA81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89" w:author="Author"/>
          <w:rFonts w:ascii="Consolas" w:eastAsiaTheme="minorHAnsi" w:hAnsi="Consolas"/>
          <w:color w:val="000000"/>
          <w:sz w:val="16"/>
          <w:szCs w:val="16"/>
        </w:rPr>
      </w:pPr>
      <w:del w:id="239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&lt;xs:element ref="multi" maxOccurs="2147483647"/&gt;</w:delText>
        </w:r>
      </w:del>
    </w:p>
    <w:p w14:paraId="7A75AA4E" w14:textId="7A467D4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91" w:author="Author"/>
          <w:rFonts w:ascii="Consolas" w:eastAsiaTheme="minorHAnsi" w:hAnsi="Consolas"/>
          <w:color w:val="000000"/>
          <w:sz w:val="16"/>
          <w:szCs w:val="16"/>
        </w:rPr>
      </w:pPr>
      <w:del w:id="239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&lt;/xs:sequence&gt;</w:delText>
        </w:r>
      </w:del>
    </w:p>
    <w:p w14:paraId="0F13734A" w14:textId="7D400CF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93" w:author="Author"/>
          <w:rFonts w:ascii="Consolas" w:eastAsiaTheme="minorHAnsi" w:hAnsi="Consolas"/>
          <w:color w:val="000000"/>
          <w:sz w:val="16"/>
          <w:szCs w:val="16"/>
        </w:rPr>
      </w:pPr>
      <w:del w:id="239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name="id" type="ST_ResourceID" use="required"/&gt;</w:delText>
        </w:r>
      </w:del>
    </w:p>
    <w:p w14:paraId="783AA895" w14:textId="1D3E3E5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95" w:author="Author"/>
          <w:rFonts w:ascii="Consolas" w:eastAsiaTheme="minorHAnsi" w:hAnsi="Consolas"/>
          <w:color w:val="000000"/>
          <w:sz w:val="16"/>
          <w:szCs w:val="16"/>
        </w:rPr>
      </w:pPr>
      <w:del w:id="239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name="pids" type="ST_ResourceIDs" use="required"/&gt;</w:delText>
        </w:r>
      </w:del>
    </w:p>
    <w:p w14:paraId="7D626000" w14:textId="1BBBE3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97" w:author="Author"/>
          <w:rFonts w:ascii="Consolas" w:eastAsiaTheme="minorHAnsi" w:hAnsi="Consolas"/>
          <w:color w:val="000000"/>
          <w:sz w:val="16"/>
          <w:szCs w:val="16"/>
        </w:rPr>
      </w:pPr>
      <w:del w:id="2398" w:author="Author">
        <w:r w:rsidRPr="00515F94" w:rsidDel="00800BEE">
          <w:rPr>
            <w:rFonts w:ascii="Consolas" w:eastAsiaTheme="minorHAnsi" w:hAnsi="Consolas"/>
            <w:color w:val="000000"/>
            <w:sz w:val="16"/>
            <w:szCs w:val="16"/>
          </w:rPr>
          <w:delText xml:space="preserve">    &lt;xs:attribute name="blendmethods" type="ST_BlendMethods" use="optional" default="add"/&gt;</w:delText>
        </w:r>
      </w:del>
    </w:p>
    <w:p w14:paraId="4209D437" w14:textId="120EE27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399" w:author="Author"/>
          <w:rFonts w:ascii="Consolas" w:eastAsiaTheme="minorHAnsi" w:hAnsi="Consolas"/>
          <w:color w:val="000000"/>
          <w:sz w:val="16"/>
          <w:szCs w:val="16"/>
        </w:rPr>
      </w:pPr>
      <w:del w:id="2400" w:author="Author">
        <w:r w:rsidRPr="00515F94" w:rsidDel="00800BEE">
          <w:rPr>
            <w:rFonts w:ascii="Consolas" w:eastAsiaTheme="minorHAnsi" w:hAnsi="Consolas"/>
            <w:color w:val="000000"/>
            <w:sz w:val="16"/>
            <w:szCs w:val="16"/>
          </w:rPr>
          <w:delText xml:space="preserve">    &lt;xs:anyAttribute namespace="##other" processContents="lax"/&gt;</w:delText>
        </w:r>
      </w:del>
    </w:p>
    <w:p w14:paraId="0E1F1155" w14:textId="6012F4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01" w:author="Author"/>
          <w:rFonts w:ascii="Consolas" w:eastAsiaTheme="minorHAnsi" w:hAnsi="Consolas"/>
          <w:color w:val="000000"/>
          <w:sz w:val="16"/>
          <w:szCs w:val="16"/>
        </w:rPr>
      </w:pPr>
      <w:del w:id="2402" w:author="Author">
        <w:r w:rsidRPr="00515F94" w:rsidDel="00800BEE">
          <w:rPr>
            <w:rFonts w:ascii="Consolas" w:eastAsiaTheme="minorHAnsi" w:hAnsi="Consolas"/>
            <w:color w:val="000000"/>
            <w:sz w:val="16"/>
            <w:szCs w:val="16"/>
          </w:rPr>
          <w:tab/>
          <w:delText>&lt;/xs:complexType&gt;</w:delText>
        </w:r>
      </w:del>
    </w:p>
    <w:p w14:paraId="58E8AB11" w14:textId="5238DE5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03" w:author="Author"/>
          <w:rFonts w:ascii="Consolas" w:eastAsiaTheme="minorHAnsi" w:hAnsi="Consolas"/>
          <w:color w:val="000000"/>
          <w:sz w:val="16"/>
          <w:szCs w:val="16"/>
        </w:rPr>
      </w:pPr>
      <w:del w:id="2404" w:author="Author">
        <w:r w:rsidRPr="00515F94" w:rsidDel="00800BEE">
          <w:rPr>
            <w:rFonts w:ascii="Consolas" w:eastAsiaTheme="minorHAnsi" w:hAnsi="Consolas"/>
            <w:color w:val="000000"/>
            <w:sz w:val="16"/>
            <w:szCs w:val="16"/>
          </w:rPr>
          <w:tab/>
          <w:delText>&lt;xs:complexType name="CT_Multi"&gt;</w:delText>
        </w:r>
      </w:del>
    </w:p>
    <w:p w14:paraId="70F78610" w14:textId="6B109E5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05" w:author="Author"/>
          <w:rFonts w:ascii="Consolas" w:eastAsiaTheme="minorHAnsi" w:hAnsi="Consolas"/>
          <w:color w:val="000000"/>
          <w:sz w:val="16"/>
          <w:szCs w:val="16"/>
        </w:rPr>
      </w:pPr>
      <w:del w:id="240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&lt;xs:attribute name="pindices" type="ST_ResourceIndices" use="required"/&gt;</w:delText>
        </w:r>
      </w:del>
    </w:p>
    <w:p w14:paraId="62DEFA50" w14:textId="7797CF0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07" w:author="Author"/>
          <w:rFonts w:ascii="Consolas" w:eastAsiaTheme="minorHAnsi" w:hAnsi="Consolas"/>
          <w:color w:val="000000"/>
          <w:sz w:val="16"/>
          <w:szCs w:val="16"/>
        </w:rPr>
      </w:pPr>
      <w:del w:id="2408" w:author="Author">
        <w:r w:rsidRPr="00515F94" w:rsidDel="00800BEE">
          <w:rPr>
            <w:rFonts w:ascii="Consolas" w:eastAsiaTheme="minorHAnsi" w:hAnsi="Consolas"/>
            <w:color w:val="000000"/>
            <w:sz w:val="16"/>
            <w:szCs w:val="16"/>
          </w:rPr>
          <w:delText xml:space="preserve">    &lt;xs:anyAttribute namespace="##other" processContents="lax"/&gt;</w:delText>
        </w:r>
      </w:del>
    </w:p>
    <w:p w14:paraId="1F35BB7C" w14:textId="15EEA5A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09" w:author="Author"/>
          <w:rFonts w:ascii="Consolas" w:eastAsiaTheme="minorHAnsi" w:hAnsi="Consolas"/>
          <w:color w:val="000000"/>
          <w:sz w:val="16"/>
          <w:szCs w:val="16"/>
        </w:rPr>
      </w:pPr>
      <w:del w:id="2410" w:author="Author">
        <w:r w:rsidRPr="00515F94" w:rsidDel="00800BEE">
          <w:rPr>
            <w:rFonts w:ascii="Consolas" w:eastAsiaTheme="minorHAnsi" w:hAnsi="Consolas"/>
            <w:color w:val="000000"/>
            <w:sz w:val="16"/>
            <w:szCs w:val="16"/>
          </w:rPr>
          <w:tab/>
          <w:delText>&lt;/xs:complexType&gt;</w:delText>
        </w:r>
      </w:del>
    </w:p>
    <w:p w14:paraId="6B665784" w14:textId="7F55A43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11" w:author="Author"/>
          <w:rFonts w:ascii="Consolas" w:eastAsiaTheme="minorHAnsi" w:hAnsi="Consolas"/>
          <w:color w:val="000000"/>
          <w:sz w:val="16"/>
          <w:szCs w:val="16"/>
        </w:rPr>
      </w:pPr>
      <w:del w:id="2412" w:author="Author">
        <w:r w:rsidRPr="00515F94" w:rsidDel="00800BEE">
          <w:rPr>
            <w:rFonts w:ascii="Consolas" w:eastAsiaTheme="minorHAnsi" w:hAnsi="Consolas"/>
            <w:color w:val="000000"/>
            <w:sz w:val="16"/>
            <w:szCs w:val="16"/>
          </w:rPr>
          <w:delText xml:space="preserve">  &lt;xs:complexType name="CT_PBSpecularDisplayProperties"&gt;</w:delText>
        </w:r>
      </w:del>
    </w:p>
    <w:p w14:paraId="50384A21" w14:textId="138B080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13" w:author="Author"/>
          <w:rFonts w:ascii="Consolas" w:eastAsiaTheme="minorHAnsi" w:hAnsi="Consolas"/>
          <w:color w:val="000000"/>
          <w:sz w:val="16"/>
          <w:szCs w:val="16"/>
        </w:rPr>
      </w:pPr>
      <w:del w:id="2414" w:author="Author">
        <w:r w:rsidRPr="00515F94" w:rsidDel="00800BEE">
          <w:rPr>
            <w:rFonts w:ascii="Consolas" w:eastAsiaTheme="minorHAnsi" w:hAnsi="Consolas"/>
            <w:color w:val="000000"/>
            <w:sz w:val="16"/>
            <w:szCs w:val="16"/>
          </w:rPr>
          <w:delText xml:space="preserve">    &lt;xs:sequence&gt;</w:delText>
        </w:r>
      </w:del>
    </w:p>
    <w:p w14:paraId="1A80B27A" w14:textId="57BF302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15" w:author="Author"/>
          <w:rFonts w:ascii="Consolas" w:eastAsiaTheme="minorHAnsi" w:hAnsi="Consolas"/>
          <w:color w:val="000000"/>
          <w:sz w:val="16"/>
          <w:szCs w:val="16"/>
        </w:rPr>
      </w:pPr>
      <w:del w:id="2416" w:author="Author">
        <w:r w:rsidRPr="00515F94" w:rsidDel="00800BEE">
          <w:rPr>
            <w:rFonts w:ascii="Consolas" w:eastAsiaTheme="minorHAnsi" w:hAnsi="Consolas"/>
            <w:color w:val="000000"/>
            <w:sz w:val="16"/>
            <w:szCs w:val="16"/>
          </w:rPr>
          <w:delText xml:space="preserve">      &lt;xs:element ref="pbspecular" maxOccurs="2147483647"/&gt;</w:delText>
        </w:r>
      </w:del>
    </w:p>
    <w:p w14:paraId="564BA7AB" w14:textId="770058B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17" w:author="Author"/>
          <w:rFonts w:ascii="Consolas" w:eastAsiaTheme="minorHAnsi" w:hAnsi="Consolas"/>
          <w:color w:val="000000"/>
          <w:sz w:val="16"/>
          <w:szCs w:val="16"/>
        </w:rPr>
      </w:pPr>
      <w:del w:id="2418" w:author="Author">
        <w:r w:rsidRPr="00515F94" w:rsidDel="00800BEE">
          <w:rPr>
            <w:rFonts w:ascii="Consolas" w:eastAsiaTheme="minorHAnsi" w:hAnsi="Consolas"/>
            <w:color w:val="000000"/>
            <w:sz w:val="16"/>
            <w:szCs w:val="16"/>
          </w:rPr>
          <w:delText xml:space="preserve">    &lt;/xs:sequence&gt;</w:delText>
        </w:r>
      </w:del>
    </w:p>
    <w:p w14:paraId="2F6C318D" w14:textId="6359274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19" w:author="Author"/>
          <w:rFonts w:ascii="Consolas" w:eastAsiaTheme="minorHAnsi" w:hAnsi="Consolas"/>
          <w:color w:val="000000"/>
          <w:sz w:val="16"/>
          <w:szCs w:val="16"/>
        </w:rPr>
      </w:pPr>
      <w:del w:id="2420" w:author="Author">
        <w:r w:rsidRPr="00515F94" w:rsidDel="00800BEE">
          <w:rPr>
            <w:rFonts w:ascii="Consolas" w:eastAsiaTheme="minorHAnsi" w:hAnsi="Consolas"/>
            <w:color w:val="000000"/>
            <w:sz w:val="16"/>
            <w:szCs w:val="16"/>
          </w:rPr>
          <w:delText xml:space="preserve">    &lt;xs:attribute name="id" type="ST_ResourceID" use="required"/&gt;</w:delText>
        </w:r>
      </w:del>
    </w:p>
    <w:p w14:paraId="64B5AD4F" w14:textId="6E446F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21" w:author="Author"/>
          <w:rFonts w:ascii="Consolas" w:eastAsiaTheme="minorHAnsi" w:hAnsi="Consolas"/>
          <w:color w:val="000000"/>
          <w:sz w:val="16"/>
          <w:szCs w:val="16"/>
        </w:rPr>
      </w:pPr>
      <w:del w:id="2422" w:author="Author">
        <w:r w:rsidRPr="00515F94" w:rsidDel="00800BEE">
          <w:rPr>
            <w:rFonts w:ascii="Consolas" w:eastAsiaTheme="minorHAnsi" w:hAnsi="Consolas"/>
            <w:color w:val="000000"/>
            <w:sz w:val="16"/>
            <w:szCs w:val="16"/>
          </w:rPr>
          <w:delText xml:space="preserve">    &lt;xs:anyAttribute namespace="##other" processContents="lax"/&gt;</w:delText>
        </w:r>
      </w:del>
    </w:p>
    <w:p w14:paraId="28C6ADA8" w14:textId="5272035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23" w:author="Author"/>
          <w:rFonts w:ascii="Consolas" w:eastAsiaTheme="minorHAnsi" w:hAnsi="Consolas"/>
          <w:color w:val="000000"/>
          <w:sz w:val="16"/>
          <w:szCs w:val="16"/>
        </w:rPr>
      </w:pPr>
      <w:del w:id="2424" w:author="Author">
        <w:r w:rsidRPr="00515F94" w:rsidDel="00800BEE">
          <w:rPr>
            <w:rFonts w:ascii="Consolas" w:eastAsiaTheme="minorHAnsi" w:hAnsi="Consolas"/>
            <w:color w:val="000000"/>
            <w:sz w:val="16"/>
            <w:szCs w:val="16"/>
          </w:rPr>
          <w:delText xml:space="preserve">  &lt;/xs:complexType&gt;</w:delText>
        </w:r>
      </w:del>
    </w:p>
    <w:p w14:paraId="6900C678" w14:textId="7AF689C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25" w:author="Author"/>
          <w:rFonts w:ascii="Consolas" w:eastAsiaTheme="minorHAnsi" w:hAnsi="Consolas"/>
          <w:color w:val="000000"/>
          <w:sz w:val="16"/>
          <w:szCs w:val="16"/>
        </w:rPr>
      </w:pPr>
      <w:del w:id="2426" w:author="Author">
        <w:r w:rsidRPr="00515F94" w:rsidDel="00800BEE">
          <w:rPr>
            <w:rFonts w:ascii="Consolas" w:eastAsiaTheme="minorHAnsi" w:hAnsi="Consolas"/>
            <w:color w:val="000000"/>
            <w:sz w:val="16"/>
            <w:szCs w:val="16"/>
          </w:rPr>
          <w:delText xml:space="preserve">  &lt;xs:complexType name="CT_PBSpecular"&gt;</w:delText>
        </w:r>
      </w:del>
    </w:p>
    <w:p w14:paraId="5DCACB86" w14:textId="70053EF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27" w:author="Author"/>
          <w:rFonts w:ascii="Consolas" w:eastAsiaTheme="minorHAnsi" w:hAnsi="Consolas"/>
          <w:color w:val="000000"/>
          <w:sz w:val="16"/>
          <w:szCs w:val="16"/>
        </w:rPr>
      </w:pPr>
      <w:del w:id="2428" w:author="Author">
        <w:r w:rsidRPr="00515F94" w:rsidDel="00800BEE">
          <w:rPr>
            <w:rFonts w:ascii="Consolas" w:eastAsiaTheme="minorHAnsi" w:hAnsi="Consolas"/>
            <w:color w:val="000000"/>
            <w:sz w:val="16"/>
            <w:szCs w:val="16"/>
          </w:rPr>
          <w:delText xml:space="preserve">    &lt;xs:attribute name="name" type="xs:string" use="required"/&gt;</w:delText>
        </w:r>
      </w:del>
    </w:p>
    <w:p w14:paraId="47EEBD07" w14:textId="144DBE9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29" w:author="Author"/>
          <w:rFonts w:ascii="Consolas" w:eastAsiaTheme="minorHAnsi" w:hAnsi="Consolas"/>
          <w:color w:val="000000"/>
          <w:sz w:val="16"/>
          <w:szCs w:val="16"/>
        </w:rPr>
      </w:pPr>
      <w:del w:id="2430" w:author="Author">
        <w:r w:rsidRPr="00515F94" w:rsidDel="00800BEE">
          <w:rPr>
            <w:rFonts w:ascii="Consolas" w:eastAsiaTheme="minorHAnsi" w:hAnsi="Consolas"/>
            <w:color w:val="000000"/>
            <w:sz w:val="16"/>
            <w:szCs w:val="16"/>
          </w:rPr>
          <w:delText xml:space="preserve">    &lt;xs:attribute name="specularcolor" type="ST_ColorValue" default="#383838"/&gt;</w:delText>
        </w:r>
      </w:del>
    </w:p>
    <w:p w14:paraId="2CD69E38" w14:textId="05962CB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31" w:author="Author"/>
          <w:rFonts w:ascii="Consolas" w:eastAsiaTheme="minorHAnsi" w:hAnsi="Consolas"/>
          <w:color w:val="000000"/>
          <w:sz w:val="16"/>
          <w:szCs w:val="16"/>
        </w:rPr>
      </w:pPr>
      <w:del w:id="2432" w:author="Author">
        <w:r w:rsidRPr="00515F94" w:rsidDel="00800BEE">
          <w:rPr>
            <w:rFonts w:ascii="Consolas" w:eastAsiaTheme="minorHAnsi" w:hAnsi="Consolas"/>
            <w:color w:val="000000"/>
            <w:sz w:val="16"/>
            <w:szCs w:val="16"/>
          </w:rPr>
          <w:delText xml:space="preserve">    &lt;xs:attribute name="glossiness" type="ST_Number" default="0"/&gt;</w:delText>
        </w:r>
      </w:del>
    </w:p>
    <w:p w14:paraId="40809AAB" w14:textId="6D3ED56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33" w:author="Author"/>
          <w:rFonts w:ascii="Consolas" w:eastAsiaTheme="minorHAnsi" w:hAnsi="Consolas"/>
          <w:color w:val="000000"/>
          <w:sz w:val="16"/>
          <w:szCs w:val="16"/>
        </w:rPr>
      </w:pPr>
      <w:del w:id="2434" w:author="Author">
        <w:r w:rsidRPr="00515F94" w:rsidDel="00800BEE">
          <w:rPr>
            <w:rFonts w:ascii="Consolas" w:eastAsiaTheme="minorHAnsi" w:hAnsi="Consolas"/>
            <w:color w:val="000000"/>
            <w:sz w:val="16"/>
            <w:szCs w:val="16"/>
          </w:rPr>
          <w:delText xml:space="preserve">    &lt;xs:anyAttribute namespace="##other" processContents="lax"/&gt;</w:delText>
        </w:r>
      </w:del>
    </w:p>
    <w:p w14:paraId="20BA612C" w14:textId="1E8DB79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35" w:author="Author"/>
          <w:rFonts w:ascii="Consolas" w:eastAsiaTheme="minorHAnsi" w:hAnsi="Consolas"/>
          <w:color w:val="000000"/>
          <w:sz w:val="16"/>
          <w:szCs w:val="16"/>
        </w:rPr>
      </w:pPr>
      <w:del w:id="2436" w:author="Author">
        <w:r w:rsidRPr="00515F94" w:rsidDel="00800BEE">
          <w:rPr>
            <w:rFonts w:ascii="Consolas" w:eastAsiaTheme="minorHAnsi" w:hAnsi="Consolas"/>
            <w:color w:val="000000"/>
            <w:sz w:val="16"/>
            <w:szCs w:val="16"/>
          </w:rPr>
          <w:delText xml:space="preserve">  &lt;/xs:complexType&gt;</w:delText>
        </w:r>
      </w:del>
    </w:p>
    <w:p w14:paraId="292EA0AA" w14:textId="67F8751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37" w:author="Author"/>
          <w:rFonts w:ascii="Consolas" w:eastAsiaTheme="minorHAnsi" w:hAnsi="Consolas"/>
          <w:color w:val="000000"/>
          <w:sz w:val="16"/>
          <w:szCs w:val="16"/>
        </w:rPr>
      </w:pPr>
      <w:del w:id="2438" w:author="Author">
        <w:r w:rsidRPr="00515F94" w:rsidDel="00800BEE">
          <w:rPr>
            <w:rFonts w:ascii="Consolas" w:eastAsiaTheme="minorHAnsi" w:hAnsi="Consolas"/>
            <w:color w:val="000000"/>
            <w:sz w:val="16"/>
            <w:szCs w:val="16"/>
          </w:rPr>
          <w:delText xml:space="preserve">  &lt;xs:complexType name="CT_PBMetallicDisplayProperties"&gt;</w:delText>
        </w:r>
      </w:del>
    </w:p>
    <w:p w14:paraId="7CD65EC3" w14:textId="41B14CD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39" w:author="Author"/>
          <w:rFonts w:ascii="Consolas" w:eastAsiaTheme="minorHAnsi" w:hAnsi="Consolas"/>
          <w:color w:val="000000"/>
          <w:sz w:val="16"/>
          <w:szCs w:val="16"/>
        </w:rPr>
      </w:pPr>
      <w:del w:id="2440" w:author="Author">
        <w:r w:rsidRPr="00515F94" w:rsidDel="00800BEE">
          <w:rPr>
            <w:rFonts w:ascii="Consolas" w:eastAsiaTheme="minorHAnsi" w:hAnsi="Consolas"/>
            <w:color w:val="000000"/>
            <w:sz w:val="16"/>
            <w:szCs w:val="16"/>
          </w:rPr>
          <w:delText xml:space="preserve">    &lt;xs:sequence&gt;</w:delText>
        </w:r>
      </w:del>
    </w:p>
    <w:p w14:paraId="46FE6A35" w14:textId="49DEEC7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41" w:author="Author"/>
          <w:rFonts w:ascii="Consolas" w:eastAsiaTheme="minorHAnsi" w:hAnsi="Consolas"/>
          <w:color w:val="000000"/>
          <w:sz w:val="16"/>
          <w:szCs w:val="16"/>
        </w:rPr>
      </w:pPr>
      <w:del w:id="2442" w:author="Author">
        <w:r w:rsidRPr="00515F94" w:rsidDel="00800BEE">
          <w:rPr>
            <w:rFonts w:ascii="Consolas" w:eastAsiaTheme="minorHAnsi" w:hAnsi="Consolas"/>
            <w:color w:val="000000"/>
            <w:sz w:val="16"/>
            <w:szCs w:val="16"/>
          </w:rPr>
          <w:delText xml:space="preserve">      &lt;xs:element ref="pbmetallic" maxOccurs="2147483647"/&gt;</w:delText>
        </w:r>
      </w:del>
    </w:p>
    <w:p w14:paraId="293D4766" w14:textId="082268D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43" w:author="Author"/>
          <w:rFonts w:ascii="Consolas" w:eastAsiaTheme="minorHAnsi" w:hAnsi="Consolas"/>
          <w:color w:val="000000"/>
          <w:sz w:val="16"/>
          <w:szCs w:val="16"/>
        </w:rPr>
      </w:pPr>
      <w:del w:id="2444" w:author="Author">
        <w:r w:rsidRPr="00515F94" w:rsidDel="00800BEE">
          <w:rPr>
            <w:rFonts w:ascii="Consolas" w:eastAsiaTheme="minorHAnsi" w:hAnsi="Consolas"/>
            <w:color w:val="000000"/>
            <w:sz w:val="16"/>
            <w:szCs w:val="16"/>
          </w:rPr>
          <w:delText xml:space="preserve">    &lt;/xs:sequence&gt;</w:delText>
        </w:r>
      </w:del>
    </w:p>
    <w:p w14:paraId="2EE8ED39" w14:textId="2B1C271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45" w:author="Author"/>
          <w:rFonts w:ascii="Consolas" w:eastAsiaTheme="minorHAnsi" w:hAnsi="Consolas"/>
          <w:color w:val="000000"/>
          <w:sz w:val="16"/>
          <w:szCs w:val="16"/>
        </w:rPr>
      </w:pPr>
      <w:del w:id="2446" w:author="Author">
        <w:r w:rsidRPr="00515F94" w:rsidDel="00800BEE">
          <w:rPr>
            <w:rFonts w:ascii="Consolas" w:eastAsiaTheme="minorHAnsi" w:hAnsi="Consolas"/>
            <w:color w:val="000000"/>
            <w:sz w:val="16"/>
            <w:szCs w:val="16"/>
          </w:rPr>
          <w:delText xml:space="preserve">    &lt;xs:attribute name="id" type="ST_ResourceID" use="required"/&gt;</w:delText>
        </w:r>
      </w:del>
    </w:p>
    <w:p w14:paraId="38E15D07" w14:textId="1763FCD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47" w:author="Author"/>
          <w:rFonts w:ascii="Consolas" w:eastAsiaTheme="minorHAnsi" w:hAnsi="Consolas"/>
          <w:color w:val="000000"/>
          <w:sz w:val="16"/>
          <w:szCs w:val="16"/>
        </w:rPr>
      </w:pPr>
      <w:del w:id="2448" w:author="Author">
        <w:r w:rsidRPr="00515F94" w:rsidDel="00800BEE">
          <w:rPr>
            <w:rFonts w:ascii="Consolas" w:eastAsiaTheme="minorHAnsi" w:hAnsi="Consolas"/>
            <w:color w:val="000000"/>
            <w:sz w:val="16"/>
            <w:szCs w:val="16"/>
          </w:rPr>
          <w:delText xml:space="preserve">    &lt;xs:anyAttribute namespace="##other" processContents="lax"/&gt;</w:delText>
        </w:r>
      </w:del>
    </w:p>
    <w:p w14:paraId="38BAADA9" w14:textId="71E8B97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49" w:author="Author"/>
          <w:rFonts w:ascii="Consolas" w:eastAsiaTheme="minorHAnsi" w:hAnsi="Consolas"/>
          <w:color w:val="000000"/>
          <w:sz w:val="16"/>
          <w:szCs w:val="16"/>
        </w:rPr>
      </w:pPr>
      <w:del w:id="2450" w:author="Author">
        <w:r w:rsidRPr="00515F94" w:rsidDel="00800BEE">
          <w:rPr>
            <w:rFonts w:ascii="Consolas" w:eastAsiaTheme="minorHAnsi" w:hAnsi="Consolas"/>
            <w:color w:val="000000"/>
            <w:sz w:val="16"/>
            <w:szCs w:val="16"/>
          </w:rPr>
          <w:delText xml:space="preserve">  &lt;/xs:complexType&gt;</w:delText>
        </w:r>
      </w:del>
    </w:p>
    <w:p w14:paraId="6CA4F73F" w14:textId="0820353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51" w:author="Author"/>
          <w:rFonts w:ascii="Consolas" w:eastAsiaTheme="minorHAnsi" w:hAnsi="Consolas"/>
          <w:color w:val="000000"/>
          <w:sz w:val="16"/>
          <w:szCs w:val="16"/>
        </w:rPr>
      </w:pPr>
      <w:del w:id="2452" w:author="Author">
        <w:r w:rsidRPr="00515F94" w:rsidDel="00800BEE">
          <w:rPr>
            <w:rFonts w:ascii="Consolas" w:eastAsiaTheme="minorHAnsi" w:hAnsi="Consolas"/>
            <w:color w:val="000000"/>
            <w:sz w:val="16"/>
            <w:szCs w:val="16"/>
          </w:rPr>
          <w:delText xml:space="preserve">  &lt;xs:complexType name="CT_PBMetallic"&gt;</w:delText>
        </w:r>
      </w:del>
    </w:p>
    <w:p w14:paraId="0FAE1756" w14:textId="56A66C4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53" w:author="Author"/>
          <w:rFonts w:ascii="Consolas" w:eastAsiaTheme="minorHAnsi" w:hAnsi="Consolas"/>
          <w:color w:val="000000"/>
          <w:sz w:val="16"/>
          <w:szCs w:val="16"/>
        </w:rPr>
      </w:pPr>
      <w:del w:id="2454" w:author="Author">
        <w:r w:rsidRPr="00515F94" w:rsidDel="00800BEE">
          <w:rPr>
            <w:rFonts w:ascii="Consolas" w:eastAsiaTheme="minorHAnsi" w:hAnsi="Consolas"/>
            <w:color w:val="000000"/>
            <w:sz w:val="16"/>
            <w:szCs w:val="16"/>
          </w:rPr>
          <w:delText xml:space="preserve">    &lt;xs:attribute name="name" type="xs:string" use="required"/&gt;</w:delText>
        </w:r>
      </w:del>
    </w:p>
    <w:p w14:paraId="24C20401" w14:textId="4995A05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55" w:author="Author"/>
          <w:rFonts w:ascii="Consolas" w:eastAsiaTheme="minorHAnsi" w:hAnsi="Consolas"/>
          <w:color w:val="000000"/>
          <w:sz w:val="16"/>
          <w:szCs w:val="16"/>
        </w:rPr>
      </w:pPr>
      <w:del w:id="2456" w:author="Author">
        <w:r w:rsidRPr="00515F94" w:rsidDel="00800BEE">
          <w:rPr>
            <w:rFonts w:ascii="Consolas" w:eastAsiaTheme="minorHAnsi" w:hAnsi="Consolas"/>
            <w:color w:val="000000"/>
            <w:sz w:val="16"/>
            <w:szCs w:val="16"/>
          </w:rPr>
          <w:delText xml:space="preserve">    &lt;xs:attribute name="metallicness" type="ST_Number" default="0"/&gt;</w:delText>
        </w:r>
      </w:del>
    </w:p>
    <w:p w14:paraId="422051F6" w14:textId="63687C6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57" w:author="Author"/>
          <w:rFonts w:ascii="Consolas" w:eastAsiaTheme="minorHAnsi" w:hAnsi="Consolas"/>
          <w:color w:val="000000"/>
          <w:sz w:val="16"/>
          <w:szCs w:val="16"/>
        </w:rPr>
      </w:pPr>
      <w:del w:id="2458" w:author="Author">
        <w:r w:rsidRPr="00515F94" w:rsidDel="00800BEE">
          <w:rPr>
            <w:rFonts w:ascii="Consolas" w:eastAsiaTheme="minorHAnsi" w:hAnsi="Consolas"/>
            <w:color w:val="000000"/>
            <w:sz w:val="16"/>
            <w:szCs w:val="16"/>
          </w:rPr>
          <w:delText xml:space="preserve">    &lt;xs:attribute name="roughness" type="ST_Number" default="1"/&gt;</w:delText>
        </w:r>
      </w:del>
    </w:p>
    <w:p w14:paraId="6CF51BA9" w14:textId="3A7A0C1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59" w:author="Author"/>
          <w:rFonts w:ascii="Consolas" w:eastAsiaTheme="minorHAnsi" w:hAnsi="Consolas"/>
          <w:color w:val="000000"/>
          <w:sz w:val="16"/>
          <w:szCs w:val="16"/>
        </w:rPr>
      </w:pPr>
      <w:del w:id="2460" w:author="Author">
        <w:r w:rsidRPr="00515F94" w:rsidDel="00800BEE">
          <w:rPr>
            <w:rFonts w:ascii="Consolas" w:eastAsiaTheme="minorHAnsi" w:hAnsi="Consolas"/>
            <w:color w:val="000000"/>
            <w:sz w:val="16"/>
            <w:szCs w:val="16"/>
          </w:rPr>
          <w:delText xml:space="preserve">    &lt;xs:anyAttribute namespace="##other" processContents="lax"/&gt;</w:delText>
        </w:r>
      </w:del>
    </w:p>
    <w:p w14:paraId="123325AC" w14:textId="772E5B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61" w:author="Author"/>
          <w:rFonts w:ascii="Consolas" w:eastAsiaTheme="minorHAnsi" w:hAnsi="Consolas"/>
          <w:color w:val="000000"/>
          <w:sz w:val="16"/>
          <w:szCs w:val="16"/>
        </w:rPr>
      </w:pPr>
      <w:del w:id="2462" w:author="Author">
        <w:r w:rsidRPr="00515F94" w:rsidDel="00800BEE">
          <w:rPr>
            <w:rFonts w:ascii="Consolas" w:eastAsiaTheme="minorHAnsi" w:hAnsi="Consolas"/>
            <w:color w:val="000000"/>
            <w:sz w:val="16"/>
            <w:szCs w:val="16"/>
          </w:rPr>
          <w:delText xml:space="preserve">  &lt;/xs:complexType&gt;</w:delText>
        </w:r>
      </w:del>
    </w:p>
    <w:p w14:paraId="4F38F3F3" w14:textId="48697CE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63" w:author="Author"/>
          <w:rFonts w:ascii="Consolas" w:eastAsiaTheme="minorHAnsi" w:hAnsi="Consolas"/>
          <w:color w:val="000000"/>
          <w:sz w:val="16"/>
          <w:szCs w:val="16"/>
        </w:rPr>
      </w:pPr>
      <w:del w:id="2464" w:author="Author">
        <w:r w:rsidRPr="00515F94" w:rsidDel="00800BEE">
          <w:rPr>
            <w:rFonts w:ascii="Consolas" w:eastAsiaTheme="minorHAnsi" w:hAnsi="Consolas"/>
            <w:color w:val="000000"/>
            <w:sz w:val="16"/>
            <w:szCs w:val="16"/>
          </w:rPr>
          <w:delText xml:space="preserve">  &lt;xs:complexType name="CT_PBSpecularTextureDisplayProperties"&gt;</w:delText>
        </w:r>
      </w:del>
    </w:p>
    <w:p w14:paraId="56F3A185" w14:textId="11E9E4B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65" w:author="Author"/>
          <w:rFonts w:ascii="Consolas" w:eastAsiaTheme="minorHAnsi" w:hAnsi="Consolas"/>
          <w:color w:val="000000"/>
          <w:sz w:val="16"/>
          <w:szCs w:val="16"/>
        </w:rPr>
      </w:pPr>
      <w:del w:id="2466" w:author="Author">
        <w:r w:rsidRPr="00515F94" w:rsidDel="00800BEE">
          <w:rPr>
            <w:rFonts w:ascii="Consolas" w:eastAsiaTheme="minorHAnsi" w:hAnsi="Consolas"/>
            <w:color w:val="000000"/>
            <w:sz w:val="16"/>
            <w:szCs w:val="16"/>
          </w:rPr>
          <w:delText xml:space="preserve">    &lt;xs:attribute name="id" type="ST_ResourceID" use="required"/&gt;</w:delText>
        </w:r>
      </w:del>
    </w:p>
    <w:p w14:paraId="5B8848E7" w14:textId="4C1C78B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67" w:author="Author"/>
          <w:rFonts w:ascii="Consolas" w:eastAsiaTheme="minorHAnsi" w:hAnsi="Consolas"/>
          <w:color w:val="000000"/>
          <w:sz w:val="16"/>
          <w:szCs w:val="16"/>
        </w:rPr>
      </w:pPr>
      <w:del w:id="2468" w:author="Author">
        <w:r w:rsidRPr="00515F94" w:rsidDel="00800BEE">
          <w:rPr>
            <w:rFonts w:ascii="Consolas" w:eastAsiaTheme="minorHAnsi" w:hAnsi="Consolas"/>
            <w:color w:val="000000"/>
            <w:sz w:val="16"/>
            <w:szCs w:val="16"/>
          </w:rPr>
          <w:delText xml:space="preserve">    &lt;xs:attribute name="name" type="xs:string" use="required"/&gt;</w:delText>
        </w:r>
      </w:del>
    </w:p>
    <w:p w14:paraId="16619ABD" w14:textId="7B4FC4C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69" w:author="Author"/>
          <w:rFonts w:ascii="Consolas" w:eastAsiaTheme="minorHAnsi" w:hAnsi="Consolas"/>
          <w:color w:val="000000"/>
          <w:sz w:val="16"/>
          <w:szCs w:val="16"/>
        </w:rPr>
      </w:pPr>
      <w:del w:id="2470" w:author="Author">
        <w:r w:rsidRPr="00515F94" w:rsidDel="00800BEE">
          <w:rPr>
            <w:rFonts w:ascii="Consolas" w:eastAsiaTheme="minorHAnsi" w:hAnsi="Consolas"/>
            <w:color w:val="000000"/>
            <w:sz w:val="16"/>
            <w:szCs w:val="16"/>
          </w:rPr>
          <w:delText xml:space="preserve">    &lt;xs:attribute name="speculartextureid" type="ST_ResourceID" use="required"/&gt;</w:delText>
        </w:r>
      </w:del>
    </w:p>
    <w:p w14:paraId="397A0FD0" w14:textId="3E3C8D9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71" w:author="Author"/>
          <w:rFonts w:ascii="Consolas" w:eastAsiaTheme="minorHAnsi" w:hAnsi="Consolas"/>
          <w:color w:val="000000"/>
          <w:sz w:val="16"/>
          <w:szCs w:val="16"/>
        </w:rPr>
      </w:pPr>
      <w:del w:id="2472" w:author="Author">
        <w:r w:rsidRPr="00515F94" w:rsidDel="00800BEE">
          <w:rPr>
            <w:rFonts w:ascii="Consolas" w:eastAsiaTheme="minorHAnsi" w:hAnsi="Consolas"/>
            <w:color w:val="000000"/>
            <w:sz w:val="16"/>
            <w:szCs w:val="16"/>
          </w:rPr>
          <w:delText xml:space="preserve">    &lt;xs:attribute name="glossinesstextureid" type="ST_ResourceID" use="required"/&gt;</w:delText>
        </w:r>
      </w:del>
    </w:p>
    <w:p w14:paraId="1ABD7F86" w14:textId="555EADE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73" w:author="Author"/>
          <w:rFonts w:ascii="Consolas" w:eastAsiaTheme="minorHAnsi" w:hAnsi="Consolas"/>
          <w:color w:val="000000"/>
          <w:sz w:val="16"/>
          <w:szCs w:val="16"/>
        </w:rPr>
      </w:pPr>
      <w:del w:id="2474" w:author="Author">
        <w:r w:rsidRPr="00515F94" w:rsidDel="00800BEE">
          <w:rPr>
            <w:rFonts w:ascii="Consolas" w:eastAsiaTheme="minorHAnsi" w:hAnsi="Consolas"/>
            <w:color w:val="000000"/>
            <w:sz w:val="16"/>
            <w:szCs w:val="16"/>
          </w:rPr>
          <w:delText xml:space="preserve">    &lt;xs:attribute name="diffusefactor" type="ST_ColorValue" default="#FFFFFF"/&gt;</w:delText>
        </w:r>
      </w:del>
    </w:p>
    <w:p w14:paraId="72D1ECCD" w14:textId="2C4356B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75" w:author="Author"/>
          <w:rFonts w:ascii="Consolas" w:eastAsiaTheme="minorHAnsi" w:hAnsi="Consolas"/>
          <w:color w:val="000000"/>
          <w:sz w:val="16"/>
          <w:szCs w:val="16"/>
        </w:rPr>
      </w:pPr>
      <w:del w:id="2476" w:author="Author">
        <w:r w:rsidRPr="00515F94" w:rsidDel="00800BEE">
          <w:rPr>
            <w:rFonts w:ascii="Consolas" w:eastAsiaTheme="minorHAnsi" w:hAnsi="Consolas"/>
            <w:color w:val="000000"/>
            <w:sz w:val="16"/>
            <w:szCs w:val="16"/>
          </w:rPr>
          <w:delText xml:space="preserve">    &lt;xs:attribute name="specularfactor" type="ST_ColorValue" default="#FFFFFF"/&gt;</w:delText>
        </w:r>
      </w:del>
    </w:p>
    <w:p w14:paraId="7A766C5B" w14:textId="2E62300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77" w:author="Author"/>
          <w:rFonts w:ascii="Consolas" w:eastAsiaTheme="minorHAnsi" w:hAnsi="Consolas"/>
          <w:color w:val="000000"/>
          <w:sz w:val="16"/>
          <w:szCs w:val="16"/>
        </w:rPr>
      </w:pPr>
      <w:del w:id="2478" w:author="Author">
        <w:r w:rsidRPr="00515F94" w:rsidDel="00800BEE">
          <w:rPr>
            <w:rFonts w:ascii="Consolas" w:eastAsiaTheme="minorHAnsi" w:hAnsi="Consolas"/>
            <w:color w:val="000000"/>
            <w:sz w:val="16"/>
            <w:szCs w:val="16"/>
          </w:rPr>
          <w:delText xml:space="preserve">    &lt;xs:attribute name="glossinessfactor" type="ST_Number" default="1"/&gt;</w:delText>
        </w:r>
      </w:del>
    </w:p>
    <w:p w14:paraId="2C27D0E0" w14:textId="07D940F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79" w:author="Author"/>
          <w:rFonts w:ascii="Consolas" w:eastAsiaTheme="minorHAnsi" w:hAnsi="Consolas"/>
          <w:color w:val="000000"/>
          <w:sz w:val="16"/>
          <w:szCs w:val="16"/>
        </w:rPr>
      </w:pPr>
      <w:del w:id="2480" w:author="Author">
        <w:r w:rsidRPr="00515F94" w:rsidDel="00800BEE">
          <w:rPr>
            <w:rFonts w:ascii="Consolas" w:eastAsiaTheme="minorHAnsi" w:hAnsi="Consolas"/>
            <w:color w:val="000000"/>
            <w:sz w:val="16"/>
            <w:szCs w:val="16"/>
          </w:rPr>
          <w:delText xml:space="preserve">    &lt;xs:anyAttribute namespace="##other" processContents="lax"/&gt;</w:delText>
        </w:r>
      </w:del>
    </w:p>
    <w:p w14:paraId="0E84F7EC" w14:textId="1EB36D1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81" w:author="Author"/>
          <w:rFonts w:ascii="Consolas" w:eastAsiaTheme="minorHAnsi" w:hAnsi="Consolas"/>
          <w:color w:val="000000"/>
          <w:sz w:val="16"/>
          <w:szCs w:val="16"/>
        </w:rPr>
      </w:pPr>
      <w:del w:id="2482" w:author="Author">
        <w:r w:rsidRPr="00515F94" w:rsidDel="00800BEE">
          <w:rPr>
            <w:rFonts w:ascii="Consolas" w:eastAsiaTheme="minorHAnsi" w:hAnsi="Consolas"/>
            <w:color w:val="000000"/>
            <w:sz w:val="16"/>
            <w:szCs w:val="16"/>
          </w:rPr>
          <w:delText xml:space="preserve">  &lt;/xs:complexType&gt;</w:delText>
        </w:r>
      </w:del>
    </w:p>
    <w:p w14:paraId="1E27C458" w14:textId="646CE18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83" w:author="Author"/>
          <w:rFonts w:ascii="Consolas" w:eastAsiaTheme="minorHAnsi" w:hAnsi="Consolas"/>
          <w:color w:val="000000"/>
          <w:sz w:val="16"/>
          <w:szCs w:val="16"/>
        </w:rPr>
      </w:pPr>
      <w:del w:id="2484" w:author="Author">
        <w:r w:rsidRPr="00515F94" w:rsidDel="00800BEE">
          <w:rPr>
            <w:rFonts w:ascii="Consolas" w:eastAsiaTheme="minorHAnsi" w:hAnsi="Consolas"/>
            <w:color w:val="000000"/>
            <w:sz w:val="16"/>
            <w:szCs w:val="16"/>
          </w:rPr>
          <w:delText xml:space="preserve">  &lt;xs:complexType name="CT_PBMetallicTextureDisplayProperties"&gt;</w:delText>
        </w:r>
      </w:del>
    </w:p>
    <w:p w14:paraId="76A432DD" w14:textId="4014A72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85" w:author="Author"/>
          <w:rFonts w:ascii="Consolas" w:eastAsiaTheme="minorHAnsi" w:hAnsi="Consolas"/>
          <w:color w:val="000000"/>
          <w:sz w:val="16"/>
          <w:szCs w:val="16"/>
        </w:rPr>
      </w:pPr>
      <w:del w:id="2486" w:author="Author">
        <w:r w:rsidRPr="00515F94" w:rsidDel="00800BEE">
          <w:rPr>
            <w:rFonts w:ascii="Consolas" w:eastAsiaTheme="minorHAnsi" w:hAnsi="Consolas"/>
            <w:color w:val="000000"/>
            <w:sz w:val="16"/>
            <w:szCs w:val="16"/>
          </w:rPr>
          <w:delText xml:space="preserve">    &lt;xs:attribute name="id" type="ST_ResourceID" use="required"/&gt;</w:delText>
        </w:r>
      </w:del>
    </w:p>
    <w:p w14:paraId="144052C1" w14:textId="735E267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87" w:author="Author"/>
          <w:rFonts w:ascii="Consolas" w:eastAsiaTheme="minorHAnsi" w:hAnsi="Consolas"/>
          <w:color w:val="000000"/>
          <w:sz w:val="16"/>
          <w:szCs w:val="16"/>
        </w:rPr>
      </w:pPr>
      <w:del w:id="2488" w:author="Author">
        <w:r w:rsidRPr="00515F94" w:rsidDel="00800BEE">
          <w:rPr>
            <w:rFonts w:ascii="Consolas" w:eastAsiaTheme="minorHAnsi" w:hAnsi="Consolas"/>
            <w:color w:val="000000"/>
            <w:sz w:val="16"/>
            <w:szCs w:val="16"/>
          </w:rPr>
          <w:delText xml:space="preserve">    &lt;xs:attribute name="name" type="xs:string" use="required"/&gt;</w:delText>
        </w:r>
      </w:del>
    </w:p>
    <w:p w14:paraId="02B3835E" w14:textId="17E9518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89" w:author="Author"/>
          <w:rFonts w:ascii="Consolas" w:eastAsiaTheme="minorHAnsi" w:hAnsi="Consolas"/>
          <w:color w:val="000000"/>
          <w:sz w:val="16"/>
          <w:szCs w:val="16"/>
        </w:rPr>
      </w:pPr>
      <w:del w:id="2490" w:author="Author">
        <w:r w:rsidRPr="00515F94" w:rsidDel="00800BEE">
          <w:rPr>
            <w:rFonts w:ascii="Consolas" w:eastAsiaTheme="minorHAnsi" w:hAnsi="Consolas"/>
            <w:color w:val="000000"/>
            <w:sz w:val="16"/>
            <w:szCs w:val="16"/>
          </w:rPr>
          <w:delText xml:space="preserve">    &lt;xs:attribute name="metallictextureid" type="ST_ResourceID" use="required"/&gt;</w:delText>
        </w:r>
      </w:del>
    </w:p>
    <w:p w14:paraId="3BC36B0A" w14:textId="6CE8EDD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91" w:author="Author"/>
          <w:rFonts w:ascii="Consolas" w:eastAsiaTheme="minorHAnsi" w:hAnsi="Consolas"/>
          <w:color w:val="000000"/>
          <w:sz w:val="16"/>
          <w:szCs w:val="16"/>
        </w:rPr>
      </w:pPr>
      <w:del w:id="2492" w:author="Author">
        <w:r w:rsidRPr="00515F94" w:rsidDel="00800BEE">
          <w:rPr>
            <w:rFonts w:ascii="Consolas" w:eastAsiaTheme="minorHAnsi" w:hAnsi="Consolas"/>
            <w:color w:val="000000"/>
            <w:sz w:val="16"/>
            <w:szCs w:val="16"/>
          </w:rPr>
          <w:delText xml:space="preserve">    &lt;xs:attribute name="roughnesstextureid" type="ST_ResourceID" use="required"/&gt;</w:delText>
        </w:r>
      </w:del>
    </w:p>
    <w:p w14:paraId="52EE39D2" w14:textId="3EF88C5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93" w:author="Author"/>
          <w:rFonts w:ascii="Consolas" w:eastAsiaTheme="minorHAnsi" w:hAnsi="Consolas"/>
          <w:color w:val="000000"/>
          <w:sz w:val="16"/>
          <w:szCs w:val="16"/>
        </w:rPr>
      </w:pPr>
      <w:del w:id="2494" w:author="Author">
        <w:r w:rsidRPr="00515F94" w:rsidDel="00800BEE">
          <w:rPr>
            <w:rFonts w:ascii="Consolas" w:eastAsiaTheme="minorHAnsi" w:hAnsi="Consolas"/>
            <w:color w:val="000000"/>
            <w:sz w:val="16"/>
            <w:szCs w:val="16"/>
          </w:rPr>
          <w:delText xml:space="preserve">    &lt;xs:attribute name="metallicfactor" type="ST_Number" default="1"/&gt;</w:delText>
        </w:r>
      </w:del>
    </w:p>
    <w:p w14:paraId="182D204F" w14:textId="602C098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95" w:author="Author"/>
          <w:rFonts w:ascii="Consolas" w:eastAsiaTheme="minorHAnsi" w:hAnsi="Consolas"/>
          <w:color w:val="000000"/>
          <w:sz w:val="16"/>
          <w:szCs w:val="16"/>
        </w:rPr>
      </w:pPr>
      <w:del w:id="2496" w:author="Author">
        <w:r w:rsidRPr="00515F94" w:rsidDel="00800BEE">
          <w:rPr>
            <w:rFonts w:ascii="Consolas" w:eastAsiaTheme="minorHAnsi" w:hAnsi="Consolas"/>
            <w:color w:val="000000"/>
            <w:sz w:val="16"/>
            <w:szCs w:val="16"/>
          </w:rPr>
          <w:delText xml:space="preserve">    &lt;xs:attribute name="roughnessfactor" type="ST_Number" default="1"/&gt;</w:delText>
        </w:r>
      </w:del>
    </w:p>
    <w:p w14:paraId="163D2336" w14:textId="0E87B8D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97" w:author="Author"/>
          <w:rFonts w:ascii="Consolas" w:eastAsiaTheme="minorHAnsi" w:hAnsi="Consolas"/>
          <w:color w:val="000000"/>
          <w:sz w:val="16"/>
          <w:szCs w:val="16"/>
        </w:rPr>
      </w:pPr>
      <w:del w:id="2498" w:author="Author">
        <w:r w:rsidRPr="00515F94" w:rsidDel="00800BEE">
          <w:rPr>
            <w:rFonts w:ascii="Consolas" w:eastAsiaTheme="minorHAnsi" w:hAnsi="Consolas"/>
            <w:color w:val="000000"/>
            <w:sz w:val="16"/>
            <w:szCs w:val="16"/>
          </w:rPr>
          <w:delText xml:space="preserve">    &lt;xs:anyAttribute namespace="##other" processContents="lax"/&gt;</w:delText>
        </w:r>
      </w:del>
    </w:p>
    <w:p w14:paraId="427C7E0C" w14:textId="07CB5C8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499" w:author="Author"/>
          <w:rFonts w:ascii="Consolas" w:eastAsiaTheme="minorHAnsi" w:hAnsi="Consolas"/>
          <w:color w:val="000000"/>
          <w:sz w:val="16"/>
          <w:szCs w:val="16"/>
        </w:rPr>
      </w:pPr>
      <w:del w:id="2500" w:author="Author">
        <w:r w:rsidRPr="00515F94" w:rsidDel="00800BEE">
          <w:rPr>
            <w:rFonts w:ascii="Consolas" w:eastAsiaTheme="minorHAnsi" w:hAnsi="Consolas"/>
            <w:color w:val="000000"/>
            <w:sz w:val="16"/>
            <w:szCs w:val="16"/>
          </w:rPr>
          <w:delText xml:space="preserve">  &lt;/xs:complexType&gt;</w:delText>
        </w:r>
      </w:del>
    </w:p>
    <w:p w14:paraId="3CFC6B60" w14:textId="1FA8D4D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01" w:author="Author"/>
          <w:rFonts w:ascii="Consolas" w:eastAsiaTheme="minorHAnsi" w:hAnsi="Consolas"/>
          <w:color w:val="000000"/>
          <w:sz w:val="16"/>
          <w:szCs w:val="16"/>
        </w:rPr>
      </w:pPr>
      <w:del w:id="2502" w:author="Author">
        <w:r w:rsidRPr="00515F94" w:rsidDel="00800BEE">
          <w:rPr>
            <w:rFonts w:ascii="Consolas" w:eastAsiaTheme="minorHAnsi" w:hAnsi="Consolas"/>
            <w:color w:val="000000"/>
            <w:sz w:val="16"/>
            <w:szCs w:val="16"/>
          </w:rPr>
          <w:delText xml:space="preserve">  &lt;xs:complexType name="CT_Translucent"&gt;</w:delText>
        </w:r>
      </w:del>
    </w:p>
    <w:p w14:paraId="3AB0139F" w14:textId="2AFA58B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03" w:author="Author"/>
          <w:rFonts w:ascii="Consolas" w:eastAsiaTheme="minorHAnsi" w:hAnsi="Consolas"/>
          <w:color w:val="000000"/>
          <w:sz w:val="16"/>
          <w:szCs w:val="16"/>
        </w:rPr>
      </w:pPr>
      <w:del w:id="2504" w:author="Author">
        <w:r w:rsidRPr="00515F94" w:rsidDel="00800BEE">
          <w:rPr>
            <w:rFonts w:ascii="Consolas" w:eastAsiaTheme="minorHAnsi" w:hAnsi="Consolas"/>
            <w:color w:val="000000"/>
            <w:sz w:val="16"/>
            <w:szCs w:val="16"/>
          </w:rPr>
          <w:delText xml:space="preserve">    &lt;xs:attribute name="name" type="xs:string" use="required"/&gt;</w:delText>
        </w:r>
      </w:del>
    </w:p>
    <w:p w14:paraId="0FED9B1F" w14:textId="6129E35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05" w:author="Author"/>
          <w:rFonts w:ascii="Consolas" w:eastAsiaTheme="minorHAnsi" w:hAnsi="Consolas"/>
          <w:color w:val="000000"/>
          <w:sz w:val="16"/>
          <w:szCs w:val="16"/>
        </w:rPr>
      </w:pPr>
      <w:del w:id="2506" w:author="Author">
        <w:r w:rsidRPr="00515F94" w:rsidDel="00800BEE">
          <w:rPr>
            <w:rFonts w:ascii="Consolas" w:eastAsiaTheme="minorHAnsi" w:hAnsi="Consolas"/>
            <w:color w:val="000000"/>
            <w:sz w:val="16"/>
            <w:szCs w:val="16"/>
          </w:rPr>
          <w:delText xml:space="preserve">    &lt;xs:attribute name="attenuation" type="ST_Numbers" use="required"/&gt;</w:delText>
        </w:r>
      </w:del>
    </w:p>
    <w:p w14:paraId="2964BE5E" w14:textId="1F03FE7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07" w:author="Author"/>
          <w:rFonts w:ascii="Consolas" w:eastAsiaTheme="minorHAnsi" w:hAnsi="Consolas"/>
          <w:color w:val="000000"/>
          <w:sz w:val="16"/>
          <w:szCs w:val="16"/>
        </w:rPr>
      </w:pPr>
      <w:del w:id="2508" w:author="Author">
        <w:r w:rsidRPr="00515F94" w:rsidDel="00800BEE">
          <w:rPr>
            <w:rFonts w:ascii="Consolas" w:eastAsiaTheme="minorHAnsi" w:hAnsi="Consolas"/>
            <w:color w:val="000000"/>
            <w:sz w:val="16"/>
            <w:szCs w:val="16"/>
          </w:rPr>
          <w:delText xml:space="preserve">    &lt;xs:attribute name="refractiveindex" type="ST_Numbers" default="1 1 1"/&gt;</w:delText>
        </w:r>
      </w:del>
    </w:p>
    <w:p w14:paraId="18E7E847" w14:textId="7745DDF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09" w:author="Author"/>
          <w:rFonts w:ascii="Consolas" w:eastAsiaTheme="minorHAnsi" w:hAnsi="Consolas"/>
          <w:color w:val="000000"/>
          <w:sz w:val="16"/>
          <w:szCs w:val="16"/>
        </w:rPr>
      </w:pPr>
      <w:del w:id="2510" w:author="Author">
        <w:r w:rsidRPr="00515F94" w:rsidDel="00800BEE">
          <w:rPr>
            <w:rFonts w:ascii="Consolas" w:eastAsiaTheme="minorHAnsi" w:hAnsi="Consolas"/>
            <w:color w:val="000000"/>
            <w:sz w:val="16"/>
            <w:szCs w:val="16"/>
          </w:rPr>
          <w:delText xml:space="preserve">    &lt;xs:attribute name="roughness" type="ST_Number" default="0"/&gt;</w:delText>
        </w:r>
      </w:del>
    </w:p>
    <w:p w14:paraId="13C6B440" w14:textId="4E622D0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11" w:author="Author"/>
          <w:rFonts w:ascii="Consolas" w:eastAsiaTheme="minorHAnsi" w:hAnsi="Consolas"/>
          <w:color w:val="000000"/>
          <w:sz w:val="16"/>
          <w:szCs w:val="16"/>
        </w:rPr>
      </w:pPr>
      <w:del w:id="2512" w:author="Author">
        <w:r w:rsidRPr="00515F94" w:rsidDel="00800BEE">
          <w:rPr>
            <w:rFonts w:ascii="Consolas" w:eastAsiaTheme="minorHAnsi" w:hAnsi="Consolas"/>
            <w:color w:val="000000"/>
            <w:sz w:val="16"/>
            <w:szCs w:val="16"/>
          </w:rPr>
          <w:delText xml:space="preserve">    &lt;xs:anyAttribute namespace="##other" processContents="lax"/&gt;</w:delText>
        </w:r>
      </w:del>
    </w:p>
    <w:p w14:paraId="48FDC787" w14:textId="2766DBD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13" w:author="Author"/>
          <w:rFonts w:ascii="Consolas" w:eastAsiaTheme="minorHAnsi" w:hAnsi="Consolas"/>
          <w:color w:val="000000"/>
          <w:sz w:val="16"/>
          <w:szCs w:val="16"/>
        </w:rPr>
      </w:pPr>
      <w:del w:id="2514" w:author="Author">
        <w:r w:rsidRPr="00515F94" w:rsidDel="00800BEE">
          <w:rPr>
            <w:rFonts w:ascii="Consolas" w:eastAsiaTheme="minorHAnsi" w:hAnsi="Consolas"/>
            <w:color w:val="000000"/>
            <w:sz w:val="16"/>
            <w:szCs w:val="16"/>
          </w:rPr>
          <w:delText xml:space="preserve">  &lt;/xs:complexType&gt;</w:delText>
        </w:r>
      </w:del>
    </w:p>
    <w:p w14:paraId="4ADC5C6F" w14:textId="6455568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15" w:author="Author"/>
          <w:rFonts w:ascii="Consolas" w:eastAsiaTheme="minorHAnsi" w:hAnsi="Consolas"/>
          <w:color w:val="000000"/>
          <w:sz w:val="16"/>
          <w:szCs w:val="16"/>
        </w:rPr>
      </w:pPr>
      <w:del w:id="2516" w:author="Author">
        <w:r w:rsidRPr="00515F94" w:rsidDel="00800BEE">
          <w:rPr>
            <w:rFonts w:ascii="Consolas" w:eastAsiaTheme="minorHAnsi" w:hAnsi="Consolas"/>
            <w:color w:val="000000"/>
            <w:sz w:val="16"/>
            <w:szCs w:val="16"/>
          </w:rPr>
          <w:delText xml:space="preserve">  &lt;xs:complexType name="CT_TranslucentDisplayProperties"&gt;</w:delText>
        </w:r>
      </w:del>
    </w:p>
    <w:p w14:paraId="02D2F8BA" w14:textId="38E52FE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17" w:author="Author"/>
          <w:rFonts w:ascii="Consolas" w:eastAsiaTheme="minorHAnsi" w:hAnsi="Consolas"/>
          <w:color w:val="000000"/>
          <w:sz w:val="16"/>
          <w:szCs w:val="16"/>
        </w:rPr>
      </w:pPr>
      <w:del w:id="2518" w:author="Author">
        <w:r w:rsidRPr="00515F94" w:rsidDel="00800BEE">
          <w:rPr>
            <w:rFonts w:ascii="Consolas" w:eastAsiaTheme="minorHAnsi" w:hAnsi="Consolas"/>
            <w:color w:val="000000"/>
            <w:sz w:val="16"/>
            <w:szCs w:val="16"/>
          </w:rPr>
          <w:delText xml:space="preserve">    &lt;xs:sequence&gt;</w:delText>
        </w:r>
      </w:del>
    </w:p>
    <w:p w14:paraId="729CA859" w14:textId="4B6B162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19" w:author="Author"/>
          <w:rFonts w:ascii="Consolas" w:eastAsiaTheme="minorHAnsi" w:hAnsi="Consolas"/>
          <w:color w:val="000000"/>
          <w:sz w:val="16"/>
          <w:szCs w:val="16"/>
        </w:rPr>
      </w:pPr>
      <w:del w:id="2520" w:author="Author">
        <w:r w:rsidRPr="00515F94" w:rsidDel="00800BEE">
          <w:rPr>
            <w:rFonts w:ascii="Consolas" w:eastAsiaTheme="minorHAnsi" w:hAnsi="Consolas"/>
            <w:color w:val="000000"/>
            <w:sz w:val="16"/>
            <w:szCs w:val="16"/>
          </w:rPr>
          <w:delText xml:space="preserve">      &lt;xs:element ref="translucent" maxOccurs="2147483647"/&gt;</w:delText>
        </w:r>
      </w:del>
    </w:p>
    <w:p w14:paraId="7EF341B0" w14:textId="663E4F6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21" w:author="Author"/>
          <w:rFonts w:ascii="Consolas" w:eastAsiaTheme="minorHAnsi" w:hAnsi="Consolas"/>
          <w:color w:val="000000"/>
          <w:sz w:val="16"/>
          <w:szCs w:val="16"/>
        </w:rPr>
      </w:pPr>
      <w:del w:id="2522" w:author="Author">
        <w:r w:rsidRPr="00515F94" w:rsidDel="00800BEE">
          <w:rPr>
            <w:rFonts w:ascii="Consolas" w:eastAsiaTheme="minorHAnsi" w:hAnsi="Consolas"/>
            <w:color w:val="000000"/>
            <w:sz w:val="16"/>
            <w:szCs w:val="16"/>
          </w:rPr>
          <w:delText xml:space="preserve">    &lt;/xs:sequence&gt;</w:delText>
        </w:r>
      </w:del>
    </w:p>
    <w:p w14:paraId="552BE84F" w14:textId="7F781B5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23" w:author="Author"/>
          <w:rFonts w:ascii="Consolas" w:eastAsiaTheme="minorHAnsi" w:hAnsi="Consolas"/>
          <w:color w:val="000000"/>
          <w:sz w:val="16"/>
          <w:szCs w:val="16"/>
        </w:rPr>
      </w:pPr>
      <w:del w:id="2524" w:author="Author">
        <w:r w:rsidRPr="00515F94" w:rsidDel="00800BEE">
          <w:rPr>
            <w:rFonts w:ascii="Consolas" w:eastAsiaTheme="minorHAnsi" w:hAnsi="Consolas"/>
            <w:color w:val="000000"/>
            <w:sz w:val="16"/>
            <w:szCs w:val="16"/>
          </w:rPr>
          <w:delText xml:space="preserve">    &lt;xs:attribute name="id" type="ST_ResourceID" use="required"/&gt;</w:delText>
        </w:r>
      </w:del>
    </w:p>
    <w:p w14:paraId="107C03C8" w14:textId="17979AE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25" w:author="Author"/>
          <w:rFonts w:ascii="Consolas" w:eastAsiaTheme="minorHAnsi" w:hAnsi="Consolas"/>
          <w:color w:val="000000"/>
          <w:sz w:val="16"/>
          <w:szCs w:val="16"/>
        </w:rPr>
      </w:pPr>
      <w:del w:id="2526" w:author="Author">
        <w:r w:rsidRPr="00515F94" w:rsidDel="00800BEE">
          <w:rPr>
            <w:rFonts w:ascii="Consolas" w:eastAsiaTheme="minorHAnsi" w:hAnsi="Consolas"/>
            <w:color w:val="000000"/>
            <w:sz w:val="16"/>
            <w:szCs w:val="16"/>
          </w:rPr>
          <w:delText xml:space="preserve">    &lt;xs:anyAttribute namespace="##other" processContents="lax"/&gt;</w:delText>
        </w:r>
      </w:del>
    </w:p>
    <w:p w14:paraId="00A9C469" w14:textId="2E1F383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27" w:author="Author"/>
          <w:rFonts w:ascii="Consolas" w:eastAsiaTheme="minorHAnsi" w:hAnsi="Consolas"/>
          <w:color w:val="000000"/>
          <w:sz w:val="16"/>
          <w:szCs w:val="16"/>
        </w:rPr>
      </w:pPr>
      <w:del w:id="2528" w:author="Author">
        <w:r w:rsidRPr="00515F94" w:rsidDel="00800BEE">
          <w:rPr>
            <w:rFonts w:ascii="Consolas" w:eastAsiaTheme="minorHAnsi" w:hAnsi="Consolas"/>
            <w:color w:val="000000"/>
            <w:sz w:val="16"/>
            <w:szCs w:val="16"/>
          </w:rPr>
          <w:delText xml:space="preserve">  &lt;/xs:complexType&gt;</w:delText>
        </w:r>
      </w:del>
    </w:p>
    <w:p w14:paraId="0BE09ED4" w14:textId="7EBB44D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29" w:author="Author"/>
          <w:rFonts w:ascii="Consolas" w:eastAsiaTheme="minorHAnsi" w:hAnsi="Consolas"/>
          <w:color w:val="000000"/>
          <w:sz w:val="16"/>
          <w:szCs w:val="16"/>
        </w:rPr>
      </w:pPr>
      <w:del w:id="2530" w:author="Author">
        <w:r w:rsidRPr="00515F94" w:rsidDel="00800BEE">
          <w:rPr>
            <w:rFonts w:ascii="Consolas" w:eastAsiaTheme="minorHAnsi" w:hAnsi="Consolas"/>
            <w:color w:val="000000"/>
            <w:sz w:val="16"/>
            <w:szCs w:val="16"/>
          </w:rPr>
          <w:delText xml:space="preserve">  &lt;!-- Simple Types --&gt;</w:delText>
        </w:r>
      </w:del>
    </w:p>
    <w:p w14:paraId="4339E4B6" w14:textId="714D60F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31" w:author="Author"/>
          <w:rFonts w:ascii="Consolas" w:eastAsiaTheme="minorHAnsi" w:hAnsi="Consolas"/>
          <w:color w:val="000000"/>
          <w:sz w:val="16"/>
          <w:szCs w:val="16"/>
        </w:rPr>
      </w:pPr>
      <w:del w:id="2532" w:author="Author">
        <w:r w:rsidRPr="00515F94" w:rsidDel="00800BEE">
          <w:rPr>
            <w:rFonts w:ascii="Consolas" w:eastAsiaTheme="minorHAnsi" w:hAnsi="Consolas"/>
            <w:color w:val="000000"/>
            <w:sz w:val="16"/>
            <w:szCs w:val="16"/>
          </w:rPr>
          <w:tab/>
          <w:delText>&lt;xs:simpleType name="ST_ContentType"&gt;</w:delText>
        </w:r>
      </w:del>
    </w:p>
    <w:p w14:paraId="1F07FA37" w14:textId="408DFB0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33" w:author="Author"/>
          <w:rFonts w:ascii="Consolas" w:eastAsiaTheme="minorHAnsi" w:hAnsi="Consolas"/>
          <w:color w:val="000000"/>
          <w:sz w:val="16"/>
          <w:szCs w:val="16"/>
        </w:rPr>
      </w:pPr>
      <w:del w:id="253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1016D4EB" w14:textId="21E371B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35" w:author="Author"/>
          <w:rFonts w:ascii="Consolas" w:eastAsiaTheme="minorHAnsi" w:hAnsi="Consolas"/>
          <w:color w:val="000000"/>
          <w:sz w:val="16"/>
          <w:szCs w:val="16"/>
        </w:rPr>
      </w:pPr>
      <w:del w:id="253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value="image/jpeg"/&gt;</w:delText>
        </w:r>
      </w:del>
    </w:p>
    <w:p w14:paraId="56F2F30B" w14:textId="2D8F3CB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37" w:author="Author"/>
          <w:rFonts w:ascii="Consolas" w:eastAsiaTheme="minorHAnsi" w:hAnsi="Consolas"/>
          <w:color w:val="000000"/>
          <w:sz w:val="16"/>
          <w:szCs w:val="16"/>
        </w:rPr>
      </w:pPr>
      <w:del w:id="253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value="image/png"/&gt;</w:delText>
        </w:r>
      </w:del>
    </w:p>
    <w:p w14:paraId="4162C543" w14:textId="6B194F9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39" w:author="Author"/>
          <w:rFonts w:ascii="Consolas" w:eastAsiaTheme="minorHAnsi" w:hAnsi="Consolas"/>
          <w:color w:val="000000"/>
          <w:sz w:val="16"/>
          <w:szCs w:val="16"/>
        </w:rPr>
      </w:pPr>
      <w:del w:id="254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05367422" w14:textId="450FFBA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41" w:author="Author"/>
          <w:rFonts w:ascii="Consolas" w:eastAsiaTheme="minorHAnsi" w:hAnsi="Consolas"/>
          <w:color w:val="000000"/>
          <w:sz w:val="16"/>
          <w:szCs w:val="16"/>
        </w:rPr>
      </w:pPr>
      <w:del w:id="2542" w:author="Author">
        <w:r w:rsidRPr="00515F94" w:rsidDel="00800BEE">
          <w:rPr>
            <w:rFonts w:ascii="Consolas" w:eastAsiaTheme="minorHAnsi" w:hAnsi="Consolas"/>
            <w:color w:val="000000"/>
            <w:sz w:val="16"/>
            <w:szCs w:val="16"/>
          </w:rPr>
          <w:tab/>
          <w:delText>&lt;/xs:simpleType&gt;</w:delText>
        </w:r>
      </w:del>
    </w:p>
    <w:p w14:paraId="1511F932" w14:textId="7F68ED1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43" w:author="Author"/>
          <w:rFonts w:ascii="Consolas" w:eastAsiaTheme="minorHAnsi" w:hAnsi="Consolas"/>
          <w:color w:val="000000"/>
          <w:sz w:val="16"/>
          <w:szCs w:val="16"/>
        </w:rPr>
      </w:pPr>
      <w:del w:id="2544" w:author="Author">
        <w:r w:rsidRPr="00515F94" w:rsidDel="00800BEE">
          <w:rPr>
            <w:rFonts w:ascii="Consolas" w:eastAsiaTheme="minorHAnsi" w:hAnsi="Consolas"/>
            <w:color w:val="000000"/>
            <w:sz w:val="16"/>
            <w:szCs w:val="16"/>
          </w:rPr>
          <w:tab/>
          <w:delText>&lt;xs:simpleType name="ST_TileStyle"&gt;</w:delText>
        </w:r>
      </w:del>
    </w:p>
    <w:p w14:paraId="6D91B985" w14:textId="775B6D7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45" w:author="Author"/>
          <w:rFonts w:ascii="Consolas" w:eastAsiaTheme="minorHAnsi" w:hAnsi="Consolas"/>
          <w:color w:val="000000"/>
          <w:sz w:val="16"/>
          <w:szCs w:val="16"/>
        </w:rPr>
      </w:pPr>
      <w:del w:id="254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0A8712AA" w14:textId="0983EC7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47" w:author="Author"/>
          <w:rFonts w:ascii="Consolas" w:eastAsiaTheme="minorHAnsi" w:hAnsi="Consolas"/>
          <w:color w:val="000000"/>
          <w:sz w:val="16"/>
          <w:szCs w:val="16"/>
        </w:rPr>
      </w:pPr>
      <w:del w:id="254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value="clamp"/&gt;</w:delText>
        </w:r>
      </w:del>
    </w:p>
    <w:p w14:paraId="7AE3B43C" w14:textId="2513508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49" w:author="Author"/>
          <w:rFonts w:ascii="Consolas" w:eastAsiaTheme="minorHAnsi" w:hAnsi="Consolas"/>
          <w:color w:val="000000"/>
          <w:sz w:val="16"/>
          <w:szCs w:val="16"/>
        </w:rPr>
      </w:pPr>
      <w:del w:id="255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value="wrap"/&gt;</w:delText>
        </w:r>
      </w:del>
    </w:p>
    <w:p w14:paraId="0C864FA5" w14:textId="7105D0F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51" w:author="Author"/>
          <w:rFonts w:ascii="Consolas" w:eastAsiaTheme="minorHAnsi" w:hAnsi="Consolas"/>
          <w:color w:val="000000"/>
          <w:sz w:val="16"/>
          <w:szCs w:val="16"/>
        </w:rPr>
      </w:pPr>
      <w:del w:id="255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value="mirror"/&gt;</w:delText>
        </w:r>
      </w:del>
    </w:p>
    <w:p w14:paraId="17AA2B82" w14:textId="072F7AB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53" w:author="Author"/>
          <w:rFonts w:ascii="Consolas" w:eastAsiaTheme="minorHAnsi" w:hAnsi="Consolas"/>
          <w:color w:val="000000"/>
          <w:sz w:val="16"/>
          <w:szCs w:val="16"/>
        </w:rPr>
      </w:pPr>
      <w:del w:id="2554" w:author="Author">
        <w:r w:rsidRPr="00515F94" w:rsidDel="00800BEE">
          <w:rPr>
            <w:rFonts w:ascii="Consolas" w:eastAsiaTheme="minorHAnsi" w:hAnsi="Consolas"/>
            <w:color w:val="000000"/>
            <w:sz w:val="16"/>
            <w:szCs w:val="16"/>
          </w:rPr>
          <w:delText xml:space="preserve">      &lt;xs:enumeration value="none"/&gt;</w:delText>
        </w:r>
      </w:del>
    </w:p>
    <w:p w14:paraId="7653E766" w14:textId="43837B3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55" w:author="Author"/>
          <w:rFonts w:ascii="Consolas" w:eastAsiaTheme="minorHAnsi" w:hAnsi="Consolas"/>
          <w:color w:val="000000"/>
          <w:sz w:val="16"/>
          <w:szCs w:val="16"/>
        </w:rPr>
      </w:pPr>
      <w:del w:id="2556" w:author="Author">
        <w:r w:rsidRPr="00515F94" w:rsidDel="00800BEE">
          <w:rPr>
            <w:rFonts w:ascii="Consolas" w:eastAsiaTheme="minorHAnsi" w:hAnsi="Consolas"/>
            <w:color w:val="000000"/>
            <w:sz w:val="16"/>
            <w:szCs w:val="16"/>
          </w:rPr>
          <w:delText xml:space="preserve">    &lt;/xs:restriction&gt;</w:delText>
        </w:r>
      </w:del>
    </w:p>
    <w:p w14:paraId="0BE137B5" w14:textId="261C05A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57" w:author="Author"/>
          <w:rFonts w:ascii="Consolas" w:eastAsiaTheme="minorHAnsi" w:hAnsi="Consolas"/>
          <w:color w:val="000000"/>
          <w:sz w:val="16"/>
          <w:szCs w:val="16"/>
        </w:rPr>
      </w:pPr>
      <w:del w:id="2558" w:author="Author">
        <w:r w:rsidRPr="00515F94" w:rsidDel="00800BEE">
          <w:rPr>
            <w:rFonts w:ascii="Consolas" w:eastAsiaTheme="minorHAnsi" w:hAnsi="Consolas"/>
            <w:color w:val="000000"/>
            <w:sz w:val="16"/>
            <w:szCs w:val="16"/>
          </w:rPr>
          <w:tab/>
          <w:delText>&lt;/xs:simpleType&gt;</w:delText>
        </w:r>
      </w:del>
    </w:p>
    <w:p w14:paraId="5A22D3C6" w14:textId="5AABB68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59" w:author="Author"/>
          <w:rFonts w:ascii="Consolas" w:eastAsiaTheme="minorHAnsi" w:hAnsi="Consolas"/>
          <w:color w:val="000000"/>
          <w:sz w:val="16"/>
          <w:szCs w:val="16"/>
        </w:rPr>
      </w:pPr>
      <w:del w:id="2560" w:author="Author">
        <w:r w:rsidRPr="00515F94" w:rsidDel="00800BEE">
          <w:rPr>
            <w:rFonts w:ascii="Consolas" w:eastAsiaTheme="minorHAnsi" w:hAnsi="Consolas"/>
            <w:color w:val="000000"/>
            <w:sz w:val="16"/>
            <w:szCs w:val="16"/>
          </w:rPr>
          <w:tab/>
          <w:delText>&lt;xs:simpleType name="ST_Filter"&gt;</w:delText>
        </w:r>
      </w:del>
    </w:p>
    <w:p w14:paraId="0523358A" w14:textId="08863C7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61" w:author="Author"/>
          <w:rFonts w:ascii="Consolas" w:eastAsiaTheme="minorHAnsi" w:hAnsi="Consolas"/>
          <w:color w:val="000000"/>
          <w:sz w:val="16"/>
          <w:szCs w:val="16"/>
        </w:rPr>
      </w:pPr>
      <w:del w:id="256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32C9A41C" w14:textId="20CAC93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63" w:author="Author"/>
          <w:rFonts w:ascii="Consolas" w:eastAsiaTheme="minorHAnsi" w:hAnsi="Consolas"/>
          <w:color w:val="000000"/>
          <w:sz w:val="16"/>
          <w:szCs w:val="16"/>
        </w:rPr>
      </w:pPr>
      <w:del w:id="256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value="auto"/&gt;</w:delText>
        </w:r>
      </w:del>
    </w:p>
    <w:p w14:paraId="7CA989C1" w14:textId="1E964C5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65" w:author="Author"/>
          <w:rFonts w:ascii="Consolas" w:eastAsiaTheme="minorHAnsi" w:hAnsi="Consolas"/>
          <w:color w:val="000000"/>
          <w:sz w:val="16"/>
          <w:szCs w:val="16"/>
        </w:rPr>
      </w:pPr>
      <w:del w:id="256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value="linear"/&gt;</w:delText>
        </w:r>
      </w:del>
    </w:p>
    <w:p w14:paraId="0F16AB2D" w14:textId="06FAE3F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67" w:author="Author"/>
          <w:rFonts w:ascii="Consolas" w:eastAsiaTheme="minorHAnsi" w:hAnsi="Consolas"/>
          <w:color w:val="000000"/>
          <w:sz w:val="16"/>
          <w:szCs w:val="16"/>
        </w:rPr>
      </w:pPr>
      <w:del w:id="256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&lt;xs:enumeration value="nearest"/&gt;</w:delText>
        </w:r>
      </w:del>
    </w:p>
    <w:p w14:paraId="73B18CC6" w14:textId="6208766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69" w:author="Author"/>
          <w:rFonts w:ascii="Consolas" w:eastAsiaTheme="minorHAnsi" w:hAnsi="Consolas"/>
          <w:color w:val="000000"/>
          <w:sz w:val="16"/>
          <w:szCs w:val="16"/>
        </w:rPr>
      </w:pPr>
      <w:del w:id="257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7D72874E" w14:textId="79B47C4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71" w:author="Author"/>
          <w:rFonts w:ascii="Consolas" w:eastAsiaTheme="minorHAnsi" w:hAnsi="Consolas"/>
          <w:color w:val="000000"/>
          <w:sz w:val="16"/>
          <w:szCs w:val="16"/>
        </w:rPr>
      </w:pPr>
      <w:del w:id="2572" w:author="Author">
        <w:r w:rsidRPr="00515F94" w:rsidDel="00800BEE">
          <w:rPr>
            <w:rFonts w:ascii="Consolas" w:eastAsiaTheme="minorHAnsi" w:hAnsi="Consolas"/>
            <w:color w:val="000000"/>
            <w:sz w:val="16"/>
            <w:szCs w:val="16"/>
          </w:rPr>
          <w:tab/>
          <w:delText>&lt;/xs:simpleType&gt;</w:delText>
        </w:r>
      </w:del>
    </w:p>
    <w:p w14:paraId="2DBDB373" w14:textId="1C0FB4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73" w:author="Author"/>
          <w:rFonts w:ascii="Consolas" w:eastAsiaTheme="minorHAnsi" w:hAnsi="Consolas"/>
          <w:color w:val="000000"/>
          <w:sz w:val="16"/>
          <w:szCs w:val="16"/>
        </w:rPr>
      </w:pPr>
      <w:del w:id="2574" w:author="Author">
        <w:r w:rsidRPr="00515F94" w:rsidDel="00800BEE">
          <w:rPr>
            <w:rFonts w:ascii="Consolas" w:eastAsiaTheme="minorHAnsi" w:hAnsi="Consolas"/>
            <w:color w:val="000000"/>
            <w:sz w:val="16"/>
            <w:szCs w:val="16"/>
          </w:rPr>
          <w:tab/>
          <w:delText>&lt;xs:simpleType name="ST_ColorValue"&gt;</w:delText>
        </w:r>
      </w:del>
    </w:p>
    <w:p w14:paraId="6199FCD8" w14:textId="42673A8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75" w:author="Author"/>
          <w:rFonts w:ascii="Consolas" w:eastAsiaTheme="minorHAnsi" w:hAnsi="Consolas"/>
          <w:color w:val="000000"/>
          <w:sz w:val="16"/>
          <w:szCs w:val="16"/>
        </w:rPr>
      </w:pPr>
      <w:del w:id="257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6B85E1E7" w14:textId="0D3E03C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77" w:author="Author"/>
          <w:rFonts w:ascii="Consolas" w:eastAsiaTheme="minorHAnsi" w:hAnsi="Consolas"/>
          <w:color w:val="000000"/>
          <w:sz w:val="16"/>
          <w:szCs w:val="16"/>
        </w:rPr>
      </w:pPr>
      <w:del w:id="257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value="#[0-9|A-F|a-f][0-9|A-F|a-f][0-9|A-F|a-f][0-9|A-F|a-f][0-9|A-F|a-f][0-9|A-F|a-f]([0-9|A-F|a-f][0-9|A-F|a-f])?"/&gt;</w:delText>
        </w:r>
      </w:del>
    </w:p>
    <w:p w14:paraId="0A38494A" w14:textId="1F23808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79" w:author="Author"/>
          <w:rFonts w:ascii="Consolas" w:eastAsiaTheme="minorHAnsi" w:hAnsi="Consolas"/>
          <w:color w:val="000000"/>
          <w:sz w:val="16"/>
          <w:szCs w:val="16"/>
        </w:rPr>
      </w:pPr>
      <w:del w:id="258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2C6064CA" w14:textId="300653F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81" w:author="Author"/>
          <w:rFonts w:ascii="Consolas" w:eastAsiaTheme="minorHAnsi" w:hAnsi="Consolas"/>
          <w:color w:val="000000"/>
          <w:sz w:val="16"/>
          <w:szCs w:val="16"/>
        </w:rPr>
      </w:pPr>
      <w:del w:id="2582" w:author="Author">
        <w:r w:rsidRPr="00515F94" w:rsidDel="00800BEE">
          <w:rPr>
            <w:rFonts w:ascii="Consolas" w:eastAsiaTheme="minorHAnsi" w:hAnsi="Consolas"/>
            <w:color w:val="000000"/>
            <w:sz w:val="16"/>
            <w:szCs w:val="16"/>
          </w:rPr>
          <w:tab/>
          <w:delText>&lt;/xs:simpleType&gt;</w:delText>
        </w:r>
      </w:del>
    </w:p>
    <w:p w14:paraId="0907691C" w14:textId="7DD123C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83" w:author="Author"/>
          <w:rFonts w:ascii="Consolas" w:eastAsiaTheme="minorHAnsi" w:hAnsi="Consolas"/>
          <w:color w:val="000000"/>
          <w:sz w:val="16"/>
          <w:szCs w:val="16"/>
        </w:rPr>
      </w:pPr>
      <w:del w:id="2584" w:author="Author">
        <w:r w:rsidRPr="00515F94" w:rsidDel="00800BEE">
          <w:rPr>
            <w:rFonts w:ascii="Consolas" w:eastAsiaTheme="minorHAnsi" w:hAnsi="Consolas"/>
            <w:color w:val="000000"/>
            <w:sz w:val="16"/>
            <w:szCs w:val="16"/>
          </w:rPr>
          <w:tab/>
          <w:delText>&lt;xs:simpleType name="ST_UriReference"&gt;</w:delText>
        </w:r>
      </w:del>
    </w:p>
    <w:p w14:paraId="7C5814D6" w14:textId="10BD647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85" w:author="Author"/>
          <w:rFonts w:ascii="Consolas" w:eastAsiaTheme="minorHAnsi" w:hAnsi="Consolas"/>
          <w:color w:val="000000"/>
          <w:sz w:val="16"/>
          <w:szCs w:val="16"/>
        </w:rPr>
      </w:pPr>
      <w:del w:id="258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base="xs:anyURI"&gt;</w:delText>
        </w:r>
      </w:del>
    </w:p>
    <w:p w14:paraId="5A244263" w14:textId="4CC51B8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87" w:author="Author"/>
          <w:rFonts w:ascii="Consolas" w:eastAsiaTheme="minorHAnsi" w:hAnsi="Consolas"/>
          <w:color w:val="000000"/>
          <w:sz w:val="16"/>
          <w:szCs w:val="16"/>
        </w:rPr>
      </w:pPr>
      <w:del w:id="258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value="/.*"/&gt;</w:delText>
        </w:r>
      </w:del>
    </w:p>
    <w:p w14:paraId="3C13B87E" w14:textId="40BDD72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89" w:author="Author"/>
          <w:rFonts w:ascii="Consolas" w:eastAsiaTheme="minorHAnsi" w:hAnsi="Consolas"/>
          <w:color w:val="000000"/>
          <w:sz w:val="16"/>
          <w:szCs w:val="16"/>
        </w:rPr>
      </w:pPr>
      <w:del w:id="259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5B997C29" w14:textId="4DF37CC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91" w:author="Author"/>
          <w:rFonts w:ascii="Consolas" w:eastAsiaTheme="minorHAnsi" w:hAnsi="Consolas"/>
          <w:color w:val="000000"/>
          <w:sz w:val="16"/>
          <w:szCs w:val="16"/>
        </w:rPr>
      </w:pPr>
      <w:del w:id="2592" w:author="Author">
        <w:r w:rsidRPr="00515F94" w:rsidDel="00800BEE">
          <w:rPr>
            <w:rFonts w:ascii="Consolas" w:eastAsiaTheme="minorHAnsi" w:hAnsi="Consolas"/>
            <w:color w:val="000000"/>
            <w:sz w:val="16"/>
            <w:szCs w:val="16"/>
          </w:rPr>
          <w:tab/>
          <w:delText>&lt;/xs:simpleType&gt;</w:delText>
        </w:r>
      </w:del>
    </w:p>
    <w:p w14:paraId="2A3D0830" w14:textId="110601E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93" w:author="Author"/>
          <w:rFonts w:ascii="Consolas" w:eastAsiaTheme="minorHAnsi" w:hAnsi="Consolas"/>
          <w:color w:val="000000"/>
          <w:sz w:val="16"/>
          <w:szCs w:val="16"/>
        </w:rPr>
      </w:pPr>
      <w:del w:id="2594" w:author="Author">
        <w:r w:rsidRPr="00515F94" w:rsidDel="00800BEE">
          <w:rPr>
            <w:rFonts w:ascii="Consolas" w:eastAsiaTheme="minorHAnsi" w:hAnsi="Consolas"/>
            <w:color w:val="000000"/>
            <w:sz w:val="16"/>
            <w:szCs w:val="16"/>
          </w:rPr>
          <w:tab/>
          <w:delText>&lt;xs:simpleType name="ST_Box2D"&gt;</w:delText>
        </w:r>
      </w:del>
    </w:p>
    <w:p w14:paraId="026FE45F" w14:textId="2E83FC8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95" w:author="Author"/>
          <w:rFonts w:ascii="Consolas" w:eastAsiaTheme="minorHAnsi" w:hAnsi="Consolas"/>
          <w:color w:val="000000"/>
          <w:sz w:val="16"/>
          <w:szCs w:val="16"/>
        </w:rPr>
      </w:pPr>
      <w:del w:id="259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1998B634" w14:textId="187C437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97" w:author="Author"/>
          <w:rFonts w:ascii="Consolas" w:eastAsiaTheme="minorHAnsi" w:hAnsi="Consolas"/>
          <w:color w:val="000000"/>
          <w:sz w:val="16"/>
          <w:szCs w:val="16"/>
        </w:rPr>
      </w:pPr>
      <w:del w:id="259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&lt;xs:whiteSpace value="collapse"/&gt;</w:delText>
        </w:r>
      </w:del>
    </w:p>
    <w:p w14:paraId="1292AA62" w14:textId="08284F1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599" w:author="Author"/>
          <w:rFonts w:ascii="Consolas" w:eastAsiaTheme="minorHAnsi" w:hAnsi="Consolas"/>
          <w:color w:val="000000"/>
          <w:sz w:val="16"/>
          <w:szCs w:val="16"/>
        </w:rPr>
      </w:pPr>
      <w:del w:id="260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value="((\-|\+)?(([0-9]+(\.[0-9]+)?)|(\.[0-9]+))((e|E)(\-|\+)?[0-9]+)?) ((\-|\+)?(([0-9]+(\.[0-9]+)?)|(\.[0-9]+))((e|E)(\-|\+)?[0-9]+)?) ((([0-9]+(\.[0-9]+)?)|(\.[0-9]+))((e|E)(\-|\+)?[0-9]+)?) ((([0-9]+(\.[0-9]+)?)|(\.[0-9]+))((e|E)(\-|\+)?[0-9]+)?)"/&gt;</w:delText>
        </w:r>
      </w:del>
    </w:p>
    <w:p w14:paraId="1F9F32A4" w14:textId="0D6DC81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01" w:author="Author"/>
          <w:rFonts w:ascii="Consolas" w:eastAsiaTheme="minorHAnsi" w:hAnsi="Consolas"/>
          <w:color w:val="000000"/>
          <w:sz w:val="16"/>
          <w:szCs w:val="16"/>
        </w:rPr>
      </w:pPr>
      <w:del w:id="260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39668A88" w14:textId="47A20BC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03" w:author="Author"/>
          <w:rFonts w:ascii="Consolas" w:eastAsiaTheme="minorHAnsi" w:hAnsi="Consolas"/>
          <w:color w:val="000000"/>
          <w:sz w:val="16"/>
          <w:szCs w:val="16"/>
        </w:rPr>
      </w:pPr>
      <w:del w:id="2604" w:author="Author">
        <w:r w:rsidRPr="00515F94" w:rsidDel="00800BEE">
          <w:rPr>
            <w:rFonts w:ascii="Consolas" w:eastAsiaTheme="minorHAnsi" w:hAnsi="Consolas"/>
            <w:color w:val="000000"/>
            <w:sz w:val="16"/>
            <w:szCs w:val="16"/>
          </w:rPr>
          <w:tab/>
          <w:delText>&lt;/xs:simpleType&gt;</w:delText>
        </w:r>
      </w:del>
    </w:p>
    <w:p w14:paraId="2DDD4BCA" w14:textId="01387DB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05" w:author="Author"/>
          <w:rFonts w:ascii="Consolas" w:eastAsiaTheme="minorHAnsi" w:hAnsi="Consolas"/>
          <w:color w:val="000000"/>
          <w:sz w:val="16"/>
          <w:szCs w:val="16"/>
        </w:rPr>
      </w:pPr>
      <w:del w:id="2606" w:author="Author">
        <w:r w:rsidRPr="00515F94" w:rsidDel="00800BEE">
          <w:rPr>
            <w:rFonts w:ascii="Consolas" w:eastAsiaTheme="minorHAnsi" w:hAnsi="Consolas"/>
            <w:color w:val="000000"/>
            <w:sz w:val="16"/>
            <w:szCs w:val="16"/>
          </w:rPr>
          <w:tab/>
          <w:delText>&lt;xs:simpleType name="ST_Number"&gt;</w:delText>
        </w:r>
      </w:del>
    </w:p>
    <w:p w14:paraId="1DB149B2" w14:textId="6F3AC07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07" w:author="Author"/>
          <w:rFonts w:ascii="Consolas" w:eastAsiaTheme="minorHAnsi" w:hAnsi="Consolas"/>
          <w:color w:val="000000"/>
          <w:sz w:val="16"/>
          <w:szCs w:val="16"/>
        </w:rPr>
      </w:pPr>
      <w:del w:id="260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base="xs:double"&gt;</w:delText>
        </w:r>
      </w:del>
    </w:p>
    <w:p w14:paraId="3564E5D1" w14:textId="3BF5CAC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09" w:author="Author"/>
          <w:rFonts w:ascii="Consolas" w:eastAsiaTheme="minorHAnsi" w:hAnsi="Consolas"/>
          <w:color w:val="000000"/>
          <w:sz w:val="16"/>
          <w:szCs w:val="16"/>
        </w:rPr>
      </w:pPr>
      <w:del w:id="261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&lt;xs:whiteSpace value="collapse"/&gt;</w:delText>
        </w:r>
      </w:del>
    </w:p>
    <w:p w14:paraId="7AD14695" w14:textId="5F701E5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11" w:author="Author"/>
          <w:rFonts w:ascii="Consolas" w:eastAsiaTheme="minorHAnsi" w:hAnsi="Consolas"/>
          <w:color w:val="000000"/>
          <w:sz w:val="16"/>
          <w:szCs w:val="16"/>
        </w:rPr>
      </w:pPr>
      <w:del w:id="261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value="((\-|\+)?(([0-9]+(\.[0-9]+)?)|(\.[0-9]+))((e|E)(\-|\+)?[0-9]+)?)"/&gt;</w:delText>
        </w:r>
      </w:del>
    </w:p>
    <w:p w14:paraId="498DC328" w14:textId="6B499DD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13" w:author="Author"/>
          <w:rFonts w:ascii="Consolas" w:eastAsiaTheme="minorHAnsi" w:hAnsi="Consolas"/>
          <w:color w:val="000000"/>
          <w:sz w:val="16"/>
          <w:szCs w:val="16"/>
        </w:rPr>
      </w:pPr>
      <w:del w:id="261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5E84A747" w14:textId="023A1D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15" w:author="Author"/>
          <w:rFonts w:ascii="Consolas" w:eastAsiaTheme="minorHAnsi" w:hAnsi="Consolas"/>
          <w:color w:val="000000"/>
          <w:sz w:val="16"/>
          <w:szCs w:val="16"/>
        </w:rPr>
      </w:pPr>
      <w:del w:id="2616" w:author="Author">
        <w:r w:rsidRPr="00515F94" w:rsidDel="00800BEE">
          <w:rPr>
            <w:rFonts w:ascii="Consolas" w:eastAsiaTheme="minorHAnsi" w:hAnsi="Consolas"/>
            <w:color w:val="000000"/>
            <w:sz w:val="16"/>
            <w:szCs w:val="16"/>
          </w:rPr>
          <w:tab/>
          <w:delText>&lt;/xs:simpleType&gt;</w:delText>
        </w:r>
      </w:del>
    </w:p>
    <w:p w14:paraId="22122F27" w14:textId="0A88897D"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17" w:author="Author"/>
          <w:rFonts w:ascii="Consolas" w:eastAsiaTheme="minorHAnsi" w:hAnsi="Consolas"/>
          <w:color w:val="000000"/>
          <w:sz w:val="16"/>
          <w:szCs w:val="16"/>
        </w:rPr>
      </w:pPr>
      <w:del w:id="2618" w:author="Author">
        <w:r w:rsidRPr="00515F94" w:rsidDel="00800BEE">
          <w:rPr>
            <w:rFonts w:ascii="Consolas" w:eastAsiaTheme="minorHAnsi" w:hAnsi="Consolas"/>
            <w:color w:val="000000"/>
            <w:sz w:val="16"/>
            <w:szCs w:val="16"/>
          </w:rPr>
          <w:tab/>
          <w:delText>&lt;xs:simpleType name="ST_ZeroToOne"&gt;</w:delText>
        </w:r>
      </w:del>
    </w:p>
    <w:p w14:paraId="2EA7B546" w14:textId="6C852EC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19" w:author="Author"/>
          <w:rFonts w:ascii="Consolas" w:eastAsiaTheme="minorHAnsi" w:hAnsi="Consolas"/>
          <w:color w:val="000000"/>
          <w:sz w:val="16"/>
          <w:szCs w:val="16"/>
        </w:rPr>
      </w:pPr>
      <w:del w:id="262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base="ST_Number"&gt;</w:delText>
        </w:r>
      </w:del>
    </w:p>
    <w:p w14:paraId="72E20A8E" w14:textId="4C5F87D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21" w:author="Author"/>
          <w:rFonts w:ascii="Consolas" w:eastAsiaTheme="minorHAnsi" w:hAnsi="Consolas"/>
          <w:color w:val="000000"/>
          <w:sz w:val="16"/>
          <w:szCs w:val="16"/>
        </w:rPr>
      </w:pPr>
      <w:del w:id="262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&lt;xs:minInclusive value="0.0"/&gt;</w:delText>
        </w:r>
      </w:del>
    </w:p>
    <w:p w14:paraId="64BBD867" w14:textId="07EAACD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23" w:author="Author"/>
          <w:rFonts w:ascii="Consolas" w:eastAsiaTheme="minorHAnsi" w:hAnsi="Consolas"/>
          <w:color w:val="000000"/>
          <w:sz w:val="16"/>
          <w:szCs w:val="16"/>
        </w:rPr>
      </w:pPr>
      <w:del w:id="262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&lt;xs:maxInclusive value="1.0"/&gt;</w:delText>
        </w:r>
      </w:del>
    </w:p>
    <w:p w14:paraId="1569DA23" w14:textId="50F6030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25" w:author="Author"/>
          <w:rFonts w:ascii="Consolas" w:eastAsiaTheme="minorHAnsi" w:hAnsi="Consolas"/>
          <w:color w:val="000000"/>
          <w:sz w:val="16"/>
          <w:szCs w:val="16"/>
        </w:rPr>
      </w:pPr>
      <w:del w:id="262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18E227B7" w14:textId="08E02474"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27" w:author="Author"/>
          <w:rFonts w:ascii="Consolas" w:eastAsiaTheme="minorHAnsi" w:hAnsi="Consolas"/>
          <w:color w:val="000000"/>
          <w:sz w:val="16"/>
          <w:szCs w:val="16"/>
        </w:rPr>
      </w:pPr>
      <w:del w:id="2628" w:author="Author">
        <w:r w:rsidRPr="00515F94" w:rsidDel="00800BEE">
          <w:rPr>
            <w:rFonts w:ascii="Consolas" w:eastAsiaTheme="minorHAnsi" w:hAnsi="Consolas"/>
            <w:color w:val="000000"/>
            <w:sz w:val="16"/>
            <w:szCs w:val="16"/>
          </w:rPr>
          <w:tab/>
          <w:delText>&lt;/xs:simpleType&gt;</w:delText>
        </w:r>
      </w:del>
    </w:p>
    <w:p w14:paraId="371A5765" w14:textId="19E32CF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29" w:author="Author"/>
          <w:rFonts w:ascii="Consolas" w:eastAsiaTheme="minorHAnsi" w:hAnsi="Consolas"/>
          <w:color w:val="000000"/>
          <w:sz w:val="16"/>
          <w:szCs w:val="16"/>
        </w:rPr>
      </w:pPr>
      <w:del w:id="2630" w:author="Author">
        <w:r w:rsidRPr="00515F94" w:rsidDel="00800BEE">
          <w:rPr>
            <w:rFonts w:ascii="Consolas" w:eastAsiaTheme="minorHAnsi" w:hAnsi="Consolas"/>
            <w:color w:val="000000"/>
            <w:sz w:val="16"/>
            <w:szCs w:val="16"/>
          </w:rPr>
          <w:tab/>
          <w:delText>&lt;xs:simpleType name="ST_Numbers"&gt;</w:delText>
        </w:r>
      </w:del>
    </w:p>
    <w:p w14:paraId="08979536" w14:textId="3B41BE4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31" w:author="Author"/>
          <w:rFonts w:ascii="Consolas" w:eastAsiaTheme="minorHAnsi" w:hAnsi="Consolas"/>
          <w:color w:val="000000"/>
          <w:sz w:val="16"/>
          <w:szCs w:val="16"/>
        </w:rPr>
      </w:pPr>
      <w:del w:id="263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3A43F216" w14:textId="642C7D0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33" w:author="Author"/>
          <w:rFonts w:ascii="Consolas" w:eastAsiaTheme="minorHAnsi" w:hAnsi="Consolas"/>
          <w:color w:val="000000"/>
          <w:sz w:val="16"/>
          <w:szCs w:val="16"/>
        </w:rPr>
      </w:pPr>
      <w:del w:id="263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&lt;xs:whiteSpace value="collapse"/&gt;</w:delText>
        </w:r>
      </w:del>
    </w:p>
    <w:p w14:paraId="5BAB1C0B" w14:textId="258DB64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35" w:author="Author"/>
          <w:rFonts w:ascii="Consolas" w:eastAsiaTheme="minorHAnsi" w:hAnsi="Consolas"/>
          <w:color w:val="000000"/>
          <w:sz w:val="16"/>
          <w:szCs w:val="16"/>
        </w:rPr>
      </w:pPr>
      <w:del w:id="263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value="(((\-|\+)?(([0-9]+(\.[0-9]+)?)|(\.[0-9]+))((e|E)(\-|\+)?[0-9]+)?( )?)+)"/&gt;</w:delText>
        </w:r>
      </w:del>
    </w:p>
    <w:p w14:paraId="4E5FBAF8" w14:textId="4897471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37" w:author="Author"/>
          <w:rFonts w:ascii="Consolas" w:eastAsiaTheme="minorHAnsi" w:hAnsi="Consolas"/>
          <w:color w:val="000000"/>
          <w:sz w:val="16"/>
          <w:szCs w:val="16"/>
        </w:rPr>
      </w:pPr>
      <w:del w:id="263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4994A84A" w14:textId="6E8E3FA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39" w:author="Author"/>
          <w:rFonts w:ascii="Consolas" w:eastAsiaTheme="minorHAnsi" w:hAnsi="Consolas"/>
          <w:color w:val="000000"/>
          <w:sz w:val="16"/>
          <w:szCs w:val="16"/>
        </w:rPr>
      </w:pPr>
      <w:del w:id="2640" w:author="Author">
        <w:r w:rsidRPr="00515F94" w:rsidDel="00800BEE">
          <w:rPr>
            <w:rFonts w:ascii="Consolas" w:eastAsiaTheme="minorHAnsi" w:hAnsi="Consolas"/>
            <w:color w:val="000000"/>
            <w:sz w:val="16"/>
            <w:szCs w:val="16"/>
          </w:rPr>
          <w:tab/>
          <w:delText>&lt;/xs:simpleType&gt;</w:delText>
        </w:r>
      </w:del>
    </w:p>
    <w:p w14:paraId="670903CF" w14:textId="622BBEE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41" w:author="Author"/>
          <w:rFonts w:ascii="Consolas" w:eastAsiaTheme="minorHAnsi" w:hAnsi="Consolas"/>
          <w:color w:val="000000"/>
          <w:sz w:val="16"/>
          <w:szCs w:val="16"/>
        </w:rPr>
      </w:pPr>
      <w:del w:id="2642" w:author="Author">
        <w:r w:rsidRPr="00515F94" w:rsidDel="00800BEE">
          <w:rPr>
            <w:rFonts w:ascii="Consolas" w:eastAsiaTheme="minorHAnsi" w:hAnsi="Consolas"/>
            <w:color w:val="000000"/>
            <w:sz w:val="16"/>
            <w:szCs w:val="16"/>
          </w:rPr>
          <w:tab/>
          <w:delText>&lt;xs:simpleType name="ST_ResourceID"&gt;</w:delText>
        </w:r>
      </w:del>
    </w:p>
    <w:p w14:paraId="5FE40FBD" w14:textId="4347A5C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43" w:author="Author"/>
          <w:rFonts w:ascii="Consolas" w:eastAsiaTheme="minorHAnsi" w:hAnsi="Consolas"/>
          <w:color w:val="000000"/>
          <w:sz w:val="16"/>
          <w:szCs w:val="16"/>
        </w:rPr>
      </w:pPr>
      <w:del w:id="264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base="xs:positiveInteger"&gt;</w:delText>
        </w:r>
      </w:del>
    </w:p>
    <w:p w14:paraId="4B3CA2F2" w14:textId="2EAF48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45" w:author="Author"/>
          <w:rFonts w:ascii="Consolas" w:eastAsiaTheme="minorHAnsi" w:hAnsi="Consolas"/>
          <w:color w:val="000000"/>
          <w:sz w:val="16"/>
          <w:szCs w:val="16"/>
        </w:rPr>
      </w:pPr>
      <w:del w:id="264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&lt;xs:maxExclusive value="2147483648"/&gt;</w:delText>
        </w:r>
      </w:del>
    </w:p>
    <w:p w14:paraId="7043FD38" w14:textId="20E78CA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47" w:author="Author"/>
          <w:rFonts w:ascii="Consolas" w:eastAsiaTheme="minorHAnsi" w:hAnsi="Consolas"/>
          <w:color w:val="000000"/>
          <w:sz w:val="16"/>
          <w:szCs w:val="16"/>
        </w:rPr>
      </w:pPr>
      <w:del w:id="264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7B564F57" w14:textId="6E0C471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49" w:author="Author"/>
          <w:rFonts w:ascii="Consolas" w:eastAsiaTheme="minorHAnsi" w:hAnsi="Consolas"/>
          <w:color w:val="000000"/>
          <w:sz w:val="16"/>
          <w:szCs w:val="16"/>
        </w:rPr>
      </w:pPr>
      <w:del w:id="2650" w:author="Author">
        <w:r w:rsidRPr="00515F94" w:rsidDel="00800BEE">
          <w:rPr>
            <w:rFonts w:ascii="Consolas" w:eastAsiaTheme="minorHAnsi" w:hAnsi="Consolas"/>
            <w:color w:val="000000"/>
            <w:sz w:val="16"/>
            <w:szCs w:val="16"/>
          </w:rPr>
          <w:tab/>
          <w:delText>&lt;/xs:simpleType&gt;</w:delText>
        </w:r>
      </w:del>
    </w:p>
    <w:p w14:paraId="392EC281" w14:textId="681169A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51" w:author="Author"/>
          <w:rFonts w:ascii="Consolas" w:eastAsiaTheme="minorHAnsi" w:hAnsi="Consolas"/>
          <w:color w:val="000000"/>
          <w:sz w:val="16"/>
          <w:szCs w:val="16"/>
        </w:rPr>
      </w:pPr>
      <w:del w:id="2652" w:author="Author">
        <w:r w:rsidRPr="00515F94" w:rsidDel="00800BEE">
          <w:rPr>
            <w:rFonts w:ascii="Consolas" w:eastAsiaTheme="minorHAnsi" w:hAnsi="Consolas"/>
            <w:color w:val="000000"/>
            <w:sz w:val="16"/>
            <w:szCs w:val="16"/>
          </w:rPr>
          <w:tab/>
          <w:delText>&lt;xs:simpleType name="ST_ResourceIndex"&gt;</w:delText>
        </w:r>
      </w:del>
    </w:p>
    <w:p w14:paraId="51E8991E" w14:textId="7F0EC2A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53" w:author="Author"/>
          <w:rFonts w:ascii="Consolas" w:eastAsiaTheme="minorHAnsi" w:hAnsi="Consolas"/>
          <w:color w:val="000000"/>
          <w:sz w:val="16"/>
          <w:szCs w:val="16"/>
        </w:rPr>
      </w:pPr>
      <w:del w:id="265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base="xs:nonNegativeInteger"&gt;</w:delText>
        </w:r>
      </w:del>
    </w:p>
    <w:p w14:paraId="6346EDF6" w14:textId="744F114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55" w:author="Author"/>
          <w:rFonts w:ascii="Consolas" w:eastAsiaTheme="minorHAnsi" w:hAnsi="Consolas"/>
          <w:color w:val="000000"/>
          <w:sz w:val="16"/>
          <w:szCs w:val="16"/>
        </w:rPr>
      </w:pPr>
      <w:del w:id="265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&lt;xs:maxExclusive value="2147483648"/&gt;</w:delText>
        </w:r>
      </w:del>
    </w:p>
    <w:p w14:paraId="3323DCF2" w14:textId="1855E3A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57" w:author="Author"/>
          <w:rFonts w:ascii="Consolas" w:eastAsiaTheme="minorHAnsi" w:hAnsi="Consolas"/>
          <w:color w:val="000000"/>
          <w:sz w:val="16"/>
          <w:szCs w:val="16"/>
        </w:rPr>
      </w:pPr>
      <w:del w:id="265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01DFFCF2" w14:textId="320A32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59" w:author="Author"/>
          <w:rFonts w:ascii="Consolas" w:eastAsiaTheme="minorHAnsi" w:hAnsi="Consolas"/>
          <w:color w:val="000000"/>
          <w:sz w:val="16"/>
          <w:szCs w:val="16"/>
        </w:rPr>
      </w:pPr>
      <w:del w:id="2660" w:author="Author">
        <w:r w:rsidRPr="00515F94" w:rsidDel="00800BEE">
          <w:rPr>
            <w:rFonts w:ascii="Consolas" w:eastAsiaTheme="minorHAnsi" w:hAnsi="Consolas"/>
            <w:color w:val="000000"/>
            <w:sz w:val="16"/>
            <w:szCs w:val="16"/>
          </w:rPr>
          <w:tab/>
          <w:delText>&lt;/xs:simpleType&gt;</w:delText>
        </w:r>
      </w:del>
    </w:p>
    <w:p w14:paraId="08F778E7" w14:textId="4C30625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61" w:author="Author"/>
          <w:rFonts w:ascii="Consolas" w:eastAsiaTheme="minorHAnsi" w:hAnsi="Consolas"/>
          <w:color w:val="000000"/>
          <w:sz w:val="16"/>
          <w:szCs w:val="16"/>
        </w:rPr>
      </w:pPr>
      <w:del w:id="2662" w:author="Author">
        <w:r w:rsidRPr="00515F94" w:rsidDel="00800BEE">
          <w:rPr>
            <w:rFonts w:ascii="Consolas" w:eastAsiaTheme="minorHAnsi" w:hAnsi="Consolas"/>
            <w:color w:val="000000"/>
            <w:sz w:val="16"/>
            <w:szCs w:val="16"/>
          </w:rPr>
          <w:tab/>
          <w:delText>&lt;xs:simpleType name="ST_ResourceIndices"&gt;</w:delText>
        </w:r>
      </w:del>
    </w:p>
    <w:p w14:paraId="18E5F71C" w14:textId="718EA71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63" w:author="Author"/>
          <w:rFonts w:ascii="Consolas" w:eastAsiaTheme="minorHAnsi" w:hAnsi="Consolas"/>
          <w:color w:val="000000"/>
          <w:sz w:val="16"/>
          <w:szCs w:val="16"/>
        </w:rPr>
      </w:pPr>
      <w:del w:id="2664"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4945B8B1" w14:textId="08AD94D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65" w:author="Author"/>
          <w:rFonts w:ascii="Consolas" w:eastAsiaTheme="minorHAnsi" w:hAnsi="Consolas"/>
          <w:color w:val="000000"/>
          <w:sz w:val="16"/>
          <w:szCs w:val="16"/>
        </w:rPr>
      </w:pPr>
      <w:del w:id="266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&lt;xs:whiteSpace value="collapse"/&gt;</w:delText>
        </w:r>
      </w:del>
    </w:p>
    <w:p w14:paraId="12CB2C7E" w14:textId="0633FAD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67" w:author="Author"/>
          <w:rFonts w:ascii="Consolas" w:eastAsiaTheme="minorHAnsi" w:hAnsi="Consolas"/>
          <w:color w:val="000000"/>
          <w:sz w:val="16"/>
          <w:szCs w:val="16"/>
        </w:rPr>
      </w:pPr>
      <w:del w:id="266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 )?)+"/&gt;</w:delText>
        </w:r>
      </w:del>
    </w:p>
    <w:p w14:paraId="177692D3" w14:textId="1329B6F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69" w:author="Author"/>
          <w:rFonts w:ascii="Consolas" w:eastAsiaTheme="minorHAnsi" w:hAnsi="Consolas"/>
          <w:color w:val="000000"/>
          <w:sz w:val="16"/>
          <w:szCs w:val="16"/>
        </w:rPr>
      </w:pPr>
      <w:del w:id="267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3AEB7335" w14:textId="425CB4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71" w:author="Author"/>
          <w:rFonts w:ascii="Consolas" w:eastAsiaTheme="minorHAnsi" w:hAnsi="Consolas"/>
          <w:color w:val="000000"/>
          <w:sz w:val="16"/>
          <w:szCs w:val="16"/>
        </w:rPr>
      </w:pPr>
      <w:del w:id="2672" w:author="Author">
        <w:r w:rsidRPr="00515F94" w:rsidDel="00800BEE">
          <w:rPr>
            <w:rFonts w:ascii="Consolas" w:eastAsiaTheme="minorHAnsi" w:hAnsi="Consolas"/>
            <w:color w:val="000000"/>
            <w:sz w:val="16"/>
            <w:szCs w:val="16"/>
          </w:rPr>
          <w:tab/>
          <w:delText>&lt;/xs:simpleType&gt;</w:delText>
        </w:r>
      </w:del>
    </w:p>
    <w:p w14:paraId="75AF87D3" w14:textId="79759D1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73" w:author="Author"/>
          <w:rFonts w:ascii="Consolas" w:eastAsiaTheme="minorHAnsi" w:hAnsi="Consolas"/>
          <w:color w:val="000000"/>
          <w:sz w:val="16"/>
          <w:szCs w:val="16"/>
        </w:rPr>
      </w:pPr>
      <w:del w:id="2674" w:author="Author">
        <w:r w:rsidRPr="00515F94" w:rsidDel="00800BEE">
          <w:rPr>
            <w:rFonts w:ascii="Consolas" w:eastAsiaTheme="minorHAnsi" w:hAnsi="Consolas"/>
            <w:color w:val="000000"/>
            <w:sz w:val="16"/>
            <w:szCs w:val="16"/>
          </w:rPr>
          <w:tab/>
          <w:delText>&lt;xs:simpleType name="ST_ResourceIDs"&gt;</w:delText>
        </w:r>
      </w:del>
    </w:p>
    <w:p w14:paraId="69FAA61B" w14:textId="301840D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75" w:author="Author"/>
          <w:rFonts w:ascii="Consolas" w:eastAsiaTheme="minorHAnsi" w:hAnsi="Consolas"/>
          <w:color w:val="000000"/>
          <w:sz w:val="16"/>
          <w:szCs w:val="16"/>
        </w:rPr>
      </w:pPr>
      <w:del w:id="2676"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 base="xs:string"&gt;</w:delText>
        </w:r>
      </w:del>
    </w:p>
    <w:p w14:paraId="4FC34EC5" w14:textId="2D7B5417"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77" w:author="Author"/>
          <w:rFonts w:ascii="Consolas" w:eastAsiaTheme="minorHAnsi" w:hAnsi="Consolas"/>
          <w:color w:val="000000"/>
          <w:sz w:val="16"/>
          <w:szCs w:val="16"/>
        </w:rPr>
      </w:pPr>
      <w:del w:id="2678"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&lt;xs:whiteSpace value="collapse"/&gt;</w:delText>
        </w:r>
      </w:del>
    </w:p>
    <w:p w14:paraId="12B1CA2A" w14:textId="469D285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79" w:author="Author"/>
          <w:rFonts w:ascii="Consolas" w:eastAsiaTheme="minorHAnsi" w:hAnsi="Consolas"/>
          <w:color w:val="000000"/>
          <w:sz w:val="16"/>
          <w:szCs w:val="16"/>
        </w:rPr>
      </w:pPr>
      <w:del w:id="2680"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&lt;xs:pattern value="(([0-9]+)( )?)+"/&gt;</w:delText>
        </w:r>
      </w:del>
    </w:p>
    <w:p w14:paraId="49A564A1" w14:textId="1620766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81" w:author="Author"/>
          <w:rFonts w:ascii="Consolas" w:eastAsiaTheme="minorHAnsi" w:hAnsi="Consolas"/>
          <w:color w:val="000000"/>
          <w:sz w:val="16"/>
          <w:szCs w:val="16"/>
        </w:rPr>
      </w:pPr>
      <w:del w:id="2682" w:author="Author">
        <w:r w:rsidRPr="00515F94" w:rsidDel="00800BEE">
          <w:rPr>
            <w:rFonts w:ascii="Consolas" w:eastAsiaTheme="minorHAnsi" w:hAnsi="Consolas"/>
            <w:color w:val="000000"/>
            <w:sz w:val="16"/>
            <w:szCs w:val="16"/>
          </w:rPr>
          <w:tab/>
        </w:r>
        <w:r w:rsidRPr="00515F94" w:rsidDel="00800BEE">
          <w:rPr>
            <w:rFonts w:ascii="Consolas" w:eastAsiaTheme="minorHAnsi" w:hAnsi="Consolas"/>
            <w:color w:val="000000"/>
            <w:sz w:val="16"/>
            <w:szCs w:val="16"/>
          </w:rPr>
          <w:tab/>
          <w:delText>&lt;/xs:restriction&gt;</w:delText>
        </w:r>
      </w:del>
    </w:p>
    <w:p w14:paraId="6912573E" w14:textId="766C2CF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83" w:author="Author"/>
          <w:rFonts w:ascii="Consolas" w:eastAsiaTheme="minorHAnsi" w:hAnsi="Consolas"/>
          <w:color w:val="000000"/>
          <w:sz w:val="16"/>
          <w:szCs w:val="16"/>
        </w:rPr>
      </w:pPr>
      <w:del w:id="2684" w:author="Author">
        <w:r w:rsidRPr="00515F94" w:rsidDel="00800BEE">
          <w:rPr>
            <w:rFonts w:ascii="Consolas" w:eastAsiaTheme="minorHAnsi" w:hAnsi="Consolas"/>
            <w:color w:val="000000"/>
            <w:sz w:val="16"/>
            <w:szCs w:val="16"/>
          </w:rPr>
          <w:tab/>
          <w:delText>&lt;/xs:simpleType&gt;</w:delText>
        </w:r>
      </w:del>
    </w:p>
    <w:p w14:paraId="7FA9CECB" w14:textId="2F067CEA"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85" w:author="Author"/>
          <w:rFonts w:ascii="Consolas" w:eastAsiaTheme="minorHAnsi" w:hAnsi="Consolas"/>
          <w:color w:val="000000"/>
          <w:sz w:val="16"/>
          <w:szCs w:val="16"/>
        </w:rPr>
      </w:pPr>
      <w:del w:id="2686" w:author="Author">
        <w:r w:rsidRPr="00515F94" w:rsidDel="00800BEE">
          <w:rPr>
            <w:rFonts w:ascii="Consolas" w:eastAsiaTheme="minorHAnsi" w:hAnsi="Consolas"/>
            <w:color w:val="000000"/>
            <w:sz w:val="16"/>
            <w:szCs w:val="16"/>
          </w:rPr>
          <w:delText xml:space="preserve">  &lt;xs:simpleType name="ST_BlendMethods"&gt;</w:delText>
        </w:r>
      </w:del>
    </w:p>
    <w:p w14:paraId="306F49D1" w14:textId="26F2EDD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87" w:author="Author"/>
          <w:rFonts w:ascii="Consolas" w:eastAsiaTheme="minorHAnsi" w:hAnsi="Consolas"/>
          <w:color w:val="000000"/>
          <w:sz w:val="16"/>
          <w:szCs w:val="16"/>
        </w:rPr>
      </w:pPr>
      <w:del w:id="2688" w:author="Author">
        <w:r w:rsidRPr="00515F94" w:rsidDel="00800BEE">
          <w:rPr>
            <w:rFonts w:ascii="Consolas" w:eastAsiaTheme="minorHAnsi" w:hAnsi="Consolas"/>
            <w:color w:val="000000"/>
            <w:sz w:val="16"/>
            <w:szCs w:val="16"/>
          </w:rPr>
          <w:delText xml:space="preserve">    &lt;xs:restriction base="xs:string"&gt;</w:delText>
        </w:r>
      </w:del>
    </w:p>
    <w:p w14:paraId="386FAB5F" w14:textId="509BC40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89" w:author="Author"/>
          <w:rFonts w:ascii="Consolas" w:eastAsiaTheme="minorHAnsi" w:hAnsi="Consolas"/>
          <w:color w:val="000000"/>
          <w:sz w:val="16"/>
          <w:szCs w:val="16"/>
        </w:rPr>
      </w:pPr>
      <w:del w:id="2690" w:author="Author">
        <w:r w:rsidRPr="00515F94" w:rsidDel="00800BEE">
          <w:rPr>
            <w:rFonts w:ascii="Consolas" w:eastAsiaTheme="minorHAnsi" w:hAnsi="Consolas"/>
            <w:color w:val="000000"/>
            <w:sz w:val="16"/>
            <w:szCs w:val="16"/>
          </w:rPr>
          <w:delText xml:space="preserve">      &lt;xs:whiteSpace value="collapse"/&gt;</w:delText>
        </w:r>
      </w:del>
    </w:p>
    <w:p w14:paraId="2F0E2A30" w14:textId="02BBEF6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91" w:author="Author"/>
          <w:rFonts w:ascii="Consolas" w:eastAsiaTheme="minorHAnsi" w:hAnsi="Consolas"/>
          <w:color w:val="000000"/>
          <w:sz w:val="16"/>
          <w:szCs w:val="16"/>
        </w:rPr>
      </w:pPr>
      <w:del w:id="2692" w:author="Author">
        <w:r w:rsidRPr="00515F94" w:rsidDel="00800BEE">
          <w:rPr>
            <w:rFonts w:ascii="Consolas" w:eastAsiaTheme="minorHAnsi" w:hAnsi="Consolas"/>
            <w:color w:val="000000"/>
            <w:sz w:val="16"/>
            <w:szCs w:val="16"/>
          </w:rPr>
          <w:delText xml:space="preserve">      &lt;xs:pattern value="(add|multiply)( (add|multiply))*"/&gt;</w:delText>
        </w:r>
      </w:del>
    </w:p>
    <w:p w14:paraId="4D7542A3" w14:textId="323C309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93" w:author="Author"/>
          <w:rFonts w:ascii="Consolas" w:eastAsiaTheme="minorHAnsi" w:hAnsi="Consolas"/>
          <w:color w:val="000000"/>
          <w:sz w:val="16"/>
          <w:szCs w:val="16"/>
        </w:rPr>
      </w:pPr>
      <w:del w:id="2694" w:author="Author">
        <w:r w:rsidRPr="00515F94" w:rsidDel="00800BEE">
          <w:rPr>
            <w:rFonts w:ascii="Consolas" w:eastAsiaTheme="minorHAnsi" w:hAnsi="Consolas"/>
            <w:color w:val="000000"/>
            <w:sz w:val="16"/>
            <w:szCs w:val="16"/>
          </w:rPr>
          <w:delText xml:space="preserve">    &lt;/xs:restriction&gt;</w:delText>
        </w:r>
      </w:del>
    </w:p>
    <w:p w14:paraId="268A40D5" w14:textId="4A20922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95" w:author="Author"/>
          <w:rFonts w:ascii="Consolas" w:eastAsiaTheme="minorHAnsi" w:hAnsi="Consolas"/>
          <w:color w:val="000000"/>
          <w:sz w:val="16"/>
          <w:szCs w:val="16"/>
        </w:rPr>
      </w:pPr>
      <w:del w:id="2696" w:author="Author">
        <w:r w:rsidRPr="00515F94" w:rsidDel="00800BEE">
          <w:rPr>
            <w:rFonts w:ascii="Consolas" w:eastAsiaTheme="minorHAnsi" w:hAnsi="Consolas"/>
            <w:color w:val="000000"/>
            <w:sz w:val="16"/>
            <w:szCs w:val="16"/>
          </w:rPr>
          <w:delText xml:space="preserve">  &lt;/xs:simpleType&gt;</w:delText>
        </w:r>
      </w:del>
    </w:p>
    <w:p w14:paraId="20E5E826" w14:textId="5E92D93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97" w:author="Author"/>
          <w:rFonts w:ascii="Consolas" w:eastAsiaTheme="minorHAnsi" w:hAnsi="Consolas"/>
          <w:color w:val="000000"/>
          <w:sz w:val="16"/>
          <w:szCs w:val="16"/>
        </w:rPr>
      </w:pPr>
      <w:del w:id="2698" w:author="Author">
        <w:r w:rsidRPr="00515F94" w:rsidDel="00800BEE">
          <w:rPr>
            <w:rFonts w:ascii="Consolas" w:eastAsiaTheme="minorHAnsi" w:hAnsi="Consolas"/>
            <w:color w:val="000000"/>
            <w:sz w:val="16"/>
            <w:szCs w:val="16"/>
          </w:rPr>
          <w:delText xml:space="preserve">  </w:delText>
        </w:r>
      </w:del>
    </w:p>
    <w:p w14:paraId="2F07B932" w14:textId="42A351D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699" w:author="Author"/>
          <w:rFonts w:ascii="Consolas" w:eastAsiaTheme="minorHAnsi" w:hAnsi="Consolas"/>
          <w:color w:val="000000"/>
          <w:sz w:val="16"/>
          <w:szCs w:val="16"/>
        </w:rPr>
      </w:pPr>
      <w:del w:id="2700" w:author="Author">
        <w:r w:rsidRPr="00515F94" w:rsidDel="00800BEE">
          <w:rPr>
            <w:rFonts w:ascii="Consolas" w:eastAsiaTheme="minorHAnsi" w:hAnsi="Consolas"/>
            <w:color w:val="000000"/>
            <w:sz w:val="16"/>
            <w:szCs w:val="16"/>
          </w:rPr>
          <w:delText xml:space="preserve">  &lt;!-- Elements --&gt;</w:delText>
        </w:r>
      </w:del>
    </w:p>
    <w:p w14:paraId="56588044" w14:textId="0E889169"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01" w:author="Author"/>
          <w:rFonts w:ascii="Consolas" w:eastAsiaTheme="minorHAnsi" w:hAnsi="Consolas"/>
          <w:color w:val="000000"/>
          <w:sz w:val="16"/>
          <w:szCs w:val="16"/>
        </w:rPr>
      </w:pPr>
      <w:del w:id="2702" w:author="Author">
        <w:r w:rsidRPr="00515F94" w:rsidDel="00800BEE">
          <w:rPr>
            <w:rFonts w:ascii="Consolas" w:eastAsiaTheme="minorHAnsi" w:hAnsi="Consolas"/>
            <w:color w:val="000000"/>
            <w:sz w:val="16"/>
            <w:szCs w:val="16"/>
          </w:rPr>
          <w:tab/>
          <w:delText>&lt;xs:element name="texture2d" type="CT_Texture2D"/&gt;</w:delText>
        </w:r>
      </w:del>
    </w:p>
    <w:p w14:paraId="1C3D8706" w14:textId="283F21DE"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03" w:author="Author"/>
          <w:rFonts w:ascii="Consolas" w:eastAsiaTheme="minorHAnsi" w:hAnsi="Consolas"/>
          <w:color w:val="000000"/>
          <w:sz w:val="16"/>
          <w:szCs w:val="16"/>
        </w:rPr>
      </w:pPr>
      <w:del w:id="2704" w:author="Author">
        <w:r w:rsidRPr="00515F94" w:rsidDel="00800BEE">
          <w:rPr>
            <w:rFonts w:ascii="Consolas" w:eastAsiaTheme="minorHAnsi" w:hAnsi="Consolas"/>
            <w:color w:val="000000"/>
            <w:sz w:val="16"/>
            <w:szCs w:val="16"/>
          </w:rPr>
          <w:tab/>
          <w:delText>&lt;xs:element name="colorgroup" type="CT_ColorGroup"/&gt;</w:delText>
        </w:r>
      </w:del>
    </w:p>
    <w:p w14:paraId="7F71AE3E" w14:textId="1903086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05" w:author="Author"/>
          <w:rFonts w:ascii="Consolas" w:eastAsiaTheme="minorHAnsi" w:hAnsi="Consolas"/>
          <w:color w:val="000000"/>
          <w:sz w:val="16"/>
          <w:szCs w:val="16"/>
        </w:rPr>
      </w:pPr>
      <w:del w:id="2706" w:author="Author">
        <w:r w:rsidRPr="00515F94" w:rsidDel="00800BEE">
          <w:rPr>
            <w:rFonts w:ascii="Consolas" w:eastAsiaTheme="minorHAnsi" w:hAnsi="Consolas"/>
            <w:color w:val="000000"/>
            <w:sz w:val="16"/>
            <w:szCs w:val="16"/>
          </w:rPr>
          <w:tab/>
          <w:delText>&lt;xs:element name="color" type="CT_Color"/&gt;</w:delText>
        </w:r>
      </w:del>
    </w:p>
    <w:p w14:paraId="47368226" w14:textId="5FAFF0E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07" w:author="Author"/>
          <w:rFonts w:ascii="Consolas" w:eastAsiaTheme="minorHAnsi" w:hAnsi="Consolas"/>
          <w:color w:val="000000"/>
          <w:sz w:val="16"/>
          <w:szCs w:val="16"/>
        </w:rPr>
      </w:pPr>
      <w:del w:id="2708" w:author="Author">
        <w:r w:rsidRPr="00515F94" w:rsidDel="00800BEE">
          <w:rPr>
            <w:rFonts w:ascii="Consolas" w:eastAsiaTheme="minorHAnsi" w:hAnsi="Consolas"/>
            <w:color w:val="000000"/>
            <w:sz w:val="16"/>
            <w:szCs w:val="16"/>
          </w:rPr>
          <w:tab/>
          <w:delText>&lt;xs:element name="texture2dgroup" type="CT_Texture2DGroup"/&gt;</w:delText>
        </w:r>
      </w:del>
    </w:p>
    <w:p w14:paraId="112BCEF0" w14:textId="7BB9895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09" w:author="Author"/>
          <w:rFonts w:ascii="Consolas" w:eastAsiaTheme="minorHAnsi" w:hAnsi="Consolas"/>
          <w:color w:val="000000"/>
          <w:sz w:val="16"/>
          <w:szCs w:val="16"/>
        </w:rPr>
      </w:pPr>
      <w:del w:id="2710" w:author="Author">
        <w:r w:rsidRPr="00515F94" w:rsidDel="00800BEE">
          <w:rPr>
            <w:rFonts w:ascii="Consolas" w:eastAsiaTheme="minorHAnsi" w:hAnsi="Consolas"/>
            <w:color w:val="000000"/>
            <w:sz w:val="16"/>
            <w:szCs w:val="16"/>
          </w:rPr>
          <w:tab/>
          <w:delText>&lt;xs:element name="tex2coord" type="CT_Tex2Coord"/&gt;</w:delText>
        </w:r>
      </w:del>
    </w:p>
    <w:p w14:paraId="58AE8C93" w14:textId="17D683A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11" w:author="Author"/>
          <w:rFonts w:ascii="Consolas" w:eastAsiaTheme="minorHAnsi" w:hAnsi="Consolas"/>
          <w:color w:val="000000"/>
          <w:sz w:val="16"/>
          <w:szCs w:val="16"/>
        </w:rPr>
      </w:pPr>
      <w:del w:id="2712" w:author="Author">
        <w:r w:rsidRPr="00515F94" w:rsidDel="00800BEE">
          <w:rPr>
            <w:rFonts w:ascii="Consolas" w:eastAsiaTheme="minorHAnsi" w:hAnsi="Consolas"/>
            <w:color w:val="000000"/>
            <w:sz w:val="16"/>
            <w:szCs w:val="16"/>
          </w:rPr>
          <w:tab/>
          <w:delText>&lt;xs:element name="compositematerials" type="CT_CompositeMaterials"/&gt;</w:delText>
        </w:r>
      </w:del>
    </w:p>
    <w:p w14:paraId="3B53D6DE" w14:textId="1B858E96"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13" w:author="Author"/>
          <w:rFonts w:ascii="Consolas" w:eastAsiaTheme="minorHAnsi" w:hAnsi="Consolas"/>
          <w:color w:val="000000"/>
          <w:sz w:val="16"/>
          <w:szCs w:val="16"/>
        </w:rPr>
      </w:pPr>
      <w:del w:id="2714" w:author="Author">
        <w:r w:rsidRPr="00515F94" w:rsidDel="00800BEE">
          <w:rPr>
            <w:rFonts w:ascii="Consolas" w:eastAsiaTheme="minorHAnsi" w:hAnsi="Consolas"/>
            <w:color w:val="000000"/>
            <w:sz w:val="16"/>
            <w:szCs w:val="16"/>
          </w:rPr>
          <w:tab/>
          <w:delText>&lt;xs:element name="composite" type="CT_Composite"/&gt;</w:delText>
        </w:r>
      </w:del>
    </w:p>
    <w:p w14:paraId="1A66D8F8" w14:textId="6DBBE010"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15" w:author="Author"/>
          <w:rFonts w:ascii="Consolas" w:eastAsiaTheme="minorHAnsi" w:hAnsi="Consolas"/>
          <w:color w:val="000000"/>
          <w:sz w:val="16"/>
          <w:szCs w:val="16"/>
        </w:rPr>
      </w:pPr>
      <w:del w:id="2716" w:author="Author">
        <w:r w:rsidRPr="00515F94" w:rsidDel="00800BEE">
          <w:rPr>
            <w:rFonts w:ascii="Consolas" w:eastAsiaTheme="minorHAnsi" w:hAnsi="Consolas"/>
            <w:color w:val="000000"/>
            <w:sz w:val="16"/>
            <w:szCs w:val="16"/>
          </w:rPr>
          <w:tab/>
          <w:delText>&lt;xs:element name="multiproperties" type="CT_MultiProperties"/&gt;</w:delText>
        </w:r>
      </w:del>
    </w:p>
    <w:p w14:paraId="769E5F28" w14:textId="351C9FA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17" w:author="Author"/>
          <w:rFonts w:ascii="Consolas" w:eastAsiaTheme="minorHAnsi" w:hAnsi="Consolas"/>
          <w:color w:val="000000"/>
          <w:sz w:val="16"/>
          <w:szCs w:val="16"/>
        </w:rPr>
      </w:pPr>
      <w:del w:id="2718" w:author="Author">
        <w:r w:rsidRPr="00515F94" w:rsidDel="00800BEE">
          <w:rPr>
            <w:rFonts w:ascii="Consolas" w:eastAsiaTheme="minorHAnsi" w:hAnsi="Consolas"/>
            <w:color w:val="000000"/>
            <w:sz w:val="16"/>
            <w:szCs w:val="16"/>
          </w:rPr>
          <w:tab/>
          <w:delText>&lt;xs:element name="multi" type="CT_Multi"/&gt;</w:delText>
        </w:r>
      </w:del>
    </w:p>
    <w:p w14:paraId="34B58329" w14:textId="26262B5B"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19" w:author="Author"/>
          <w:rFonts w:ascii="Consolas" w:eastAsiaTheme="minorHAnsi" w:hAnsi="Consolas"/>
          <w:color w:val="000000"/>
          <w:sz w:val="16"/>
          <w:szCs w:val="16"/>
        </w:rPr>
      </w:pPr>
      <w:del w:id="2720" w:author="Author">
        <w:r w:rsidRPr="00515F94" w:rsidDel="00800BEE">
          <w:rPr>
            <w:rFonts w:ascii="Consolas" w:eastAsiaTheme="minorHAnsi" w:hAnsi="Consolas"/>
            <w:color w:val="000000"/>
            <w:sz w:val="16"/>
            <w:szCs w:val="16"/>
          </w:rPr>
          <w:delText xml:space="preserve">  &lt;xs:element name="pbspeculardisplayproperties" type="CT_PBSpecularDisplayProperties"/&gt;</w:delText>
        </w:r>
      </w:del>
    </w:p>
    <w:p w14:paraId="327578AA" w14:textId="2159F96F"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21" w:author="Author"/>
          <w:rFonts w:ascii="Consolas" w:eastAsiaTheme="minorHAnsi" w:hAnsi="Consolas"/>
          <w:color w:val="000000"/>
          <w:sz w:val="16"/>
          <w:szCs w:val="16"/>
        </w:rPr>
      </w:pPr>
      <w:del w:id="2722" w:author="Author">
        <w:r w:rsidRPr="00515F94" w:rsidDel="00800BEE">
          <w:rPr>
            <w:rFonts w:ascii="Consolas" w:eastAsiaTheme="minorHAnsi" w:hAnsi="Consolas"/>
            <w:color w:val="000000"/>
            <w:sz w:val="16"/>
            <w:szCs w:val="16"/>
          </w:rPr>
          <w:delText xml:space="preserve">  &lt;xs:element name="pbspecular" type="CT_PBSpecular"/&gt;</w:delText>
        </w:r>
      </w:del>
    </w:p>
    <w:p w14:paraId="5FA2D125" w14:textId="3440FCC1"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23" w:author="Author"/>
          <w:rFonts w:ascii="Consolas" w:eastAsiaTheme="minorHAnsi" w:hAnsi="Consolas"/>
          <w:color w:val="000000"/>
          <w:sz w:val="16"/>
          <w:szCs w:val="16"/>
        </w:rPr>
      </w:pPr>
      <w:del w:id="2724" w:author="Author">
        <w:r w:rsidRPr="00515F94" w:rsidDel="00800BEE">
          <w:rPr>
            <w:rFonts w:ascii="Consolas" w:eastAsiaTheme="minorHAnsi" w:hAnsi="Consolas"/>
            <w:color w:val="000000"/>
            <w:sz w:val="16"/>
            <w:szCs w:val="16"/>
          </w:rPr>
          <w:delText xml:space="preserve">  &lt;xs:element name="pbmetallicdisplayproperties" type="CT_PBMetallicDisplayProperties"/&gt;</w:delText>
        </w:r>
      </w:del>
    </w:p>
    <w:p w14:paraId="043E6BE9" w14:textId="3C2D59D2"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25" w:author="Author"/>
          <w:rFonts w:ascii="Consolas" w:eastAsiaTheme="minorHAnsi" w:hAnsi="Consolas"/>
          <w:color w:val="000000"/>
          <w:sz w:val="16"/>
          <w:szCs w:val="16"/>
        </w:rPr>
      </w:pPr>
      <w:del w:id="2726" w:author="Author">
        <w:r w:rsidRPr="00515F94" w:rsidDel="00800BEE">
          <w:rPr>
            <w:rFonts w:ascii="Consolas" w:eastAsiaTheme="minorHAnsi" w:hAnsi="Consolas"/>
            <w:color w:val="000000"/>
            <w:sz w:val="16"/>
            <w:szCs w:val="16"/>
          </w:rPr>
          <w:delText xml:space="preserve">  &lt;xs:element name="pbmetallic" type="CT_PBMetallic"/&gt;</w:delText>
        </w:r>
      </w:del>
    </w:p>
    <w:p w14:paraId="69BE7999" w14:textId="32DBA1BC"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27" w:author="Author"/>
          <w:rFonts w:ascii="Consolas" w:eastAsiaTheme="minorHAnsi" w:hAnsi="Consolas"/>
          <w:color w:val="000000"/>
          <w:sz w:val="16"/>
          <w:szCs w:val="16"/>
        </w:rPr>
      </w:pPr>
      <w:del w:id="2728" w:author="Author">
        <w:r w:rsidRPr="00515F94" w:rsidDel="00800BEE">
          <w:rPr>
            <w:rFonts w:ascii="Consolas" w:eastAsiaTheme="minorHAnsi" w:hAnsi="Consolas"/>
            <w:color w:val="000000"/>
            <w:sz w:val="16"/>
            <w:szCs w:val="16"/>
          </w:rPr>
          <w:delText xml:space="preserve">  &lt;xs:element name="pbmetallictexturedisplayproperties" type="CT_PBMetallicTextureDisplayProperties"/&gt;</w:delText>
        </w:r>
      </w:del>
    </w:p>
    <w:p w14:paraId="4B4BC603" w14:textId="417F5AA8"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29" w:author="Author"/>
          <w:rFonts w:ascii="Consolas" w:eastAsiaTheme="minorHAnsi" w:hAnsi="Consolas"/>
          <w:color w:val="000000"/>
          <w:sz w:val="16"/>
          <w:szCs w:val="16"/>
        </w:rPr>
      </w:pPr>
      <w:del w:id="2730" w:author="Author">
        <w:r w:rsidRPr="00515F94" w:rsidDel="00800BEE">
          <w:rPr>
            <w:rFonts w:ascii="Consolas" w:eastAsiaTheme="minorHAnsi" w:hAnsi="Consolas"/>
            <w:color w:val="000000"/>
            <w:sz w:val="16"/>
            <w:szCs w:val="16"/>
          </w:rPr>
          <w:delText xml:space="preserve">  &lt;xs:element name="pbspeculartexturedisplayproperties" type="CT_PBSpecularTextureDisplayProperties"/&gt;</w:delText>
        </w:r>
      </w:del>
    </w:p>
    <w:p w14:paraId="34F83C5A" w14:textId="4DC5B8A5"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31" w:author="Author"/>
          <w:rFonts w:ascii="Consolas" w:eastAsiaTheme="minorHAnsi" w:hAnsi="Consolas"/>
          <w:color w:val="000000"/>
          <w:sz w:val="16"/>
          <w:szCs w:val="16"/>
        </w:rPr>
      </w:pPr>
      <w:del w:id="2732" w:author="Author">
        <w:r w:rsidRPr="00515F94" w:rsidDel="00800BEE">
          <w:rPr>
            <w:rFonts w:ascii="Consolas" w:eastAsiaTheme="minorHAnsi" w:hAnsi="Consolas"/>
            <w:color w:val="000000"/>
            <w:sz w:val="16"/>
            <w:szCs w:val="16"/>
          </w:rPr>
          <w:delText xml:space="preserve">  &lt;xs:element name="translucentdisplayproperties" type="CT_TranslucentDisplayProperties"/&gt;</w:delText>
        </w:r>
      </w:del>
    </w:p>
    <w:p w14:paraId="32302BAD" w14:textId="35497513" w:rsidR="00515F94" w:rsidRPr="00515F94" w:rsidDel="00800BEE" w:rsidRDefault="00515F94" w:rsidP="00902542">
      <w:pPr>
        <w:tabs>
          <w:tab w:val="left" w:pos="360"/>
          <w:tab w:val="left" w:pos="720"/>
          <w:tab w:val="left" w:pos="1080"/>
          <w:tab w:val="left" w:pos="1440"/>
          <w:tab w:val="left" w:pos="1800"/>
        </w:tabs>
        <w:autoSpaceDE w:val="0"/>
        <w:autoSpaceDN w:val="0"/>
        <w:spacing w:after="0" w:line="240" w:lineRule="auto"/>
        <w:rPr>
          <w:del w:id="2733" w:author="Author"/>
          <w:rFonts w:ascii="Consolas" w:eastAsiaTheme="minorHAnsi" w:hAnsi="Consolas"/>
          <w:color w:val="000000"/>
          <w:sz w:val="16"/>
          <w:szCs w:val="16"/>
        </w:rPr>
      </w:pPr>
      <w:del w:id="2734" w:author="Author">
        <w:r w:rsidRPr="00515F94" w:rsidDel="00800BEE">
          <w:rPr>
            <w:rFonts w:ascii="Consolas" w:eastAsiaTheme="minorHAnsi" w:hAnsi="Consolas"/>
            <w:color w:val="000000"/>
            <w:sz w:val="16"/>
            <w:szCs w:val="16"/>
          </w:rPr>
          <w:delText xml:space="preserve">  &lt;xs:element name="translucent" type="CT_Translucent"/&gt;</w:delText>
        </w:r>
      </w:del>
    </w:p>
    <w:p w14:paraId="1514AAB9" w14:textId="6985729D" w:rsidR="00EF124B" w:rsidDel="00902542" w:rsidRDefault="00515F94" w:rsidP="00902542">
      <w:pPr>
        <w:pStyle w:val="Heading1"/>
        <w:pageBreakBefore w:val="0"/>
        <w:rPr>
          <w:del w:id="2735" w:author="Author"/>
          <w:rFonts w:ascii="Consolas" w:eastAsiaTheme="minorHAnsi" w:hAnsi="Consolas"/>
          <w:color w:val="000000"/>
          <w:sz w:val="16"/>
          <w:szCs w:val="16"/>
        </w:rPr>
      </w:pPr>
      <w:del w:id="2736" w:author="Author">
        <w:r w:rsidRPr="00515F94" w:rsidDel="00800BEE">
          <w:rPr>
            <w:rFonts w:ascii="Consolas" w:eastAsiaTheme="minorHAnsi" w:hAnsi="Consolas"/>
            <w:color w:val="000000"/>
            <w:sz w:val="16"/>
            <w:szCs w:val="16"/>
          </w:rPr>
          <w:delText>&lt;/xs:schema&gt;</w:delText>
        </w:r>
      </w:del>
    </w:p>
    <w:p w14:paraId="3F8AD1C5" w14:textId="77777777" w:rsidR="00902542" w:rsidRPr="00902542" w:rsidRDefault="00902542" w:rsidP="00902542">
      <w:pPr>
        <w:rPr>
          <w:ins w:id="2737" w:author="Author"/>
          <w:highlight w:val="white"/>
          <w:rPrChange w:id="2738" w:author="Author">
            <w:rPr>
              <w:ins w:id="2739" w:author="Author"/>
              <w:rFonts w:ascii="Consolas" w:eastAsiaTheme="minorHAnsi" w:hAnsi="Consolas"/>
              <w:color w:val="000000"/>
              <w:sz w:val="16"/>
              <w:szCs w:val="16"/>
              <w:highlight w:val="white"/>
            </w:rPr>
          </w:rPrChange>
        </w:rPr>
        <w:pPrChange w:id="2740" w:author="Author">
          <w:pPr>
            <w:tabs>
              <w:tab w:val="left" w:pos="360"/>
              <w:tab w:val="left" w:pos="720"/>
              <w:tab w:val="left" w:pos="1080"/>
              <w:tab w:val="left" w:pos="1440"/>
              <w:tab w:val="left" w:pos="1800"/>
            </w:tabs>
            <w:autoSpaceDE w:val="0"/>
            <w:autoSpaceDN w:val="0"/>
            <w:spacing w:after="0" w:line="240" w:lineRule="auto"/>
          </w:pPr>
        </w:pPrChange>
      </w:pPr>
    </w:p>
    <w:p w14:paraId="5B04EBEB" w14:textId="14D0F119" w:rsidR="0023334C" w:rsidRDefault="0023334C" w:rsidP="0023334C">
      <w:pPr>
        <w:pStyle w:val="Heading1"/>
      </w:pPr>
      <w:bookmarkStart w:id="2741" w:name="_Toc520719651"/>
      <w:bookmarkStart w:id="2742" w:name="_Toc417309105"/>
      <w:r>
        <w:lastRenderedPageBreak/>
        <w:t>Appendix C. 3MF Samples</w:t>
      </w:r>
      <w:bookmarkEnd w:id="2741"/>
    </w:p>
    <w:p w14:paraId="2EBE0B53" w14:textId="6F186893" w:rsidR="0023334C" w:rsidRPr="009229AD" w:rsidRDefault="0023334C" w:rsidP="00426EBB">
      <w:pPr>
        <w:pStyle w:val="Heading2"/>
      </w:pPr>
      <w:bookmarkStart w:id="2743" w:name="_Toc520719652"/>
      <w:r w:rsidRPr="009229AD">
        <w:rPr>
          <w:rFonts w:eastAsiaTheme="majorEastAsia"/>
        </w:rPr>
        <w:t>C.1</w:t>
      </w:r>
      <w:r>
        <w:rPr>
          <w:rFonts w:eastAsiaTheme="majorEastAsia"/>
        </w:rPr>
        <w:t xml:space="preserve"> – Physically Based Material sample</w:t>
      </w:r>
      <w:bookmarkEnd w:id="2743"/>
    </w:p>
    <w:p w14:paraId="5A2E78B1"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&lt;?xml version="1.0" encoding="UTF-8"?&gt;</w:t>
      </w:r>
    </w:p>
    <w:p w14:paraId="43D8FB10" w14:textId="103CC760"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&lt;model unit="millimeter" xml:lang="en-US" xmlns:m="http://schemas.microsoft.com/3dmanufacturing/material/2015/02" xmlns="http://schemas.microsoft.com/3dmanufacturing/</w:t>
      </w:r>
      <w:r w:rsidR="00E97383">
        <w:rPr>
          <w:rFonts w:ascii="Courier New" w:eastAsiaTheme="majorEastAsia" w:hAnsi="Courier New" w:cs="Courier New"/>
          <w:b/>
          <w:bCs/>
          <w:color w:val="365F91" w:themeColor="accent1" w:themeShade="BF"/>
          <w:sz w:val="20"/>
          <w:szCs w:val="20"/>
        </w:rPr>
        <w:t>core/2015/02</w:t>
      </w:r>
      <w:r w:rsidRPr="00EC5B54">
        <w:rPr>
          <w:rFonts w:ascii="Courier New" w:eastAsiaTheme="majorEastAsia" w:hAnsi="Courier New" w:cs="Courier New"/>
          <w:b/>
          <w:bCs/>
          <w:color w:val="365F91" w:themeColor="accent1" w:themeShade="BF"/>
          <w:sz w:val="20"/>
          <w:szCs w:val="20"/>
        </w:rPr>
        <w:t>"&gt;</w:t>
      </w:r>
    </w:p>
    <w:p w14:paraId="762469B4"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&lt;resources&gt;</w:t>
      </w:r>
    </w:p>
    <w:p w14:paraId="6DF816DF"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&lt;msft:pbmetallicdisplayproperties id="1000000000"&gt;</w:t>
      </w:r>
    </w:p>
    <w:p w14:paraId="61926C36"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&lt;msft:pbmetallic name="Metallic" metallicness="1" roughness="0.09" /&gt;</w:t>
      </w:r>
    </w:p>
    <w:p w14:paraId="494E2F8E"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&lt;/msft:pbmetallicdisplayproperties&gt;</w:t>
      </w:r>
    </w:p>
    <w:p w14:paraId="57832F8E"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 id="1"&gt;</w:t>
      </w:r>
    </w:p>
    <w:p w14:paraId="5EC433AD"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 name="Regular" displaycolor="#21BB4CFF" /&gt;</w:t>
      </w:r>
    </w:p>
    <w:p w14:paraId="27FF4C91"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&lt;/basematerials&gt;</w:t>
      </w:r>
    </w:p>
    <w:p w14:paraId="08290C8E"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 id="2" displaypropertiesid="1000000000"&gt;</w:t>
      </w:r>
    </w:p>
    <w:p w14:paraId="29D347B4"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 name="Metallic" displaycolor="#F5F0F0FF" /&gt;</w:t>
      </w:r>
    </w:p>
    <w:p w14:paraId="29728CFF"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&lt;/basematerials&gt;</w:t>
      </w:r>
    </w:p>
    <w:p w14:paraId="2A97ECDA"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&lt;m:texture2d id="4" path="/3D/Texture/BorderedTexture083c5805.png" contenttype="image/png" tilestyleu="wrap" tilestylev="wrap" /&gt;</w:t>
      </w:r>
    </w:p>
    <w:p w14:paraId="21663559"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&lt;m:texture2dgroup id="8" texid="4"&gt;</w:t>
      </w:r>
    </w:p>
    <w:p w14:paraId="69195C1D"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&lt;m:tex2coord u="0" v="-5.96046e-008" /&gt;</w:t>
      </w:r>
    </w:p>
    <w:p w14:paraId="0CEFBB00"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v="-5.96046e-008" /&gt;</w:t>
      </w:r>
    </w:p>
    <w:p w14:paraId="63E5A924"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&lt;m:tex2coord u="1" v="1" /&gt;</w:t>
      </w:r>
    </w:p>
    <w:p w14:paraId="7C96C87B"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&lt;m:tex2coord u="0" v="1" /&gt;</w:t>
      </w:r>
    </w:p>
    <w:p w14:paraId="3F9600EF"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&lt;/m:texture2dgroup&gt;</w:t>
      </w:r>
    </w:p>
    <w:p w14:paraId="78AE9A2D"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 id="5" type="model"&gt;</w:t>
      </w:r>
    </w:p>
    <w:p w14:paraId="5D5DA9E1"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p>
    <w:p w14:paraId="6D4B0E8D"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&lt;vertices&gt;</w:t>
      </w:r>
    </w:p>
    <w:p w14:paraId="737A340D"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y="42.998" z="39.998" /&gt;</w:t>
      </w:r>
    </w:p>
    <w:p w14:paraId="322BC83D"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x="39.998" y="42.998" z="39.998" /&gt;</w:t>
      </w:r>
    </w:p>
    <w:p w14:paraId="54ADAD31"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y="82.998" z="39.998" /&gt;</w:t>
      </w:r>
    </w:p>
    <w:p w14:paraId="25DA1342"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x="39.998" y="82.998" z="0" /&gt;</w:t>
      </w:r>
    </w:p>
    <w:p w14:paraId="3A219861"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y="42.998" z="0" /&gt;</w:t>
      </w:r>
    </w:p>
    <w:p w14:paraId="35DF8D11"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y="82.998" z="0" /&gt;</w:t>
      </w:r>
    </w:p>
    <w:p w14:paraId="5C33981F"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x="39.998" y="42.998" z="0" /&gt;</w:t>
      </w:r>
    </w:p>
    <w:p w14:paraId="425FBA06"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x="39.998" y="82.998" z="39.998" /&gt;</w:t>
      </w:r>
    </w:p>
    <w:p w14:paraId="6D704D12" w14:textId="77777777" w:rsidR="00024212" w:rsidRPr="00426EBB" w:rsidRDefault="00024212"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&lt;/vertices&gt;</w:t>
      </w:r>
    </w:p>
    <w:p w14:paraId="0849A407"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p>
    <w:p w14:paraId="0C265705"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v1="0" v2="1" v3="2" pid="1" p1="0" /&gt;</w:t>
      </w:r>
    </w:p>
    <w:p w14:paraId="35E51051"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v1="3" v2="4" v3="5" pid="2" p1="0" /&gt;</w:t>
      </w:r>
    </w:p>
    <w:p w14:paraId="2FAFC16D"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v2="3" v3="6" pid="2" p1="0" /&gt;</w:t>
      </w:r>
    </w:p>
    <w:p w14:paraId="049C4FD0"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v1="7" v2="2" v3="1" pid="1" p1="0" /&gt;</w:t>
      </w:r>
    </w:p>
    <w:p w14:paraId="7BAE9089"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v2="6" v3="1" pid="8" p1="0" p2="1" p3="2" /&gt;</w:t>
      </w:r>
    </w:p>
    <w:p w14:paraId="72EBDDE3"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v2="2" v3="5" pid="2" p1="0" /&gt;</w:t>
      </w:r>
    </w:p>
    <w:p w14:paraId="5DAC530F"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v1="7" v2="1" v3="6" pid="2" p1="0" /&gt;</w:t>
      </w:r>
    </w:p>
    <w:p w14:paraId="36FB618F"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v1="5" v2="2" v3="7" pid="2" p1="0" /&gt;</w:t>
      </w:r>
    </w:p>
    <w:p w14:paraId="64DA6F22"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v2="0" v3="2" pid="2" p1="0" /&gt;</w:t>
      </w:r>
    </w:p>
    <w:p w14:paraId="2AE6506E"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lastRenderedPageBreak/>
        <w:t xml:space="preserve">          &lt;triangle v1="6" v2="3" v3="7" pid="2" p1="0" /&gt;</w:t>
      </w:r>
    </w:p>
    <w:p w14:paraId="60A86712"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v1="1" v2="0" v3="4" pid="8" p1="2" p2="3" p3="0" /&gt;</w:t>
      </w:r>
    </w:p>
    <w:p w14:paraId="378718F2"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v1="7" v2="3" v3="5" pid="2" p1="0" /&gt;</w:t>
      </w:r>
    </w:p>
    <w:p w14:paraId="54D4DBF9"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&lt;/triangles&gt;</w:t>
      </w:r>
    </w:p>
    <w:p w14:paraId="0507B40E"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&lt;/mesh&gt;</w:t>
      </w:r>
    </w:p>
    <w:p w14:paraId="13933356"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&lt;/object&gt;</w:t>
      </w:r>
    </w:p>
    <w:p w14:paraId="11253134"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 id="6" type="model"&gt;</w:t>
      </w:r>
    </w:p>
    <w:p w14:paraId="5ADD4BE4"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&lt;components&gt;</w:t>
      </w:r>
    </w:p>
    <w:p w14:paraId="76B545E9"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 objectid="5" /&gt;</w:t>
      </w:r>
    </w:p>
    <w:p w14:paraId="234804EA"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&lt;/components&gt;</w:t>
      </w:r>
    </w:p>
    <w:p w14:paraId="1CF155DC"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&lt;/object&gt;</w:t>
      </w:r>
    </w:p>
    <w:p w14:paraId="71778C05"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&lt;/resources&gt;</w:t>
      </w:r>
    </w:p>
    <w:p w14:paraId="12439760"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&lt;build&gt;</w:t>
      </w:r>
    </w:p>
    <w:p w14:paraId="46130595"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&lt;item objectid="6" transform="1 0 0 0 1 0 0 0 1 27.7814 52.0603 0" /&gt;</w:t>
      </w:r>
    </w:p>
    <w:p w14:paraId="62C9F873" w14:textId="77777777" w:rsidR="00024212" w:rsidRPr="00EC5B54" w:rsidRDefault="00024212"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&lt;/build&gt;</w:t>
      </w:r>
    </w:p>
    <w:p w14:paraId="5AF77431" w14:textId="67D1E2F5" w:rsidR="0023334C" w:rsidRPr="00EC5B54" w:rsidRDefault="00024212" w:rsidP="00EC5B54">
      <w:pPr>
        <w:pStyle w:val="NoSpacing"/>
        <w:rPr>
          <w:rFonts w:ascii="Courier New" w:hAnsi="Courier New" w:cs="Courier New"/>
        </w:rPr>
      </w:pPr>
      <w:r w:rsidRPr="00EC5B54">
        <w:rPr>
          <w:rFonts w:ascii="Courier New" w:eastAsiaTheme="majorEastAsia" w:hAnsi="Courier New" w:cs="Courier New"/>
          <w:b/>
          <w:bCs/>
          <w:color w:val="365F91" w:themeColor="accent1" w:themeShade="BF"/>
          <w:sz w:val="20"/>
          <w:szCs w:val="20"/>
        </w:rPr>
        <w:t>&lt;/model&gt;</w:t>
      </w:r>
    </w:p>
    <w:p w14:paraId="75D672A0" w14:textId="69D0D60E" w:rsidR="0023334C" w:rsidRDefault="0023334C" w:rsidP="0023334C">
      <w:pPr>
        <w:pStyle w:val="NoSpacing"/>
      </w:pPr>
    </w:p>
    <w:p w14:paraId="0BB0D3EC" w14:textId="263D0009" w:rsidR="00024212" w:rsidRDefault="00024212" w:rsidP="0023334C">
      <w:pPr>
        <w:pStyle w:val="NoSpacing"/>
      </w:pPr>
    </w:p>
    <w:p w14:paraId="0C0D7AE0" w14:textId="77777777" w:rsidR="00024212" w:rsidRPr="005C455F" w:rsidRDefault="00024212" w:rsidP="0023334C">
      <w:pPr>
        <w:pStyle w:val="NoSpacing"/>
      </w:pPr>
    </w:p>
    <w:p w14:paraId="623172B6" w14:textId="508D2A9B" w:rsidR="0023334C" w:rsidRPr="00EC5B54" w:rsidRDefault="0023334C" w:rsidP="00426EBB">
      <w:pPr>
        <w:pStyle w:val="Heading2"/>
        <w:rPr>
          <w:rFonts w:eastAsiaTheme="majorEastAsia"/>
        </w:rPr>
      </w:pPr>
      <w:bookmarkStart w:id="2744" w:name="_Toc520719653"/>
      <w:r w:rsidRPr="00EC5B54">
        <w:rPr>
          <w:rFonts w:eastAsiaTheme="majorEastAsia"/>
        </w:rPr>
        <w:t>C.2. Translucent Material Sample</w:t>
      </w:r>
      <w:bookmarkEnd w:id="2744"/>
    </w:p>
    <w:p w14:paraId="3A121F6F" w14:textId="77777777" w:rsidR="0023334C" w:rsidRDefault="0023334C" w:rsidP="0023334C">
      <w:pPr>
        <w:pStyle w:val="NoSpacing"/>
      </w:pPr>
    </w:p>
    <w:p w14:paraId="52A85BFE" w14:textId="6FD0B401" w:rsidR="0023334C" w:rsidRDefault="0023334C" w:rsidP="0023334C">
      <w:pPr>
        <w:pStyle w:val="NoSpacing"/>
      </w:pPr>
      <w:r>
        <w:t>The following 3MF Sample demonstrates</w:t>
      </w:r>
      <w:r w:rsidR="00A70143">
        <w:t xml:space="preserve"> an object with Translucent display properties and a texture with transparent alpha channel</w:t>
      </w:r>
      <w:r>
        <w:t>.</w:t>
      </w:r>
    </w:p>
    <w:p w14:paraId="0C170E44" w14:textId="58C20D85" w:rsidR="0023334C" w:rsidRDefault="0023334C" w:rsidP="0023334C">
      <w:pPr>
        <w:pStyle w:val="NoSpacing"/>
      </w:pPr>
    </w:p>
    <w:p w14:paraId="04C64548"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bookmarkStart w:id="2745" w:name="_Hlk505773520"/>
      <w:r w:rsidRPr="00EC5B54">
        <w:rPr>
          <w:rFonts w:ascii="Courier New" w:eastAsiaTheme="majorEastAsia" w:hAnsi="Courier New" w:cs="Courier New"/>
          <w:b/>
          <w:bCs/>
          <w:color w:val="365F91" w:themeColor="accent1" w:themeShade="BF"/>
          <w:sz w:val="20"/>
          <w:szCs w:val="20"/>
        </w:rPr>
        <w:t>&lt;?xml version="1.0" encoding="UTF-8"?&gt;</w:t>
      </w:r>
    </w:p>
    <w:p w14:paraId="455C82A5" w14:textId="630ACC73"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&lt;model unit="inch" xml:lang="en-US" xmlns:m="http://schemas.microsoft.com/3dmanufacturing/material/2015/02" xmlns="http://schemas.microsoft.co</w:t>
      </w:r>
      <w:r w:rsidR="00E97383">
        <w:rPr>
          <w:rFonts w:ascii="Courier New" w:eastAsiaTheme="majorEastAsia" w:hAnsi="Courier New" w:cs="Courier New"/>
          <w:b/>
          <w:bCs/>
          <w:color w:val="365F91" w:themeColor="accent1" w:themeShade="BF"/>
          <w:sz w:val="20"/>
          <w:szCs w:val="20"/>
        </w:rPr>
        <w:t>m/3dmanufacturing/core/2015/02"</w:t>
      </w:r>
      <w:r w:rsidRPr="00EC5B54">
        <w:rPr>
          <w:rFonts w:ascii="Courier New" w:eastAsiaTheme="majorEastAsia" w:hAnsi="Courier New" w:cs="Courier New"/>
          <w:b/>
          <w:bCs/>
          <w:color w:val="365F91" w:themeColor="accent1" w:themeShade="BF"/>
          <w:sz w:val="20"/>
          <w:szCs w:val="20"/>
        </w:rPr>
        <w:t>&gt;</w:t>
      </w:r>
    </w:p>
    <w:p w14:paraId="090CC338"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&lt;resources&gt;</w:t>
      </w:r>
    </w:p>
    <w:p w14:paraId="49A9F590"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&lt;m:translucentdisplayproperties id="1"&gt;</w:t>
      </w:r>
    </w:p>
    <w:p w14:paraId="183E7453"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&lt;m:translucent name="TransparentResin" attenuation="0.5 0.5 0.5" refractiveindex="1.3 1.3 1.3" roughness="0.1" /&gt;</w:t>
      </w:r>
    </w:p>
    <w:p w14:paraId="2F0153EB"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&lt;/m:translucentdisplayproperties&gt;</w:t>
      </w:r>
    </w:p>
    <w:p w14:paraId="60FD27F3" w14:textId="65C4E3D5"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 id="2"</w:t>
      </w:r>
      <w:r w:rsidR="001F79DC" w:rsidRPr="00EC5B54">
        <w:rPr>
          <w:rFonts w:ascii="Courier New" w:eastAsiaTheme="majorEastAsia" w:hAnsi="Courier New" w:cs="Courier New"/>
          <w:b/>
          <w:bCs/>
          <w:color w:val="365F91" w:themeColor="accent1" w:themeShade="BF"/>
          <w:sz w:val="20"/>
          <w:szCs w:val="20"/>
        </w:rPr>
        <w:t xml:space="preserve"> displaypropertiesid="1"</w:t>
      </w:r>
      <w:r w:rsidRPr="00EC5B54">
        <w:rPr>
          <w:rFonts w:ascii="Courier New" w:eastAsiaTheme="majorEastAsia" w:hAnsi="Courier New" w:cs="Courier New"/>
          <w:b/>
          <w:bCs/>
          <w:color w:val="365F91" w:themeColor="accent1" w:themeShade="BF"/>
          <w:sz w:val="20"/>
          <w:szCs w:val="20"/>
        </w:rPr>
        <w:t>&gt;</w:t>
      </w:r>
    </w:p>
    <w:p w14:paraId="6AF27D5A" w14:textId="5E05FFC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 name="BaseMaterial" displaycolor="#FFFFFF" /&gt;</w:t>
      </w:r>
    </w:p>
    <w:p w14:paraId="73BFCAFF"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&lt;/basematerials&gt;</w:t>
      </w:r>
    </w:p>
    <w:p w14:paraId="1FDB88A8"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&lt;m:texture2d id="3" path="/3D/Texture/Sticker.png" contenttype="image/png" tilestyleu="clamp" tilestylev="clamp" /&gt;</w:t>
      </w:r>
    </w:p>
    <w:p w14:paraId="44165DC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&lt;m:texture2dgroup id="4" texid="3"&gt;</w:t>
      </w:r>
    </w:p>
    <w:p w14:paraId="2918D02C"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&lt;m:tex2coord u="0" v="1" /&gt;</w:t>
      </w:r>
    </w:p>
    <w:p w14:paraId="37F6EDE5"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v="1" /&gt;</w:t>
      </w:r>
    </w:p>
    <w:p w14:paraId="17112FBA"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&lt;m:tex2coord u="0" v="0" /&gt;</w:t>
      </w:r>
    </w:p>
    <w:p w14:paraId="0960BBA1"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&lt;m:tex2coord u="1" v="0" /&gt;</w:t>
      </w:r>
    </w:p>
    <w:p w14:paraId="5F0AC6C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&lt;/m:texture2dgroup&gt;</w:t>
      </w:r>
    </w:p>
    <w:p w14:paraId="3B78E8CF"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&lt;m:multiproperties id="5" pids="2 4"&gt;</w:t>
      </w:r>
    </w:p>
    <w:p w14:paraId="2888143C"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rPr>
        <w:t>&lt;m:multi pindices="0 0" /&gt;</w:t>
      </w:r>
    </w:p>
    <w:p w14:paraId="077CFCC5"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rPr>
        <w:lastRenderedPageBreak/>
        <w:t xml:space="preserve">      &lt;m:multi pindices="0 1" /&gt;</w:t>
      </w:r>
    </w:p>
    <w:p w14:paraId="60F9C32B"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rPr>
        <w:t xml:space="preserve">      &lt;m:multi pindices="0 2" /&gt;</w:t>
      </w:r>
    </w:p>
    <w:p w14:paraId="68C12BE6"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rPr>
        <w:t xml:space="preserve">      &lt;m:multi pindices="0 3" /&gt;</w:t>
      </w:r>
    </w:p>
    <w:p w14:paraId="55BE0A3E"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rPr>
        <w:t xml:space="preserve">    </w:t>
      </w:r>
      <w:r w:rsidRPr="00EC5B54">
        <w:rPr>
          <w:rFonts w:ascii="Courier New" w:eastAsiaTheme="majorEastAsia" w:hAnsi="Courier New" w:cs="Courier New"/>
          <w:b/>
          <w:bCs/>
          <w:color w:val="365F91" w:themeColor="accent1" w:themeShade="BF"/>
          <w:sz w:val="20"/>
          <w:szCs w:val="20"/>
        </w:rPr>
        <w:t>&lt;/m:multiproperties&gt;</w:t>
      </w:r>
    </w:p>
    <w:p w14:paraId="769BD7BE"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 id="6" type="model"&gt;</w:t>
      </w:r>
    </w:p>
    <w:p w14:paraId="53B09174"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p>
    <w:p w14:paraId="37C8EBAE"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&lt;vertices&gt;</w:t>
      </w:r>
    </w:p>
    <w:p w14:paraId="32063233"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y="0" z="1" /&gt;</w:t>
      </w:r>
    </w:p>
    <w:p w14:paraId="32C0AD03"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x="1" y="0" z="1" /&gt;</w:t>
      </w:r>
    </w:p>
    <w:p w14:paraId="24BA27CE"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y="0" z="0" /&gt;</w:t>
      </w:r>
    </w:p>
    <w:p w14:paraId="1495C9E7"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x="1" y="0" z="0" /&gt;</w:t>
      </w:r>
    </w:p>
    <w:p w14:paraId="516F6202"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y="1" z="1" /&gt;</w:t>
      </w:r>
    </w:p>
    <w:p w14:paraId="390FBE52"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x="1" y="1" z="1" /&gt;</w:t>
      </w:r>
    </w:p>
    <w:p w14:paraId="2C05103B"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x="0" y="1" z="0" /&gt;</w:t>
      </w:r>
    </w:p>
    <w:p w14:paraId="594C6300"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&lt;vertex x="1" y="1" z="0" /&gt;</w:t>
      </w:r>
    </w:p>
    <w:p w14:paraId="627EE059" w14:textId="77777777" w:rsidR="00EC1458" w:rsidRPr="00426EBB" w:rsidRDefault="00EC1458" w:rsidP="00EC5B54">
      <w:pPr>
        <w:spacing w:after="0"/>
        <w:rPr>
          <w:rFonts w:ascii="Courier New" w:eastAsiaTheme="majorEastAsia" w:hAnsi="Courier New" w:cs="Courier New"/>
          <w:b/>
          <w:bCs/>
          <w:color w:val="365F91" w:themeColor="accent1" w:themeShade="BF"/>
          <w:sz w:val="20"/>
          <w:szCs w:val="20"/>
          <w:lang w:val="es-ES"/>
        </w:rPr>
      </w:pPr>
      <w:r w:rsidRPr="00426EBB">
        <w:rPr>
          <w:rFonts w:ascii="Courier New" w:eastAsiaTheme="majorEastAsia" w:hAnsi="Courier New" w:cs="Courier New"/>
          <w:b/>
          <w:bCs/>
          <w:color w:val="365F91" w:themeColor="accent1" w:themeShade="BF"/>
          <w:sz w:val="20"/>
          <w:szCs w:val="20"/>
          <w:lang w:val="es-ES"/>
        </w:rPr>
        <w:t xml:space="preserve">        &lt;/vertices&gt;</w:t>
      </w:r>
    </w:p>
    <w:p w14:paraId="38719F02"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p>
    <w:p w14:paraId="79EDE00C"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v1="0" v2="2" v3="1" pid="5" p1="0" p2="2" p3="1" /&gt;</w:t>
      </w:r>
    </w:p>
    <w:p w14:paraId="35B921C6"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v1="3" v2="1" v3="2" pid="5" p1="3" p2="1" p3="2" /&gt;</w:t>
      </w:r>
    </w:p>
    <w:p w14:paraId="1A5174AF"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v1="1" v2="3" v3="5" pid="2" p1="0" /&gt;</w:t>
      </w:r>
    </w:p>
    <w:p w14:paraId="41F6298D"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v1="7" v2="5" v3="3" pid="2" p1="0" /&gt;</w:t>
      </w:r>
    </w:p>
    <w:p w14:paraId="1BA4E71C"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v1="5" v2="7" v3="4" pid="2" p1="0" /&gt;</w:t>
      </w:r>
    </w:p>
    <w:p w14:paraId="2042CB54"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v1="6" v2="4" v3="7" pid="2" p1="0" /&gt;</w:t>
      </w:r>
    </w:p>
    <w:p w14:paraId="3D7F2B2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v2="6" v3="0" pid="2" p1="0" /&gt;</w:t>
      </w:r>
    </w:p>
    <w:p w14:paraId="52A78EF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v1="2" v2="0" v3="6" pid="2" p1="0" /&gt;</w:t>
      </w:r>
    </w:p>
    <w:p w14:paraId="0124C073"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v1="4" v2="0" v3="5" pid="2" p1="0" /&gt;</w:t>
      </w:r>
    </w:p>
    <w:p w14:paraId="79F7B505"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v1="1" v2="5" v3="0" pid="2" p1="0" /&gt;</w:t>
      </w:r>
    </w:p>
    <w:p w14:paraId="2EE87854"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v1="2" v2="6" v3="3" pid="2" p1="0" /&gt;</w:t>
      </w:r>
    </w:p>
    <w:p w14:paraId="275D091B"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 v1="7" v2="3" v3="6" pid="2" p1="0" /&gt;</w:t>
      </w:r>
    </w:p>
    <w:p w14:paraId="37331B70"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&lt;/triangles&gt;</w:t>
      </w:r>
    </w:p>
    <w:p w14:paraId="3EB06E3B"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&lt;/mesh&gt;</w:t>
      </w:r>
    </w:p>
    <w:p w14:paraId="11819F6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&lt;/object&gt;</w:t>
      </w:r>
    </w:p>
    <w:p w14:paraId="34CD27AF"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 id="7" type="model"&gt;</w:t>
      </w:r>
    </w:p>
    <w:p w14:paraId="3D782251"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&lt;components&gt;</w:t>
      </w:r>
    </w:p>
    <w:p w14:paraId="44C94AAD"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 objectid="6" /&gt;</w:t>
      </w:r>
    </w:p>
    <w:p w14:paraId="7942B319"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&lt;/components&gt;</w:t>
      </w:r>
    </w:p>
    <w:p w14:paraId="0EDDC7A3"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&lt;/object&gt;</w:t>
      </w:r>
    </w:p>
    <w:p w14:paraId="6D406DF0"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&lt;/resources&gt;</w:t>
      </w:r>
    </w:p>
    <w:p w14:paraId="5BC67317"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&lt;build&gt;</w:t>
      </w:r>
    </w:p>
    <w:p w14:paraId="673A3090"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&lt;item objectid="7" transform="1 0 0 0 1 0 0 0 1 0 0 0" /&gt;</w:t>
      </w:r>
    </w:p>
    <w:p w14:paraId="3E660424" w14:textId="77777777" w:rsidR="00EC1458"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 xml:space="preserve">  &lt;/build&gt;</w:t>
      </w:r>
    </w:p>
    <w:p w14:paraId="22A6FBE4" w14:textId="525742E6" w:rsidR="004C53C4" w:rsidRPr="00EC5B54" w:rsidRDefault="00EC1458" w:rsidP="00EC5B54">
      <w:pPr>
        <w:spacing w:after="0"/>
        <w:rPr>
          <w:rFonts w:ascii="Courier New" w:eastAsiaTheme="majorEastAsia" w:hAnsi="Courier New" w:cs="Courier New"/>
          <w:b/>
          <w:bCs/>
          <w:color w:val="365F91" w:themeColor="accent1" w:themeShade="BF"/>
          <w:sz w:val="20"/>
          <w:szCs w:val="20"/>
        </w:rPr>
      </w:pPr>
      <w:r w:rsidRPr="00EC5B54">
        <w:rPr>
          <w:rFonts w:ascii="Courier New" w:eastAsiaTheme="majorEastAsia" w:hAnsi="Courier New" w:cs="Courier New"/>
          <w:b/>
          <w:bCs/>
          <w:color w:val="365F91" w:themeColor="accent1" w:themeShade="BF"/>
          <w:sz w:val="20"/>
          <w:szCs w:val="20"/>
        </w:rPr>
        <w:t>&lt;/model&gt;</w:t>
      </w:r>
    </w:p>
    <w:p w14:paraId="0B036908" w14:textId="77777777" w:rsidR="004C53C4" w:rsidRPr="004C53C4" w:rsidRDefault="004C53C4"/>
    <w:p w14:paraId="26F51B9C" w14:textId="4B8735AC" w:rsidR="00A70143" w:rsidRPr="00EC5B54" w:rsidRDefault="00A70143" w:rsidP="00EC5B54">
      <w:r>
        <w:rPr>
          <w:noProof/>
        </w:rPr>
        <w:lastRenderedPageBreak/>
        <w:drawing>
          <wp:inline distT="0" distB="0" distL="0" distR="0" wp14:anchorId="4B049AA4" wp14:editId="71E2D5BA">
            <wp:extent cx="3667125" cy="2063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70650" cy="2065419"/>
                    </a:xfrm>
                    <a:prstGeom prst="rect">
                      <a:avLst/>
                    </a:prstGeom>
                    <a:noFill/>
                    <a:ln>
                      <a:noFill/>
                    </a:ln>
                  </pic:spPr>
                </pic:pic>
              </a:graphicData>
            </a:graphic>
          </wp:inline>
        </w:drawing>
      </w:r>
    </w:p>
    <w:p w14:paraId="3C21D388" w14:textId="77777777" w:rsidR="00A70143" w:rsidRPr="00EC5B54" w:rsidRDefault="00A70143" w:rsidP="00EC5B54"/>
    <w:p w14:paraId="34CA7E58" w14:textId="06199186" w:rsidR="00200124" w:rsidRDefault="00200124" w:rsidP="00EC5B54">
      <w:pPr>
        <w:pStyle w:val="Heading1"/>
      </w:pPr>
      <w:bookmarkStart w:id="2746" w:name="_Toc520719654"/>
      <w:bookmarkStart w:id="2747" w:name="_Hlk504997622"/>
      <w:bookmarkEnd w:id="2745"/>
      <w:r w:rsidRPr="0081245A">
        <w:lastRenderedPageBreak/>
        <w:t>Appendix D. Micro-facet Surface Model and BRDF</w:t>
      </w:r>
      <w:bookmarkEnd w:id="2746"/>
    </w:p>
    <w:bookmarkEnd w:id="2747"/>
    <w:p w14:paraId="1B484702" w14:textId="4FDBFDCE" w:rsidR="00200124" w:rsidRDefault="00200124" w:rsidP="00200124">
      <w:pPr>
        <w:jc w:val="both"/>
      </w:pPr>
      <w:r>
        <w:t>The rendering of realistic images requires a mathematical model of how object’s surface reflects light. Given a point on the surface, a light source and an observer, the model determines the color and intensity of light reaching the observer. Most real-world surfaces exhibit a combination of diffuse reflection (in which the light is uniformly scattered in all directions) and specular reflection (in which the light is concentrated around the mirror direction).</w:t>
      </w:r>
    </w:p>
    <w:p w14:paraId="223F8A4B" w14:textId="2E6D19A8" w:rsidR="00200124" w:rsidRDefault="00200124" w:rsidP="00200124">
      <w:pPr>
        <w:jc w:val="both"/>
      </w:pPr>
      <w:r>
        <w:t>The reflectance properties of the surface are usually described in terms of the bidirectional reflectance distribution function (BRDF). Given the direction towards a specific light source and the direction towards the viewer, BRDF returns the proportion of light energy reflected in the direction of the viewer. In scenarios where illumination is evaluated for multiple light sources (such as pixels of the environment texture map), the BRDF is integrated over a set of contributing light sources.</w:t>
      </w:r>
    </w:p>
    <w:p w14:paraId="439930DF" w14:textId="5B81AC8D" w:rsidR="00200124" w:rsidRDefault="00200124" w:rsidP="00200124">
      <w:pPr>
        <w:jc w:val="both"/>
      </w:pPr>
      <w:r>
        <w:t>Although a material’s BRDF can be directly measured in laboratory conditions, analytical BRDF models have been also proposed. The main characteristics of a physically plausible model are the symmetry between incident and mirror directions, energy conservation (the observation that the total reflected energy is less than or equal to the energy of the incident light) and positivity (the observation that the amount of reflected energy is positive or equal to zero).</w:t>
      </w:r>
    </w:p>
    <w:p w14:paraId="52D6B75E" w14:textId="11DFB1B0" w:rsidR="00200124" w:rsidRDefault="00200124" w:rsidP="00200124">
      <w:pPr>
        <w:jc w:val="both"/>
      </w:pPr>
      <w:r>
        <w:t xml:space="preserve">Because real-world materials have microscopic imperfections, analytical BRDF models must account for scattering properties of the surface (the observation that for rough surfaces the reflected images appear blurry). In real-time computer graphics, commonly used BRDF models assume that rough surfaces can be approximated as a collection of infinitesimally small </w:t>
      </w:r>
      <w:r>
        <w:rPr>
          <w:rStyle w:val="Emphasis"/>
        </w:rPr>
        <w:t xml:space="preserve">micro-facets, each of them being a perfect specular reflector in one direction determined by its respective micro-surface normal. </w:t>
      </w:r>
      <w:r>
        <w:t>Because micro-facets are beyond the resolution of common 3D printers and displays, it is assumed that their combined scattering effect can be modeled statistically. Material’s roughness parameter then determines the shape of this statistical distribution in which reflections in one direction can be more likely than the others.</w:t>
      </w:r>
    </w:p>
    <w:p w14:paraId="100E9094" w14:textId="03FC0471" w:rsidR="00200124" w:rsidRDefault="00200124" w:rsidP="00200124">
      <w:pPr>
        <w:jc w:val="both"/>
      </w:pPr>
      <w:r>
        <w:t>The reference BRDF implementation is based on Schlick’s analytical BRDF model (as described in “An Inexpensive BRDF Model for Physically-based Rendering” by Christophe Schlick). The Schlick’s BRDF equation has the following general form</w:t>
      </w:r>
    </w:p>
    <w:p w14:paraId="19CD4879" w14:textId="77777777" w:rsidR="00200124" w:rsidRDefault="00200124" w:rsidP="00200124">
      <w:pPr>
        <w:jc w:val="both"/>
      </w:pPr>
      <m:oMathPara>
        <m:oMath>
          <m:r>
            <w:rPr>
              <w:rFonts w:ascii="Cambria Math" w:hAnsi="Cambria Math"/>
            </w:rPr>
            <m:t>BRDF</m:t>
          </m:r>
          <m:d>
            <m:dPr>
              <m:ctrlPr>
                <w:rPr>
                  <w:rFonts w:ascii="Cambria Math" w:hAnsi="Cambria Math" w:cs="Calibri"/>
                  <w:i/>
                </w:rPr>
              </m:ctrlPr>
            </m:dPr>
            <m:e>
              <m:r>
                <w:rPr>
                  <w:rFonts w:ascii="Cambria Math" w:hAnsi="Cambria Math"/>
                </w:rPr>
                <m:t>l, v</m:t>
              </m:r>
            </m:e>
          </m:d>
          <m:r>
            <w:rPr>
              <w:rFonts w:ascii="Cambria Math" w:hAnsi="Cambria Math"/>
            </w:rPr>
            <m:t xml:space="preserve">= </m:t>
          </m:r>
          <m:f>
            <m:fPr>
              <m:ctrlPr>
                <w:rPr>
                  <w:rFonts w:ascii="Cambria Math" w:hAnsi="Cambria Math" w:cs="Calibri"/>
                  <w:i/>
                </w:rPr>
              </m:ctrlPr>
            </m:fPr>
            <m:num>
              <m:r>
                <w:rPr>
                  <w:rFonts w:ascii="Cambria Math" w:hAnsi="Cambria Math"/>
                </w:rPr>
                <m:t>D</m:t>
              </m:r>
              <m:d>
                <m:dPr>
                  <m:ctrlPr>
                    <w:rPr>
                      <w:rFonts w:ascii="Cambria Math" w:hAnsi="Cambria Math" w:cs="Calibri"/>
                      <w:i/>
                    </w:rPr>
                  </m:ctrlPr>
                </m:dPr>
                <m:e>
                  <m:r>
                    <w:rPr>
                      <w:rFonts w:ascii="Cambria Math" w:hAnsi="Cambria Math"/>
                    </w:rPr>
                    <m:t>h</m:t>
                  </m:r>
                </m:e>
              </m:d>
              <m:r>
                <w:rPr>
                  <w:rFonts w:ascii="Cambria Math" w:hAnsi="Cambria Math"/>
                </w:rPr>
                <m:t>*G</m:t>
              </m:r>
              <m:d>
                <m:dPr>
                  <m:ctrlPr>
                    <w:rPr>
                      <w:rFonts w:ascii="Cambria Math" w:hAnsi="Cambria Math" w:cs="Calibri"/>
                      <w:i/>
                    </w:rPr>
                  </m:ctrlPr>
                </m:dPr>
                <m:e>
                  <m:r>
                    <w:rPr>
                      <w:rFonts w:ascii="Cambria Math" w:hAnsi="Cambria Math"/>
                    </w:rPr>
                    <m:t>l, v, h</m:t>
                  </m:r>
                </m:e>
              </m:d>
              <m:r>
                <w:rPr>
                  <w:rFonts w:ascii="Cambria Math" w:hAnsi="Cambria Math"/>
                </w:rPr>
                <m:t>*F(l, h)</m:t>
              </m:r>
            </m:num>
            <m:den>
              <m:r>
                <w:rPr>
                  <w:rFonts w:ascii="Cambria Math" w:hAnsi="Cambria Math"/>
                </w:rPr>
                <m:t>4(n.l)(n.v)</m:t>
              </m:r>
            </m:den>
          </m:f>
        </m:oMath>
      </m:oMathPara>
    </w:p>
    <w:p w14:paraId="7362011A" w14:textId="77777777" w:rsidR="00200124" w:rsidRDefault="00200124" w:rsidP="00200124">
      <w:pPr>
        <w:jc w:val="both"/>
      </w:pPr>
      <w:r>
        <w:t>where</w:t>
      </w:r>
    </w:p>
    <w:p w14:paraId="11D136AA" w14:textId="77777777" w:rsidR="00200124" w:rsidRDefault="00200124" w:rsidP="00200124">
      <w:pPr>
        <w:jc w:val="both"/>
      </w:pPr>
    </w:p>
    <w:p w14:paraId="222AC0BF" w14:textId="77777777" w:rsidR="00200124" w:rsidRDefault="00200124" w:rsidP="00200124">
      <w:pPr>
        <w:ind w:firstLine="720"/>
        <w:jc w:val="both"/>
      </w:pPr>
      <w:r>
        <w:rPr>
          <w:i/>
        </w:rPr>
        <w:t>n</w:t>
      </w:r>
      <w:r>
        <w:t xml:space="preserve"> – unit normal to the point on the object’s surface</w:t>
      </w:r>
    </w:p>
    <w:p w14:paraId="5D312093" w14:textId="77777777" w:rsidR="00200124" w:rsidRDefault="00200124" w:rsidP="00200124">
      <w:pPr>
        <w:ind w:firstLine="720"/>
        <w:jc w:val="both"/>
      </w:pPr>
      <w:r>
        <w:rPr>
          <w:i/>
        </w:rPr>
        <w:t>v</w:t>
      </w:r>
      <w:r>
        <w:t xml:space="preserve"> – unit vector in the direction of the viewer</w:t>
      </w:r>
    </w:p>
    <w:p w14:paraId="40BB824A" w14:textId="77777777" w:rsidR="00200124" w:rsidRDefault="00200124" w:rsidP="00200124">
      <w:pPr>
        <w:ind w:firstLine="720"/>
        <w:jc w:val="both"/>
      </w:pPr>
      <w:r>
        <w:rPr>
          <w:i/>
        </w:rPr>
        <w:t>l</w:t>
      </w:r>
      <w:r>
        <w:t xml:space="preserve"> – unit vector in the direction of a specific light source</w:t>
      </w:r>
    </w:p>
    <w:p w14:paraId="42939706" w14:textId="209C2BFB" w:rsidR="00200124" w:rsidRDefault="00200124" w:rsidP="00EC5B54">
      <w:pPr>
        <w:ind w:firstLine="720"/>
        <w:jc w:val="both"/>
      </w:pPr>
      <w:r>
        <w:rPr>
          <w:i/>
        </w:rPr>
        <w:lastRenderedPageBreak/>
        <w:t>h</w:t>
      </w:r>
      <w:r>
        <w:t xml:space="preserve"> – unit “halfway vector” between </w:t>
      </w:r>
      <w:r>
        <w:rPr>
          <w:i/>
        </w:rPr>
        <w:t>v</w:t>
      </w:r>
      <w:r>
        <w:t xml:space="preserve"> and </w:t>
      </w:r>
      <w:r>
        <w:rPr>
          <w:i/>
        </w:rPr>
        <w:t>l</w:t>
      </w:r>
      <w:r>
        <w:t xml:space="preserve"> (angular bisector)</w:t>
      </w:r>
    </w:p>
    <w:p w14:paraId="5DF76B5A" w14:textId="707DB7A0" w:rsidR="00200124" w:rsidRDefault="00200124" w:rsidP="00200124">
      <w:pPr>
        <w:jc w:val="both"/>
      </w:pPr>
      <w:r>
        <w:t xml:space="preserve">The terms </w:t>
      </w:r>
      <w:r>
        <w:rPr>
          <w:i/>
        </w:rPr>
        <w:t>D(h)</w:t>
      </w:r>
      <w:r>
        <w:t xml:space="preserve">, </w:t>
      </w:r>
      <w:r>
        <w:rPr>
          <w:i/>
        </w:rPr>
        <w:t>G(l, v, h)</w:t>
      </w:r>
      <w:r>
        <w:t xml:space="preserve"> and </w:t>
      </w:r>
      <w:r>
        <w:rPr>
          <w:i/>
        </w:rPr>
        <w:t>F(l, h)</w:t>
      </w:r>
      <w:r>
        <w:t xml:space="preserve"> represent the normal distribution function, the geometric occlusion term and the Fresnel term, each of which will be described separately. While there are multiple possible picks for each of these terms (with varying degrees of computational complexity and physical accuracy), the client </w:t>
      </w:r>
      <w:r w:rsidR="00D8481F">
        <w:t>SHOULD</w:t>
      </w:r>
      <w:r>
        <w:t xml:space="preserve"> first refer to the suggested formulas to achieve visually consistent results, especially considering the interpretation of the material’s roughness parameter and its effect on micro-facet normal distribution.</w:t>
      </w:r>
    </w:p>
    <w:p w14:paraId="4D8B577F" w14:textId="77777777" w:rsidR="00200124" w:rsidRDefault="00200124" w:rsidP="00200124">
      <w:pPr>
        <w:jc w:val="both"/>
      </w:pPr>
    </w:p>
    <w:p w14:paraId="22C9D9AB" w14:textId="6CAB5A1D" w:rsidR="00200124" w:rsidRDefault="00426EBB" w:rsidP="005B6830">
      <w:pPr>
        <w:pStyle w:val="Heading2"/>
        <w:keepLines/>
        <w:pBdr>
          <w:top w:val="none" w:sz="0" w:space="0" w:color="auto"/>
        </w:pBdr>
        <w:spacing w:before="40" w:after="0" w:line="240" w:lineRule="auto"/>
        <w:rPr>
          <w:i/>
        </w:rPr>
      </w:pPr>
      <w:bookmarkStart w:id="2748" w:name="_Toc520719655"/>
      <w:r>
        <w:t xml:space="preserve">D.1. </w:t>
      </w:r>
      <w:r w:rsidR="00200124">
        <w:t xml:space="preserve">Normal Distribution Function – </w:t>
      </w:r>
      <w:r w:rsidR="00200124">
        <w:rPr>
          <w:i/>
        </w:rPr>
        <w:t>D(h)</w:t>
      </w:r>
      <w:bookmarkEnd w:id="2748"/>
    </w:p>
    <w:p w14:paraId="1BDC3D8B" w14:textId="77777777" w:rsidR="00200124" w:rsidRPr="0081245A" w:rsidRDefault="00200124" w:rsidP="00EC5B54"/>
    <w:p w14:paraId="34B035C9" w14:textId="005E045A" w:rsidR="00200124" w:rsidRDefault="00200124" w:rsidP="00200124">
      <w:pPr>
        <w:jc w:val="both"/>
        <w:rPr>
          <w:color w:val="000000"/>
        </w:rPr>
      </w:pPr>
      <w:r>
        <w:t xml:space="preserve">Normal distribution function term describes the likelihood of micro-facet normals being aligned in each direction. </w:t>
      </w:r>
      <w:r>
        <w:rPr>
          <w:color w:val="000000"/>
        </w:rPr>
        <w:t xml:space="preserve">Integrating the normal distribution function over some solid angle above a small, flat surface patch gives the density of micro-facets within that patch whose normals fall within specified solid angle. The suggested pick for normal distribution function is Trowbridge-Reitz, commonly also called GGX. The distribution shape of the Trowbridge-Reitz formula resembles a truncated ellipsoid centered around a given direction vector. </w:t>
      </w:r>
      <w:r>
        <w:rPr>
          <w:i/>
          <w:color w:val="000000"/>
        </w:rPr>
        <w:t>Roughness = 0</w:t>
      </w:r>
      <w:r>
        <w:rPr>
          <w:color w:val="000000"/>
        </w:rPr>
        <w:t xml:space="preserve"> maps to a perfect mirror surface while </w:t>
      </w:r>
      <w:r>
        <w:rPr>
          <w:i/>
          <w:color w:val="000000"/>
        </w:rPr>
        <w:t>roughness = 1</w:t>
      </w:r>
      <w:r>
        <w:rPr>
          <w:color w:val="000000"/>
        </w:rPr>
        <w:t xml:space="preserve"> maps to a uniform hemispherical distribution. We adopt the reparametrization of </w:t>
      </w:r>
      <m:oMath>
        <m:r>
          <w:rPr>
            <w:rFonts w:ascii="Cambria Math" w:hAnsi="Cambria Math"/>
            <w:color w:val="000000"/>
          </w:rPr>
          <m:t xml:space="preserve">α = </m:t>
        </m:r>
        <m:sSup>
          <m:sSupPr>
            <m:ctrlPr>
              <w:rPr>
                <w:rFonts w:ascii="Cambria Math" w:hAnsi="Cambria Math" w:cs="Calibri"/>
                <w:i/>
                <w:color w:val="000000"/>
              </w:rPr>
            </m:ctrlPr>
          </m:sSupPr>
          <m:e>
            <m:r>
              <w:rPr>
                <w:rFonts w:ascii="Cambria Math" w:hAnsi="Cambria Math"/>
                <w:color w:val="000000"/>
              </w:rPr>
              <m:t>roughness</m:t>
            </m:r>
          </m:e>
          <m:sup>
            <m:r>
              <w:rPr>
                <w:rFonts w:ascii="Cambria Math" w:hAnsi="Cambria Math"/>
                <w:color w:val="000000"/>
              </w:rPr>
              <m:t>2</m:t>
            </m:r>
          </m:sup>
        </m:sSup>
      </m:oMath>
      <w:r>
        <w:rPr>
          <w:color w:val="000000"/>
        </w:rPr>
        <w:t xml:space="preserve"> which results in visually uniform increments in roughness.</w:t>
      </w:r>
    </w:p>
    <w:p w14:paraId="670C307E" w14:textId="77777777" w:rsidR="00200124" w:rsidRDefault="00200124" w:rsidP="00200124">
      <w:pPr>
        <w:jc w:val="both"/>
        <w:rPr>
          <w:color w:val="000000"/>
        </w:rPr>
      </w:pPr>
    </w:p>
    <w:p w14:paraId="59AD2EC2" w14:textId="77777777" w:rsidR="00200124" w:rsidRDefault="00200124" w:rsidP="00200124">
      <w:pPr>
        <w:jc w:val="both"/>
        <w:rPr>
          <w:color w:val="000000"/>
        </w:rPr>
      </w:pPr>
      <m:oMathPara>
        <m:oMath>
          <m:r>
            <w:rPr>
              <w:rFonts w:ascii="Cambria Math" w:hAnsi="Cambria Math"/>
              <w:color w:val="000000"/>
            </w:rPr>
            <m:t>D</m:t>
          </m:r>
          <m:d>
            <m:dPr>
              <m:ctrlPr>
                <w:rPr>
                  <w:rFonts w:ascii="Cambria Math" w:hAnsi="Cambria Math" w:cs="Calibri"/>
                  <w:i/>
                  <w:color w:val="000000"/>
                </w:rPr>
              </m:ctrlPr>
            </m:dPr>
            <m:e>
              <m:r>
                <w:rPr>
                  <w:rFonts w:ascii="Cambria Math" w:hAnsi="Cambria Math"/>
                  <w:color w:val="000000"/>
                </w:rPr>
                <m:t>h</m:t>
              </m:r>
            </m:e>
          </m:d>
          <m:r>
            <w:rPr>
              <w:rFonts w:ascii="Cambria Math" w:hAnsi="Cambria Math"/>
              <w:color w:val="000000"/>
            </w:rPr>
            <m:t>=</m:t>
          </m:r>
          <m:f>
            <m:fPr>
              <m:ctrlPr>
                <w:rPr>
                  <w:rFonts w:ascii="Cambria Math" w:hAnsi="Cambria Math" w:cs="Calibri"/>
                  <w:i/>
                  <w:color w:val="000000"/>
                </w:rPr>
              </m:ctrlPr>
            </m:fPr>
            <m:num>
              <m:sSup>
                <m:sSupPr>
                  <m:ctrlPr>
                    <w:rPr>
                      <w:rFonts w:ascii="Cambria Math" w:hAnsi="Cambria Math" w:cs="Calibri"/>
                      <w:i/>
                      <w:color w:val="000000"/>
                    </w:rPr>
                  </m:ctrlPr>
                </m:sSupPr>
                <m:e>
                  <m:r>
                    <w:rPr>
                      <w:rFonts w:ascii="Cambria Math" w:hAnsi="Cambria Math"/>
                      <w:color w:val="000000"/>
                    </w:rPr>
                    <m:t>α</m:t>
                  </m:r>
                </m:e>
                <m:sup>
                  <m:r>
                    <w:rPr>
                      <w:rFonts w:ascii="Cambria Math" w:hAnsi="Cambria Math"/>
                      <w:color w:val="000000"/>
                    </w:rPr>
                    <m:t>2</m:t>
                  </m:r>
                </m:sup>
              </m:sSup>
            </m:num>
            <m:den>
              <m:r>
                <w:rPr>
                  <w:rFonts w:ascii="Cambria Math" w:hAnsi="Cambria Math"/>
                  <w:color w:val="000000"/>
                </w:rPr>
                <m:t>π</m:t>
              </m:r>
              <m:sSup>
                <m:sSupPr>
                  <m:ctrlPr>
                    <w:rPr>
                      <w:rFonts w:ascii="Cambria Math" w:hAnsi="Cambria Math" w:cs="Calibri"/>
                      <w:i/>
                      <w:color w:val="000000"/>
                    </w:rPr>
                  </m:ctrlPr>
                </m:sSupPr>
                <m:e>
                  <m:r>
                    <w:rPr>
                      <w:rFonts w:ascii="Cambria Math" w:hAnsi="Cambria Math"/>
                      <w:color w:val="000000"/>
                    </w:rPr>
                    <m:t>(</m:t>
                  </m:r>
                  <m:sSup>
                    <m:sSupPr>
                      <m:ctrlPr>
                        <w:rPr>
                          <w:rFonts w:ascii="Cambria Math" w:hAnsi="Cambria Math" w:cs="Calibri"/>
                          <w:i/>
                          <w:color w:val="000000"/>
                        </w:rPr>
                      </m:ctrlPr>
                    </m:sSupPr>
                    <m:e>
                      <m:d>
                        <m:dPr>
                          <m:ctrlPr>
                            <w:rPr>
                              <w:rFonts w:ascii="Cambria Math" w:hAnsi="Cambria Math" w:cs="Calibri"/>
                              <w:i/>
                              <w:color w:val="000000"/>
                            </w:rPr>
                          </m:ctrlPr>
                        </m:dPr>
                        <m:e>
                          <m:r>
                            <w:rPr>
                              <w:rFonts w:ascii="Cambria Math" w:hAnsi="Cambria Math"/>
                              <w:color w:val="000000"/>
                            </w:rPr>
                            <m:t>n.h</m:t>
                          </m:r>
                        </m:e>
                      </m:d>
                    </m:e>
                    <m:sup>
                      <m:r>
                        <w:rPr>
                          <w:rFonts w:ascii="Cambria Math" w:hAnsi="Cambria Math"/>
                          <w:color w:val="000000"/>
                        </w:rPr>
                        <m:t>2</m:t>
                      </m:r>
                    </m:sup>
                  </m:sSup>
                  <m:r>
                    <w:rPr>
                      <w:rFonts w:ascii="Cambria Math" w:hAnsi="Cambria Math"/>
                      <w:color w:val="000000"/>
                    </w:rPr>
                    <m:t>*</m:t>
                  </m:r>
                  <m:d>
                    <m:dPr>
                      <m:ctrlPr>
                        <w:rPr>
                          <w:rFonts w:ascii="Cambria Math" w:hAnsi="Cambria Math" w:cs="Calibri"/>
                          <w:i/>
                          <w:color w:val="000000"/>
                        </w:rPr>
                      </m:ctrlPr>
                    </m:dPr>
                    <m:e>
                      <m:sSup>
                        <m:sSupPr>
                          <m:ctrlPr>
                            <w:rPr>
                              <w:rFonts w:ascii="Cambria Math" w:hAnsi="Cambria Math" w:cs="Calibri"/>
                              <w:i/>
                              <w:color w:val="000000"/>
                            </w:rPr>
                          </m:ctrlPr>
                        </m:sSupPr>
                        <m:e>
                          <m:r>
                            <w:rPr>
                              <w:rFonts w:ascii="Cambria Math" w:hAnsi="Cambria Math"/>
                              <w:color w:val="000000"/>
                            </w:rPr>
                            <m:t>α</m:t>
                          </m:r>
                        </m:e>
                        <m:sup>
                          <m:r>
                            <w:rPr>
                              <w:rFonts w:ascii="Cambria Math" w:hAnsi="Cambria Math"/>
                              <w:color w:val="000000"/>
                            </w:rPr>
                            <m:t>2</m:t>
                          </m:r>
                        </m:sup>
                      </m:sSup>
                      <m:r>
                        <w:rPr>
                          <w:rFonts w:ascii="Cambria Math" w:hAnsi="Cambria Math"/>
                          <w:color w:val="000000"/>
                        </w:rPr>
                        <m:t>-1</m:t>
                      </m:r>
                    </m:e>
                  </m:d>
                  <m:r>
                    <w:rPr>
                      <w:rFonts w:ascii="Cambria Math" w:hAnsi="Cambria Math"/>
                      <w:color w:val="000000"/>
                    </w:rPr>
                    <m:t>+1)</m:t>
                  </m:r>
                </m:e>
                <m:sup>
                  <m:r>
                    <w:rPr>
                      <w:rFonts w:ascii="Cambria Math" w:hAnsi="Cambria Math"/>
                      <w:color w:val="000000"/>
                    </w:rPr>
                    <m:t>2</m:t>
                  </m:r>
                </m:sup>
              </m:sSup>
            </m:den>
          </m:f>
        </m:oMath>
      </m:oMathPara>
    </w:p>
    <w:p w14:paraId="63E7B246" w14:textId="77777777" w:rsidR="00200124" w:rsidRDefault="00200124" w:rsidP="00200124">
      <w:pPr>
        <w:jc w:val="both"/>
        <w:rPr>
          <w:rFonts w:eastAsiaTheme="minorHAnsi"/>
          <w:color w:val="000000"/>
        </w:rPr>
      </w:pPr>
    </w:p>
    <w:p w14:paraId="4AAF138D" w14:textId="7C910E59" w:rsidR="00200124" w:rsidRDefault="00426EBB" w:rsidP="00EC5B54">
      <w:pPr>
        <w:pStyle w:val="Heading2"/>
        <w:keepLines/>
        <w:pBdr>
          <w:top w:val="none" w:sz="0" w:space="0" w:color="auto"/>
        </w:pBdr>
        <w:spacing w:before="40" w:after="0" w:line="240" w:lineRule="auto"/>
        <w:rPr>
          <w:color w:val="365F91" w:themeColor="accent1" w:themeShade="BF"/>
        </w:rPr>
      </w:pPr>
      <w:bookmarkStart w:id="2749" w:name="_Toc520719656"/>
      <w:r>
        <w:t xml:space="preserve">D.2. </w:t>
      </w:r>
      <w:r w:rsidR="00200124">
        <w:t xml:space="preserve">Geometric Occlusion Term – </w:t>
      </w:r>
      <w:r w:rsidR="00200124">
        <w:rPr>
          <w:i/>
        </w:rPr>
        <w:t>G(l, v, h)</w:t>
      </w:r>
      <w:bookmarkEnd w:id="2749"/>
    </w:p>
    <w:p w14:paraId="398DE62F" w14:textId="77777777" w:rsidR="00200124" w:rsidRDefault="00200124" w:rsidP="00200124">
      <w:pPr>
        <w:jc w:val="both"/>
      </w:pPr>
    </w:p>
    <w:p w14:paraId="13C46A60" w14:textId="77777777" w:rsidR="00200124" w:rsidRDefault="00200124" w:rsidP="00200124">
      <w:pPr>
        <w:jc w:val="both"/>
      </w:pPr>
      <w:r>
        <w:t xml:space="preserve">On any rough surface it is likely that some micro-facets will either not receive light due to them being occluded, or light reﬂected by them towards the viewer will be blocked by other micro-facets. This effect is apparent especially when the surface is illuminated at a grazing angle. Geometric occlusion term describes the likelihood that a micro-facet is occluded given a set of direction vectors </w:t>
      </w:r>
      <w:r>
        <w:rPr>
          <w:i/>
        </w:rPr>
        <w:t>l</w:t>
      </w:r>
      <w:r>
        <w:t xml:space="preserve">, </w:t>
      </w:r>
      <w:r>
        <w:rPr>
          <w:i/>
        </w:rPr>
        <w:t>v</w:t>
      </w:r>
      <w:r>
        <w:t xml:space="preserve">, </w:t>
      </w:r>
      <w:r>
        <w:rPr>
          <w:i/>
        </w:rPr>
        <w:t>h</w:t>
      </w:r>
      <w:r>
        <w:t>. The suggested pick for the geometric occlusion term is the Schlick approximation for Smith’s shadowing function:</w:t>
      </w:r>
    </w:p>
    <w:p w14:paraId="71319B6C" w14:textId="77777777" w:rsidR="00200124" w:rsidRDefault="00200124" w:rsidP="00200124">
      <w:pPr>
        <w:jc w:val="both"/>
      </w:pPr>
    </w:p>
    <w:p w14:paraId="17246111" w14:textId="77777777" w:rsidR="00200124" w:rsidRDefault="00200124" w:rsidP="00200124">
      <w:pPr>
        <w:jc w:val="both"/>
      </w:pPr>
      <m:oMathPara>
        <m:oMath>
          <m:r>
            <w:rPr>
              <w:rFonts w:ascii="Cambria Math" w:hAnsi="Cambria Math"/>
            </w:rPr>
            <m:t>k=</m:t>
          </m:r>
          <m:f>
            <m:fPr>
              <m:ctrlPr>
                <w:rPr>
                  <w:rFonts w:ascii="Cambria Math" w:hAnsi="Cambria Math" w:cs="Calibri"/>
                  <w:i/>
                </w:rPr>
              </m:ctrlPr>
            </m:fPr>
            <m:num>
              <m:sSup>
                <m:sSupPr>
                  <m:ctrlPr>
                    <w:rPr>
                      <w:rFonts w:ascii="Cambria Math" w:hAnsi="Cambria Math" w:cs="Calibri"/>
                      <w:i/>
                    </w:rPr>
                  </m:ctrlPr>
                </m:sSupPr>
                <m:e>
                  <m:d>
                    <m:dPr>
                      <m:ctrlPr>
                        <w:rPr>
                          <w:rFonts w:ascii="Cambria Math" w:hAnsi="Cambria Math" w:cs="Calibri"/>
                          <w:i/>
                        </w:rPr>
                      </m:ctrlPr>
                    </m:dPr>
                    <m:e>
                      <m:r>
                        <w:rPr>
                          <w:rFonts w:ascii="Cambria Math" w:hAnsi="Cambria Math"/>
                        </w:rPr>
                        <m:t>roughness+1</m:t>
                      </m:r>
                    </m:e>
                  </m:d>
                </m:e>
                <m:sup>
                  <m:r>
                    <w:rPr>
                      <w:rFonts w:ascii="Cambria Math" w:hAnsi="Cambria Math"/>
                    </w:rPr>
                    <m:t>2</m:t>
                  </m:r>
                </m:sup>
              </m:sSup>
            </m:num>
            <m:den>
              <m:r>
                <w:rPr>
                  <w:rFonts w:ascii="Cambria Math" w:hAnsi="Cambria Math"/>
                </w:rPr>
                <m:t>8</m:t>
              </m:r>
            </m:den>
          </m:f>
        </m:oMath>
      </m:oMathPara>
    </w:p>
    <w:p w14:paraId="69AC9321" w14:textId="77777777" w:rsidR="00200124" w:rsidRDefault="00200124" w:rsidP="00200124">
      <w:pPr>
        <w:jc w:val="both"/>
      </w:pPr>
    </w:p>
    <w:p w14:paraId="2652238B" w14:textId="75F5BCA9" w:rsidR="00200124" w:rsidRDefault="00902542" w:rsidP="00200124">
      <w:pPr>
        <w:jc w:val="both"/>
      </w:pPr>
      <m:oMathPara>
        <m:oMath>
          <m:sSub>
            <m:sSubPr>
              <m:ctrlPr>
                <w:rPr>
                  <w:rFonts w:ascii="Cambria Math" w:hAnsi="Cambria Math" w:cs="Calibri"/>
                  <w:i/>
                </w:rPr>
              </m:ctrlPr>
            </m:sSubPr>
            <m:e>
              <m:r>
                <w:rPr>
                  <w:rFonts w:ascii="Cambria Math" w:hAnsi="Cambria Math"/>
                </w:rPr>
                <m:t>G</m:t>
              </m:r>
            </m:e>
            <m:sub>
              <m:r>
                <w:rPr>
                  <w:rFonts w:ascii="Cambria Math" w:hAnsi="Cambria Math"/>
                </w:rPr>
                <m:t>1</m:t>
              </m:r>
            </m:sub>
          </m:sSub>
          <m:r>
            <w:rPr>
              <w:rFonts w:ascii="Cambria Math" w:hAnsi="Cambria Math"/>
            </w:rPr>
            <m:t>(x)=</m:t>
          </m:r>
          <m:f>
            <m:fPr>
              <m:ctrlPr>
                <w:rPr>
                  <w:rFonts w:ascii="Cambria Math" w:hAnsi="Cambria Math" w:cs="Calibri"/>
                  <w:i/>
                </w:rPr>
              </m:ctrlPr>
            </m:fPr>
            <m:num>
              <m:r>
                <w:rPr>
                  <w:rFonts w:ascii="Cambria Math" w:hAnsi="Cambria Math"/>
                </w:rPr>
                <m:t>n.x</m:t>
              </m:r>
            </m:num>
            <m:den>
              <m:r>
                <w:rPr>
                  <w:rFonts w:ascii="Cambria Math" w:hAnsi="Cambria Math"/>
                </w:rPr>
                <m:t>(n.x)*</m:t>
              </m:r>
              <m:d>
                <m:dPr>
                  <m:ctrlPr>
                    <w:rPr>
                      <w:rFonts w:ascii="Cambria Math" w:hAnsi="Cambria Math" w:cs="Calibri"/>
                      <w:i/>
                    </w:rPr>
                  </m:ctrlPr>
                </m:dPr>
                <m:e>
                  <m:r>
                    <w:rPr>
                      <w:rFonts w:ascii="Cambria Math" w:hAnsi="Cambria Math"/>
                    </w:rPr>
                    <m:t>1-k</m:t>
                  </m:r>
                </m:e>
              </m:d>
              <m:r>
                <w:rPr>
                  <w:rFonts w:ascii="Cambria Math" w:hAnsi="Cambria Math"/>
                </w:rPr>
                <m:t>+k</m:t>
              </m:r>
            </m:den>
          </m:f>
        </m:oMath>
      </m:oMathPara>
    </w:p>
    <w:p w14:paraId="1741B761" w14:textId="265EA23C" w:rsidR="00200124" w:rsidRPr="0081245A" w:rsidRDefault="00200124" w:rsidP="00200124">
      <w:pPr>
        <w:jc w:val="both"/>
      </w:pPr>
      <m:oMathPara>
        <m:oMath>
          <m:r>
            <w:rPr>
              <w:rFonts w:ascii="Cambria Math" w:hAnsi="Cambria Math"/>
            </w:rPr>
            <m:t>G</m:t>
          </m:r>
          <m:d>
            <m:dPr>
              <m:ctrlPr>
                <w:rPr>
                  <w:rFonts w:ascii="Cambria Math" w:hAnsi="Cambria Math" w:cs="Calibri"/>
                  <w:i/>
                </w:rPr>
              </m:ctrlPr>
            </m:dPr>
            <m:e>
              <m:r>
                <w:rPr>
                  <w:rFonts w:ascii="Cambria Math" w:hAnsi="Cambria Math"/>
                </w:rPr>
                <m:t>l, v, h</m:t>
              </m:r>
            </m:e>
          </m:d>
          <m:r>
            <w:rPr>
              <w:rFonts w:ascii="Cambria Math" w:hAnsi="Cambria Math"/>
            </w:rPr>
            <m:t>=</m:t>
          </m:r>
          <m:sSub>
            <m:sSubPr>
              <m:ctrlPr>
                <w:rPr>
                  <w:rFonts w:ascii="Cambria Math" w:hAnsi="Cambria Math" w:cs="Calibri"/>
                  <w:i/>
                </w:rPr>
              </m:ctrlPr>
            </m:sSubPr>
            <m:e>
              <m:r>
                <w:rPr>
                  <w:rFonts w:ascii="Cambria Math" w:hAnsi="Cambria Math"/>
                </w:rPr>
                <m:t>G</m:t>
              </m:r>
            </m:e>
            <m:sub>
              <m:r>
                <w:rPr>
                  <w:rFonts w:ascii="Cambria Math" w:hAnsi="Cambria Math"/>
                </w:rPr>
                <m:t>1</m:t>
              </m:r>
            </m:sub>
          </m:sSub>
          <m:d>
            <m:dPr>
              <m:ctrlPr>
                <w:rPr>
                  <w:rFonts w:ascii="Cambria Math" w:hAnsi="Cambria Math" w:cs="Calibri"/>
                  <w:i/>
                </w:rPr>
              </m:ctrlPr>
            </m:dPr>
            <m:e>
              <m:r>
                <w:rPr>
                  <w:rFonts w:ascii="Cambria Math" w:hAnsi="Cambria Math"/>
                </w:rPr>
                <m:t>l</m:t>
              </m:r>
            </m:e>
          </m:d>
          <m:r>
            <w:rPr>
              <w:rFonts w:ascii="Cambria Math" w:hAnsi="Cambria Math"/>
            </w:rPr>
            <m:t>*</m:t>
          </m:r>
          <m:sSub>
            <m:sSubPr>
              <m:ctrlPr>
                <w:rPr>
                  <w:rFonts w:ascii="Cambria Math" w:hAnsi="Cambria Math" w:cs="Calibri"/>
                  <w:i/>
                </w:rPr>
              </m:ctrlPr>
            </m:sSubPr>
            <m:e>
              <m:r>
                <w:rPr>
                  <w:rFonts w:ascii="Cambria Math" w:hAnsi="Cambria Math"/>
                </w:rPr>
                <m:t>G</m:t>
              </m:r>
            </m:e>
            <m:sub>
              <m:r>
                <w:rPr>
                  <w:rFonts w:ascii="Cambria Math" w:hAnsi="Cambria Math"/>
                </w:rPr>
                <m:t>1</m:t>
              </m:r>
            </m:sub>
          </m:sSub>
          <m:r>
            <w:rPr>
              <w:rFonts w:ascii="Cambria Math" w:hAnsi="Cambria Math"/>
            </w:rPr>
            <m:t>(v)</m:t>
          </m:r>
        </m:oMath>
      </m:oMathPara>
    </w:p>
    <w:p w14:paraId="178290E5" w14:textId="77777777" w:rsidR="00200124" w:rsidRDefault="00200124" w:rsidP="00200124">
      <w:pPr>
        <w:jc w:val="both"/>
      </w:pPr>
    </w:p>
    <w:p w14:paraId="360712E4" w14:textId="36113108" w:rsidR="00200124" w:rsidRDefault="00200124" w:rsidP="00200124">
      <w:pPr>
        <w:jc w:val="both"/>
      </w:pPr>
      <w:r>
        <w:t xml:space="preserve">As can be seen, the total geometric occlusion term is a product of two occlusion functions </w:t>
      </w:r>
      <m:oMath>
        <m:sSub>
          <m:sSubPr>
            <m:ctrlPr>
              <w:rPr>
                <w:rFonts w:ascii="Cambria Math" w:hAnsi="Cambria Math" w:cs="Calibri"/>
                <w:i/>
              </w:rPr>
            </m:ctrlPr>
          </m:sSubPr>
          <m:e>
            <m:r>
              <w:rPr>
                <w:rFonts w:ascii="Cambria Math" w:hAnsi="Cambria Math"/>
              </w:rPr>
              <m:t>G</m:t>
            </m:r>
          </m:e>
          <m:sub>
            <m:r>
              <w:rPr>
                <w:rFonts w:ascii="Cambria Math" w:hAnsi="Cambria Math"/>
              </w:rPr>
              <m:t>1</m:t>
            </m:r>
          </m:sub>
        </m:sSub>
      </m:oMath>
      <w:r>
        <w:t>applied for the light source direction as well as the view direction.</w:t>
      </w:r>
    </w:p>
    <w:p w14:paraId="4C92E249" w14:textId="77777777" w:rsidR="00200124" w:rsidRDefault="00200124" w:rsidP="00200124">
      <w:pPr>
        <w:jc w:val="both"/>
      </w:pPr>
    </w:p>
    <w:p w14:paraId="089E5CCE" w14:textId="50D574EE" w:rsidR="00200124" w:rsidRDefault="00426EBB" w:rsidP="005B6830">
      <w:pPr>
        <w:pStyle w:val="Heading2"/>
        <w:keepLines/>
        <w:pBdr>
          <w:top w:val="none" w:sz="0" w:space="0" w:color="auto"/>
        </w:pBdr>
        <w:spacing w:before="40" w:after="0" w:line="240" w:lineRule="auto"/>
        <w:rPr>
          <w:i/>
        </w:rPr>
      </w:pPr>
      <w:bookmarkStart w:id="2750" w:name="_Toc520719657"/>
      <w:r>
        <w:t xml:space="preserve">D.3. </w:t>
      </w:r>
      <w:r w:rsidR="00200124">
        <w:t xml:space="preserve">Fresnel Term – </w:t>
      </w:r>
      <w:r w:rsidR="00200124">
        <w:rPr>
          <w:i/>
        </w:rPr>
        <w:t>F(l, h)</w:t>
      </w:r>
      <w:bookmarkEnd w:id="2750"/>
    </w:p>
    <w:p w14:paraId="43093E2D" w14:textId="21FA6778" w:rsidR="00200124" w:rsidRDefault="00200124" w:rsidP="00200124">
      <w:pPr>
        <w:jc w:val="both"/>
      </w:pPr>
      <w:r>
        <w:br/>
        <w:t xml:space="preserve">The Fresnel term is a physical term describing </w:t>
      </w:r>
      <w:r w:rsidR="00194654" w:rsidRPr="00EC5B54">
        <w:t>ratio of reflected to transmitted light energy</w:t>
      </w:r>
      <w:r w:rsidR="00194654">
        <w:t xml:space="preserve"> on the material boundary</w:t>
      </w:r>
      <w:r w:rsidR="00194654" w:rsidRPr="00194654">
        <w:t xml:space="preserve">. </w:t>
      </w:r>
      <w:r w:rsidR="00194654" w:rsidRPr="00EC5B54">
        <w:t xml:space="preserve">It models the real-world observation that surface reflections increase in intensity at grazing angles. </w:t>
      </w:r>
      <w:r>
        <w:t>The exact behavior of light when moving between media of differing refractive indices is described by the Fresnel equations. However, because of their complexity and relatively high computational cost, the suggested pick for the Fresnel term is the Schlick’s approximation commonly used in computer graphics:</w:t>
      </w:r>
    </w:p>
    <w:p w14:paraId="0FCFD45D" w14:textId="10A632DC" w:rsidR="00200124" w:rsidRDefault="00200124" w:rsidP="00200124">
      <w:pPr>
        <w:jc w:val="both"/>
      </w:pPr>
      <m:oMathPara>
        <m:oMath>
          <m:r>
            <w:rPr>
              <w:rFonts w:ascii="Cambria Math" w:hAnsi="Cambria Math"/>
            </w:rPr>
            <m:t>F</m:t>
          </m:r>
          <m:d>
            <m:dPr>
              <m:ctrlPr>
                <w:rPr>
                  <w:rFonts w:ascii="Cambria Math" w:hAnsi="Cambria Math" w:cs="Calibri"/>
                  <w:i/>
                </w:rPr>
              </m:ctrlPr>
            </m:dPr>
            <m:e>
              <m:r>
                <w:rPr>
                  <w:rFonts w:ascii="Cambria Math" w:hAnsi="Cambria Math"/>
                </w:rPr>
                <m:t>l, h</m:t>
              </m:r>
            </m:e>
          </m:d>
          <m:r>
            <w:rPr>
              <w:rFonts w:ascii="Cambria Math" w:hAnsi="Cambria Math"/>
            </w:rPr>
            <m:t>=</m:t>
          </m:r>
          <m:sSub>
            <m:sSubPr>
              <m:ctrlPr>
                <w:rPr>
                  <w:rFonts w:ascii="Cambria Math" w:hAnsi="Cambria Math" w:cs="Calibri"/>
                  <w:i/>
                </w:rPr>
              </m:ctrlPr>
            </m:sSubPr>
            <m:e>
              <m:r>
                <w:rPr>
                  <w:rFonts w:ascii="Cambria Math" w:hAnsi="Cambria Math"/>
                </w:rPr>
                <m:t>F</m:t>
              </m:r>
            </m:e>
            <m:sub>
              <m:r>
                <w:rPr>
                  <w:rFonts w:ascii="Cambria Math" w:hAnsi="Cambria Math"/>
                </w:rPr>
                <m:t>0</m:t>
              </m:r>
            </m:sub>
          </m:sSub>
          <m:r>
            <w:rPr>
              <w:rFonts w:ascii="Cambria Math" w:hAnsi="Cambria Math"/>
            </w:rPr>
            <m:t>+</m:t>
          </m:r>
          <m:d>
            <m:dPr>
              <m:ctrlPr>
                <w:rPr>
                  <w:rFonts w:ascii="Cambria Math" w:hAnsi="Cambria Math" w:cs="Calibri"/>
                  <w:i/>
                </w:rPr>
              </m:ctrlPr>
            </m:dPr>
            <m:e>
              <m:r>
                <w:rPr>
                  <w:rFonts w:ascii="Cambria Math" w:hAnsi="Cambria Math"/>
                </w:rPr>
                <m:t>1-</m:t>
              </m:r>
              <m:sSub>
                <m:sSubPr>
                  <m:ctrlPr>
                    <w:rPr>
                      <w:rFonts w:ascii="Cambria Math" w:hAnsi="Cambria Math" w:cs="Calibri"/>
                      <w:i/>
                    </w:rPr>
                  </m:ctrlPr>
                </m:sSubPr>
                <m:e>
                  <m:r>
                    <w:rPr>
                      <w:rFonts w:ascii="Cambria Math" w:hAnsi="Cambria Math"/>
                    </w:rPr>
                    <m:t>F</m:t>
                  </m:r>
                </m:e>
                <m:sub>
                  <m:r>
                    <w:rPr>
                      <w:rFonts w:ascii="Cambria Math" w:hAnsi="Cambria Math"/>
                    </w:rPr>
                    <m:t>0</m:t>
                  </m:r>
                </m:sub>
              </m:sSub>
            </m:e>
          </m:d>
          <m:r>
            <w:rPr>
              <w:rFonts w:ascii="Cambria Math" w:hAnsi="Cambria Math"/>
            </w:rPr>
            <m:t>*</m:t>
          </m:r>
          <m:sSup>
            <m:sSupPr>
              <m:ctrlPr>
                <w:rPr>
                  <w:rFonts w:ascii="Cambria Math" w:hAnsi="Cambria Math" w:cs="Calibri"/>
                  <w:i/>
                </w:rPr>
              </m:ctrlPr>
            </m:sSupPr>
            <m:e>
              <m:r>
                <w:rPr>
                  <w:rFonts w:ascii="Cambria Math" w:hAnsi="Cambria Math"/>
                </w:rPr>
                <m:t>(1-l.h)</m:t>
              </m:r>
            </m:e>
            <m:sup>
              <m:r>
                <w:rPr>
                  <w:rFonts w:ascii="Cambria Math" w:hAnsi="Cambria Math"/>
                </w:rPr>
                <m:t>5</m:t>
              </m:r>
            </m:sup>
          </m:sSup>
        </m:oMath>
      </m:oMathPara>
    </w:p>
    <w:p w14:paraId="3312B413" w14:textId="77777777" w:rsidR="00200124" w:rsidRDefault="00200124" w:rsidP="00200124">
      <w:pPr>
        <w:jc w:val="both"/>
      </w:pPr>
      <w:r>
        <w:t xml:space="preserve">where </w:t>
      </w:r>
      <m:oMath>
        <m:sSub>
          <m:sSubPr>
            <m:ctrlPr>
              <w:rPr>
                <w:rFonts w:ascii="Cambria Math" w:hAnsi="Cambria Math" w:cs="Calibri"/>
                <w:i/>
              </w:rPr>
            </m:ctrlPr>
          </m:sSubPr>
          <m:e>
            <m:r>
              <w:rPr>
                <w:rFonts w:ascii="Cambria Math" w:hAnsi="Cambria Math"/>
              </w:rPr>
              <m:t>F</m:t>
            </m:r>
          </m:e>
          <m:sub>
            <m:r>
              <w:rPr>
                <w:rFonts w:ascii="Cambria Math" w:hAnsi="Cambria Math"/>
              </w:rPr>
              <m:t>0</m:t>
            </m:r>
          </m:sub>
        </m:sSub>
      </m:oMath>
      <w:r>
        <w:t xml:space="preserve"> is the specular reflectance of the material at normal incidence (its specular color).</w:t>
      </w:r>
    </w:p>
    <w:p w14:paraId="6F9310E5" w14:textId="77777777" w:rsidR="00200124" w:rsidRDefault="00200124" w:rsidP="00200124">
      <w:pPr>
        <w:jc w:val="both"/>
        <w:rPr>
          <w:rFonts w:eastAsiaTheme="minorHAnsi"/>
        </w:rPr>
      </w:pPr>
    </w:p>
    <w:p w14:paraId="77FC12C8" w14:textId="77777777" w:rsidR="00200124" w:rsidRDefault="00200124" w:rsidP="00200124">
      <w:pPr>
        <w:jc w:val="both"/>
      </w:pPr>
    </w:p>
    <w:p w14:paraId="55A61140" w14:textId="77777777" w:rsidR="00200124" w:rsidRPr="0081245A" w:rsidRDefault="00200124" w:rsidP="00EC5B54"/>
    <w:p w14:paraId="088D2208" w14:textId="77777777" w:rsidR="00760F3B" w:rsidRPr="0081245A" w:rsidRDefault="00D611A8" w:rsidP="0081245A">
      <w:pPr>
        <w:pStyle w:val="Heading1"/>
      </w:pPr>
      <w:bookmarkStart w:id="2751" w:name="_Toc520719658"/>
      <w:r w:rsidRPr="0081245A">
        <w:lastRenderedPageBreak/>
        <w:t>Appendix</w:t>
      </w:r>
      <w:r w:rsidR="00A8382B" w:rsidRPr="0081245A">
        <w:t xml:space="preserve"> </w:t>
      </w:r>
      <w:r w:rsidR="00200124" w:rsidRPr="0081245A">
        <w:t>E</w:t>
      </w:r>
      <w:r w:rsidR="00A8382B" w:rsidRPr="0081245A">
        <w:t>.</w:t>
      </w:r>
      <w:r w:rsidR="00760F3B" w:rsidRPr="0081245A">
        <w:t xml:space="preserve"> Standard Namespaces and Content Types</w:t>
      </w:r>
      <w:bookmarkEnd w:id="2742"/>
      <w:bookmarkEnd w:id="2751"/>
    </w:p>
    <w:p w14:paraId="295F3598" w14:textId="10BEB781" w:rsidR="002913A2" w:rsidRPr="00737C61" w:rsidRDefault="00200124" w:rsidP="00737C61">
      <w:pPr>
        <w:pStyle w:val="Heading2"/>
        <w:ind w:left="18"/>
      </w:pPr>
      <w:bookmarkStart w:id="2752" w:name="_Toc417309106"/>
      <w:bookmarkStart w:id="2753" w:name="_Toc520719659"/>
      <w:r>
        <w:t>E</w:t>
      </w:r>
      <w:r w:rsidR="002913A2" w:rsidRPr="00737C61">
        <w:t>.1</w:t>
      </w:r>
      <w:r w:rsidR="002913A2" w:rsidRPr="00737C61">
        <w:tab/>
        <w:t>Content Types</w:t>
      </w:r>
      <w:bookmarkEnd w:id="2752"/>
      <w:bookmarkEnd w:id="2753"/>
    </w:p>
    <w:p w14:paraId="4497D3E5" w14:textId="77777777" w:rsidR="002913A2" w:rsidRPr="002913A2" w:rsidRDefault="00813AA5" w:rsidP="002913A2">
      <w:r>
        <w:t>3</w:t>
      </w:r>
      <w:r w:rsidR="00397812">
        <w:t>D Texture</w:t>
      </w:r>
      <w:r w:rsidR="008738AF">
        <w:tab/>
      </w:r>
      <w:r w:rsidR="008738AF">
        <w:tab/>
      </w:r>
      <w:r w:rsidR="0064589E">
        <w:t>application/vnd.ms-package.3dmanufacturing-3dmodeltexture</w:t>
      </w:r>
    </w:p>
    <w:p w14:paraId="0FA8E391" w14:textId="35493598" w:rsidR="002913A2" w:rsidRPr="00737C61" w:rsidRDefault="00200124" w:rsidP="00737C61">
      <w:pPr>
        <w:pStyle w:val="Heading2"/>
        <w:ind w:left="18"/>
      </w:pPr>
      <w:bookmarkStart w:id="2754" w:name="_Toc417309107"/>
      <w:bookmarkStart w:id="2755" w:name="_Toc520719660"/>
      <w:r>
        <w:t>E</w:t>
      </w:r>
      <w:r w:rsidR="002913A2" w:rsidRPr="00737C61">
        <w:t>.2</w:t>
      </w:r>
      <w:r w:rsidR="002913A2" w:rsidRPr="00737C61">
        <w:tab/>
        <w:t>Relationship Types</w:t>
      </w:r>
      <w:bookmarkEnd w:id="2754"/>
      <w:bookmarkEnd w:id="2755"/>
    </w:p>
    <w:p w14:paraId="5D2EF050" w14:textId="77777777" w:rsidR="002913A2" w:rsidRPr="002913A2" w:rsidRDefault="00813AA5" w:rsidP="002913A2">
      <w:r>
        <w:t>3</w:t>
      </w:r>
      <w:r w:rsidR="00397812">
        <w:t>D Texture</w:t>
      </w:r>
      <w:r w:rsidR="008738AF">
        <w:tab/>
      </w:r>
      <w:r w:rsidR="008738AF">
        <w:tab/>
        <w:t>http://schemas.microsoft.com/3d</w:t>
      </w:r>
      <w:r w:rsidR="00B960D4">
        <w:t>manufacturing/2013/01/3dtexture</w:t>
      </w:r>
    </w:p>
    <w:p w14:paraId="6CC62791" w14:textId="3D07F25C" w:rsidR="002913A2" w:rsidRPr="00737C61" w:rsidRDefault="00200124" w:rsidP="00737C61">
      <w:pPr>
        <w:pStyle w:val="Heading2"/>
        <w:ind w:left="18"/>
      </w:pPr>
      <w:bookmarkStart w:id="2756" w:name="_Toc417309108"/>
      <w:bookmarkStart w:id="2757" w:name="_Toc520719661"/>
      <w:r>
        <w:t>E</w:t>
      </w:r>
      <w:r w:rsidR="002913A2" w:rsidRPr="00737C61">
        <w:t>.3</w:t>
      </w:r>
      <w:r w:rsidR="002913A2" w:rsidRPr="00737C61">
        <w:tab/>
        <w:t>Namespaces</w:t>
      </w:r>
      <w:bookmarkEnd w:id="2756"/>
      <w:bookmarkEnd w:id="2757"/>
    </w:p>
    <w:p w14:paraId="08E8E535" w14:textId="77777777" w:rsidR="00737C61" w:rsidRPr="00737C61" w:rsidRDefault="00B960D4" w:rsidP="00737C61">
      <w:r>
        <w:t>Advanced Materials</w:t>
      </w:r>
      <w:r w:rsidR="008738AF">
        <w:tab/>
      </w:r>
      <w:r w:rsidR="001009DF">
        <w:t>http://schemas.microsoft.com/3dmanufacturing</w:t>
      </w:r>
      <w:r>
        <w:t>/material/2015/02</w:t>
      </w:r>
    </w:p>
    <w:p w14:paraId="69ADDBB9" w14:textId="77777777" w:rsidR="00370B3C" w:rsidRPr="00370B3C" w:rsidRDefault="00370B3C" w:rsidP="00370B3C">
      <w:pPr>
        <w:pStyle w:val="Heading1"/>
      </w:pPr>
      <w:bookmarkStart w:id="2758" w:name="_Toc417309109"/>
      <w:bookmarkStart w:id="2759" w:name="_Toc520719662"/>
      <w:r w:rsidRPr="00370B3C">
        <w:lastRenderedPageBreak/>
        <w:t>References</w:t>
      </w:r>
      <w:bookmarkEnd w:id="2758"/>
      <w:bookmarkEnd w:id="2759"/>
    </w:p>
    <w:p w14:paraId="4DD32E42" w14:textId="77777777" w:rsidR="00370B3C" w:rsidRDefault="00370B3C" w:rsidP="00370B3C">
      <w:pPr>
        <w:rPr>
          <w:b/>
        </w:rPr>
      </w:pPr>
      <w:r w:rsidRPr="001F14DA">
        <w:rPr>
          <w:b/>
        </w:rPr>
        <w:t>BNF of Generic URI Syntax</w:t>
      </w:r>
    </w:p>
    <w:p w14:paraId="39A282F4" w14:textId="77777777" w:rsidR="001F14DA" w:rsidRPr="001F14DA" w:rsidRDefault="001F14DA" w:rsidP="00370B3C">
      <w:r w:rsidRPr="001F14DA">
        <w:t>“BNF</w:t>
      </w:r>
      <w:r>
        <w:t xml:space="preserve"> of Generic URI Syntax.” World Wide Web Consortium. http://www.w3.org/Addressing/URL/5_URI_BNF.html</w:t>
      </w:r>
    </w:p>
    <w:p w14:paraId="6F8D7497" w14:textId="77777777" w:rsidR="001F14DA" w:rsidRPr="001F14DA" w:rsidRDefault="001F14DA" w:rsidP="00370B3C">
      <w:pPr>
        <w:rPr>
          <w:b/>
        </w:rPr>
      </w:pPr>
      <w:r w:rsidRPr="001F14DA">
        <w:rPr>
          <w:b/>
        </w:rPr>
        <w:t>JPEG</w:t>
      </w:r>
    </w:p>
    <w:p w14:paraId="20BEC6DC" w14:textId="77777777" w:rsidR="001F14DA" w:rsidRDefault="001F14DA" w:rsidP="00370B3C">
      <w:r>
        <w:t>Hamilton, Eric. “JPEG File Interchange Format, Version 1.02.” World Wide Web Consortium. 1992. http://www.w3.org/Graphics/JPEG/jfif3.pdf</w:t>
      </w:r>
    </w:p>
    <w:p w14:paraId="60A5BBA6" w14:textId="77777777" w:rsidR="001F14DA" w:rsidRPr="001F14DA" w:rsidRDefault="001F14DA" w:rsidP="00370B3C">
      <w:pPr>
        <w:rPr>
          <w:b/>
        </w:rPr>
      </w:pPr>
      <w:r w:rsidRPr="001F14DA">
        <w:rPr>
          <w:b/>
        </w:rPr>
        <w:t>Open Packaging Conventions</w:t>
      </w:r>
    </w:p>
    <w:p w14:paraId="511CBA00" w14:textId="77777777" w:rsidR="001F14DA" w:rsidRDefault="001F14DA" w:rsidP="001F14DA">
      <w:r>
        <w:t>Ecma International. “Office Open XML Part 2: Open Packaging Conventions.” 2006. http://www.ecma-international.org</w:t>
      </w:r>
    </w:p>
    <w:p w14:paraId="56188504" w14:textId="77777777" w:rsidR="005F5F8E" w:rsidRPr="005F5F8E" w:rsidRDefault="005F5F8E" w:rsidP="00370B3C">
      <w:pPr>
        <w:rPr>
          <w:b/>
        </w:rPr>
      </w:pPr>
      <w:r w:rsidRPr="005F5F8E">
        <w:rPr>
          <w:b/>
        </w:rPr>
        <w:t>PNG</w:t>
      </w:r>
    </w:p>
    <w:p w14:paraId="05B3BD54" w14:textId="77777777" w:rsidR="005F5F8E" w:rsidRDefault="005F5F8E" w:rsidP="00370B3C">
      <w:r>
        <w:t>Duce, David (editor). “Portable Network Graphics (PNG) Specification,” Second Edition. World Wide Web Consortium. 2003. http://www.w3.org/TR/2003/REC-PNG-20031110</w:t>
      </w:r>
    </w:p>
    <w:p w14:paraId="14531BD3" w14:textId="77777777" w:rsidR="00370B3C" w:rsidRPr="005F5F8E" w:rsidRDefault="00370B3C" w:rsidP="00370B3C">
      <w:pPr>
        <w:rPr>
          <w:b/>
        </w:rPr>
      </w:pPr>
      <w:r w:rsidRPr="005F5F8E">
        <w:rPr>
          <w:b/>
        </w:rPr>
        <w:t>sRGB</w:t>
      </w:r>
    </w:p>
    <w:p w14:paraId="535F2ED7"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EAAFE59" w14:textId="77777777" w:rsidR="00370B3C" w:rsidRPr="005F5F8E" w:rsidRDefault="00370B3C" w:rsidP="00370B3C">
      <w:pPr>
        <w:rPr>
          <w:b/>
        </w:rPr>
      </w:pPr>
      <w:r w:rsidRPr="005F5F8E">
        <w:rPr>
          <w:b/>
        </w:rPr>
        <w:t>Unicode</w:t>
      </w:r>
    </w:p>
    <w:p w14:paraId="00EC962B"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0F49B096" w14:textId="77777777" w:rsidR="00370B3C" w:rsidRPr="005F5F8E" w:rsidRDefault="00370B3C" w:rsidP="00370B3C">
      <w:pPr>
        <w:rPr>
          <w:b/>
        </w:rPr>
      </w:pPr>
      <w:r w:rsidRPr="005F5F8E">
        <w:rPr>
          <w:b/>
        </w:rPr>
        <w:t>XML</w:t>
      </w:r>
    </w:p>
    <w:p w14:paraId="1908307B"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6A389052" w14:textId="77777777" w:rsidR="00A2606F" w:rsidRPr="00A2606F" w:rsidRDefault="00A2606F" w:rsidP="00A2606F">
      <w:pPr>
        <w:pStyle w:val="ReferenceName"/>
      </w:pPr>
      <w:r w:rsidRPr="00A2606F">
        <w:t>XML C14N</w:t>
      </w:r>
    </w:p>
    <w:p w14:paraId="170593BD"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4C0171B5" w14:textId="77777777" w:rsidR="005F5F8E" w:rsidRDefault="005F5F8E" w:rsidP="005F5F8E">
      <w:pPr>
        <w:pStyle w:val="ReferenceName"/>
      </w:pPr>
      <w:r>
        <w:t>XML Namespaces</w:t>
      </w:r>
    </w:p>
    <w:p w14:paraId="6E74017F" w14:textId="77777777" w:rsidR="005F5F8E" w:rsidRDefault="005F5F8E" w:rsidP="005F5F8E">
      <w:r>
        <w:lastRenderedPageBreak/>
        <w:t>Bray, Tim, Dave Hollander, Andrew Layman, and Richard Tobin (editors). “Namespaces in XML 1.0 (Second Edition).” World Wide Web Consortium. 2006. http://www.w3.org/TR/2006/REC-xml-names-20060816/</w:t>
      </w:r>
    </w:p>
    <w:p w14:paraId="736A4FAF" w14:textId="77777777" w:rsidR="005F5F8E" w:rsidRDefault="005F5F8E" w:rsidP="00A2606F">
      <w:pPr>
        <w:pStyle w:val="ReferenceName"/>
        <w:keepNext/>
      </w:pPr>
      <w:r>
        <w:t>XML Schema</w:t>
      </w:r>
    </w:p>
    <w:p w14:paraId="507FD1CD"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2A08E99" w14:textId="77777777" w:rsidR="005F5F8E" w:rsidRPr="00370B3C" w:rsidRDefault="005F5F8E" w:rsidP="005F5F8E">
      <w:r>
        <w:t>Biron, Paul V. and Ashok Malhotra (editors). “XML Schema Part 2: Datatypes,” Second Edition. World Wide Web Consortium. 2004. http://www.w3.org/TR/2004/REC-xmlschema-2-20041028/</w:t>
      </w:r>
      <w:bookmarkStart w:id="2760" w:name="XMLC14N"/>
      <w:bookmarkStart w:id="2761" w:name="EXCLC14N"/>
      <w:bookmarkEnd w:id="2760"/>
      <w:bookmarkEnd w:id="2761"/>
    </w:p>
    <w:sectPr w:rsidR="005F5F8E" w:rsidRPr="00370B3C" w:rsidSect="00A3116D">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720" w:footer="79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5" w:author="Author" w:initials="A">
    <w:p w14:paraId="2F87E496" w14:textId="3086E75D" w:rsidR="00B02795" w:rsidRDefault="00B02795">
      <w:pPr>
        <w:pStyle w:val="CommentText"/>
      </w:pPr>
      <w:r>
        <w:rPr>
          <w:rStyle w:val="CommentReference"/>
        </w:rPr>
        <w:annotationRef/>
      </w:r>
      <w:r>
        <w:t>May say “multi properties color blending”.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87E49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87E496" w16cid:durableId="1ED35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82951" w14:textId="77777777" w:rsidR="00B02795" w:rsidRDefault="00B02795" w:rsidP="00FF2E67">
      <w:pPr>
        <w:spacing w:after="0" w:line="240" w:lineRule="auto"/>
      </w:pPr>
      <w:r>
        <w:separator/>
      </w:r>
    </w:p>
  </w:endnote>
  <w:endnote w:type="continuationSeparator" w:id="0">
    <w:p w14:paraId="3BFBA1F4" w14:textId="77777777" w:rsidR="00B02795" w:rsidRDefault="00B02795" w:rsidP="00FF2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Roman7-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364F1" w14:textId="0DE1A436" w:rsidR="00B02795" w:rsidRDefault="00B02795" w:rsidP="00E56EF9">
    <w:pPr>
      <w:pStyle w:val="Footer"/>
      <w:spacing w:after="40"/>
    </w:pPr>
    <w:r>
      <w:rPr>
        <w:sz w:val="20"/>
        <w:szCs w:val="20"/>
      </w:rPr>
      <w:t>Version 1.2</w:t>
    </w:r>
    <w:r w:rsidRPr="00810CC1">
      <w:rPr>
        <w:sz w:val="20"/>
        <w:szCs w:val="20"/>
      </w:rPr>
      <w:tab/>
    </w:r>
    <w:r w:rsidRPr="00810CC1">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78B6" w14:textId="15CFDDF2" w:rsidR="00B02795" w:rsidRPr="003D3364" w:rsidRDefault="00B02795" w:rsidP="00C832DE">
    <w:pPr>
      <w:pStyle w:val="Footer"/>
      <w:spacing w:after="40"/>
      <w:jc w:val="right"/>
      <w:rPr>
        <w:sz w:val="20"/>
        <w:szCs w:val="20"/>
      </w:rPr>
    </w:pPr>
    <w:r>
      <w:rPr>
        <w:sz w:val="20"/>
        <w:szCs w:val="20"/>
      </w:rPr>
      <w:t>Copyright 3MF Consortium 2018</w:t>
    </w:r>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ED77C" w14:textId="77777777" w:rsidR="00B02795" w:rsidRDefault="00B02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00CC4" w14:textId="77777777" w:rsidR="00B02795" w:rsidRDefault="00B02795" w:rsidP="00FF2E67">
      <w:pPr>
        <w:spacing w:after="0" w:line="240" w:lineRule="auto"/>
      </w:pPr>
      <w:r>
        <w:separator/>
      </w:r>
    </w:p>
  </w:footnote>
  <w:footnote w:type="continuationSeparator" w:id="0">
    <w:p w14:paraId="67C67984" w14:textId="77777777" w:rsidR="00B02795" w:rsidRDefault="00B02795" w:rsidP="00FF2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1699416B" w14:textId="72D3B03F" w:rsidR="00B02795" w:rsidRPr="0062104F" w:rsidRDefault="00B02795">
        <w:pPr>
          <w:pStyle w:val="Header"/>
          <w:rPr>
            <w:sz w:val="20"/>
          </w:rPr>
        </w:pPr>
        <w:r>
          <w:fldChar w:fldCharType="begin"/>
        </w:r>
        <w:r>
          <w:instrText xml:space="preserve"> PAGE   \* MERGEFORMAT </w:instrText>
        </w:r>
        <w:r>
          <w:fldChar w:fldCharType="separate"/>
        </w:r>
        <w:r w:rsidRPr="005F6A2B">
          <w:rPr>
            <w:noProof/>
            <w:sz w:val="20"/>
          </w:rPr>
          <w:t>10</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71D57202" w14:textId="0695D2F4" w:rsidR="00B02795" w:rsidRPr="000D7C2E" w:rsidRDefault="00B02795" w:rsidP="00787ED8">
        <w:pPr>
          <w:pStyle w:val="Header"/>
          <w:tabs>
            <w:tab w:val="clear" w:pos="4680"/>
          </w:tabs>
          <w:rPr>
            <w:sz w:val="20"/>
            <w:szCs w:val="20"/>
          </w:rPr>
        </w:pPr>
        <w:r>
          <w:rPr>
            <w:i/>
            <w:noProof/>
            <w:sz w:val="20"/>
            <w:szCs w:val="20"/>
          </w:rPr>
          <w:t>3MF Materials and Properties Extension Specification &amp; Reference Guide</w:t>
        </w:r>
        <w:r w:rsidRPr="000D7C2E">
          <w:rPr>
            <w:sz w:val="20"/>
            <w:szCs w:val="20"/>
          </w:rPr>
          <w:tab/>
        </w:r>
        <w:r>
          <w:fldChar w:fldCharType="begin"/>
        </w:r>
        <w:r>
          <w:instrText xml:space="preserve"> PAGE   \* MERGEFORMAT </w:instrText>
        </w:r>
        <w:r>
          <w:fldChar w:fldCharType="separate"/>
        </w:r>
        <w:r w:rsidRPr="005F6A2B">
          <w:rPr>
            <w:noProof/>
            <w:sz w:val="20"/>
            <w:szCs w:val="20"/>
          </w:rPr>
          <w:t>11</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E39A6" w14:textId="77777777" w:rsidR="00B02795" w:rsidRDefault="00B02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B6A"/>
    <w:multiLevelType w:val="hybridMultilevel"/>
    <w:tmpl w:val="76203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092081"/>
    <w:multiLevelType w:val="hybridMultilevel"/>
    <w:tmpl w:val="7C86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7D09"/>
    <w:multiLevelType w:val="hybridMultilevel"/>
    <w:tmpl w:val="37122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5"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33114"/>
    <w:multiLevelType w:val="hybridMultilevel"/>
    <w:tmpl w:val="1E8C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C65DB"/>
    <w:multiLevelType w:val="hybridMultilevel"/>
    <w:tmpl w:val="82687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3D617D"/>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1DA3401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0452878"/>
    <w:multiLevelType w:val="multilevel"/>
    <w:tmpl w:val="7EEE18F2"/>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A50ED7"/>
    <w:multiLevelType w:val="hybridMultilevel"/>
    <w:tmpl w:val="7704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07C36"/>
    <w:multiLevelType w:val="hybridMultilevel"/>
    <w:tmpl w:val="55EE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87F0B"/>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1A37311"/>
    <w:multiLevelType w:val="hybridMultilevel"/>
    <w:tmpl w:val="68CCB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B315D"/>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7479A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E0A3C4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EE04B66"/>
    <w:multiLevelType w:val="multilevel"/>
    <w:tmpl w:val="BBEA86CE"/>
    <w:lvl w:ilvl="0">
      <w:start w:val="8"/>
      <w:numFmt w:val="decimal"/>
      <w:lvlText w:val="%1.0."/>
      <w:lvlJc w:val="left"/>
      <w:pPr>
        <w:ind w:left="720"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0" w15:restartNumberingAfterBreak="0">
    <w:nsid w:val="42A16580"/>
    <w:multiLevelType w:val="multilevel"/>
    <w:tmpl w:val="0448990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4FC46D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4C19188E"/>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954D4"/>
    <w:multiLevelType w:val="hybridMultilevel"/>
    <w:tmpl w:val="3C40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046569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50633763"/>
    <w:multiLevelType w:val="hybridMultilevel"/>
    <w:tmpl w:val="FD7E6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0BA429C"/>
    <w:multiLevelType w:val="multilevel"/>
    <w:tmpl w:val="1A045E46"/>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D11DD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5A216B23"/>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5C8A51E0"/>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4C5298"/>
    <w:multiLevelType w:val="hybridMultilevel"/>
    <w:tmpl w:val="BD12D3FA"/>
    <w:lvl w:ilvl="0" w:tplc="15CECC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668A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56155F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7E1A6FFF"/>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5"/>
  </w:num>
  <w:num w:numId="2">
    <w:abstractNumId w:val="34"/>
  </w:num>
  <w:num w:numId="3">
    <w:abstractNumId w:val="15"/>
  </w:num>
  <w:num w:numId="4">
    <w:abstractNumId w:val="2"/>
  </w:num>
  <w:num w:numId="5">
    <w:abstractNumId w:val="36"/>
  </w:num>
  <w:num w:numId="6">
    <w:abstractNumId w:val="4"/>
  </w:num>
  <w:num w:numId="7">
    <w:abstractNumId w:val="32"/>
  </w:num>
  <w:num w:numId="8">
    <w:abstractNumId w:val="34"/>
  </w:num>
  <w:num w:numId="9">
    <w:abstractNumId w:val="34"/>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1"/>
  </w:num>
  <w:num w:numId="21">
    <w:abstractNumId w:val="8"/>
  </w:num>
  <w:num w:numId="22">
    <w:abstractNumId w:val="18"/>
  </w:num>
  <w:num w:numId="23">
    <w:abstractNumId w:val="31"/>
  </w:num>
  <w:num w:numId="24">
    <w:abstractNumId w:val="20"/>
  </w:num>
  <w:num w:numId="25">
    <w:abstractNumId w:val="35"/>
  </w:num>
  <w:num w:numId="26">
    <w:abstractNumId w:val="33"/>
  </w:num>
  <w:num w:numId="27">
    <w:abstractNumId w:val="27"/>
  </w:num>
  <w:num w:numId="28">
    <w:abstractNumId w:val="13"/>
  </w:num>
  <w:num w:numId="29">
    <w:abstractNumId w:val="17"/>
  </w:num>
  <w:num w:numId="30">
    <w:abstractNumId w:val="28"/>
  </w:num>
  <w:num w:numId="31">
    <w:abstractNumId w:val="9"/>
  </w:num>
  <w:num w:numId="32">
    <w:abstractNumId w:val="14"/>
  </w:num>
  <w:num w:numId="33">
    <w:abstractNumId w:val="30"/>
  </w:num>
  <w:num w:numId="34">
    <w:abstractNumId w:val="1"/>
  </w:num>
  <w:num w:numId="35">
    <w:abstractNumId w:val="10"/>
  </w:num>
  <w:num w:numId="36">
    <w:abstractNumId w:val="19"/>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16"/>
  </w:num>
  <w:num w:numId="40">
    <w:abstractNumId w:val="3"/>
  </w:num>
  <w:num w:numId="41">
    <w:abstractNumId w:val="29"/>
  </w:num>
  <w:num w:numId="42">
    <w:abstractNumId w:val="22"/>
  </w:num>
  <w:num w:numId="43">
    <w:abstractNumId w:val="6"/>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12"/>
  </w:num>
  <w:num w:numId="47">
    <w:abstractNumId w:val="11"/>
  </w:num>
  <w:num w:numId="48">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defaultTabStop w:val="288"/>
  <w:hyphenationZone w:val="425"/>
  <w:evenAndOddHeaders/>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237B"/>
    <w:rsid w:val="00003729"/>
    <w:rsid w:val="000063E4"/>
    <w:rsid w:val="000114D6"/>
    <w:rsid w:val="00020953"/>
    <w:rsid w:val="000225F9"/>
    <w:rsid w:val="00024212"/>
    <w:rsid w:val="000263DE"/>
    <w:rsid w:val="00027DC9"/>
    <w:rsid w:val="00032BD5"/>
    <w:rsid w:val="00035972"/>
    <w:rsid w:val="00037E94"/>
    <w:rsid w:val="00040177"/>
    <w:rsid w:val="00041DE3"/>
    <w:rsid w:val="0004318F"/>
    <w:rsid w:val="000440FB"/>
    <w:rsid w:val="00056309"/>
    <w:rsid w:val="000565E4"/>
    <w:rsid w:val="00057583"/>
    <w:rsid w:val="000577FC"/>
    <w:rsid w:val="00057A0B"/>
    <w:rsid w:val="00057EA3"/>
    <w:rsid w:val="000605C2"/>
    <w:rsid w:val="00061A05"/>
    <w:rsid w:val="000621F2"/>
    <w:rsid w:val="00062AD9"/>
    <w:rsid w:val="0006371E"/>
    <w:rsid w:val="000709E7"/>
    <w:rsid w:val="00072779"/>
    <w:rsid w:val="00072A93"/>
    <w:rsid w:val="0007506C"/>
    <w:rsid w:val="00076F09"/>
    <w:rsid w:val="00080C75"/>
    <w:rsid w:val="0008432F"/>
    <w:rsid w:val="00084C59"/>
    <w:rsid w:val="000907DA"/>
    <w:rsid w:val="00092779"/>
    <w:rsid w:val="000948A0"/>
    <w:rsid w:val="00095BA0"/>
    <w:rsid w:val="0009642D"/>
    <w:rsid w:val="000A0382"/>
    <w:rsid w:val="000A03D6"/>
    <w:rsid w:val="000A4973"/>
    <w:rsid w:val="000A4B78"/>
    <w:rsid w:val="000A5187"/>
    <w:rsid w:val="000A526D"/>
    <w:rsid w:val="000B03FA"/>
    <w:rsid w:val="000B255B"/>
    <w:rsid w:val="000B4FE2"/>
    <w:rsid w:val="000B5F00"/>
    <w:rsid w:val="000B62C5"/>
    <w:rsid w:val="000C0C28"/>
    <w:rsid w:val="000D0366"/>
    <w:rsid w:val="000D3B73"/>
    <w:rsid w:val="000D550F"/>
    <w:rsid w:val="000D62CF"/>
    <w:rsid w:val="000D7A8D"/>
    <w:rsid w:val="000D7C2E"/>
    <w:rsid w:val="000F0263"/>
    <w:rsid w:val="000F114F"/>
    <w:rsid w:val="000F4ED4"/>
    <w:rsid w:val="000F6114"/>
    <w:rsid w:val="000F6CB9"/>
    <w:rsid w:val="000F7CC0"/>
    <w:rsid w:val="001009DF"/>
    <w:rsid w:val="0010103A"/>
    <w:rsid w:val="0010106F"/>
    <w:rsid w:val="00105C40"/>
    <w:rsid w:val="00111D42"/>
    <w:rsid w:val="00112D9E"/>
    <w:rsid w:val="0011596D"/>
    <w:rsid w:val="00127D21"/>
    <w:rsid w:val="001317C8"/>
    <w:rsid w:val="001347FF"/>
    <w:rsid w:val="001354FE"/>
    <w:rsid w:val="00140AA5"/>
    <w:rsid w:val="00141581"/>
    <w:rsid w:val="00142E9D"/>
    <w:rsid w:val="001438A1"/>
    <w:rsid w:val="001440BB"/>
    <w:rsid w:val="001454C4"/>
    <w:rsid w:val="00154F15"/>
    <w:rsid w:val="001578A3"/>
    <w:rsid w:val="00163F0E"/>
    <w:rsid w:val="00165A52"/>
    <w:rsid w:val="00167EB0"/>
    <w:rsid w:val="00170F79"/>
    <w:rsid w:val="00171CBA"/>
    <w:rsid w:val="001738F0"/>
    <w:rsid w:val="001775DF"/>
    <w:rsid w:val="00183015"/>
    <w:rsid w:val="0018508A"/>
    <w:rsid w:val="00185404"/>
    <w:rsid w:val="00186929"/>
    <w:rsid w:val="00194654"/>
    <w:rsid w:val="00195707"/>
    <w:rsid w:val="001962D1"/>
    <w:rsid w:val="001A01D5"/>
    <w:rsid w:val="001A5934"/>
    <w:rsid w:val="001B0C49"/>
    <w:rsid w:val="001B2955"/>
    <w:rsid w:val="001B2B02"/>
    <w:rsid w:val="001B45E9"/>
    <w:rsid w:val="001B5A82"/>
    <w:rsid w:val="001B7900"/>
    <w:rsid w:val="001C02B6"/>
    <w:rsid w:val="001C095C"/>
    <w:rsid w:val="001C105E"/>
    <w:rsid w:val="001C416E"/>
    <w:rsid w:val="001C4375"/>
    <w:rsid w:val="001C7BCC"/>
    <w:rsid w:val="001D42A4"/>
    <w:rsid w:val="001D66A6"/>
    <w:rsid w:val="001E02C9"/>
    <w:rsid w:val="001E1953"/>
    <w:rsid w:val="001F14DA"/>
    <w:rsid w:val="001F3118"/>
    <w:rsid w:val="001F33F1"/>
    <w:rsid w:val="001F472F"/>
    <w:rsid w:val="001F79DC"/>
    <w:rsid w:val="001F7CAC"/>
    <w:rsid w:val="001F7DCC"/>
    <w:rsid w:val="00200124"/>
    <w:rsid w:val="002004E6"/>
    <w:rsid w:val="00202E93"/>
    <w:rsid w:val="002035CD"/>
    <w:rsid w:val="00214759"/>
    <w:rsid w:val="002156F5"/>
    <w:rsid w:val="00215D76"/>
    <w:rsid w:val="0021661F"/>
    <w:rsid w:val="00217A3F"/>
    <w:rsid w:val="0022083D"/>
    <w:rsid w:val="0023334C"/>
    <w:rsid w:val="00234FB9"/>
    <w:rsid w:val="002363D7"/>
    <w:rsid w:val="00236584"/>
    <w:rsid w:val="00236848"/>
    <w:rsid w:val="0023772C"/>
    <w:rsid w:val="00240462"/>
    <w:rsid w:val="00240EB0"/>
    <w:rsid w:val="00241B3C"/>
    <w:rsid w:val="00242F49"/>
    <w:rsid w:val="00243F2A"/>
    <w:rsid w:val="00250135"/>
    <w:rsid w:val="00255C1B"/>
    <w:rsid w:val="0025617D"/>
    <w:rsid w:val="00256EBB"/>
    <w:rsid w:val="00257159"/>
    <w:rsid w:val="00257287"/>
    <w:rsid w:val="0026530D"/>
    <w:rsid w:val="00271475"/>
    <w:rsid w:val="00271796"/>
    <w:rsid w:val="00273DCA"/>
    <w:rsid w:val="0027437C"/>
    <w:rsid w:val="00276F8E"/>
    <w:rsid w:val="0028060A"/>
    <w:rsid w:val="00280E53"/>
    <w:rsid w:val="002833E5"/>
    <w:rsid w:val="00283EB8"/>
    <w:rsid w:val="002841A9"/>
    <w:rsid w:val="00284E57"/>
    <w:rsid w:val="0028562C"/>
    <w:rsid w:val="002857D0"/>
    <w:rsid w:val="0028605D"/>
    <w:rsid w:val="00291113"/>
    <w:rsid w:val="002913A2"/>
    <w:rsid w:val="00291E07"/>
    <w:rsid w:val="00294D33"/>
    <w:rsid w:val="002A5847"/>
    <w:rsid w:val="002A6CB2"/>
    <w:rsid w:val="002A7809"/>
    <w:rsid w:val="002B1641"/>
    <w:rsid w:val="002B3844"/>
    <w:rsid w:val="002B4AC1"/>
    <w:rsid w:val="002B6F69"/>
    <w:rsid w:val="002C0CA6"/>
    <w:rsid w:val="002C31CE"/>
    <w:rsid w:val="002C45B2"/>
    <w:rsid w:val="002C47C6"/>
    <w:rsid w:val="002C57D8"/>
    <w:rsid w:val="002C720E"/>
    <w:rsid w:val="002D011B"/>
    <w:rsid w:val="002D549D"/>
    <w:rsid w:val="002E1B9C"/>
    <w:rsid w:val="002E2C55"/>
    <w:rsid w:val="002E3013"/>
    <w:rsid w:val="002E70D6"/>
    <w:rsid w:val="002F04D5"/>
    <w:rsid w:val="002F0BA9"/>
    <w:rsid w:val="002F39B8"/>
    <w:rsid w:val="002F54B1"/>
    <w:rsid w:val="002F5F14"/>
    <w:rsid w:val="002F6598"/>
    <w:rsid w:val="002F7561"/>
    <w:rsid w:val="0030167F"/>
    <w:rsid w:val="003026BD"/>
    <w:rsid w:val="00306059"/>
    <w:rsid w:val="00310B4A"/>
    <w:rsid w:val="0031722E"/>
    <w:rsid w:val="00321B0E"/>
    <w:rsid w:val="0032227B"/>
    <w:rsid w:val="00326062"/>
    <w:rsid w:val="00327F75"/>
    <w:rsid w:val="00332106"/>
    <w:rsid w:val="00334639"/>
    <w:rsid w:val="003346C1"/>
    <w:rsid w:val="00343C05"/>
    <w:rsid w:val="003458B0"/>
    <w:rsid w:val="003478A3"/>
    <w:rsid w:val="003514B1"/>
    <w:rsid w:val="003537CE"/>
    <w:rsid w:val="00354D8E"/>
    <w:rsid w:val="003601ED"/>
    <w:rsid w:val="003601F5"/>
    <w:rsid w:val="00363EFB"/>
    <w:rsid w:val="003652CA"/>
    <w:rsid w:val="00367F63"/>
    <w:rsid w:val="0037038E"/>
    <w:rsid w:val="00370B3C"/>
    <w:rsid w:val="00372D68"/>
    <w:rsid w:val="0037354C"/>
    <w:rsid w:val="003763DE"/>
    <w:rsid w:val="0038168D"/>
    <w:rsid w:val="003818F5"/>
    <w:rsid w:val="00383060"/>
    <w:rsid w:val="00383EB1"/>
    <w:rsid w:val="00385C4A"/>
    <w:rsid w:val="00385DB3"/>
    <w:rsid w:val="00392C85"/>
    <w:rsid w:val="00393A20"/>
    <w:rsid w:val="00397812"/>
    <w:rsid w:val="00397959"/>
    <w:rsid w:val="003A0B3E"/>
    <w:rsid w:val="003A1401"/>
    <w:rsid w:val="003A33F2"/>
    <w:rsid w:val="003A3789"/>
    <w:rsid w:val="003A38E8"/>
    <w:rsid w:val="003A4607"/>
    <w:rsid w:val="003A6E2E"/>
    <w:rsid w:val="003B2B51"/>
    <w:rsid w:val="003B32D7"/>
    <w:rsid w:val="003C6F89"/>
    <w:rsid w:val="003D066F"/>
    <w:rsid w:val="003D0B95"/>
    <w:rsid w:val="003D13E6"/>
    <w:rsid w:val="003D3115"/>
    <w:rsid w:val="003D3364"/>
    <w:rsid w:val="003D7A76"/>
    <w:rsid w:val="003E115B"/>
    <w:rsid w:val="003F0AD8"/>
    <w:rsid w:val="003F7146"/>
    <w:rsid w:val="003F72A1"/>
    <w:rsid w:val="003F7C42"/>
    <w:rsid w:val="00401E17"/>
    <w:rsid w:val="0041017C"/>
    <w:rsid w:val="00412CA3"/>
    <w:rsid w:val="00413741"/>
    <w:rsid w:val="00413F39"/>
    <w:rsid w:val="00415271"/>
    <w:rsid w:val="0041560C"/>
    <w:rsid w:val="004220FF"/>
    <w:rsid w:val="00426523"/>
    <w:rsid w:val="004267B1"/>
    <w:rsid w:val="00426EBB"/>
    <w:rsid w:val="00427D42"/>
    <w:rsid w:val="0043004E"/>
    <w:rsid w:val="00432050"/>
    <w:rsid w:val="00433D7D"/>
    <w:rsid w:val="004403F0"/>
    <w:rsid w:val="00441488"/>
    <w:rsid w:val="00441890"/>
    <w:rsid w:val="00445201"/>
    <w:rsid w:val="00447742"/>
    <w:rsid w:val="004514EA"/>
    <w:rsid w:val="004519E9"/>
    <w:rsid w:val="00455224"/>
    <w:rsid w:val="00455B79"/>
    <w:rsid w:val="00462E31"/>
    <w:rsid w:val="0046342C"/>
    <w:rsid w:val="00463E27"/>
    <w:rsid w:val="00464638"/>
    <w:rsid w:val="00465379"/>
    <w:rsid w:val="00466DA0"/>
    <w:rsid w:val="00473F0D"/>
    <w:rsid w:val="00481EF6"/>
    <w:rsid w:val="00483878"/>
    <w:rsid w:val="00483D5B"/>
    <w:rsid w:val="004842FD"/>
    <w:rsid w:val="00484A5E"/>
    <w:rsid w:val="004866DC"/>
    <w:rsid w:val="00486FB6"/>
    <w:rsid w:val="00487307"/>
    <w:rsid w:val="00487448"/>
    <w:rsid w:val="00490D50"/>
    <w:rsid w:val="00491E5D"/>
    <w:rsid w:val="00492C2F"/>
    <w:rsid w:val="00494038"/>
    <w:rsid w:val="00494446"/>
    <w:rsid w:val="004945DC"/>
    <w:rsid w:val="004A0CF4"/>
    <w:rsid w:val="004A238C"/>
    <w:rsid w:val="004A3D4D"/>
    <w:rsid w:val="004A650E"/>
    <w:rsid w:val="004A7C51"/>
    <w:rsid w:val="004B08F9"/>
    <w:rsid w:val="004B0C5D"/>
    <w:rsid w:val="004B2BA9"/>
    <w:rsid w:val="004B4D03"/>
    <w:rsid w:val="004B5579"/>
    <w:rsid w:val="004B558E"/>
    <w:rsid w:val="004B567E"/>
    <w:rsid w:val="004B5D2D"/>
    <w:rsid w:val="004B7DC2"/>
    <w:rsid w:val="004C035C"/>
    <w:rsid w:val="004C154E"/>
    <w:rsid w:val="004C53C4"/>
    <w:rsid w:val="004C688F"/>
    <w:rsid w:val="004D3ED2"/>
    <w:rsid w:val="004D6E73"/>
    <w:rsid w:val="004E3C0C"/>
    <w:rsid w:val="004E6885"/>
    <w:rsid w:val="004F3809"/>
    <w:rsid w:val="004F3B20"/>
    <w:rsid w:val="004F7723"/>
    <w:rsid w:val="00500252"/>
    <w:rsid w:val="00500336"/>
    <w:rsid w:val="00501A8D"/>
    <w:rsid w:val="00501F82"/>
    <w:rsid w:val="00504FE0"/>
    <w:rsid w:val="0050793C"/>
    <w:rsid w:val="0051286B"/>
    <w:rsid w:val="0051299A"/>
    <w:rsid w:val="00515F94"/>
    <w:rsid w:val="00516716"/>
    <w:rsid w:val="00516D9B"/>
    <w:rsid w:val="00523420"/>
    <w:rsid w:val="00524520"/>
    <w:rsid w:val="0052513E"/>
    <w:rsid w:val="00525FC4"/>
    <w:rsid w:val="0053101D"/>
    <w:rsid w:val="005314C5"/>
    <w:rsid w:val="005349AB"/>
    <w:rsid w:val="00534F6D"/>
    <w:rsid w:val="00537BD1"/>
    <w:rsid w:val="00543B5A"/>
    <w:rsid w:val="00543C87"/>
    <w:rsid w:val="00550E23"/>
    <w:rsid w:val="00554935"/>
    <w:rsid w:val="005561E0"/>
    <w:rsid w:val="0055755C"/>
    <w:rsid w:val="0055785C"/>
    <w:rsid w:val="00560122"/>
    <w:rsid w:val="00560801"/>
    <w:rsid w:val="00561CED"/>
    <w:rsid w:val="005649B7"/>
    <w:rsid w:val="00564AAB"/>
    <w:rsid w:val="00566EAA"/>
    <w:rsid w:val="00566FD9"/>
    <w:rsid w:val="005715F5"/>
    <w:rsid w:val="00571FDB"/>
    <w:rsid w:val="00572CF9"/>
    <w:rsid w:val="00573D21"/>
    <w:rsid w:val="00575DE1"/>
    <w:rsid w:val="00584311"/>
    <w:rsid w:val="005919C2"/>
    <w:rsid w:val="005925A4"/>
    <w:rsid w:val="00592B3F"/>
    <w:rsid w:val="0059522E"/>
    <w:rsid w:val="005955B7"/>
    <w:rsid w:val="005956B6"/>
    <w:rsid w:val="005A0D40"/>
    <w:rsid w:val="005B0044"/>
    <w:rsid w:val="005B03B8"/>
    <w:rsid w:val="005B1DDF"/>
    <w:rsid w:val="005B1E39"/>
    <w:rsid w:val="005B21F2"/>
    <w:rsid w:val="005B2C5A"/>
    <w:rsid w:val="005B304C"/>
    <w:rsid w:val="005B6830"/>
    <w:rsid w:val="005B77E8"/>
    <w:rsid w:val="005C0947"/>
    <w:rsid w:val="005C14D8"/>
    <w:rsid w:val="005C3948"/>
    <w:rsid w:val="005C45FF"/>
    <w:rsid w:val="005C5A04"/>
    <w:rsid w:val="005C7EED"/>
    <w:rsid w:val="005C7F06"/>
    <w:rsid w:val="005D15B7"/>
    <w:rsid w:val="005D2A02"/>
    <w:rsid w:val="005D3C83"/>
    <w:rsid w:val="005D3F94"/>
    <w:rsid w:val="005D584C"/>
    <w:rsid w:val="005D6247"/>
    <w:rsid w:val="005D6664"/>
    <w:rsid w:val="005E0AEF"/>
    <w:rsid w:val="005E0F89"/>
    <w:rsid w:val="005E3073"/>
    <w:rsid w:val="005E32AE"/>
    <w:rsid w:val="005E4B31"/>
    <w:rsid w:val="005E6A25"/>
    <w:rsid w:val="005F1614"/>
    <w:rsid w:val="005F20B5"/>
    <w:rsid w:val="005F4729"/>
    <w:rsid w:val="005F5F8E"/>
    <w:rsid w:val="005F6239"/>
    <w:rsid w:val="005F6A2B"/>
    <w:rsid w:val="005F7B07"/>
    <w:rsid w:val="00601010"/>
    <w:rsid w:val="006011E2"/>
    <w:rsid w:val="00602776"/>
    <w:rsid w:val="00607596"/>
    <w:rsid w:val="00612CFD"/>
    <w:rsid w:val="00613033"/>
    <w:rsid w:val="006133DC"/>
    <w:rsid w:val="00616AA1"/>
    <w:rsid w:val="0062104F"/>
    <w:rsid w:val="00630013"/>
    <w:rsid w:val="0063066F"/>
    <w:rsid w:val="00635FB6"/>
    <w:rsid w:val="00642371"/>
    <w:rsid w:val="0064589E"/>
    <w:rsid w:val="00646311"/>
    <w:rsid w:val="00646364"/>
    <w:rsid w:val="00647273"/>
    <w:rsid w:val="00650487"/>
    <w:rsid w:val="00654900"/>
    <w:rsid w:val="006622C6"/>
    <w:rsid w:val="006728B5"/>
    <w:rsid w:val="00681026"/>
    <w:rsid w:val="006820F0"/>
    <w:rsid w:val="006821AA"/>
    <w:rsid w:val="0068316D"/>
    <w:rsid w:val="00683C74"/>
    <w:rsid w:val="00686537"/>
    <w:rsid w:val="00695B3A"/>
    <w:rsid w:val="00697422"/>
    <w:rsid w:val="006A0203"/>
    <w:rsid w:val="006A2F3F"/>
    <w:rsid w:val="006A4A58"/>
    <w:rsid w:val="006A6278"/>
    <w:rsid w:val="006A6492"/>
    <w:rsid w:val="006A6944"/>
    <w:rsid w:val="006B0DA4"/>
    <w:rsid w:val="006B1871"/>
    <w:rsid w:val="006B335E"/>
    <w:rsid w:val="006B66BF"/>
    <w:rsid w:val="006B6D67"/>
    <w:rsid w:val="006C0FF2"/>
    <w:rsid w:val="006C41F6"/>
    <w:rsid w:val="006C592F"/>
    <w:rsid w:val="006C61D7"/>
    <w:rsid w:val="006D09C3"/>
    <w:rsid w:val="006D4847"/>
    <w:rsid w:val="006E0341"/>
    <w:rsid w:val="006E341A"/>
    <w:rsid w:val="006E5BA8"/>
    <w:rsid w:val="006E6B3F"/>
    <w:rsid w:val="006E6CE8"/>
    <w:rsid w:val="006F1272"/>
    <w:rsid w:val="006F2297"/>
    <w:rsid w:val="006F3819"/>
    <w:rsid w:val="006F4138"/>
    <w:rsid w:val="006F58D8"/>
    <w:rsid w:val="006F6837"/>
    <w:rsid w:val="006F70A7"/>
    <w:rsid w:val="00701ACA"/>
    <w:rsid w:val="007024E0"/>
    <w:rsid w:val="0070355A"/>
    <w:rsid w:val="007041C8"/>
    <w:rsid w:val="0070428A"/>
    <w:rsid w:val="00704C51"/>
    <w:rsid w:val="007100F1"/>
    <w:rsid w:val="00711D11"/>
    <w:rsid w:val="00711FC4"/>
    <w:rsid w:val="00712A37"/>
    <w:rsid w:val="00712F8D"/>
    <w:rsid w:val="007136D1"/>
    <w:rsid w:val="00717DFA"/>
    <w:rsid w:val="00720A44"/>
    <w:rsid w:val="00720B44"/>
    <w:rsid w:val="00723856"/>
    <w:rsid w:val="00725BA5"/>
    <w:rsid w:val="00731492"/>
    <w:rsid w:val="00731FD2"/>
    <w:rsid w:val="00734355"/>
    <w:rsid w:val="007356D6"/>
    <w:rsid w:val="007358F2"/>
    <w:rsid w:val="00735BA2"/>
    <w:rsid w:val="00735BAC"/>
    <w:rsid w:val="00737C61"/>
    <w:rsid w:val="00741DA6"/>
    <w:rsid w:val="0074374D"/>
    <w:rsid w:val="00744D85"/>
    <w:rsid w:val="00750252"/>
    <w:rsid w:val="00750EE3"/>
    <w:rsid w:val="007523B9"/>
    <w:rsid w:val="00756FAD"/>
    <w:rsid w:val="007571CC"/>
    <w:rsid w:val="00757B29"/>
    <w:rsid w:val="007601A4"/>
    <w:rsid w:val="00760D8B"/>
    <w:rsid w:val="00760F3B"/>
    <w:rsid w:val="0076139B"/>
    <w:rsid w:val="00763B5D"/>
    <w:rsid w:val="00767AC6"/>
    <w:rsid w:val="007724CB"/>
    <w:rsid w:val="00772950"/>
    <w:rsid w:val="00772DFE"/>
    <w:rsid w:val="007731F3"/>
    <w:rsid w:val="00774F90"/>
    <w:rsid w:val="00784E54"/>
    <w:rsid w:val="00786E80"/>
    <w:rsid w:val="007873BC"/>
    <w:rsid w:val="00787ED8"/>
    <w:rsid w:val="00794D70"/>
    <w:rsid w:val="00795FDB"/>
    <w:rsid w:val="00796606"/>
    <w:rsid w:val="007A111F"/>
    <w:rsid w:val="007A1F9E"/>
    <w:rsid w:val="007A237F"/>
    <w:rsid w:val="007A28C5"/>
    <w:rsid w:val="007A2C46"/>
    <w:rsid w:val="007A43FC"/>
    <w:rsid w:val="007B05A7"/>
    <w:rsid w:val="007B4032"/>
    <w:rsid w:val="007B71F4"/>
    <w:rsid w:val="007B7B28"/>
    <w:rsid w:val="007C0339"/>
    <w:rsid w:val="007C0B38"/>
    <w:rsid w:val="007C3705"/>
    <w:rsid w:val="007C5B48"/>
    <w:rsid w:val="007D2E19"/>
    <w:rsid w:val="007D4BA6"/>
    <w:rsid w:val="007D77E7"/>
    <w:rsid w:val="007D7B49"/>
    <w:rsid w:val="007E0879"/>
    <w:rsid w:val="007E18D6"/>
    <w:rsid w:val="007E34FC"/>
    <w:rsid w:val="007E45AA"/>
    <w:rsid w:val="007E63D8"/>
    <w:rsid w:val="007F1F61"/>
    <w:rsid w:val="007F23D0"/>
    <w:rsid w:val="007F3489"/>
    <w:rsid w:val="007F3566"/>
    <w:rsid w:val="00800B5E"/>
    <w:rsid w:val="00800BEE"/>
    <w:rsid w:val="00801BBA"/>
    <w:rsid w:val="0080289E"/>
    <w:rsid w:val="00805F15"/>
    <w:rsid w:val="008076B7"/>
    <w:rsid w:val="00810947"/>
    <w:rsid w:val="00810976"/>
    <w:rsid w:val="00810CC1"/>
    <w:rsid w:val="00810FE6"/>
    <w:rsid w:val="0081151B"/>
    <w:rsid w:val="0081245A"/>
    <w:rsid w:val="00812DBC"/>
    <w:rsid w:val="00813AA5"/>
    <w:rsid w:val="00813D49"/>
    <w:rsid w:val="00814B70"/>
    <w:rsid w:val="008159C7"/>
    <w:rsid w:val="00815FA9"/>
    <w:rsid w:val="00817071"/>
    <w:rsid w:val="00820701"/>
    <w:rsid w:val="00825D2D"/>
    <w:rsid w:val="00833561"/>
    <w:rsid w:val="00834FE7"/>
    <w:rsid w:val="00837F1E"/>
    <w:rsid w:val="00842440"/>
    <w:rsid w:val="00843382"/>
    <w:rsid w:val="00843607"/>
    <w:rsid w:val="00844470"/>
    <w:rsid w:val="0084494B"/>
    <w:rsid w:val="008461E6"/>
    <w:rsid w:val="008508DC"/>
    <w:rsid w:val="00851A5A"/>
    <w:rsid w:val="00852DEA"/>
    <w:rsid w:val="00861E36"/>
    <w:rsid w:val="00863283"/>
    <w:rsid w:val="00863B83"/>
    <w:rsid w:val="008658D0"/>
    <w:rsid w:val="008738AF"/>
    <w:rsid w:val="0087776A"/>
    <w:rsid w:val="00880F4D"/>
    <w:rsid w:val="008821C2"/>
    <w:rsid w:val="00883083"/>
    <w:rsid w:val="00885666"/>
    <w:rsid w:val="00886CAD"/>
    <w:rsid w:val="00890AF5"/>
    <w:rsid w:val="008932D5"/>
    <w:rsid w:val="008943E1"/>
    <w:rsid w:val="00894496"/>
    <w:rsid w:val="008A16EE"/>
    <w:rsid w:val="008A1C1E"/>
    <w:rsid w:val="008A2DE3"/>
    <w:rsid w:val="008A463F"/>
    <w:rsid w:val="008A6005"/>
    <w:rsid w:val="008A7660"/>
    <w:rsid w:val="008B0930"/>
    <w:rsid w:val="008C3B25"/>
    <w:rsid w:val="008C551A"/>
    <w:rsid w:val="008D00C1"/>
    <w:rsid w:val="008D034B"/>
    <w:rsid w:val="008D27F5"/>
    <w:rsid w:val="008D2D00"/>
    <w:rsid w:val="008D52CB"/>
    <w:rsid w:val="008D6ED9"/>
    <w:rsid w:val="008D75F3"/>
    <w:rsid w:val="008E3578"/>
    <w:rsid w:val="008E485F"/>
    <w:rsid w:val="008E512F"/>
    <w:rsid w:val="008E5F7F"/>
    <w:rsid w:val="008E732B"/>
    <w:rsid w:val="008E7421"/>
    <w:rsid w:val="008F041C"/>
    <w:rsid w:val="008F04F6"/>
    <w:rsid w:val="00902499"/>
    <w:rsid w:val="00902542"/>
    <w:rsid w:val="009034A2"/>
    <w:rsid w:val="00905EDD"/>
    <w:rsid w:val="009077E4"/>
    <w:rsid w:val="0091479E"/>
    <w:rsid w:val="0091516B"/>
    <w:rsid w:val="0091518A"/>
    <w:rsid w:val="00915CA7"/>
    <w:rsid w:val="0091691C"/>
    <w:rsid w:val="009174C0"/>
    <w:rsid w:val="009229AD"/>
    <w:rsid w:val="00924274"/>
    <w:rsid w:val="00924AAC"/>
    <w:rsid w:val="009302F0"/>
    <w:rsid w:val="009320A3"/>
    <w:rsid w:val="0093233C"/>
    <w:rsid w:val="00940262"/>
    <w:rsid w:val="00940B12"/>
    <w:rsid w:val="00941130"/>
    <w:rsid w:val="009422E5"/>
    <w:rsid w:val="0094248C"/>
    <w:rsid w:val="0094323B"/>
    <w:rsid w:val="00943F71"/>
    <w:rsid w:val="00944A9B"/>
    <w:rsid w:val="00944B2D"/>
    <w:rsid w:val="0094538E"/>
    <w:rsid w:val="0094595F"/>
    <w:rsid w:val="0095026B"/>
    <w:rsid w:val="009560AE"/>
    <w:rsid w:val="00956732"/>
    <w:rsid w:val="009572C9"/>
    <w:rsid w:val="009611B2"/>
    <w:rsid w:val="00961248"/>
    <w:rsid w:val="00961575"/>
    <w:rsid w:val="00964046"/>
    <w:rsid w:val="00964F05"/>
    <w:rsid w:val="00972E35"/>
    <w:rsid w:val="00974C39"/>
    <w:rsid w:val="00974EDF"/>
    <w:rsid w:val="00975E51"/>
    <w:rsid w:val="00977682"/>
    <w:rsid w:val="00977928"/>
    <w:rsid w:val="0098064B"/>
    <w:rsid w:val="00980842"/>
    <w:rsid w:val="00982C60"/>
    <w:rsid w:val="00990A12"/>
    <w:rsid w:val="009925C1"/>
    <w:rsid w:val="0099349D"/>
    <w:rsid w:val="00994604"/>
    <w:rsid w:val="009956F1"/>
    <w:rsid w:val="00995DAF"/>
    <w:rsid w:val="00996C58"/>
    <w:rsid w:val="0099798D"/>
    <w:rsid w:val="009A0907"/>
    <w:rsid w:val="009A14CF"/>
    <w:rsid w:val="009A2696"/>
    <w:rsid w:val="009A3422"/>
    <w:rsid w:val="009A3D8A"/>
    <w:rsid w:val="009A7227"/>
    <w:rsid w:val="009B0FEB"/>
    <w:rsid w:val="009B118C"/>
    <w:rsid w:val="009B4E36"/>
    <w:rsid w:val="009B6C36"/>
    <w:rsid w:val="009B6D96"/>
    <w:rsid w:val="009C0C46"/>
    <w:rsid w:val="009C1201"/>
    <w:rsid w:val="009C2E4D"/>
    <w:rsid w:val="009C3D8F"/>
    <w:rsid w:val="009C4A1E"/>
    <w:rsid w:val="009C62B0"/>
    <w:rsid w:val="009C782D"/>
    <w:rsid w:val="009D0A0F"/>
    <w:rsid w:val="009D436D"/>
    <w:rsid w:val="009D4A99"/>
    <w:rsid w:val="009D6151"/>
    <w:rsid w:val="009D76DC"/>
    <w:rsid w:val="009E0F72"/>
    <w:rsid w:val="009E1A60"/>
    <w:rsid w:val="009E2704"/>
    <w:rsid w:val="009E4106"/>
    <w:rsid w:val="009F2E88"/>
    <w:rsid w:val="009F5A73"/>
    <w:rsid w:val="00A04108"/>
    <w:rsid w:val="00A04E8E"/>
    <w:rsid w:val="00A1015C"/>
    <w:rsid w:val="00A12AE0"/>
    <w:rsid w:val="00A15CB6"/>
    <w:rsid w:val="00A16C5D"/>
    <w:rsid w:val="00A20994"/>
    <w:rsid w:val="00A21A06"/>
    <w:rsid w:val="00A21E89"/>
    <w:rsid w:val="00A236D5"/>
    <w:rsid w:val="00A24053"/>
    <w:rsid w:val="00A24B35"/>
    <w:rsid w:val="00A252A8"/>
    <w:rsid w:val="00A2606F"/>
    <w:rsid w:val="00A26972"/>
    <w:rsid w:val="00A2785A"/>
    <w:rsid w:val="00A30AD1"/>
    <w:rsid w:val="00A3116D"/>
    <w:rsid w:val="00A35E9D"/>
    <w:rsid w:val="00A37456"/>
    <w:rsid w:val="00A379EC"/>
    <w:rsid w:val="00A37E5E"/>
    <w:rsid w:val="00A419DE"/>
    <w:rsid w:val="00A44EAB"/>
    <w:rsid w:val="00A456C4"/>
    <w:rsid w:val="00A4768B"/>
    <w:rsid w:val="00A4785D"/>
    <w:rsid w:val="00A47E04"/>
    <w:rsid w:val="00A505CA"/>
    <w:rsid w:val="00A55929"/>
    <w:rsid w:val="00A576A6"/>
    <w:rsid w:val="00A60649"/>
    <w:rsid w:val="00A641C0"/>
    <w:rsid w:val="00A6439B"/>
    <w:rsid w:val="00A67197"/>
    <w:rsid w:val="00A67F8A"/>
    <w:rsid w:val="00A70143"/>
    <w:rsid w:val="00A7150A"/>
    <w:rsid w:val="00A72420"/>
    <w:rsid w:val="00A74EAD"/>
    <w:rsid w:val="00A75907"/>
    <w:rsid w:val="00A76A15"/>
    <w:rsid w:val="00A77EDA"/>
    <w:rsid w:val="00A8382B"/>
    <w:rsid w:val="00A852A7"/>
    <w:rsid w:val="00AA6B6F"/>
    <w:rsid w:val="00AB0B91"/>
    <w:rsid w:val="00AB54D0"/>
    <w:rsid w:val="00AB67A8"/>
    <w:rsid w:val="00AB7481"/>
    <w:rsid w:val="00AC009E"/>
    <w:rsid w:val="00AC156E"/>
    <w:rsid w:val="00AC5BC8"/>
    <w:rsid w:val="00AC7595"/>
    <w:rsid w:val="00AD0665"/>
    <w:rsid w:val="00AD0BDA"/>
    <w:rsid w:val="00AD18BD"/>
    <w:rsid w:val="00AD3F8B"/>
    <w:rsid w:val="00AD573C"/>
    <w:rsid w:val="00AD672C"/>
    <w:rsid w:val="00AE1F91"/>
    <w:rsid w:val="00AE2671"/>
    <w:rsid w:val="00AE2F15"/>
    <w:rsid w:val="00AE4EE0"/>
    <w:rsid w:val="00AE71CB"/>
    <w:rsid w:val="00AE7E18"/>
    <w:rsid w:val="00AF0577"/>
    <w:rsid w:val="00AF2EEC"/>
    <w:rsid w:val="00AF3957"/>
    <w:rsid w:val="00B021AD"/>
    <w:rsid w:val="00B02795"/>
    <w:rsid w:val="00B048E3"/>
    <w:rsid w:val="00B05C24"/>
    <w:rsid w:val="00B12278"/>
    <w:rsid w:val="00B13246"/>
    <w:rsid w:val="00B14F2B"/>
    <w:rsid w:val="00B15744"/>
    <w:rsid w:val="00B24332"/>
    <w:rsid w:val="00B266EC"/>
    <w:rsid w:val="00B26898"/>
    <w:rsid w:val="00B26E48"/>
    <w:rsid w:val="00B31E7D"/>
    <w:rsid w:val="00B325C7"/>
    <w:rsid w:val="00B33693"/>
    <w:rsid w:val="00B36FDC"/>
    <w:rsid w:val="00B452E7"/>
    <w:rsid w:val="00B45710"/>
    <w:rsid w:val="00B47151"/>
    <w:rsid w:val="00B473EE"/>
    <w:rsid w:val="00B50B35"/>
    <w:rsid w:val="00B50DD5"/>
    <w:rsid w:val="00B51681"/>
    <w:rsid w:val="00B51F1D"/>
    <w:rsid w:val="00B5577E"/>
    <w:rsid w:val="00B576AA"/>
    <w:rsid w:val="00B63817"/>
    <w:rsid w:val="00B66C16"/>
    <w:rsid w:val="00B679C7"/>
    <w:rsid w:val="00B80D16"/>
    <w:rsid w:val="00B8100F"/>
    <w:rsid w:val="00B81660"/>
    <w:rsid w:val="00B8438A"/>
    <w:rsid w:val="00B858A5"/>
    <w:rsid w:val="00B85AEB"/>
    <w:rsid w:val="00B86036"/>
    <w:rsid w:val="00B86699"/>
    <w:rsid w:val="00B87D78"/>
    <w:rsid w:val="00B900B6"/>
    <w:rsid w:val="00B92CB4"/>
    <w:rsid w:val="00B95A9C"/>
    <w:rsid w:val="00B960D4"/>
    <w:rsid w:val="00B97C0C"/>
    <w:rsid w:val="00BA49BF"/>
    <w:rsid w:val="00BA561C"/>
    <w:rsid w:val="00BB07EB"/>
    <w:rsid w:val="00BB4466"/>
    <w:rsid w:val="00BB5B49"/>
    <w:rsid w:val="00BC15DF"/>
    <w:rsid w:val="00BC266A"/>
    <w:rsid w:val="00BC3F6A"/>
    <w:rsid w:val="00BC466A"/>
    <w:rsid w:val="00BC5C29"/>
    <w:rsid w:val="00BC6D75"/>
    <w:rsid w:val="00BD05AA"/>
    <w:rsid w:val="00BD1372"/>
    <w:rsid w:val="00BD161F"/>
    <w:rsid w:val="00BD3A1D"/>
    <w:rsid w:val="00BD4A11"/>
    <w:rsid w:val="00BD5514"/>
    <w:rsid w:val="00BD662D"/>
    <w:rsid w:val="00BD6D79"/>
    <w:rsid w:val="00BE18A5"/>
    <w:rsid w:val="00BE26C1"/>
    <w:rsid w:val="00BE42E7"/>
    <w:rsid w:val="00BF09AF"/>
    <w:rsid w:val="00BF34EB"/>
    <w:rsid w:val="00BF5408"/>
    <w:rsid w:val="00BF7CC6"/>
    <w:rsid w:val="00C049B3"/>
    <w:rsid w:val="00C04E2E"/>
    <w:rsid w:val="00C11A43"/>
    <w:rsid w:val="00C14CB3"/>
    <w:rsid w:val="00C20C35"/>
    <w:rsid w:val="00C20F55"/>
    <w:rsid w:val="00C21CC8"/>
    <w:rsid w:val="00C236CD"/>
    <w:rsid w:val="00C26C25"/>
    <w:rsid w:val="00C303A7"/>
    <w:rsid w:val="00C31EA1"/>
    <w:rsid w:val="00C3280E"/>
    <w:rsid w:val="00C32A46"/>
    <w:rsid w:val="00C32F7C"/>
    <w:rsid w:val="00C33FC9"/>
    <w:rsid w:val="00C34310"/>
    <w:rsid w:val="00C36CF3"/>
    <w:rsid w:val="00C42D21"/>
    <w:rsid w:val="00C44F72"/>
    <w:rsid w:val="00C469B1"/>
    <w:rsid w:val="00C47E93"/>
    <w:rsid w:val="00C543B0"/>
    <w:rsid w:val="00C5476A"/>
    <w:rsid w:val="00C5571A"/>
    <w:rsid w:val="00C558BF"/>
    <w:rsid w:val="00C57082"/>
    <w:rsid w:val="00C575BF"/>
    <w:rsid w:val="00C61451"/>
    <w:rsid w:val="00C62F54"/>
    <w:rsid w:val="00C62FD1"/>
    <w:rsid w:val="00C64041"/>
    <w:rsid w:val="00C661F5"/>
    <w:rsid w:val="00C77970"/>
    <w:rsid w:val="00C80983"/>
    <w:rsid w:val="00C821D7"/>
    <w:rsid w:val="00C832DE"/>
    <w:rsid w:val="00C85160"/>
    <w:rsid w:val="00C901E4"/>
    <w:rsid w:val="00C93753"/>
    <w:rsid w:val="00CA2B3E"/>
    <w:rsid w:val="00CA43CF"/>
    <w:rsid w:val="00CA4C46"/>
    <w:rsid w:val="00CA6A56"/>
    <w:rsid w:val="00CB10A6"/>
    <w:rsid w:val="00CB5AE1"/>
    <w:rsid w:val="00CB6E25"/>
    <w:rsid w:val="00CC0323"/>
    <w:rsid w:val="00CC0AA0"/>
    <w:rsid w:val="00CC1911"/>
    <w:rsid w:val="00CC19B1"/>
    <w:rsid w:val="00CC25D3"/>
    <w:rsid w:val="00CC4581"/>
    <w:rsid w:val="00CC5045"/>
    <w:rsid w:val="00CC5144"/>
    <w:rsid w:val="00CD4C93"/>
    <w:rsid w:val="00CD531C"/>
    <w:rsid w:val="00CD5B1D"/>
    <w:rsid w:val="00CD6362"/>
    <w:rsid w:val="00CE0DC2"/>
    <w:rsid w:val="00CE325F"/>
    <w:rsid w:val="00CE5E88"/>
    <w:rsid w:val="00CE68A1"/>
    <w:rsid w:val="00CF0842"/>
    <w:rsid w:val="00CF1C52"/>
    <w:rsid w:val="00CF5235"/>
    <w:rsid w:val="00CF5CA1"/>
    <w:rsid w:val="00D00234"/>
    <w:rsid w:val="00D015BF"/>
    <w:rsid w:val="00D06C4C"/>
    <w:rsid w:val="00D06C66"/>
    <w:rsid w:val="00D103CE"/>
    <w:rsid w:val="00D12AB5"/>
    <w:rsid w:val="00D16054"/>
    <w:rsid w:val="00D20256"/>
    <w:rsid w:val="00D22A78"/>
    <w:rsid w:val="00D24B18"/>
    <w:rsid w:val="00D25ACD"/>
    <w:rsid w:val="00D27DE2"/>
    <w:rsid w:val="00D3030C"/>
    <w:rsid w:val="00D32EC0"/>
    <w:rsid w:val="00D33506"/>
    <w:rsid w:val="00D3407D"/>
    <w:rsid w:val="00D3690D"/>
    <w:rsid w:val="00D36B89"/>
    <w:rsid w:val="00D44653"/>
    <w:rsid w:val="00D44B77"/>
    <w:rsid w:val="00D4579C"/>
    <w:rsid w:val="00D46FD3"/>
    <w:rsid w:val="00D4776C"/>
    <w:rsid w:val="00D547CD"/>
    <w:rsid w:val="00D572A5"/>
    <w:rsid w:val="00D57614"/>
    <w:rsid w:val="00D611A8"/>
    <w:rsid w:val="00D615D1"/>
    <w:rsid w:val="00D70CFE"/>
    <w:rsid w:val="00D76783"/>
    <w:rsid w:val="00D76EB5"/>
    <w:rsid w:val="00D807BF"/>
    <w:rsid w:val="00D82345"/>
    <w:rsid w:val="00D837A9"/>
    <w:rsid w:val="00D839E1"/>
    <w:rsid w:val="00D8481F"/>
    <w:rsid w:val="00D84FFC"/>
    <w:rsid w:val="00D916CF"/>
    <w:rsid w:val="00D91993"/>
    <w:rsid w:val="00D95283"/>
    <w:rsid w:val="00D9551D"/>
    <w:rsid w:val="00DA1896"/>
    <w:rsid w:val="00DA597A"/>
    <w:rsid w:val="00DA712E"/>
    <w:rsid w:val="00DB027F"/>
    <w:rsid w:val="00DB1231"/>
    <w:rsid w:val="00DB1971"/>
    <w:rsid w:val="00DB200E"/>
    <w:rsid w:val="00DB31D4"/>
    <w:rsid w:val="00DB36B0"/>
    <w:rsid w:val="00DB5886"/>
    <w:rsid w:val="00DB634D"/>
    <w:rsid w:val="00DB6413"/>
    <w:rsid w:val="00DC0014"/>
    <w:rsid w:val="00DC02B0"/>
    <w:rsid w:val="00DC1E25"/>
    <w:rsid w:val="00DC2DF4"/>
    <w:rsid w:val="00DC2F49"/>
    <w:rsid w:val="00DC6F34"/>
    <w:rsid w:val="00DC7F16"/>
    <w:rsid w:val="00DD21F2"/>
    <w:rsid w:val="00DD4277"/>
    <w:rsid w:val="00DD45BF"/>
    <w:rsid w:val="00DD700F"/>
    <w:rsid w:val="00DE2822"/>
    <w:rsid w:val="00DE50D6"/>
    <w:rsid w:val="00DE5BF0"/>
    <w:rsid w:val="00DE7FE4"/>
    <w:rsid w:val="00DF54DA"/>
    <w:rsid w:val="00DF580A"/>
    <w:rsid w:val="00DF6D35"/>
    <w:rsid w:val="00E02DF6"/>
    <w:rsid w:val="00E0308E"/>
    <w:rsid w:val="00E03BB2"/>
    <w:rsid w:val="00E04683"/>
    <w:rsid w:val="00E04ACE"/>
    <w:rsid w:val="00E05249"/>
    <w:rsid w:val="00E11E48"/>
    <w:rsid w:val="00E13A9A"/>
    <w:rsid w:val="00E13B95"/>
    <w:rsid w:val="00E144A8"/>
    <w:rsid w:val="00E155AC"/>
    <w:rsid w:val="00E21353"/>
    <w:rsid w:val="00E2152C"/>
    <w:rsid w:val="00E217DB"/>
    <w:rsid w:val="00E22759"/>
    <w:rsid w:val="00E251F6"/>
    <w:rsid w:val="00E2763D"/>
    <w:rsid w:val="00E27E94"/>
    <w:rsid w:val="00E27F3A"/>
    <w:rsid w:val="00E307BE"/>
    <w:rsid w:val="00E31FD8"/>
    <w:rsid w:val="00E3232E"/>
    <w:rsid w:val="00E33D7A"/>
    <w:rsid w:val="00E34BBB"/>
    <w:rsid w:val="00E352F4"/>
    <w:rsid w:val="00E3568A"/>
    <w:rsid w:val="00E40931"/>
    <w:rsid w:val="00E42A31"/>
    <w:rsid w:val="00E4344F"/>
    <w:rsid w:val="00E443A2"/>
    <w:rsid w:val="00E50EEB"/>
    <w:rsid w:val="00E54C4E"/>
    <w:rsid w:val="00E56EF9"/>
    <w:rsid w:val="00E60F73"/>
    <w:rsid w:val="00E61617"/>
    <w:rsid w:val="00E63498"/>
    <w:rsid w:val="00E773FA"/>
    <w:rsid w:val="00E83FEC"/>
    <w:rsid w:val="00E87465"/>
    <w:rsid w:val="00E9129F"/>
    <w:rsid w:val="00E94639"/>
    <w:rsid w:val="00E97383"/>
    <w:rsid w:val="00EA042A"/>
    <w:rsid w:val="00EA0A49"/>
    <w:rsid w:val="00EA0C5A"/>
    <w:rsid w:val="00EA102C"/>
    <w:rsid w:val="00EA2EF1"/>
    <w:rsid w:val="00EA5E61"/>
    <w:rsid w:val="00EB2B1B"/>
    <w:rsid w:val="00EB2D20"/>
    <w:rsid w:val="00EB33D8"/>
    <w:rsid w:val="00EC0762"/>
    <w:rsid w:val="00EC1458"/>
    <w:rsid w:val="00EC192E"/>
    <w:rsid w:val="00EC325E"/>
    <w:rsid w:val="00EC4993"/>
    <w:rsid w:val="00EC5905"/>
    <w:rsid w:val="00EC5B54"/>
    <w:rsid w:val="00EC6879"/>
    <w:rsid w:val="00ED3B21"/>
    <w:rsid w:val="00ED54C2"/>
    <w:rsid w:val="00ED7A35"/>
    <w:rsid w:val="00EE3FB3"/>
    <w:rsid w:val="00EE5239"/>
    <w:rsid w:val="00EE6DA7"/>
    <w:rsid w:val="00EF124B"/>
    <w:rsid w:val="00EF1E33"/>
    <w:rsid w:val="00EF2E2E"/>
    <w:rsid w:val="00EF3E5C"/>
    <w:rsid w:val="00EF4406"/>
    <w:rsid w:val="00EF64F2"/>
    <w:rsid w:val="00EF7F60"/>
    <w:rsid w:val="00F006C8"/>
    <w:rsid w:val="00F11110"/>
    <w:rsid w:val="00F12718"/>
    <w:rsid w:val="00F132FA"/>
    <w:rsid w:val="00F14AAF"/>
    <w:rsid w:val="00F17D75"/>
    <w:rsid w:val="00F20560"/>
    <w:rsid w:val="00F2488C"/>
    <w:rsid w:val="00F31580"/>
    <w:rsid w:val="00F31A6F"/>
    <w:rsid w:val="00F32E08"/>
    <w:rsid w:val="00F36413"/>
    <w:rsid w:val="00F367BA"/>
    <w:rsid w:val="00F37CA3"/>
    <w:rsid w:val="00F42935"/>
    <w:rsid w:val="00F4526F"/>
    <w:rsid w:val="00F453AB"/>
    <w:rsid w:val="00F45936"/>
    <w:rsid w:val="00F45FB0"/>
    <w:rsid w:val="00F46E9A"/>
    <w:rsid w:val="00F470DE"/>
    <w:rsid w:val="00F501CB"/>
    <w:rsid w:val="00F5191F"/>
    <w:rsid w:val="00F51DE2"/>
    <w:rsid w:val="00F52371"/>
    <w:rsid w:val="00F54F4F"/>
    <w:rsid w:val="00F626F0"/>
    <w:rsid w:val="00F629C4"/>
    <w:rsid w:val="00F63C92"/>
    <w:rsid w:val="00F650D6"/>
    <w:rsid w:val="00F65C1B"/>
    <w:rsid w:val="00F663F9"/>
    <w:rsid w:val="00F668FA"/>
    <w:rsid w:val="00F70B13"/>
    <w:rsid w:val="00F72AF8"/>
    <w:rsid w:val="00F87068"/>
    <w:rsid w:val="00F87CAC"/>
    <w:rsid w:val="00F92E04"/>
    <w:rsid w:val="00F93CCA"/>
    <w:rsid w:val="00F94821"/>
    <w:rsid w:val="00F95549"/>
    <w:rsid w:val="00F97EFE"/>
    <w:rsid w:val="00FA47C4"/>
    <w:rsid w:val="00FA69D5"/>
    <w:rsid w:val="00FA6CFC"/>
    <w:rsid w:val="00FB05B4"/>
    <w:rsid w:val="00FB383C"/>
    <w:rsid w:val="00FB42B8"/>
    <w:rsid w:val="00FB5707"/>
    <w:rsid w:val="00FB5FAD"/>
    <w:rsid w:val="00FB62B3"/>
    <w:rsid w:val="00FB72C0"/>
    <w:rsid w:val="00FC1FCE"/>
    <w:rsid w:val="00FC66F6"/>
    <w:rsid w:val="00FC6987"/>
    <w:rsid w:val="00FC716E"/>
    <w:rsid w:val="00FD14A1"/>
    <w:rsid w:val="00FD23B2"/>
    <w:rsid w:val="00FD4C2A"/>
    <w:rsid w:val="00FD7C44"/>
    <w:rsid w:val="00FE06E3"/>
    <w:rsid w:val="00FE14F4"/>
    <w:rsid w:val="00FE2664"/>
    <w:rsid w:val="00FE45C0"/>
    <w:rsid w:val="00FE4C56"/>
    <w:rsid w:val="00FF019B"/>
    <w:rsid w:val="00FF16D4"/>
    <w:rsid w:val="00FF239F"/>
    <w:rsid w:val="00FF2E67"/>
    <w:rsid w:val="00FF4EC0"/>
    <w:rsid w:val="00FF52ED"/>
    <w:rsid w:val="00FF640B"/>
    <w:rsid w:val="00FF7D4B"/>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6216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3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eastAsiaTheme="minorEastAsia"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81245A"/>
    <w:pPr>
      <w:tabs>
        <w:tab w:val="right" w:leader="dot" w:pos="9350"/>
      </w:tabs>
      <w:spacing w:after="0"/>
      <w:ind w:left="220"/>
    </w:pPr>
    <w:rPr>
      <w:b/>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5E0AE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5E0AE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eastAsiaTheme="minorEastAsia"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eastAsiaTheme="minorEastAsia"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321B0E"/>
    <w:pPr>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uiPriority w:val="20"/>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7"/>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semiHidden/>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semiHidden/>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character" w:styleId="PlaceholderText">
    <w:name w:val="Placeholder Text"/>
    <w:basedOn w:val="DefaultParagraphFont"/>
    <w:uiPriority w:val="99"/>
    <w:semiHidden/>
    <w:rsid w:val="008D27F5"/>
    <w:rPr>
      <w:color w:val="808080"/>
    </w:rPr>
  </w:style>
  <w:style w:type="paragraph" w:styleId="DocumentMap">
    <w:name w:val="Document Map"/>
    <w:basedOn w:val="Normal"/>
    <w:link w:val="DocumentMapChar"/>
    <w:uiPriority w:val="99"/>
    <w:semiHidden/>
    <w:unhideWhenUsed/>
    <w:rsid w:val="00A15CB6"/>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15CB6"/>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46C1"/>
    <w:pPr>
      <w:spacing w:after="0"/>
      <w:ind w:left="660"/>
    </w:pPr>
    <w:rPr>
      <w:sz w:val="20"/>
      <w:szCs w:val="20"/>
    </w:rPr>
  </w:style>
  <w:style w:type="paragraph" w:styleId="TOC5">
    <w:name w:val="toc 5"/>
    <w:basedOn w:val="Normal"/>
    <w:next w:val="Normal"/>
    <w:autoRedefine/>
    <w:uiPriority w:val="39"/>
    <w:semiHidden/>
    <w:unhideWhenUsed/>
    <w:rsid w:val="003346C1"/>
    <w:pPr>
      <w:spacing w:after="0"/>
      <w:ind w:left="880"/>
    </w:pPr>
    <w:rPr>
      <w:sz w:val="20"/>
      <w:szCs w:val="20"/>
    </w:rPr>
  </w:style>
  <w:style w:type="paragraph" w:styleId="TOC6">
    <w:name w:val="toc 6"/>
    <w:basedOn w:val="Normal"/>
    <w:next w:val="Normal"/>
    <w:autoRedefine/>
    <w:uiPriority w:val="39"/>
    <w:semiHidden/>
    <w:unhideWhenUsed/>
    <w:rsid w:val="003346C1"/>
    <w:pPr>
      <w:spacing w:after="0"/>
      <w:ind w:left="1100"/>
    </w:pPr>
    <w:rPr>
      <w:sz w:val="20"/>
      <w:szCs w:val="20"/>
    </w:rPr>
  </w:style>
  <w:style w:type="paragraph" w:styleId="TOC7">
    <w:name w:val="toc 7"/>
    <w:basedOn w:val="Normal"/>
    <w:next w:val="Normal"/>
    <w:autoRedefine/>
    <w:uiPriority w:val="39"/>
    <w:semiHidden/>
    <w:unhideWhenUsed/>
    <w:rsid w:val="003346C1"/>
    <w:pPr>
      <w:spacing w:after="0"/>
      <w:ind w:left="1320"/>
    </w:pPr>
    <w:rPr>
      <w:sz w:val="20"/>
      <w:szCs w:val="20"/>
    </w:rPr>
  </w:style>
  <w:style w:type="paragraph" w:styleId="TOC8">
    <w:name w:val="toc 8"/>
    <w:basedOn w:val="Normal"/>
    <w:next w:val="Normal"/>
    <w:autoRedefine/>
    <w:uiPriority w:val="39"/>
    <w:semiHidden/>
    <w:unhideWhenUsed/>
    <w:rsid w:val="003346C1"/>
    <w:pPr>
      <w:spacing w:after="0"/>
      <w:ind w:left="1540"/>
    </w:pPr>
    <w:rPr>
      <w:sz w:val="20"/>
      <w:szCs w:val="20"/>
    </w:rPr>
  </w:style>
  <w:style w:type="paragraph" w:styleId="TOC9">
    <w:name w:val="toc 9"/>
    <w:basedOn w:val="Normal"/>
    <w:next w:val="Normal"/>
    <w:autoRedefine/>
    <w:uiPriority w:val="39"/>
    <w:semiHidden/>
    <w:unhideWhenUsed/>
    <w:rsid w:val="003346C1"/>
    <w:pPr>
      <w:spacing w:after="0"/>
      <w:ind w:left="1760"/>
    </w:pPr>
    <w:rPr>
      <w:sz w:val="20"/>
      <w:szCs w:val="20"/>
    </w:rPr>
  </w:style>
  <w:style w:type="paragraph" w:customStyle="1" w:styleId="msonormal0">
    <w:name w:val="msonormal"/>
    <w:basedOn w:val="Normal"/>
    <w:rsid w:val="009422E5"/>
    <w:pPr>
      <w:spacing w:before="100" w:beforeAutospacing="1" w:after="100" w:afterAutospacing="1" w:line="240" w:lineRule="auto"/>
    </w:pPr>
    <w:rPr>
      <w:rFonts w:ascii="Calibri" w:eastAsiaTheme="minorHAnsi" w:hAnsi="Calibri" w:cs="Calibri"/>
    </w:rPr>
  </w:style>
  <w:style w:type="character" w:customStyle="1" w:styleId="emailstyle18">
    <w:name w:val="emailstyle18"/>
    <w:basedOn w:val="DefaultParagraphFont"/>
    <w:semiHidden/>
    <w:rsid w:val="009422E5"/>
    <w:rPr>
      <w:rFonts w:ascii="Calibri" w:hAnsi="Calibri" w:cs="Calibri" w:hint="default"/>
      <w:color w:val="auto"/>
    </w:rPr>
  </w:style>
  <w:style w:type="paragraph" w:styleId="Revision">
    <w:name w:val="Revision"/>
    <w:hidden/>
    <w:uiPriority w:val="99"/>
    <w:semiHidden/>
    <w:rsid w:val="00E56EF9"/>
    <w:pPr>
      <w:spacing w:after="0" w:line="240" w:lineRule="auto"/>
    </w:pPr>
    <w:rPr>
      <w:rFonts w:eastAsiaTheme="minorEastAsia"/>
    </w:rPr>
  </w:style>
  <w:style w:type="paragraph" w:styleId="NoSpacing">
    <w:name w:val="No Spacing"/>
    <w:uiPriority w:val="1"/>
    <w:qFormat/>
    <w:rsid w:val="00A30AD1"/>
    <w:pPr>
      <w:spacing w:after="0" w:line="240" w:lineRule="auto"/>
    </w:pPr>
  </w:style>
  <w:style w:type="character" w:customStyle="1" w:styleId="tgc">
    <w:name w:val="_tgc"/>
    <w:basedOn w:val="DefaultParagraphFont"/>
    <w:rsid w:val="00697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050">
      <w:bodyDiv w:val="1"/>
      <w:marLeft w:val="0"/>
      <w:marRight w:val="0"/>
      <w:marTop w:val="0"/>
      <w:marBottom w:val="0"/>
      <w:divBdr>
        <w:top w:val="none" w:sz="0" w:space="0" w:color="auto"/>
        <w:left w:val="none" w:sz="0" w:space="0" w:color="auto"/>
        <w:bottom w:val="none" w:sz="0" w:space="0" w:color="auto"/>
        <w:right w:val="none" w:sz="0" w:space="0" w:color="auto"/>
      </w:divBdr>
    </w:div>
    <w:div w:id="57869706">
      <w:bodyDiv w:val="1"/>
      <w:marLeft w:val="0"/>
      <w:marRight w:val="0"/>
      <w:marTop w:val="0"/>
      <w:marBottom w:val="0"/>
      <w:divBdr>
        <w:top w:val="none" w:sz="0" w:space="0" w:color="auto"/>
        <w:left w:val="none" w:sz="0" w:space="0" w:color="auto"/>
        <w:bottom w:val="none" w:sz="0" w:space="0" w:color="auto"/>
        <w:right w:val="none" w:sz="0" w:space="0" w:color="auto"/>
      </w:divBdr>
    </w:div>
    <w:div w:id="91974272">
      <w:bodyDiv w:val="1"/>
      <w:marLeft w:val="0"/>
      <w:marRight w:val="0"/>
      <w:marTop w:val="0"/>
      <w:marBottom w:val="0"/>
      <w:divBdr>
        <w:top w:val="none" w:sz="0" w:space="0" w:color="auto"/>
        <w:left w:val="none" w:sz="0" w:space="0" w:color="auto"/>
        <w:bottom w:val="none" w:sz="0" w:space="0" w:color="auto"/>
        <w:right w:val="none" w:sz="0" w:space="0" w:color="auto"/>
      </w:divBdr>
    </w:div>
    <w:div w:id="251595706">
      <w:bodyDiv w:val="1"/>
      <w:marLeft w:val="0"/>
      <w:marRight w:val="0"/>
      <w:marTop w:val="0"/>
      <w:marBottom w:val="0"/>
      <w:divBdr>
        <w:top w:val="none" w:sz="0" w:space="0" w:color="auto"/>
        <w:left w:val="none" w:sz="0" w:space="0" w:color="auto"/>
        <w:bottom w:val="none" w:sz="0" w:space="0" w:color="auto"/>
        <w:right w:val="none" w:sz="0" w:space="0" w:color="auto"/>
      </w:divBdr>
    </w:div>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365909915">
      <w:bodyDiv w:val="1"/>
      <w:marLeft w:val="0"/>
      <w:marRight w:val="0"/>
      <w:marTop w:val="0"/>
      <w:marBottom w:val="0"/>
      <w:divBdr>
        <w:top w:val="none" w:sz="0" w:space="0" w:color="auto"/>
        <w:left w:val="none" w:sz="0" w:space="0" w:color="auto"/>
        <w:bottom w:val="none" w:sz="0" w:space="0" w:color="auto"/>
        <w:right w:val="none" w:sz="0" w:space="0" w:color="auto"/>
      </w:divBdr>
    </w:div>
    <w:div w:id="491457732">
      <w:bodyDiv w:val="1"/>
      <w:marLeft w:val="0"/>
      <w:marRight w:val="0"/>
      <w:marTop w:val="0"/>
      <w:marBottom w:val="0"/>
      <w:divBdr>
        <w:top w:val="none" w:sz="0" w:space="0" w:color="auto"/>
        <w:left w:val="none" w:sz="0" w:space="0" w:color="auto"/>
        <w:bottom w:val="none" w:sz="0" w:space="0" w:color="auto"/>
        <w:right w:val="none" w:sz="0" w:space="0" w:color="auto"/>
      </w:divBdr>
    </w:div>
    <w:div w:id="499392167">
      <w:bodyDiv w:val="1"/>
      <w:marLeft w:val="0"/>
      <w:marRight w:val="0"/>
      <w:marTop w:val="0"/>
      <w:marBottom w:val="0"/>
      <w:divBdr>
        <w:top w:val="none" w:sz="0" w:space="0" w:color="auto"/>
        <w:left w:val="none" w:sz="0" w:space="0" w:color="auto"/>
        <w:bottom w:val="none" w:sz="0" w:space="0" w:color="auto"/>
        <w:right w:val="none" w:sz="0" w:space="0" w:color="auto"/>
      </w:divBdr>
    </w:div>
    <w:div w:id="570509119">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71777194">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850">
      <w:bodyDiv w:val="1"/>
      <w:marLeft w:val="0"/>
      <w:marRight w:val="0"/>
      <w:marTop w:val="0"/>
      <w:marBottom w:val="0"/>
      <w:divBdr>
        <w:top w:val="none" w:sz="0" w:space="0" w:color="auto"/>
        <w:left w:val="none" w:sz="0" w:space="0" w:color="auto"/>
        <w:bottom w:val="none" w:sz="0" w:space="0" w:color="auto"/>
        <w:right w:val="none" w:sz="0" w:space="0" w:color="auto"/>
      </w:divBdr>
    </w:div>
    <w:div w:id="1013414207">
      <w:bodyDiv w:val="1"/>
      <w:marLeft w:val="0"/>
      <w:marRight w:val="0"/>
      <w:marTop w:val="0"/>
      <w:marBottom w:val="0"/>
      <w:divBdr>
        <w:top w:val="none" w:sz="0" w:space="0" w:color="auto"/>
        <w:left w:val="none" w:sz="0" w:space="0" w:color="auto"/>
        <w:bottom w:val="none" w:sz="0" w:space="0" w:color="auto"/>
        <w:right w:val="none" w:sz="0" w:space="0" w:color="auto"/>
      </w:divBdr>
    </w:div>
    <w:div w:id="1084032914">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46238117">
      <w:bodyDiv w:val="1"/>
      <w:marLeft w:val="0"/>
      <w:marRight w:val="0"/>
      <w:marTop w:val="0"/>
      <w:marBottom w:val="0"/>
      <w:divBdr>
        <w:top w:val="none" w:sz="0" w:space="0" w:color="auto"/>
        <w:left w:val="none" w:sz="0" w:space="0" w:color="auto"/>
        <w:bottom w:val="none" w:sz="0" w:space="0" w:color="auto"/>
        <w:right w:val="none" w:sz="0" w:space="0" w:color="auto"/>
      </w:divBdr>
    </w:div>
    <w:div w:id="1185022942">
      <w:bodyDiv w:val="1"/>
      <w:marLeft w:val="0"/>
      <w:marRight w:val="0"/>
      <w:marTop w:val="0"/>
      <w:marBottom w:val="0"/>
      <w:divBdr>
        <w:top w:val="none" w:sz="0" w:space="0" w:color="auto"/>
        <w:left w:val="none" w:sz="0" w:space="0" w:color="auto"/>
        <w:bottom w:val="none" w:sz="0" w:space="0" w:color="auto"/>
        <w:right w:val="none" w:sz="0" w:space="0" w:color="auto"/>
      </w:divBdr>
    </w:div>
    <w:div w:id="1225946315">
      <w:bodyDiv w:val="1"/>
      <w:marLeft w:val="0"/>
      <w:marRight w:val="0"/>
      <w:marTop w:val="0"/>
      <w:marBottom w:val="0"/>
      <w:divBdr>
        <w:top w:val="none" w:sz="0" w:space="0" w:color="auto"/>
        <w:left w:val="none" w:sz="0" w:space="0" w:color="auto"/>
        <w:bottom w:val="none" w:sz="0" w:space="0" w:color="auto"/>
        <w:right w:val="none" w:sz="0" w:space="0" w:color="auto"/>
      </w:divBdr>
    </w:div>
    <w:div w:id="1251231549">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204767">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 w:id="1583756185">
      <w:bodyDiv w:val="1"/>
      <w:marLeft w:val="0"/>
      <w:marRight w:val="0"/>
      <w:marTop w:val="0"/>
      <w:marBottom w:val="0"/>
      <w:divBdr>
        <w:top w:val="none" w:sz="0" w:space="0" w:color="auto"/>
        <w:left w:val="none" w:sz="0" w:space="0" w:color="auto"/>
        <w:bottom w:val="none" w:sz="0" w:space="0" w:color="auto"/>
        <w:right w:val="none" w:sz="0" w:space="0" w:color="auto"/>
      </w:divBdr>
    </w:div>
    <w:div w:id="1589924115">
      <w:bodyDiv w:val="1"/>
      <w:marLeft w:val="0"/>
      <w:marRight w:val="0"/>
      <w:marTop w:val="0"/>
      <w:marBottom w:val="0"/>
      <w:divBdr>
        <w:top w:val="none" w:sz="0" w:space="0" w:color="auto"/>
        <w:left w:val="none" w:sz="0" w:space="0" w:color="auto"/>
        <w:bottom w:val="none" w:sz="0" w:space="0" w:color="auto"/>
        <w:right w:val="none" w:sz="0" w:space="0" w:color="auto"/>
      </w:divBdr>
    </w:div>
    <w:div w:id="1704358187">
      <w:bodyDiv w:val="1"/>
      <w:marLeft w:val="0"/>
      <w:marRight w:val="0"/>
      <w:marTop w:val="0"/>
      <w:marBottom w:val="0"/>
      <w:divBdr>
        <w:top w:val="none" w:sz="0" w:space="0" w:color="auto"/>
        <w:left w:val="none" w:sz="0" w:space="0" w:color="auto"/>
        <w:bottom w:val="none" w:sz="0" w:space="0" w:color="auto"/>
        <w:right w:val="none" w:sz="0" w:space="0" w:color="auto"/>
      </w:divBdr>
    </w:div>
    <w:div w:id="1745758345">
      <w:bodyDiv w:val="1"/>
      <w:marLeft w:val="0"/>
      <w:marRight w:val="0"/>
      <w:marTop w:val="0"/>
      <w:marBottom w:val="0"/>
      <w:divBdr>
        <w:top w:val="none" w:sz="0" w:space="0" w:color="auto"/>
        <w:left w:val="none" w:sz="0" w:space="0" w:color="auto"/>
        <w:bottom w:val="none" w:sz="0" w:space="0" w:color="auto"/>
        <w:right w:val="none" w:sz="0" w:space="0" w:color="auto"/>
      </w:divBdr>
    </w:div>
    <w:div w:id="1855916016">
      <w:bodyDiv w:val="1"/>
      <w:marLeft w:val="0"/>
      <w:marRight w:val="0"/>
      <w:marTop w:val="0"/>
      <w:marBottom w:val="0"/>
      <w:divBdr>
        <w:top w:val="none" w:sz="0" w:space="0" w:color="auto"/>
        <w:left w:val="none" w:sz="0" w:space="0" w:color="auto"/>
        <w:bottom w:val="none" w:sz="0" w:space="0" w:color="auto"/>
        <w:right w:val="none" w:sz="0" w:space="0" w:color="auto"/>
      </w:divBdr>
    </w:div>
    <w:div w:id="19916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jpeg"/><Relationship Id="rId21" Type="http://schemas.openxmlformats.org/officeDocument/2006/relationships/image" Target="media/image10.png"/><Relationship Id="rId34" Type="http://schemas.openxmlformats.org/officeDocument/2006/relationships/image" Target="cid:image004.jpg@01D42A5C.FDBE9330"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2.png@01D33DAB.0A08D7D0" TargetMode="External"/><Relationship Id="rId32" Type="http://schemas.openxmlformats.org/officeDocument/2006/relationships/image" Target="cid:image003.jpg@01D42A5C.FDBE9330" TargetMode="External"/><Relationship Id="rId37" Type="http://schemas.openxmlformats.org/officeDocument/2006/relationships/image" Target="media/image20.jpeg"/><Relationship Id="rId40" Type="http://schemas.openxmlformats.org/officeDocument/2006/relationships/image" Target="cid:image003.jpg@01D3D66B.E394C960" TargetMode="External"/><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cid:image001.jpg@01D3D66B.E394C960" TargetMode="External"/><Relationship Id="rId49" Type="http://schemas.openxmlformats.org/officeDocument/2006/relationships/image" Target="media/image30.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org/Graphics/Color/sRGB" TargetMode="External"/><Relationship Id="rId22" Type="http://schemas.openxmlformats.org/officeDocument/2006/relationships/image" Target="media/image11.png"/><Relationship Id="rId27" Type="http://schemas.openxmlformats.org/officeDocument/2006/relationships/image" Target="cid:image001.png@01D33DB4.A6349D70" TargetMode="External"/><Relationship Id="rId30" Type="http://schemas.openxmlformats.org/officeDocument/2006/relationships/image" Target="cid:image002.jpg@01D42A5C.FDBE9330" TargetMode="External"/><Relationship Id="rId35" Type="http://schemas.openxmlformats.org/officeDocument/2006/relationships/image" Target="media/image19.jpe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18.jpeg"/><Relationship Id="rId38" Type="http://schemas.openxmlformats.org/officeDocument/2006/relationships/image" Target="cid:image002.jpg@01D3D66B.E394C960" TargetMode="External"/><Relationship Id="rId46" Type="http://schemas.openxmlformats.org/officeDocument/2006/relationships/image" Target="media/image27.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B0FD7-B1B7-43A4-99A1-9CFC5191D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16504</Words>
  <Characters>94077</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2018-08-02T19:26:00Z</dcterms:created>
  <dcterms:modified xsi:type="dcterms:W3CDTF">2018-08-15T16:55:00Z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2018-05-24T16:57:28.0019637Z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